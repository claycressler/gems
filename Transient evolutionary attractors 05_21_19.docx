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817DB4" w14:textId="77777777" w:rsidR="00371CA9" w:rsidRPr="003D16C7" w:rsidRDefault="00CA094C">
      <w:pPr>
        <w:rPr>
          <w:b/>
          <w:sz w:val="28"/>
        </w:rPr>
      </w:pPr>
      <w:r w:rsidRPr="003D16C7">
        <w:rPr>
          <w:b/>
          <w:sz w:val="28"/>
        </w:rPr>
        <w:t>Transient evolutionary attractors alter the path toward adaptation</w:t>
      </w:r>
    </w:p>
    <w:p w14:paraId="1CC04B84" w14:textId="77777777" w:rsidR="00CA094C" w:rsidRDefault="00CA094C"/>
    <w:p w14:paraId="4C5CC7E5" w14:textId="77777777" w:rsidR="00CA094C" w:rsidRDefault="00CA094C">
      <w:r>
        <w:t>John P. DeLong and Clayton E. Cressler</w:t>
      </w:r>
    </w:p>
    <w:p w14:paraId="1E6D6A1F" w14:textId="77777777" w:rsidR="00CA094C" w:rsidRDefault="00CA094C">
      <w:r>
        <w:t>University of Nebraska – Lincoln, Lincoln, NE, 68588, USA</w:t>
      </w:r>
    </w:p>
    <w:p w14:paraId="668CD724" w14:textId="77777777" w:rsidR="00CA094C" w:rsidRDefault="00CA094C"/>
    <w:p w14:paraId="44265C8A" w14:textId="77777777" w:rsidR="00CA094C" w:rsidRPr="003D16C7" w:rsidRDefault="00CA094C">
      <w:pPr>
        <w:rPr>
          <w:b/>
        </w:rPr>
      </w:pPr>
      <w:r w:rsidRPr="003D16C7">
        <w:rPr>
          <w:b/>
        </w:rPr>
        <w:t>Abstract</w:t>
      </w:r>
    </w:p>
    <w:p w14:paraId="3881D1F0" w14:textId="04F04C3B" w:rsidR="00C13B9F" w:rsidRDefault="004D30DE">
      <w:r>
        <w:t xml:space="preserve">Adaptation requires alignment of traits and environmental conditions. The path toward adaptation, however, is subject to dynamic ecological forces that can shift evolutionary optima, strip populations of genetic variation, and keep populations in a transient state. How these ecological forces alter the path and pace of evolution, however, are not well understood because the backbone of evolutionary theory typically rests on the assumption of ecological equilibrium. Here we directly evaluate how demographic </w:t>
      </w:r>
      <w:proofErr w:type="spellStart"/>
      <w:r>
        <w:t>stochasticity</w:t>
      </w:r>
      <w:proofErr w:type="spellEnd"/>
      <w:r>
        <w:t xml:space="preserve"> alters adaptation using Gillespie eco-evolut</w:t>
      </w:r>
      <w:r w:rsidR="00601151">
        <w:t xml:space="preserve">ionary models (GEMs) to simulate a population growing with simple logistic type dynamics. We compare the eco-evolutionary trajectories generated by GEMs with the expectations of the same system from quantitative genetics and adaptive dynamics and find that 1) transient dynamics can drive evolution toward transient evolutionary attractors that compete with the overall evolutionary stable strategy, and 2) </w:t>
      </w:r>
      <w:proofErr w:type="spellStart"/>
      <w:r w:rsidR="00601151">
        <w:t>stochasticity</w:t>
      </w:r>
      <w:proofErr w:type="spellEnd"/>
      <w:r w:rsidR="00601151">
        <w:t xml:space="preserve"> both reduces genetic variation, reducing the pace of evolution, and shifts populations toward the transient optima. We </w:t>
      </w:r>
      <w:r w:rsidR="00B10DD1">
        <w:t xml:space="preserve">further show that </w:t>
      </w:r>
      <w:r w:rsidR="00601151">
        <w:t>harvesting</w:t>
      </w:r>
      <w:r w:rsidR="00B10DD1">
        <w:t xml:space="preserve"> that maintain</w:t>
      </w:r>
      <w:r w:rsidR="00601151">
        <w:t>s</w:t>
      </w:r>
      <w:r w:rsidR="00B10DD1">
        <w:t xml:space="preserve"> populations in transient states can redirect evolution away from an ESS and toward optima that are not identified using equilibrium techniques. </w:t>
      </w:r>
      <w:r>
        <w:t>Our</w:t>
      </w:r>
      <w:r w:rsidR="00B10DD1">
        <w:t xml:space="preserve"> results clarify that considering the path toward adaptation during transient periods can greatly improve our understanding of </w:t>
      </w:r>
      <w:r w:rsidR="0045250F">
        <w:t>the path and pace of evolution.</w:t>
      </w:r>
    </w:p>
    <w:p w14:paraId="354C8C4A" w14:textId="77777777" w:rsidR="00CA094C" w:rsidRPr="003D16C7" w:rsidRDefault="00CA094C">
      <w:pPr>
        <w:rPr>
          <w:b/>
        </w:rPr>
      </w:pPr>
      <w:r w:rsidRPr="003D16C7">
        <w:rPr>
          <w:b/>
        </w:rPr>
        <w:t>Introduction</w:t>
      </w:r>
    </w:p>
    <w:p w14:paraId="54AEB678" w14:textId="0374A591" w:rsidR="00CA094C" w:rsidRDefault="003D16C7">
      <w:r>
        <w:t>A</w:t>
      </w:r>
      <w:r w:rsidR="00CA094C">
        <w:t xml:space="preserve">daptation </w:t>
      </w:r>
      <w:r>
        <w:t>occurs as</w:t>
      </w:r>
      <w:r w:rsidR="00CA094C">
        <w:t xml:space="preserve"> populations follow paths through trait space </w:t>
      </w:r>
      <w:r>
        <w:t>toward</w:t>
      </w:r>
      <w:r w:rsidR="00CA094C">
        <w:t xml:space="preserve"> a good match between traits and the environment. </w:t>
      </w:r>
      <w:r w:rsidR="00B06D03">
        <w:t xml:space="preserve">This match can be visualized </w:t>
      </w:r>
      <w:r w:rsidR="002D2A05">
        <w:t>using</w:t>
      </w:r>
      <w:r w:rsidR="00B06D03">
        <w:t xml:space="preserve"> a fitness landscape wher</w:t>
      </w:r>
      <w:r w:rsidR="002D2A05">
        <w:t xml:space="preserve">e peaks represent locally optimal </w:t>
      </w:r>
      <w:r w:rsidR="00B06D03">
        <w:t>trait values</w:t>
      </w:r>
      <w:r w:rsidR="005413D6">
        <w:t xml:space="preserve"> </w:t>
      </w:r>
      <w:r w:rsidR="00311651">
        <w:t>(Wright 1932)</w:t>
      </w:r>
      <w:r w:rsidR="00B06D03">
        <w:t xml:space="preserve">. Populations can evolve up-slope toward these peaks, barring hindrances such as the lack of genetic variation, at least until the landscape changes. </w:t>
      </w:r>
      <w:r w:rsidR="00CA094C">
        <w:t xml:space="preserve">The path itself, however, is subject to ecological forces, including eco-evolutionary feedbacks and environmental and demographic </w:t>
      </w:r>
      <w:proofErr w:type="spellStart"/>
      <w:r w:rsidR="00CA094C">
        <w:t>stochasticity</w:t>
      </w:r>
      <w:proofErr w:type="spellEnd"/>
      <w:r w:rsidR="00CA094C">
        <w:t xml:space="preserve">. </w:t>
      </w:r>
      <w:ins w:id="0" w:author="Clay Cressler" w:date="2019-06-04T13:31:00Z">
        <w:r w:rsidR="00311651">
          <w:t>Understanding h</w:t>
        </w:r>
      </w:ins>
      <w:del w:id="1" w:author="Clay Cressler" w:date="2019-06-04T13:31:00Z">
        <w:r w:rsidR="00CA094C" w:rsidDel="00311651">
          <w:delText>H</w:delText>
        </w:r>
      </w:del>
      <w:r w:rsidR="00CA094C">
        <w:t xml:space="preserve">ow these forces alter population dynamics and promote or limit adaptation is </w:t>
      </w:r>
      <w:del w:id="2" w:author="Clay Cressler" w:date="2019-06-04T13:32:00Z">
        <w:r w:rsidR="00CA094C" w:rsidDel="00311651">
          <w:delText xml:space="preserve">a key part of being </w:delText>
        </w:r>
      </w:del>
      <w:ins w:id="3" w:author="Clay Cressler" w:date="2019-06-04T13:32:00Z">
        <w:r w:rsidR="00311651">
          <w:t xml:space="preserve">necessary </w:t>
        </w:r>
        <w:commentRangeStart w:id="4"/>
        <w:r w:rsidR="00311651">
          <w:t xml:space="preserve">to be </w:t>
        </w:r>
      </w:ins>
      <w:r w:rsidR="00CA094C">
        <w:t xml:space="preserve">able to identify whether populations are adapted </w:t>
      </w:r>
      <w:commentRangeEnd w:id="4"/>
      <w:r w:rsidR="00311651">
        <w:rPr>
          <w:rStyle w:val="CommentReference"/>
        </w:rPr>
        <w:commentReference w:id="4"/>
      </w:r>
      <w:r w:rsidR="00CA094C">
        <w:t xml:space="preserve">and </w:t>
      </w:r>
      <w:r w:rsidR="005B367E">
        <w:t xml:space="preserve">to </w:t>
      </w:r>
      <w:r w:rsidR="00CA094C">
        <w:t>predict future evolutionary change.</w:t>
      </w:r>
    </w:p>
    <w:p w14:paraId="1E636ED8" w14:textId="7E24E685" w:rsidR="00B06D03" w:rsidRDefault="00CA094C" w:rsidP="003D16C7">
      <w:pPr>
        <w:ind w:firstLine="360"/>
      </w:pPr>
      <w:proofErr w:type="gramStart"/>
      <w:r>
        <w:t>Fit</w:t>
      </w:r>
      <w:r w:rsidR="00B06D03">
        <w:t>ness peaks can be identified by quantifying the relationship between fitness and traits, using for example adaptive dynamics or quantitative genetics</w:t>
      </w:r>
      <w:proofErr w:type="gramEnd"/>
      <w:r>
        <w:t xml:space="preserve">. Paths toward these peaks can be predicted by </w:t>
      </w:r>
      <w:r w:rsidR="00B06D03">
        <w:t>incorporating mathematical descriptions of the landscape into population dynamic models</w:t>
      </w:r>
      <w:r>
        <w:t xml:space="preserve">. </w:t>
      </w:r>
      <w:r w:rsidR="00B06D03">
        <w:t>A k</w:t>
      </w:r>
      <w:r>
        <w:t xml:space="preserve">ey </w:t>
      </w:r>
      <w:r w:rsidR="00B06D03">
        <w:t>feature of</w:t>
      </w:r>
      <w:r>
        <w:t xml:space="preserve"> </w:t>
      </w:r>
      <w:r w:rsidR="00B933D6">
        <w:t>most</w:t>
      </w:r>
      <w:r w:rsidR="00B06D03">
        <w:t xml:space="preserve"> </w:t>
      </w:r>
      <w:r>
        <w:t>approaches is to account for the amount of heritable tra</w:t>
      </w:r>
      <w:r w:rsidR="00D1033B">
        <w:t>it variation in the population</w:t>
      </w:r>
      <w:r w:rsidR="00B06D03">
        <w:t xml:space="preserve">, because this limits </w:t>
      </w:r>
      <w:r w:rsidR="001C7EF9">
        <w:t>what part of the fitness landscape is within reach</w:t>
      </w:r>
      <w:r w:rsidR="00B06D03">
        <w:t xml:space="preserve"> at any given time</w:t>
      </w:r>
      <w:ins w:id="5" w:author="Clay Cressler" w:date="2019-06-04T13:34:00Z">
        <w:r w:rsidR="00311651">
          <w:t xml:space="preserve"> (</w:t>
        </w:r>
        <w:proofErr w:type="spellStart"/>
        <w:r w:rsidR="00311651">
          <w:t>Lande</w:t>
        </w:r>
        <w:proofErr w:type="spellEnd"/>
        <w:r w:rsidR="00311651">
          <w:t xml:space="preserve"> 1976, 1982; Abrams et al. 1993; Abrams and Matsuda 1997, Cortez and </w:t>
        </w:r>
        <w:proofErr w:type="spellStart"/>
        <w:r w:rsidR="00311651">
          <w:t>Ellner</w:t>
        </w:r>
        <w:proofErr w:type="spellEnd"/>
        <w:r w:rsidR="00311651">
          <w:t xml:space="preserve"> 2010, Cortez 2016)</w:t>
        </w:r>
      </w:ins>
      <w:r w:rsidR="00D1033B">
        <w:t xml:space="preserve">. </w:t>
      </w:r>
      <w:r w:rsidR="00B06D03">
        <w:t xml:space="preserve">Thus, </w:t>
      </w:r>
      <w:proofErr w:type="gramStart"/>
      <w:r w:rsidR="00B06D03">
        <w:t>population mean</w:t>
      </w:r>
      <w:proofErr w:type="gramEnd"/>
      <w:r w:rsidR="00B06D03">
        <w:t xml:space="preserve"> traits can evolve upslope </w:t>
      </w:r>
      <w:r w:rsidR="00AA156B">
        <w:t>toward fitness peaks more quickly</w:t>
      </w:r>
      <w:r w:rsidR="00B06D03">
        <w:t xml:space="preserve"> when there is more heritable trait variation in the population.</w:t>
      </w:r>
      <w:r w:rsidR="001C7EF9">
        <w:t xml:space="preserve"> </w:t>
      </w:r>
    </w:p>
    <w:p w14:paraId="67AB62F2" w14:textId="77777777" w:rsidR="00B358E2" w:rsidRDefault="00811A59" w:rsidP="006B7C1A">
      <w:pPr>
        <w:ind w:firstLine="360"/>
        <w:rPr>
          <w:ins w:id="6" w:author="Clay Cressler" w:date="2019-06-05T12:10:00Z"/>
        </w:rPr>
      </w:pPr>
      <w:ins w:id="7" w:author="Clay Cressler" w:date="2019-06-04T16:28:00Z">
        <w:r>
          <w:lastRenderedPageBreak/>
          <w:t>However, v</w:t>
        </w:r>
      </w:ins>
      <w:commentRangeStart w:id="8"/>
      <w:del w:id="9" w:author="Clay Cressler" w:date="2019-06-04T16:28:00Z">
        <w:r w:rsidR="00E6467E" w:rsidDel="00811A59">
          <w:delText>V</w:delText>
        </w:r>
      </w:del>
      <w:r w:rsidR="00E6467E">
        <w:t>ariation among individuals</w:t>
      </w:r>
      <w:r w:rsidR="00B933D6">
        <w:t xml:space="preserve"> </w:t>
      </w:r>
      <w:commentRangeEnd w:id="8"/>
      <w:r w:rsidR="00067F06">
        <w:rPr>
          <w:rStyle w:val="CommentReference"/>
        </w:rPr>
        <w:commentReference w:id="8"/>
      </w:r>
      <w:ins w:id="10" w:author="Clay Cressler" w:date="2019-06-04T16:28:00Z">
        <w:r>
          <w:t xml:space="preserve"> </w:t>
        </w:r>
      </w:ins>
      <w:del w:id="11" w:author="Clay Cressler" w:date="2019-06-04T16:28:00Z">
        <w:r w:rsidR="00B933D6" w:rsidDel="00811A59">
          <w:delText>(i.e., demographic heterogeneity or individual trait variation)</w:delText>
        </w:r>
        <w:r w:rsidR="00EF5A7C" w:rsidDel="00811A59">
          <w:delText>, however,</w:delText>
        </w:r>
        <w:r w:rsidR="00E6467E" w:rsidDel="00811A59">
          <w:delText xml:space="preserve"> </w:delText>
        </w:r>
      </w:del>
      <w:r w:rsidR="00E6467E">
        <w:t xml:space="preserve">can have multiple effects on population processes that could alter the path and pace of adaptation. </w:t>
      </w:r>
      <w:ins w:id="12" w:author="Clay Cressler" w:date="2019-06-05T12:10:00Z">
        <w:r w:rsidR="00B358E2">
          <w:t xml:space="preserve">Demographic </w:t>
        </w:r>
        <w:proofErr w:type="spellStart"/>
        <w:r w:rsidR="00B358E2">
          <w:t>stochasticity</w:t>
        </w:r>
        <w:proofErr w:type="spellEnd"/>
        <w:r w:rsidR="00B358E2">
          <w:t xml:space="preserve"> (variation among individuals in </w:t>
        </w:r>
        <w:r w:rsidR="00B358E2" w:rsidRPr="00B358E2">
          <w:rPr>
            <w:i/>
            <w:rPrChange w:id="13" w:author="Clay Cressler" w:date="2019-06-05T12:11:00Z">
              <w:rPr/>
            </w:rPrChange>
          </w:rPr>
          <w:t>realized</w:t>
        </w:r>
        <w:r w:rsidR="00B358E2">
          <w:t xml:space="preserve"> demographic rates, Fig. 1A) has long been recognized to have important effects on the dynamics of adaptation (e.g., through genetic drift; Hey 1999, </w:t>
        </w:r>
        <w:proofErr w:type="spellStart"/>
        <w:r w:rsidR="00B358E2">
          <w:t>Lenormand</w:t>
        </w:r>
        <w:proofErr w:type="spellEnd"/>
        <w:r w:rsidR="00B358E2">
          <w:t xml:space="preserve"> et al. 2009). Demographic </w:t>
        </w:r>
        <w:proofErr w:type="spellStart"/>
        <w:r w:rsidR="00B358E2">
          <w:t>stochasticity</w:t>
        </w:r>
        <w:proofErr w:type="spellEnd"/>
        <w:r w:rsidR="00B358E2">
          <w:t xml:space="preserve"> generates considerable variation around the relationship between fitness and traits (</w:t>
        </w:r>
        <w:r w:rsidR="00B358E2" w:rsidRPr="006B7C1A">
          <w:rPr>
            <w:rFonts w:ascii="Calibri" w:hAnsi="Calibri" w:cs="Calibri"/>
          </w:rPr>
          <w:t xml:space="preserve">van </w:t>
        </w:r>
        <w:proofErr w:type="spellStart"/>
        <w:r w:rsidR="00B358E2" w:rsidRPr="006B7C1A">
          <w:rPr>
            <w:rFonts w:ascii="Calibri" w:hAnsi="Calibri" w:cs="Calibri"/>
          </w:rPr>
          <w:t>Daalen</w:t>
        </w:r>
        <w:proofErr w:type="spellEnd"/>
        <w:r w:rsidR="00B358E2" w:rsidRPr="006B7C1A">
          <w:rPr>
            <w:rFonts w:ascii="Calibri" w:hAnsi="Calibri" w:cs="Calibri"/>
          </w:rPr>
          <w:t xml:space="preserve"> and Caswell 2017</w:t>
        </w:r>
        <w:r w:rsidR="00B358E2">
          <w:rPr>
            <w:rFonts w:ascii="Calibri" w:hAnsi="Calibri" w:cs="Calibri"/>
          </w:rPr>
          <w:t>)</w:t>
        </w:r>
        <w:r w:rsidR="00B358E2">
          <w:t>. For example, although there is a clear fitness-maximizing</w:t>
        </w:r>
        <w:r w:rsidR="00B358E2">
          <w:t xml:space="preserve"> </w:t>
        </w:r>
        <w:r w:rsidR="00B358E2">
          <w:t xml:space="preserve">value of head width in the damselfly </w:t>
        </w:r>
        <w:proofErr w:type="spellStart"/>
        <w:r w:rsidR="00B358E2" w:rsidRPr="006B7C1A">
          <w:rPr>
            <w:i/>
          </w:rPr>
          <w:t>Coenagrion</w:t>
        </w:r>
        <w:proofErr w:type="spellEnd"/>
        <w:r w:rsidR="00B358E2" w:rsidRPr="006B7C1A">
          <w:rPr>
            <w:i/>
          </w:rPr>
          <w:t xml:space="preserve"> </w:t>
        </w:r>
        <w:proofErr w:type="spellStart"/>
        <w:r w:rsidR="00B358E2" w:rsidRPr="006B7C1A">
          <w:rPr>
            <w:i/>
          </w:rPr>
          <w:t>puella</w:t>
        </w:r>
        <w:proofErr w:type="spellEnd"/>
        <w:r w:rsidR="00B358E2">
          <w:t>, the realized lifetime reproductive success of individuals was quite variable, and</w:t>
        </w:r>
        <w:r w:rsidR="00B358E2">
          <w:t xml:space="preserve"> </w:t>
        </w:r>
        <w:r w:rsidR="00B358E2">
          <w:t>many individuals with the optimal head width</w:t>
        </w:r>
        <w:r w:rsidR="00B358E2">
          <w:t xml:space="preserve"> </w:t>
        </w:r>
        <w:r w:rsidR="00B358E2">
          <w:t xml:space="preserve">realized relatively low fitness (Figure 1B). As such, </w:t>
        </w:r>
        <w:proofErr w:type="spellStart"/>
        <w:r w:rsidR="00B358E2">
          <w:t>stochasticity</w:t>
        </w:r>
        <w:proofErr w:type="spellEnd"/>
        <w:r w:rsidR="00B358E2">
          <w:t xml:space="preserve"> can be an important limit to adaptation, as it can lead to the loss of high-fitness genotypes, moving population mean traits away from adaptive peaks (</w:t>
        </w:r>
        <w:proofErr w:type="spellStart"/>
        <w:r w:rsidR="00B358E2">
          <w:t>Crespi</w:t>
        </w:r>
        <w:proofErr w:type="spellEnd"/>
        <w:r w:rsidR="00B358E2">
          <w:t xml:space="preserve"> </w:t>
        </w:r>
        <w:commentRangeStart w:id="14"/>
        <w:r w:rsidR="00B358E2">
          <w:t>2000</w:t>
        </w:r>
        <w:commentRangeEnd w:id="14"/>
        <w:r w:rsidR="00B358E2">
          <w:rPr>
            <w:rStyle w:val="CommentReference"/>
          </w:rPr>
          <w:commentReference w:id="14"/>
        </w:r>
        <w:r w:rsidR="00B358E2">
          <w:t xml:space="preserve">). </w:t>
        </w:r>
      </w:ins>
    </w:p>
    <w:p w14:paraId="03B7BB52" w14:textId="6E05083C" w:rsidR="00515182" w:rsidRDefault="00B358E2" w:rsidP="006B7C1A">
      <w:pPr>
        <w:ind w:firstLine="360"/>
        <w:rPr>
          <w:ins w:id="15" w:author="Clay Cressler" w:date="2019-06-04T16:43:00Z"/>
        </w:rPr>
      </w:pPr>
      <w:ins w:id="16" w:author="Clay Cressler" w:date="2019-06-05T12:10:00Z">
        <w:r>
          <w:t xml:space="preserve">More recent work has begun to consider </w:t>
        </w:r>
      </w:ins>
      <w:del w:id="17" w:author="Clay Cressler" w:date="2019-06-04T16:35:00Z">
        <w:r w:rsidR="00E6467E" w:rsidDel="00811A59">
          <w:delText xml:space="preserve">First, </w:delText>
        </w:r>
      </w:del>
      <w:ins w:id="18" w:author="Clay Cressler" w:date="2019-06-05T12:10:00Z">
        <w:r>
          <w:t>the role of</w:t>
        </w:r>
      </w:ins>
      <w:ins w:id="19" w:author="Clay Cressler" w:date="2019-06-04T16:29:00Z">
        <w:r w:rsidR="00811A59">
          <w:t xml:space="preserve"> demographic heterogeneity (variation</w:t>
        </w:r>
      </w:ins>
      <w:ins w:id="20" w:author="Clay Cressler" w:date="2019-06-04T16:30:00Z">
        <w:r w:rsidR="00811A59">
          <w:t xml:space="preserve"> among individuals</w:t>
        </w:r>
      </w:ins>
      <w:ins w:id="21" w:author="Clay Cressler" w:date="2019-06-04T16:29:00Z">
        <w:r w:rsidR="00811A59">
          <w:t xml:space="preserve"> in </w:t>
        </w:r>
        <w:bookmarkStart w:id="22" w:name="_GoBack"/>
        <w:r w:rsidR="00811A59" w:rsidRPr="00B358E2">
          <w:rPr>
            <w:i/>
            <w:rPrChange w:id="23" w:author="Clay Cressler" w:date="2019-06-05T12:11:00Z">
              <w:rPr/>
            </w:rPrChange>
          </w:rPr>
          <w:t>expected</w:t>
        </w:r>
        <w:r w:rsidR="00811A59">
          <w:t xml:space="preserve"> </w:t>
        </w:r>
        <w:bookmarkEnd w:id="22"/>
        <w:r w:rsidR="00811A59">
          <w:t>demographic rates</w:t>
        </w:r>
      </w:ins>
      <w:ins w:id="24" w:author="Clay Cressler" w:date="2019-06-04T16:30:00Z">
        <w:r w:rsidR="00811A59">
          <w:t xml:space="preserve">; </w:t>
        </w:r>
      </w:ins>
      <w:ins w:id="25" w:author="Clay Cressler" w:date="2019-06-04T16:32:00Z">
        <w:r w:rsidR="00811A59">
          <w:t>Kendall et al. 2011)</w:t>
        </w:r>
      </w:ins>
      <w:ins w:id="26" w:author="Clay Cressler" w:date="2019-06-04T16:34:00Z">
        <w:r w:rsidR="00811A59">
          <w:t xml:space="preserve"> can have important effects on </w:t>
        </w:r>
      </w:ins>
      <w:del w:id="27" w:author="Clay Cressler" w:date="2019-06-04T16:34:00Z">
        <w:r w:rsidR="00E6467E" w:rsidDel="00811A59">
          <w:delText>t</w:delText>
        </w:r>
        <w:r w:rsidR="00EF5A7C" w:rsidDel="00811A59">
          <w:delText>rait variation not only enables evolution but it</w:delText>
        </w:r>
        <w:r w:rsidR="00E6467E" w:rsidDel="00811A59">
          <w:delText xml:space="preserve"> also can alter </w:delText>
        </w:r>
      </w:del>
      <w:r w:rsidR="00E6467E">
        <w:t>ecological dynamics due to the nonlinear relationship between traits and demographic</w:t>
      </w:r>
      <w:ins w:id="28" w:author="Clay Cressler" w:date="2019-06-04T13:36:00Z">
        <w:r w:rsidR="00311651">
          <w:t xml:space="preserve"> processes</w:t>
        </w:r>
      </w:ins>
      <w:del w:id="29" w:author="Clay Cressler" w:date="2019-06-04T13:36:00Z">
        <w:r w:rsidR="00E6467E" w:rsidDel="00311651">
          <w:delText>s</w:delText>
        </w:r>
      </w:del>
      <w:r w:rsidR="00E6467E">
        <w:t xml:space="preserve"> </w:t>
      </w:r>
      <w:r w:rsidR="00E6467E">
        <w:fldChar w:fldCharType="begin"/>
      </w:r>
      <w:r w:rsidR="00E6467E">
        <w:instrText xml:space="preserve"> ADDIN ZOTERO_ITEM CSL_CITATION {"citationID":"cEFJwYfY","properties":{"formattedCitation":"(Bolnick et al. 2011)","plainCitation":"(Bolnick et al. 2011)","noteIndex":0},"citationItems":[{"id":1227,"uris":["http://zotero.org/users/1264037/items/N6QTS96F"],"uri":["http://zotero.org/users/1264037/items/N6QTS96F"],"itemData":{"id":1227,"type":"article-journal","title":"Why intraspecific trait variation matters in community ecology","container-title":"Trends in Ecology &amp; Evolution","page":"183-192","volume":"26","issue":"4","source":"NCBI PubMed","abstract":"Natural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evolution.","DOI":"10.1016/j.tree.2011.01.009","ISSN":"0169-5347","note":"PMID: 21367482","journalAbbreviation":"Trends Ecol. Evol.","author":[{"family":"Bolnick","given":"Daniel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A"}],"issued":{"date-parts":[["2011",4]]}}}],"schema":"https://github.com/citation-style-language/schema/raw/master/csl-citation.json"} </w:instrText>
      </w:r>
      <w:r w:rsidR="00E6467E">
        <w:fldChar w:fldCharType="separate"/>
      </w:r>
      <w:r w:rsidR="00E6467E" w:rsidRPr="00F20070">
        <w:rPr>
          <w:rFonts w:ascii="Calibri" w:hAnsi="Calibri" w:cs="Calibri"/>
        </w:rPr>
        <w:t>(Bolnick et al. 2011)</w:t>
      </w:r>
      <w:r w:rsidR="00E6467E">
        <w:fldChar w:fldCharType="end"/>
      </w:r>
      <w:r w:rsidR="00E6467E">
        <w:t xml:space="preserve">. A concave down relationship between a trait and fecundity, for example, could lower the mean </w:t>
      </w:r>
      <w:ins w:id="30" w:author="Clay Cressler" w:date="2019-06-04T13:37:00Z">
        <w:r w:rsidR="00311651">
          <w:t>fecundity of the population</w:t>
        </w:r>
      </w:ins>
      <w:del w:id="31" w:author="Clay Cressler" w:date="2019-06-04T13:37:00Z">
        <w:r w:rsidR="00E6467E" w:rsidDel="00311651">
          <w:delText>rate of births</w:delText>
        </w:r>
      </w:del>
      <w:r w:rsidR="00E6467E">
        <w:t xml:space="preserve"> if individual</w:t>
      </w:r>
      <w:r w:rsidR="00D75553">
        <w:t xml:space="preserve"> trait</w:t>
      </w:r>
      <w:r w:rsidR="00E6467E">
        <w:t xml:space="preserve"> variation is high. </w:t>
      </w:r>
      <w:ins w:id="32" w:author="Clay Cressler" w:date="2019-06-04T16:37:00Z">
        <w:r w:rsidR="00811A59">
          <w:t>Moreover, how</w:t>
        </w:r>
      </w:ins>
      <w:ins w:id="33" w:author="Clay Cressler" w:date="2019-06-04T16:36:00Z">
        <w:r w:rsidR="00811A59">
          <w:t xml:space="preserve"> demographic heterogeneity </w:t>
        </w:r>
      </w:ins>
      <w:ins w:id="34" w:author="Clay Cressler" w:date="2019-06-04T16:37:00Z">
        <w:r w:rsidR="00515182">
          <w:t xml:space="preserve">is structured within the population (e.g., </w:t>
        </w:r>
      </w:ins>
      <w:ins w:id="35" w:author="Clay Cressler" w:date="2019-06-04T16:39:00Z">
        <w:r w:rsidR="00515182">
          <w:t xml:space="preserve">whether the trait variation is created by </w:t>
        </w:r>
      </w:ins>
      <w:ins w:id="36" w:author="Clay Cressler" w:date="2019-06-04T16:43:00Z">
        <w:r w:rsidR="00515182">
          <w:t>genetic differences or cohort effects) has importa</w:t>
        </w:r>
      </w:ins>
      <w:ins w:id="37" w:author="Clay Cressler" w:date="2019-06-04T16:48:00Z">
        <w:r w:rsidR="00447902">
          <w:t>n</w:t>
        </w:r>
      </w:ins>
      <w:ins w:id="38" w:author="Clay Cressler" w:date="2019-06-04T16:43:00Z">
        <w:r w:rsidR="00515182">
          <w:t>t effects on ecological and evolutionary dynamics (</w:t>
        </w:r>
        <w:proofErr w:type="spellStart"/>
        <w:r w:rsidR="00515182">
          <w:t>Vindenes</w:t>
        </w:r>
        <w:proofErr w:type="spellEnd"/>
        <w:r w:rsidR="00515182">
          <w:t xml:space="preserve"> and </w:t>
        </w:r>
        <w:proofErr w:type="spellStart"/>
        <w:r w:rsidR="00515182">
          <w:t>Langangen</w:t>
        </w:r>
        <w:proofErr w:type="spellEnd"/>
        <w:r w:rsidR="00515182">
          <w:t xml:space="preserve"> 2015, Kendall et al. 2011, Stover et al. 2012, Cressler et al. 2017). </w:t>
        </w:r>
      </w:ins>
    </w:p>
    <w:p w14:paraId="178FD24E" w14:textId="478F4F46" w:rsidR="006B7C1A" w:rsidRDefault="00E6467E" w:rsidP="006B7C1A">
      <w:pPr>
        <w:ind w:firstLine="360"/>
      </w:pPr>
      <w:del w:id="39" w:author="Clay Cressler" w:date="2019-06-05T12:02:00Z">
        <w:r w:rsidDel="00B358E2">
          <w:delText xml:space="preserve">Second, the relationship between fitness and traits is subject to forces that might hinder the ability of </w:delText>
        </w:r>
        <w:r w:rsidR="00D1033B" w:rsidDel="00B358E2">
          <w:delText xml:space="preserve">individuals </w:delText>
        </w:r>
        <w:r w:rsidDel="00B358E2">
          <w:delText>to</w:delText>
        </w:r>
        <w:r w:rsidR="00D1033B" w:rsidDel="00B358E2">
          <w:delText xml:space="preserve"> realize the benefits of the traits they have</w:delText>
        </w:r>
        <w:r w:rsidDel="00B358E2">
          <w:delText>.</w:delText>
        </w:r>
        <w:r w:rsidR="00EF5A7C" w:rsidDel="00B358E2">
          <w:delText xml:space="preserve"> Thus, two individuals with the same trait can realize drastically different fitness outcomes by chance alone (i.e., individual demographic stochasticity</w:delText>
        </w:r>
        <w:r w:rsidR="00D75553" w:rsidDel="00B358E2">
          <w:delText>; Figure 1</w:delText>
        </w:r>
        <w:r w:rsidR="006B7C1A" w:rsidDel="00B358E2">
          <w:delText>A</w:delText>
        </w:r>
        <w:r w:rsidR="00EF5A7C" w:rsidDel="00B358E2">
          <w:delText>)</w:delText>
        </w:r>
        <w:r w:rsidR="00B933D6" w:rsidRPr="00B933D6" w:rsidDel="00B358E2">
          <w:delText xml:space="preserve"> </w:delText>
        </w:r>
        <w:r w:rsidR="00B933D6" w:rsidDel="00B358E2">
          <w:fldChar w:fldCharType="begin"/>
        </w:r>
        <w:r w:rsidR="006B7C1A" w:rsidDel="00B358E2">
          <w:delInstrText xml:space="preserve"> ADDIN ZOTERO_ITEM CSL_CITATION {"citationID":"V8UU9K4Z","properties":{"formattedCitation":"(Cressler et al. 2017; van Daalen and Caswell 2017)","plainCitation":"(Cressler et al. 2017; van Daalen and Caswell 2017)","noteIndex":0},"citationItems":[{"id":7588,"uris":["http://zotero.org/users/1264037/items/HQKSNXZC"],"uri":["http://zotero.org/users/1264037/items/HQKSNXZC"],"itemData":{"id":7588,"type":"article-journal","title":"Unexpected nongenetic individual heterogeneity and trait covariance in &lt;i&gt;Daphnia&lt;/i&gt; and its consequences for ecological and evolutionary dynamics","container-title":"The American Naturalist","page":"E13-E27","volume":"190","issue":"1","source":"journals.uchicago.edu (Atypon)","abstract":"Individual differences in genetics, age, or environment can cause tremendous differences in individual life-history traits. This individual heterogeneity generates demographic heterogeneity at the population level, which is predicted to have a strong impact on both ecological and evolutionary dynamics. However, we know surprisingly little about the sources of individual heterogeneity for particular taxa or how different sources scale up to impact ecological and evolutionary dynamics. Here we experimentally study the individual heterogeneity that emerges from both genetic and nongenetic sources in a species of freshwater zooplankton across a large gradient of food quality. Despite the tight control of environment, we still find that the variation from nongenetic sources is greater than that from genetic sources over a wide range of food quality and that this variation has strong positive covariance between growth and reproduction. We evaluate the general consequences of genetic and nongenetic covariance for ecological and evolutionary dynamics theoretically and find that increasing nongenetic variation slows evolution independent of the correlation in heritable life-history traits but that the impact on ecological dynamics depends on both nongenetic and genetic covariance. Our results demonstrate that variation in the relative magnitude of nongenetic versus genetic sources of variation impacts the predicted ecological and evolutionary dynamics.","DOI":"10.1086/691779","ISSN":"0003-0147","journalAbbreviation":"The American Naturalist","author":[{"family":"Cressler","given":"Clayton E."},{"family":"Bengtson","given":"Stefan"},{"family":"Nelson","given":"William A."}],"issued":{"date-parts":[["2017",4,6]]}}},{"id":5838,"uris":["http://zotero.org/users/1264037/items/QSQTBE98"],"uri":["http://zotero.org/users/1264037/items/QSQTBE98"],"itemData":{"id":5838,"type":"article-journal","title":"Lifetime reproductive output: individual stochasticity, variance, and sensitivity analysis","container-title":"Theoretical Ecology","page":"355-374","volume":"10","issue":"3","source":"link.springer.com","abstract":"Lifetime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positive.","DOI":"10.1007/s12080-017-0335-2","ISSN":"1874-1738, 1874-1746","title-short":"Lifetime reproductive output","journalAbbreviation":"Theor Ecol","language":"en","author":[{"family":"Daalen","given":"Silke F.","non-dropping-particle":"van"},{"family":"Caswell","given":"Hal"}],"issued":{"date-parts":[["2017",9,1]]}}}],"schema":"https://github.com/citation-style-language/schema/raw/master/csl-citation.json"} </w:delInstrText>
        </w:r>
        <w:r w:rsidR="00B933D6" w:rsidDel="00B358E2">
          <w:fldChar w:fldCharType="separate"/>
        </w:r>
        <w:r w:rsidR="006B7C1A" w:rsidRPr="006B7C1A" w:rsidDel="00B358E2">
          <w:rPr>
            <w:rFonts w:ascii="Calibri" w:hAnsi="Calibri" w:cs="Calibri"/>
          </w:rPr>
          <w:delText>(Cressler et al. 2017;</w:delText>
        </w:r>
      </w:del>
      <w:del w:id="40" w:author="Clay Cressler" w:date="2019-06-05T12:01:00Z">
        <w:r w:rsidR="006B7C1A" w:rsidRPr="006B7C1A" w:rsidDel="00B358E2">
          <w:rPr>
            <w:rFonts w:ascii="Calibri" w:hAnsi="Calibri" w:cs="Calibri"/>
          </w:rPr>
          <w:delText xml:space="preserve"> van Daalen and Caswell 2017</w:delText>
        </w:r>
      </w:del>
      <w:del w:id="41" w:author="Clay Cressler" w:date="2019-06-05T12:02:00Z">
        <w:r w:rsidR="006B7C1A" w:rsidRPr="006B7C1A" w:rsidDel="00B358E2">
          <w:rPr>
            <w:rFonts w:ascii="Calibri" w:hAnsi="Calibri" w:cs="Calibri"/>
          </w:rPr>
          <w:delText>)</w:delText>
        </w:r>
        <w:r w:rsidR="00B933D6" w:rsidDel="00B358E2">
          <w:fldChar w:fldCharType="end"/>
        </w:r>
        <w:r w:rsidR="00B933D6" w:rsidDel="00B358E2">
          <w:delText>.</w:delText>
        </w:r>
        <w:r w:rsidR="00EF5A7C" w:rsidDel="00B358E2">
          <w:delText xml:space="preserve"> This source of va</w:delText>
        </w:r>
      </w:del>
      <w:del w:id="42" w:author="Clay Cressler" w:date="2019-06-05T12:01:00Z">
        <w:r w:rsidR="00EF5A7C" w:rsidDel="00416E67">
          <w:delText xml:space="preserve">riation can </w:delText>
        </w:r>
      </w:del>
      <w:del w:id="43" w:author="Clay Cressler" w:date="2019-06-05T12:10:00Z">
        <w:r w:rsidR="00EF5A7C" w:rsidDel="00B358E2">
          <w:delText>generate considerable variation around the relationship between fitness and traits</w:delText>
        </w:r>
        <w:r w:rsidR="006B7C1A" w:rsidDel="00B358E2">
          <w:delText xml:space="preserve">. For example, although there </w:delText>
        </w:r>
      </w:del>
      <w:del w:id="44" w:author="Clay Cressler" w:date="2019-06-05T12:02:00Z">
        <w:r w:rsidR="006B7C1A" w:rsidDel="00B358E2">
          <w:delText>appeared to be</w:delText>
        </w:r>
      </w:del>
      <w:del w:id="45" w:author="Clay Cressler" w:date="2019-06-05T12:10:00Z">
        <w:r w:rsidR="006B7C1A" w:rsidDel="00B358E2">
          <w:delText xml:space="preserve"> a clear </w:delText>
        </w:r>
      </w:del>
      <w:del w:id="46" w:author="Clay Cressler" w:date="2019-06-05T12:03:00Z">
        <w:r w:rsidR="006B7C1A" w:rsidDel="00B358E2">
          <w:delText xml:space="preserve">optimal </w:delText>
        </w:r>
      </w:del>
      <w:del w:id="47" w:author="Clay Cressler" w:date="2019-06-05T12:10:00Z">
        <w:r w:rsidR="006B7C1A" w:rsidDel="00B358E2">
          <w:delText xml:space="preserve">value </w:delText>
        </w:r>
      </w:del>
      <w:del w:id="48" w:author="Clay Cressler" w:date="2019-06-05T12:03:00Z">
        <w:r w:rsidR="006B7C1A" w:rsidDel="00B358E2">
          <w:delText xml:space="preserve">for the fitness consequences </w:delText>
        </w:r>
      </w:del>
      <w:del w:id="49" w:author="Clay Cressler" w:date="2019-06-05T12:10:00Z">
        <w:r w:rsidR="006B7C1A" w:rsidDel="00B358E2">
          <w:delText xml:space="preserve">of head width in the damselfly </w:delText>
        </w:r>
        <w:r w:rsidR="006B7C1A" w:rsidRPr="006B7C1A" w:rsidDel="00B358E2">
          <w:rPr>
            <w:i/>
          </w:rPr>
          <w:delText>Coenagrion puella</w:delText>
        </w:r>
        <w:r w:rsidR="00306E4C" w:rsidDel="00B358E2">
          <w:delText xml:space="preserve">, </w:delText>
        </w:r>
        <w:r w:rsidR="006B7C1A" w:rsidDel="00B358E2">
          <w:delText xml:space="preserve">the realized lifetime reproductive success of individuals was quite variable, </w:delText>
        </w:r>
      </w:del>
      <w:del w:id="50" w:author="Clay Cressler" w:date="2019-06-05T12:03:00Z">
        <w:r w:rsidR="006B7C1A" w:rsidDel="00B358E2">
          <w:delText xml:space="preserve">with </w:delText>
        </w:r>
      </w:del>
      <w:del w:id="51" w:author="Clay Cressler" w:date="2019-06-05T12:10:00Z">
        <w:r w:rsidR="006B7C1A" w:rsidDel="00B358E2">
          <w:delText xml:space="preserve">many individuals </w:delText>
        </w:r>
      </w:del>
      <w:del w:id="52" w:author="Clay Cressler" w:date="2019-06-05T12:03:00Z">
        <w:r w:rsidR="006B7C1A" w:rsidDel="00B358E2">
          <w:delText xml:space="preserve">showing </w:delText>
        </w:r>
      </w:del>
      <w:del w:id="53" w:author="Clay Cressler" w:date="2019-06-05T12:10:00Z">
        <w:r w:rsidR="006B7C1A" w:rsidDel="00B358E2">
          <w:delText xml:space="preserve">the optimal </w:delText>
        </w:r>
      </w:del>
      <w:del w:id="54" w:author="Clay Cressler" w:date="2019-06-05T12:03:00Z">
        <w:r w:rsidR="006B7C1A" w:rsidDel="00B358E2">
          <w:delText xml:space="preserve">trait </w:delText>
        </w:r>
      </w:del>
      <w:del w:id="55" w:author="Clay Cressler" w:date="2019-06-05T12:10:00Z">
        <w:r w:rsidR="006B7C1A" w:rsidDel="00B358E2">
          <w:delText>realiz</w:delText>
        </w:r>
      </w:del>
      <w:del w:id="56" w:author="Clay Cressler" w:date="2019-06-05T12:03:00Z">
        <w:r w:rsidR="006B7C1A" w:rsidDel="00B358E2">
          <w:delText>ing</w:delText>
        </w:r>
      </w:del>
      <w:del w:id="57" w:author="Clay Cressler" w:date="2019-06-05T12:10:00Z">
        <w:r w:rsidR="006B7C1A" w:rsidDel="00B358E2">
          <w:delText xml:space="preserve"> relatively low fitness</w:delText>
        </w:r>
        <w:r w:rsidR="00306E4C" w:rsidDel="00B358E2">
          <w:delText xml:space="preserve"> (Figure 1B)</w:delText>
        </w:r>
        <w:r w:rsidR="006B7C1A" w:rsidDel="00B358E2">
          <w:delText xml:space="preserve">. </w:delText>
        </w:r>
      </w:del>
      <w:del w:id="58" w:author="Clay Cressler" w:date="2019-06-05T12:06:00Z">
        <w:r w:rsidR="00D75553" w:rsidDel="00B358E2">
          <w:delText xml:space="preserve">Third, variation in the sequence of demographic events in the aggregate (i.e., demographic stochasticity) can alter population dynamics, </w:delText>
        </w:r>
        <w:r w:rsidR="00B933D6" w:rsidDel="00B358E2">
          <w:delText>changing the abundance and/or trait composition of the population by chance alone. Although these three forms of variation and stochasticity (demographic heterogeneity, individual demographic stochasticity, and aggregate demographic stochasticity) have long been recognized as important in driving the dynamics of populations, their role in shaping the path and pace of adaptation, especially with respect to expectations from approaches that focus on changes in mean traits, is unclear.</w:delText>
        </w:r>
        <w:r w:rsidR="006B7C1A" w:rsidDel="00B358E2">
          <w:delText xml:space="preserve"> </w:delText>
        </w:r>
      </w:del>
    </w:p>
    <w:p w14:paraId="7D70E3C8" w14:textId="5FC99208" w:rsidR="006B7C1A" w:rsidRDefault="00AA156B" w:rsidP="006B7C1A">
      <w:pPr>
        <w:ind w:firstLine="360"/>
      </w:pPr>
      <w:r>
        <w:t xml:space="preserve">In addition, individual variation and </w:t>
      </w:r>
      <w:proofErr w:type="spellStart"/>
      <w:r>
        <w:t>stochasticity</w:t>
      </w:r>
      <w:proofErr w:type="spellEnd"/>
      <w:r>
        <w:t xml:space="preserve"> can affect the ability of a population to arrive at an ecological equilibrium. Approaches such as quantitative genetics and adaptive dynamics explicitly assume that populations are at an ecological equilibrium during adaptation, or similarly assume that ecology is so fast relative to evolution that the effect of transient population </w:t>
      </w:r>
      <w:r w:rsidR="00502A36">
        <w:t>dynamics</w:t>
      </w:r>
      <w:r>
        <w:t xml:space="preserve"> is not important. More recently, however, it has become clear that the pace of evolution need not lag that far behind ecology </w:t>
      </w:r>
      <w:r>
        <w:fldChar w:fldCharType="begin"/>
      </w:r>
      <w:r>
        <w:instrText xml:space="preserve"> ADDIN ZOTERO_ITEM CSL_CITATION {"citationID":"olGXOdC9","properties":{"formattedCitation":"(DeLong et al. 2016)","plainCitation":"(DeLong et al. 2016)","noteIndex":0},"citationItems":[{"id":2544,"uris":["http://zotero.org/users/1264037/items/9IJEB59T"],"uri":["http://zotero.org/users/1264037/items/9IJEB59T"],"itemData":{"id":2544,"type":"article-journal","title":"How fast is fast? Eco-evolutionary dynamics and rates of change in populations and phenotypes","container-title":"Ecology and Evolution","page":"573-581","volume":"6","source":"Wiley Online Library","abstract":"It is increasingly recognized that evolution may occur in ecological time. It is not clear, however, how fast evolution – or phenotypic change more generally – may be in comparison with the associated ecology, or whether systems with fast ecological dynamics generally have relatively fast rates of phenotypic change. We developed a new dataset on standardized rates of change in population size and phenotypic traits for a wide range of species and taxonomic groups. We show that rates of change in phenotypes are generally no more than 2/3, and on average about 1/4, the concurrent rates of change in population size. There was no relationship between rates of population change and rates of phenotypic change across systems. We also found that the variance of both phenotypic and ecological rates increased with the mean across studies following a power law with an exponent of two, while temporal variation in phenotypic rates was lower than in ecological rates. Our results are consistent with the view that ecology and evolution may occur at similar time scales, but clarify that only rarely do populations change as fast in traits as they do in abundance.","DOI":"10.1002/ece3.1899","ISSN":"2045-7758","title-short":"How fast is fast?","journalAbbreviation":"Ecol Evol","language":"en","author":[{"family":"DeLong","given":"John P."},{"family":"Forbes","given":"Valery E."},{"family":"Galic","given":"Nika"},{"family":"Gibert","given":"Jean P."},{"family":"Laport","given":"Robert G."},{"family":"Phillips","given":"Joseph S."},{"family":"Vavra","given":"Janna M."}],"issued":{"date-parts":[["2016"]]}}}],"schema":"https://github.com/citation-style-language/schema/raw/master/csl-citation.json"} </w:instrText>
      </w:r>
      <w:r>
        <w:fldChar w:fldCharType="separate"/>
      </w:r>
      <w:r w:rsidRPr="00AA156B">
        <w:rPr>
          <w:rFonts w:ascii="Calibri" w:hAnsi="Calibri" w:cs="Calibri"/>
        </w:rPr>
        <w:t>(DeLong et al. 2016)</w:t>
      </w:r>
      <w:r>
        <w:fldChar w:fldCharType="end"/>
      </w:r>
      <w:r>
        <w:t xml:space="preserve"> and that transient dynamics can be crucial for understanding the behavior of dynamic systems. </w:t>
      </w:r>
      <w:r w:rsidR="00502A36">
        <w:t xml:space="preserve">Thus, the manner in which variation, </w:t>
      </w:r>
      <w:proofErr w:type="spellStart"/>
      <w:r w:rsidR="00502A36">
        <w:t>stochasticity</w:t>
      </w:r>
      <w:proofErr w:type="spellEnd"/>
      <w:r w:rsidR="00502A36">
        <w:t>, and other ecological forces such as harvesting, may keep populations in transient states and alter the pace and path of adaptation is part of a fundamental understanding of adaptation in real systems.</w:t>
      </w:r>
    </w:p>
    <w:p w14:paraId="2A01188B" w14:textId="2E187011" w:rsidR="00B06D03" w:rsidRDefault="00502A36" w:rsidP="005B367E">
      <w:pPr>
        <w:ind w:firstLine="360"/>
      </w:pPr>
      <w:r>
        <w:t xml:space="preserve">In this paper, we investigate the pace and path of evolution of a demographic trait (fecundity) in a simple one-species system. Our focus is to contrast the eco-evolutionary outcomes of populations that have demographic heterogeneity and experience both individual and population-level demographic </w:t>
      </w:r>
      <w:proofErr w:type="spellStart"/>
      <w:r>
        <w:t>stochasticity</w:t>
      </w:r>
      <w:proofErr w:type="spellEnd"/>
      <w:r>
        <w:t xml:space="preserve"> with outcomes with models that do not have these features. We do this using quantitative genetics and adaptive dynamics models and comparing these results to the model implemented with a stochastic technique (Gillespie eco-evolutionary models, GEMs). We also investigate how impacts to the population from the outside (i.e., culling) that keep populations in transient states can alter the evolutionary outcomes. Both of these investigations indicate considerable limitations to the pace of evolution. Our results also uncover a crucial </w:t>
      </w:r>
      <w:r w:rsidR="00C13B9F">
        <w:t>role for</w:t>
      </w:r>
      <w:r>
        <w:t xml:space="preserve"> </w:t>
      </w:r>
      <w:r w:rsidR="00C13B9F">
        <w:t>population abundance on evolutionary trajectories in non-equilibrium settings. We explore this last issue below.</w:t>
      </w:r>
    </w:p>
    <w:p w14:paraId="2279B6FE" w14:textId="77777777" w:rsidR="00DF40C0" w:rsidRPr="00DF40C0" w:rsidRDefault="00DF40C0" w:rsidP="00DF40C0">
      <w:pPr>
        <w:rPr>
          <w:b/>
        </w:rPr>
      </w:pPr>
      <w:r w:rsidRPr="00DF40C0">
        <w:rPr>
          <w:b/>
        </w:rPr>
        <w:t>Transient versus equilibrium evolutionary expectations</w:t>
      </w:r>
    </w:p>
    <w:p w14:paraId="326E0424" w14:textId="29E814A9" w:rsidR="00DF40C0" w:rsidRDefault="005B367E" w:rsidP="00DF40C0">
      <w:commentRangeStart w:id="59"/>
      <w:r>
        <w:t xml:space="preserve">We first clarify how equilibrium conditions factor into quantitative genetics (QG) and </w:t>
      </w:r>
      <w:r w:rsidR="00C13B9F">
        <w:t xml:space="preserve">adaptive dynamics (AD) </w:t>
      </w:r>
      <w:r>
        <w:t>approaches</w:t>
      </w:r>
      <w:commentRangeEnd w:id="59"/>
      <w:r>
        <w:rPr>
          <w:rStyle w:val="CommentReference"/>
        </w:rPr>
        <w:commentReference w:id="59"/>
      </w:r>
      <w:r>
        <w:t xml:space="preserve">. </w:t>
      </w:r>
      <w:r w:rsidR="00DF40C0">
        <w:t>In QG/</w:t>
      </w:r>
      <w:r w:rsidR="00C13B9F">
        <w:t>AD</w:t>
      </w:r>
      <w:r w:rsidR="00DF40C0">
        <w:t xml:space="preserve"> approaches, changes in abundance are viewed as very quick relative to </w:t>
      </w:r>
      <w:r w:rsidR="00DF40C0">
        <w:lastRenderedPageBreak/>
        <w:t xml:space="preserve">changes in evolution. Thus, models typically assume that populations either </w:t>
      </w:r>
      <w:proofErr w:type="gramStart"/>
      <w:r w:rsidR="00DF40C0">
        <w:t>start</w:t>
      </w:r>
      <w:proofErr w:type="gramEnd"/>
      <w:r w:rsidR="00DF40C0">
        <w:t xml:space="preserve"> at an ecological equilibrium or that the equilibrium moves quickly along with the traits such that there are no tra</w:t>
      </w:r>
      <w:r w:rsidR="00F20070">
        <w:t>nsient dynamics at play. Given some</w:t>
      </w:r>
      <w:r w:rsidR="00DF40C0">
        <w:t xml:space="preserve"> hump-shaped relationship between fitness and a trait, then</w:t>
      </w:r>
      <w:r w:rsidR="00C13B9F">
        <w:t xml:space="preserve"> (e.g., Figure 1)</w:t>
      </w:r>
      <w:r w:rsidR="00DF40C0">
        <w:t>, the actual abundance of the population does not matter, and traits are expect</w:t>
      </w:r>
      <w:r w:rsidR="00F20070">
        <w:t>ed to move to the fitness peak depending on the amount of variance and the slope of the fitness gradient. The actual population size or the proximity to the equilibrium does not influence the path of adaptation in this view.</w:t>
      </w:r>
    </w:p>
    <w:p w14:paraId="41A1B910" w14:textId="7F67BA85" w:rsidR="00DF40C0" w:rsidRDefault="003611D3" w:rsidP="00DF40C0">
      <w:pPr>
        <w:ind w:firstLine="360"/>
      </w:pPr>
      <w:r>
        <w:t>We</w:t>
      </w:r>
      <w:r w:rsidR="00DF40C0">
        <w:t xml:space="preserve"> illustrate</w:t>
      </w:r>
      <w:r w:rsidR="00F20070">
        <w:t xml:space="preserve"> the independence of evolution from</w:t>
      </w:r>
      <w:r>
        <w:t xml:space="preserve"> population abundance </w:t>
      </w:r>
      <w:r w:rsidR="00F20070">
        <w:t xml:space="preserve">under an </w:t>
      </w:r>
      <w:r>
        <w:t>equilibrium</w:t>
      </w:r>
      <w:r w:rsidR="00F20070">
        <w:t>/fast ecology assumption</w:t>
      </w:r>
      <w:r>
        <w:t xml:space="preserve"> with a modified logistic model of population growth</w:t>
      </w:r>
      <w:r w:rsidR="005B367E">
        <w:t xml:space="preserve"> (Appendix S1)</w:t>
      </w:r>
      <w:r w:rsidR="00F20070">
        <w:t>. The model is:</w:t>
      </w:r>
    </w:p>
    <w:p w14:paraId="7445686F" w14:textId="77777777" w:rsidR="003611D3" w:rsidRDefault="00311651" w:rsidP="009011E6">
      <w:pPr>
        <w:tabs>
          <w:tab w:val="right" w:pos="9360"/>
        </w:tabs>
        <w:rPr>
          <w:rFonts w:eastAsiaTheme="minorEastAsia"/>
        </w:rPr>
      </w:pPr>
      <m:oMath>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r>
              <m:rPr>
                <m:sty m:val="p"/>
              </m:rPr>
              <w:rPr>
                <w:rFonts w:ascii="Cambria Math" w:eastAsiaTheme="minorEastAsia" w:hAnsi="Cambria Math"/>
              </w:rPr>
              <m:t xml:space="preserve"> </m:t>
            </m:r>
          </m:e>
        </m:d>
        <m:r>
          <w:rPr>
            <w:rFonts w:ascii="Cambria Math" w:hAnsi="Cambria Math"/>
          </w:rPr>
          <m:t>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R</m:t>
            </m:r>
          </m:e>
        </m:d>
        <m:r>
          <w:rPr>
            <w:rFonts w:ascii="Cambria Math" w:hAnsi="Cambria Math"/>
          </w:rPr>
          <m:t>R</m:t>
        </m:r>
      </m:oMath>
      <w:r w:rsidR="009011E6">
        <w:rPr>
          <w:rFonts w:eastAsiaTheme="minorEastAsia"/>
        </w:rPr>
        <w:tab/>
      </w:r>
      <w:r w:rsidR="003611D3">
        <w:rPr>
          <w:rFonts w:eastAsiaTheme="minorEastAsia"/>
        </w:rPr>
        <w:t>Equation 1.</w:t>
      </w:r>
    </w:p>
    <w:p w14:paraId="25C4716C" w14:textId="680E89D8" w:rsidR="003957B5" w:rsidRDefault="003611D3" w:rsidP="002A2700">
      <w:pPr>
        <w:rPr>
          <w:rFonts w:eastAsiaTheme="minorEastAsia"/>
        </w:rPr>
      </w:pPr>
      <w:proofErr w:type="gramStart"/>
      <w:r>
        <w:t>where</w:t>
      </w:r>
      <w:proofErr w:type="gramEnd"/>
      <w:r>
        <w:t xml:space="preserve"> </w:t>
      </w:r>
      <w:r w:rsidRPr="004B0668">
        <w:rPr>
          <w:i/>
        </w:rPr>
        <w:t>R</w:t>
      </w:r>
      <w:r w:rsidR="005B367E">
        <w:t xml:space="preserve"> is population abundance</w:t>
      </w:r>
      <w:r>
        <w:t xml:space="preserve">, </w:t>
      </w:r>
      <w:r w:rsidRPr="004B0668">
        <w:rPr>
          <w:i/>
        </w:rPr>
        <w:t>t</w:t>
      </w:r>
      <w:r>
        <w:t xml:space="preserve"> is time, </w:t>
      </w:r>
      <w:proofErr w:type="spellStart"/>
      <w:r w:rsidRPr="00DC08E8">
        <w:rPr>
          <w:rFonts w:eastAsiaTheme="minorEastAsia"/>
          <w:i/>
        </w:rPr>
        <w:t>b</w:t>
      </w:r>
      <w:r w:rsidRPr="00DC08E8">
        <w:rPr>
          <w:rFonts w:eastAsiaTheme="minorEastAsia"/>
          <w:vertAlign w:val="subscript"/>
        </w:rPr>
        <w:t>max</w:t>
      </w:r>
      <w:proofErr w:type="spellEnd"/>
      <w:r>
        <w:rPr>
          <w:rFonts w:eastAsiaTheme="minorEastAsia"/>
        </w:rPr>
        <w:t xml:space="preserve"> is maximum birth rate</w:t>
      </w:r>
      <w:r w:rsidR="00B71127">
        <w:rPr>
          <w:rFonts w:eastAsiaTheme="minorEastAsia"/>
        </w:rPr>
        <w:t xml:space="preserve"> (i.e., fecundity)</w:t>
      </w:r>
      <w:r>
        <w:rPr>
          <w:rFonts w:eastAsiaTheme="minorEastAsia"/>
        </w:rPr>
        <w:t xml:space="preserve">, </w:t>
      </w:r>
      <w:proofErr w:type="spellStart"/>
      <w:r w:rsidRPr="00DC08E8">
        <w:rPr>
          <w:rFonts w:eastAsiaTheme="minorEastAsia"/>
          <w:i/>
        </w:rPr>
        <w:t>d</w:t>
      </w:r>
      <w:r w:rsidRPr="00DC08E8">
        <w:rPr>
          <w:rFonts w:eastAsiaTheme="minorEastAsia"/>
          <w:vertAlign w:val="subscript"/>
        </w:rPr>
        <w:t>min</w:t>
      </w:r>
      <w:proofErr w:type="spellEnd"/>
      <w:r>
        <w:rPr>
          <w:rFonts w:eastAsiaTheme="minorEastAsia"/>
        </w:rPr>
        <w:t xml:space="preserve"> is minimum death rate, and </w:t>
      </w:r>
      <w:proofErr w:type="spellStart"/>
      <w:r w:rsidRPr="00DC08E8">
        <w:rPr>
          <w:rFonts w:eastAsiaTheme="minorEastAsia"/>
          <w:i/>
        </w:rPr>
        <w:t>b</w:t>
      </w:r>
      <w:r w:rsidR="003957B5">
        <w:rPr>
          <w:rFonts w:eastAsiaTheme="minorEastAsia"/>
          <w:vertAlign w:val="subscript"/>
        </w:rPr>
        <w:t>s</w:t>
      </w:r>
      <w:proofErr w:type="spellEnd"/>
      <w:r>
        <w:rPr>
          <w:rFonts w:eastAsiaTheme="minorEastAsia"/>
        </w:rPr>
        <w:t xml:space="preserve"> and </w:t>
      </w:r>
      <w:r w:rsidRPr="00DC08E8">
        <w:rPr>
          <w:rFonts w:eastAsiaTheme="minorEastAsia"/>
          <w:i/>
        </w:rPr>
        <w:t>d</w:t>
      </w:r>
      <w:r w:rsidR="003957B5">
        <w:rPr>
          <w:rFonts w:eastAsiaTheme="minorEastAsia"/>
          <w:vertAlign w:val="subscript"/>
        </w:rPr>
        <w:t>s</w:t>
      </w:r>
      <w:r>
        <w:rPr>
          <w:rFonts w:eastAsiaTheme="minorEastAsia"/>
        </w:rPr>
        <w:t xml:space="preserve"> characterize the effect of population abundance on the realized birth and death rates, respectively</w:t>
      </w:r>
      <w:r>
        <w:t xml:space="preserve">. </w:t>
      </w:r>
      <w:r>
        <w:rPr>
          <w:rFonts w:eastAsiaTheme="minorEastAsia"/>
        </w:rPr>
        <w:t xml:space="preserve">We consider the case where </w:t>
      </w:r>
      <w:proofErr w:type="spellStart"/>
      <w:r w:rsidR="009011E6" w:rsidRPr="00DC08E8">
        <w:rPr>
          <w:rFonts w:eastAsiaTheme="minorEastAsia"/>
          <w:i/>
        </w:rPr>
        <w:t>b</w:t>
      </w:r>
      <w:r w:rsidR="009011E6" w:rsidRPr="00DC08E8">
        <w:rPr>
          <w:rFonts w:eastAsiaTheme="minorEastAsia"/>
          <w:vertAlign w:val="subscript"/>
        </w:rPr>
        <w:t>max</w:t>
      </w:r>
      <w:proofErr w:type="spellEnd"/>
      <w:r w:rsidR="009011E6">
        <w:rPr>
          <w:rFonts w:eastAsiaTheme="minorEastAsia"/>
        </w:rPr>
        <w:t xml:space="preserve"> (i.e.</w:t>
      </w:r>
      <w:r>
        <w:rPr>
          <w:rFonts w:eastAsiaTheme="minorEastAsia"/>
        </w:rPr>
        <w:t>, fecundity) is evolving and connected to mortality through a trade-off described by an accelerating function:</w:t>
      </w:r>
    </w:p>
    <w:p w14:paraId="7C4002E3" w14:textId="77777777" w:rsidR="003957B5" w:rsidRDefault="00311651" w:rsidP="003957B5">
      <w:pPr>
        <w:tabs>
          <w:tab w:val="right" w:pos="9360"/>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=s</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sup>
            <m:r>
              <w:rPr>
                <w:rFonts w:ascii="Cambria Math" w:eastAsiaTheme="minorEastAsia" w:hAnsi="Cambria Math"/>
              </w:rPr>
              <m:t>2</m:t>
            </m:r>
          </m:sup>
        </m:sSup>
      </m:oMath>
      <w:r w:rsidR="003957B5">
        <w:rPr>
          <w:rFonts w:eastAsiaTheme="minorEastAsia"/>
        </w:rPr>
        <w:t>,</w:t>
      </w:r>
      <w:r w:rsidR="003957B5">
        <w:rPr>
          <w:rFonts w:eastAsiaTheme="minorEastAsia"/>
        </w:rPr>
        <w:tab/>
        <w:t>Equation 2</w:t>
      </w:r>
    </w:p>
    <w:p w14:paraId="3EBBC9AF" w14:textId="77777777" w:rsidR="009011E6" w:rsidRDefault="002A2700" w:rsidP="002A2700">
      <w:pPr>
        <w:rPr>
          <w:rFonts w:eastAsiaTheme="minorEastAsia"/>
        </w:rPr>
      </w:pPr>
      <w:proofErr w:type="gramStart"/>
      <w:r>
        <w:rPr>
          <w:rFonts w:eastAsiaTheme="minorEastAsia"/>
        </w:rPr>
        <w:t>where</w:t>
      </w:r>
      <w:proofErr w:type="gramEnd"/>
      <w:r>
        <w:rPr>
          <w:rFonts w:eastAsiaTheme="minorEastAsia"/>
        </w:rPr>
        <w:t xml:space="preserve"> </w:t>
      </w:r>
      <w:r w:rsidRPr="002A2700">
        <w:rPr>
          <w:rFonts w:eastAsiaTheme="minorEastAsia"/>
          <w:i/>
        </w:rPr>
        <w:t>s</w:t>
      </w:r>
      <w:r>
        <w:rPr>
          <w:rFonts w:eastAsiaTheme="minorEastAsia"/>
        </w:rPr>
        <w:t xml:space="preserve"> is the value of </w:t>
      </w:r>
      <w:proofErr w:type="spellStart"/>
      <w:r w:rsidRPr="00DC08E8">
        <w:rPr>
          <w:rFonts w:eastAsiaTheme="minorEastAsia"/>
          <w:i/>
        </w:rPr>
        <w:t>d</w:t>
      </w:r>
      <w:r w:rsidRPr="00DC08E8">
        <w:rPr>
          <w:rFonts w:eastAsiaTheme="minorEastAsia"/>
          <w:vertAlign w:val="subscript"/>
        </w:rPr>
        <w:t>min</w:t>
      </w:r>
      <w:proofErr w:type="spellEnd"/>
      <w:r>
        <w:rPr>
          <w:rFonts w:eastAsiaTheme="minorEastAsia"/>
        </w:rPr>
        <w:t xml:space="preserve"> when </w:t>
      </w:r>
      <w:proofErr w:type="spellStart"/>
      <w:r w:rsidRPr="00DC08E8">
        <w:rPr>
          <w:rFonts w:eastAsiaTheme="minorEastAsia"/>
          <w:i/>
        </w:rPr>
        <w:t>b</w:t>
      </w:r>
      <w:r w:rsidRPr="00DC08E8">
        <w:rPr>
          <w:rFonts w:eastAsiaTheme="minorEastAsia"/>
          <w:vertAlign w:val="subscript"/>
        </w:rPr>
        <w:t>max</w:t>
      </w:r>
      <w:proofErr w:type="spellEnd"/>
      <w:r>
        <w:rPr>
          <w:rFonts w:eastAsiaTheme="minorEastAsia"/>
        </w:rPr>
        <w:t xml:space="preserve"> = 1</w:t>
      </w:r>
      <w:r w:rsidR="003611D3">
        <w:rPr>
          <w:rFonts w:eastAsiaTheme="minorEastAsia"/>
        </w:rPr>
        <w:t>.</w:t>
      </w:r>
      <w:r w:rsidR="009011E6">
        <w:rPr>
          <w:rFonts w:eastAsiaTheme="minorEastAsia"/>
        </w:rPr>
        <w:t xml:space="preserve"> </w:t>
      </w:r>
      <w:r>
        <w:rPr>
          <w:rFonts w:eastAsiaTheme="minorEastAsia"/>
        </w:rPr>
        <w:t>Using</w:t>
      </w:r>
      <w:r w:rsidR="009011E6">
        <w:t xml:space="preserve"> quantitative genetics</w:t>
      </w:r>
      <w:r>
        <w:t xml:space="preserve"> </w:t>
      </w:r>
      <w:r>
        <w:fldChar w:fldCharType="begin"/>
      </w:r>
      <w:r>
        <w:instrText xml:space="preserve"> ADDIN ZOTERO_ITEM CSL_CITATION {"citationID":"ByJlgBOm","properties":{"formattedCitation":"(Lande 1976; Abrams et al. 1993)","plainCitation":"(Lande 1976; Abrams et al. 1993)","noteIndex":0},"citationItems":[{"id":2664,"uris":["http://zotero.org/users/1264037/items/3WQNQ9PQ"],"uri":["http://zotero.org/users/1264037/items/3WQNQ9PQ"],"itemData":{"id":2664,"type":"article-journal","title":"Natural selection and random genetic drift in phenotypic evolution","container-title":"Evolution","page":"314-334","volume":"30","issue":"2","source":"CrossRef","DOI":"10.2307/2407703","ISSN":"00143820","author":[{"family":"Lande","given":"Russell"}],"issued":{"date-parts":[["1976",6]]}}},{"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A."},{"family":"Harada","given":"Yasushi"},{"family":"Matsuda","given":"Hiroyuki"}],"issued":{"date-parts":[["1993",6]]}}}],"schema":"https://github.com/citation-style-language/schema/raw/master/csl-citation.json"} </w:instrText>
      </w:r>
      <w:r>
        <w:fldChar w:fldCharType="separate"/>
      </w:r>
      <w:r w:rsidRPr="00741CAF">
        <w:rPr>
          <w:rFonts w:ascii="Calibri" w:hAnsi="Calibri" w:cs="Calibri"/>
        </w:rPr>
        <w:t>(Lande 1976; Abrams et al. 1993)</w:t>
      </w:r>
      <w:r>
        <w:fldChar w:fldCharType="end"/>
      </w:r>
      <w:r>
        <w:t xml:space="preserve">, evolution of </w:t>
      </w:r>
      <w:proofErr w:type="spellStart"/>
      <w:r w:rsidRPr="00DC08E8">
        <w:rPr>
          <w:rFonts w:eastAsiaTheme="minorEastAsia"/>
          <w:i/>
        </w:rPr>
        <w:t>b</w:t>
      </w:r>
      <w:r w:rsidRPr="00DC08E8">
        <w:rPr>
          <w:rFonts w:eastAsiaTheme="minorEastAsia"/>
          <w:vertAlign w:val="subscript"/>
        </w:rPr>
        <w:t>max</w:t>
      </w:r>
      <w:proofErr w:type="spellEnd"/>
      <w:r>
        <w:t xml:space="preserve"> occurs in proportion to the fitness benefits of the trait </w:t>
      </w:r>
      <w:r w:rsidR="005B367E">
        <w:t>limited</w:t>
      </w:r>
      <w:r>
        <w:t xml:space="preserve"> by the availability of heritable trait variation (product of heritability </w:t>
      </w:r>
      <w:r w:rsidR="009011E6" w:rsidRPr="00DC08E8">
        <w:rPr>
          <w:i/>
        </w:rPr>
        <w:t>h</w:t>
      </w:r>
      <w:r w:rsidR="009011E6" w:rsidRPr="00DC08E8">
        <w:rPr>
          <w:vertAlign w:val="superscript"/>
        </w:rPr>
        <w:t>2</w:t>
      </w:r>
      <w:r>
        <w:t xml:space="preserve"> and </w:t>
      </w:r>
      <w:r w:rsidR="009011E6">
        <w:t xml:space="preserve">the amount of trait variation </w:t>
      </w:r>
      <w:r w:rsidR="009011E6" w:rsidRPr="00DC08E8">
        <w:rPr>
          <w:i/>
        </w:rPr>
        <w:t>V</w:t>
      </w:r>
      <w:r>
        <w:t>) (Appendix S1):</w:t>
      </w:r>
    </w:p>
    <w:p w14:paraId="453504EF" w14:textId="77777777" w:rsidR="009011E6" w:rsidRDefault="00311651" w:rsidP="009011E6">
      <w:pPr>
        <w:tabs>
          <w:tab w:val="right" w:pos="9360"/>
        </w:tabs>
      </w:pPr>
      <m:oMath>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max</m:t>
                </m:r>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eastAsiaTheme="minorEastAsia" w:hAnsi="Cambria Math"/>
              </w:rPr>
              <m:t>1-2s</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d>
      </m:oMath>
      <w:r w:rsidR="009011E6">
        <w:rPr>
          <w:rFonts w:eastAsiaTheme="minorEastAsia"/>
        </w:rPr>
        <w:tab/>
      </w:r>
      <w:r w:rsidR="003957B5">
        <w:rPr>
          <w:rFonts w:eastAsiaTheme="minorEastAsia"/>
        </w:rPr>
        <w:t>Equation 3</w:t>
      </w:r>
    </w:p>
    <w:p w14:paraId="1E0B0DCF" w14:textId="77777777" w:rsidR="009011E6" w:rsidRDefault="005B367E" w:rsidP="009011E6">
      <w:pPr>
        <w:rPr>
          <w:rFonts w:eastAsiaTheme="minorEastAsia"/>
        </w:rPr>
      </w:pPr>
      <w:r>
        <w:t>In this model, t</w:t>
      </w:r>
      <w:r w:rsidR="002A2700">
        <w:t xml:space="preserve">he trait </w:t>
      </w:r>
      <w:proofErr w:type="spellStart"/>
      <w:r w:rsidR="009011E6" w:rsidRPr="00DC08E8">
        <w:rPr>
          <w:rFonts w:eastAsiaTheme="minorEastAsia"/>
          <w:i/>
        </w:rPr>
        <w:t>b</w:t>
      </w:r>
      <w:r w:rsidR="009011E6" w:rsidRPr="00DC08E8">
        <w:rPr>
          <w:rFonts w:eastAsiaTheme="minorEastAsia"/>
          <w:vertAlign w:val="subscript"/>
        </w:rPr>
        <w:t>max</w:t>
      </w:r>
      <w:proofErr w:type="spellEnd"/>
      <w:r w:rsidR="009011E6">
        <w:t xml:space="preserve"> </w:t>
      </w:r>
      <w:r>
        <w:t xml:space="preserve">will </w:t>
      </w:r>
      <w:r w:rsidR="002A2700">
        <w:t xml:space="preserve">evolve toward an overall optimum at equilibrium (the </w:t>
      </w:r>
      <w:r w:rsidR="009011E6">
        <w:t>ESS solution</w:t>
      </w:r>
      <w:r w:rsidR="002A2700">
        <w:t>) which is</w:t>
      </w:r>
      <w:r w:rsidR="009011E6">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2s</m:t>
            </m:r>
          </m:den>
        </m:f>
      </m:oMath>
      <w:r w:rsidR="009011E6">
        <w:rPr>
          <w:rFonts w:eastAsiaTheme="minorEastAsia"/>
        </w:rPr>
        <w:t>. A key observation here is that the abundance of the population is not a factor in setting the optimal trait in the population.</w:t>
      </w:r>
    </w:p>
    <w:p w14:paraId="291D6E88" w14:textId="1EA8A8CF" w:rsidR="009011E6" w:rsidRDefault="003957B5" w:rsidP="009011E6">
      <w:pPr>
        <w:ind w:firstLine="360"/>
      </w:pPr>
      <w:r>
        <w:t>Alternatively, we can calculate</w:t>
      </w:r>
      <w:r w:rsidR="009011E6">
        <w:t xml:space="preserve"> the expected lifetime reproductive success </w:t>
      </w:r>
      <w:r w:rsidR="002A2700">
        <w:t xml:space="preserve">(LRS) </w:t>
      </w:r>
      <w:r w:rsidR="009011E6">
        <w:t xml:space="preserve">as a measure of fitness, which is the product of the expected birth rate given </w:t>
      </w:r>
      <w:proofErr w:type="spellStart"/>
      <w:r w:rsidR="002A2700" w:rsidRPr="00DC08E8">
        <w:rPr>
          <w:rFonts w:eastAsiaTheme="minorEastAsia"/>
          <w:i/>
        </w:rPr>
        <w:t>b</w:t>
      </w:r>
      <w:r w:rsidR="002A2700" w:rsidRPr="00DC08E8">
        <w:rPr>
          <w:rFonts w:eastAsiaTheme="minorEastAsia"/>
          <w:vertAlign w:val="subscript"/>
        </w:rPr>
        <w:t>max</w:t>
      </w:r>
      <w:proofErr w:type="spellEnd"/>
      <w:r w:rsidR="002A2700">
        <w:t xml:space="preserve"> </w:t>
      </w:r>
      <w:r w:rsidR="009011E6">
        <w:t>and survivorship</w:t>
      </w:r>
      <w:r w:rsidR="002A2700">
        <w:t xml:space="preserve"> (1/mortality)</w:t>
      </w:r>
      <w:r w:rsidR="00F20070">
        <w:t>. In this model, this is</w:t>
      </w:r>
    </w:p>
    <w:p w14:paraId="692610F3" w14:textId="77777777" w:rsidR="009011E6" w:rsidRDefault="00DE4780" w:rsidP="00DE4780">
      <w:pPr>
        <w:tabs>
          <w:tab w:val="right" w:pos="9360"/>
        </w:tabs>
        <w:rPr>
          <w:rFonts w:eastAsiaTheme="minorEastAsia"/>
        </w:rPr>
      </w:pPr>
      <m:oMath>
        <m:r>
          <w:rPr>
            <w:rFonts w:ascii="Cambria Math" w:eastAsiaTheme="minorEastAsia" w:hAnsi="Cambria Math"/>
          </w:rPr>
          <m:t>LRS=</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R</m:t>
            </m:r>
          </m:den>
        </m:f>
      </m:oMath>
      <w:r w:rsidR="003957B5">
        <w:rPr>
          <w:rFonts w:eastAsiaTheme="minorEastAsia"/>
        </w:rPr>
        <w:tab/>
        <w:t>Equation 4</w:t>
      </w:r>
    </w:p>
    <w:p w14:paraId="7465274C" w14:textId="6E48B577" w:rsidR="00DE4780" w:rsidRDefault="00DE4780" w:rsidP="00DE4780">
      <w:pPr>
        <w:rPr>
          <w:rFonts w:eastAsiaTheme="minorEastAsia"/>
        </w:rPr>
      </w:pPr>
      <w:r>
        <w:t xml:space="preserve">Taking the derivative of </w:t>
      </w:r>
      <w:r w:rsidR="002A2700">
        <w:t xml:space="preserve">Equation </w:t>
      </w:r>
      <w:r w:rsidR="003957B5">
        <w:t>4</w:t>
      </w:r>
      <w:r>
        <w:t xml:space="preserve"> with respect to </w:t>
      </w:r>
      <w:proofErr w:type="spellStart"/>
      <w:r w:rsidR="003957B5" w:rsidRPr="00DC08E8">
        <w:rPr>
          <w:rFonts w:eastAsiaTheme="minorEastAsia"/>
          <w:i/>
        </w:rPr>
        <w:t>b</w:t>
      </w:r>
      <w:r w:rsidR="003957B5" w:rsidRPr="00DC08E8">
        <w:rPr>
          <w:rFonts w:eastAsiaTheme="minorEastAsia"/>
          <w:vertAlign w:val="subscript"/>
        </w:rPr>
        <w:t>max</w:t>
      </w:r>
      <w:proofErr w:type="spellEnd"/>
      <w:r w:rsidR="003957B5">
        <w:t xml:space="preserve"> </w:t>
      </w:r>
      <w:r>
        <w:t>and evaluating it at the equilibrium abunda</w:t>
      </w:r>
      <w:r w:rsidR="002A2700">
        <w:t>nce</w:t>
      </w:r>
      <w:r>
        <w:t xml:space="preserve">, </w:t>
      </w:r>
      <m:oMath>
        <m:r>
          <w:rPr>
            <w:rFonts w:ascii="Cambria Math" w:hAnsi="Cambria Math"/>
          </w:rPr>
          <m:t>K</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slope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slope</m:t>
                </m:r>
              </m:sub>
            </m:sSub>
          </m:den>
        </m:f>
      </m:oMath>
      <w:r w:rsidR="002A2700">
        <w:rPr>
          <w:rFonts w:eastAsiaTheme="minorEastAsia"/>
        </w:rPr>
        <w:t xml:space="preserve">, we </w:t>
      </w:r>
      <w:r>
        <w:t xml:space="preserve">arrive at the same ESS solution: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2s</m:t>
            </m:r>
          </m:den>
        </m:f>
      </m:oMath>
      <w:r w:rsidR="00F20070">
        <w:rPr>
          <w:rFonts w:eastAsiaTheme="minorEastAsia"/>
        </w:rPr>
        <w:t xml:space="preserve"> (Appendix S2)</w:t>
      </w:r>
      <w:r>
        <w:rPr>
          <w:rFonts w:eastAsiaTheme="minorEastAsia"/>
        </w:rPr>
        <w:t>. In contrast, the expression not evaluated at the equilibrium abundance indicates that the optimal trait value is very different under transient condi</w:t>
      </w:r>
      <w:r w:rsidR="00B10DD1">
        <w:rPr>
          <w:rFonts w:eastAsiaTheme="minorEastAsia"/>
        </w:rPr>
        <w:t>tions</w:t>
      </w:r>
      <w:r>
        <w:rPr>
          <w:rFonts w:eastAsiaTheme="minorEastAsia"/>
        </w:rPr>
        <w:t>:</w:t>
      </w:r>
    </w:p>
    <w:p w14:paraId="67A17376" w14:textId="77777777" w:rsidR="00DE4780" w:rsidRDefault="00311651" w:rsidP="00DE4780">
      <w:pPr>
        <w:tabs>
          <w:tab w:val="right" w:pos="9360"/>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m:t>
            </m:r>
          </m:sub>
        </m:sSub>
        <m:r>
          <w:rPr>
            <w:rFonts w:ascii="Cambria Math" w:eastAsiaTheme="minorEastAsia" w:hAnsi="Cambria Math"/>
          </w:rPr>
          <m:t>R±</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m:t>
                    </m:r>
                  </m:sub>
                </m:sSub>
                <m:r>
                  <w:rPr>
                    <w:rFonts w:ascii="Cambria Math" w:eastAsiaTheme="minorEastAsia" w:hAnsi="Cambria Math"/>
                  </w:rPr>
                  <m:t>R</m:t>
                </m:r>
              </m:num>
              <m:den>
                <m:r>
                  <w:rPr>
                    <w:rFonts w:ascii="Cambria Math" w:eastAsiaTheme="minorEastAsia" w:hAnsi="Cambria Math"/>
                  </w:rPr>
                  <m:t>s</m:t>
                </m:r>
              </m:den>
            </m:f>
          </m:e>
        </m:rad>
      </m:oMath>
      <w:r w:rsidR="003957B5">
        <w:rPr>
          <w:rFonts w:eastAsiaTheme="minorEastAsia"/>
        </w:rPr>
        <w:tab/>
        <w:t>Equation 5</w:t>
      </w:r>
    </w:p>
    <w:p w14:paraId="79F816F3" w14:textId="499E2D6C" w:rsidR="00A171FE" w:rsidRDefault="00DE4780" w:rsidP="00A171FE">
      <w:r>
        <w:t xml:space="preserve">Equation 5 indicates that the optimal value </w:t>
      </w:r>
      <w:r w:rsidR="003957B5">
        <w:t xml:space="preserve">of </w:t>
      </w:r>
      <w:proofErr w:type="spellStart"/>
      <w:r w:rsidR="003957B5" w:rsidRPr="00DC08E8">
        <w:rPr>
          <w:rFonts w:eastAsiaTheme="minorEastAsia"/>
          <w:i/>
        </w:rPr>
        <w:t>b</w:t>
      </w:r>
      <w:r w:rsidR="003957B5" w:rsidRPr="00DC08E8">
        <w:rPr>
          <w:rFonts w:eastAsiaTheme="minorEastAsia"/>
          <w:vertAlign w:val="subscript"/>
        </w:rPr>
        <w:t>max</w:t>
      </w:r>
      <w:proofErr w:type="spellEnd"/>
      <w:r w:rsidR="003957B5">
        <w:t xml:space="preserve"> </w:t>
      </w:r>
      <w:r>
        <w:t xml:space="preserve">depends heavily on population abundance. </w:t>
      </w:r>
      <w:r w:rsidR="003957B5">
        <w:t>This means that i</w:t>
      </w:r>
      <w:r>
        <w:t xml:space="preserve">n any scenario </w:t>
      </w:r>
      <w:r w:rsidR="003957B5">
        <w:t>where</w:t>
      </w:r>
      <w:r>
        <w:t xml:space="preserve"> forces </w:t>
      </w:r>
      <w:r w:rsidR="00F20070">
        <w:t xml:space="preserve">(such as </w:t>
      </w:r>
      <w:proofErr w:type="spellStart"/>
      <w:r w:rsidR="00F20070">
        <w:t>stochasticity</w:t>
      </w:r>
      <w:proofErr w:type="spellEnd"/>
      <w:r w:rsidR="00F20070">
        <w:t xml:space="preserve">, harvesting, or due to individual trait variation) </w:t>
      </w:r>
      <w:r>
        <w:t xml:space="preserve">are acting on the population to slow down </w:t>
      </w:r>
      <w:r w:rsidR="003957B5">
        <w:t>its</w:t>
      </w:r>
      <w:r>
        <w:t xml:space="preserve"> ecological approach to equilibrium, evolution </w:t>
      </w:r>
      <w:r>
        <w:lastRenderedPageBreak/>
        <w:t>would proceed towards optimal values that are not the ESS</w:t>
      </w:r>
      <w:r w:rsidR="00C46035">
        <w:t xml:space="preserve">. These optima occur only during the course of population growth toward </w:t>
      </w:r>
      <w:proofErr w:type="gramStart"/>
      <w:r w:rsidR="00C46035">
        <w:t>an equilibrium</w:t>
      </w:r>
      <w:proofErr w:type="gramEnd"/>
      <w:r w:rsidR="00C46035">
        <w:t>. We therefore refer to them as transient evolutionary attractors (TEAs)</w:t>
      </w:r>
      <w:r>
        <w:t xml:space="preserve">. </w:t>
      </w:r>
      <w:r w:rsidR="00A171FE">
        <w:t>These TEAs are critical to understanding how transient dynamics and external impacts can redirect populations toward trait values that</w:t>
      </w:r>
      <w:r w:rsidR="00C46035">
        <w:t xml:space="preserve"> would be viewed as maladaptive </w:t>
      </w:r>
      <w:r w:rsidR="003957B5">
        <w:t>values</w:t>
      </w:r>
      <w:r w:rsidR="00C46035">
        <w:t xml:space="preserve"> given an ESS framework. </w:t>
      </w:r>
    </w:p>
    <w:p w14:paraId="3215FF6F" w14:textId="77777777" w:rsidR="003D16C7" w:rsidRPr="004B0668" w:rsidRDefault="003D16C7" w:rsidP="003D16C7">
      <w:pPr>
        <w:rPr>
          <w:b/>
        </w:rPr>
      </w:pPr>
      <w:r w:rsidRPr="004B0668">
        <w:rPr>
          <w:b/>
        </w:rPr>
        <w:t>Methods</w:t>
      </w:r>
    </w:p>
    <w:p w14:paraId="10F5253C" w14:textId="3FF7C843" w:rsidR="003957B5" w:rsidRDefault="003D16C7" w:rsidP="003D16C7">
      <w:r>
        <w:rPr>
          <w:i/>
        </w:rPr>
        <w:t>Modeling approaches</w:t>
      </w:r>
      <w:proofErr w:type="gramStart"/>
      <w:r>
        <w:t>.—</w:t>
      </w:r>
      <w:proofErr w:type="gramEnd"/>
      <w:r>
        <w:t xml:space="preserve">We </w:t>
      </w:r>
      <w:r w:rsidR="003957B5">
        <w:t xml:space="preserve">studied the evolution of </w:t>
      </w:r>
      <w:proofErr w:type="spellStart"/>
      <w:r w:rsidR="003957B5" w:rsidRPr="00DC08E8">
        <w:rPr>
          <w:rFonts w:eastAsiaTheme="minorEastAsia"/>
          <w:i/>
        </w:rPr>
        <w:t>b</w:t>
      </w:r>
      <w:r w:rsidR="003957B5" w:rsidRPr="00DC08E8">
        <w:rPr>
          <w:rFonts w:eastAsiaTheme="minorEastAsia"/>
          <w:vertAlign w:val="subscript"/>
        </w:rPr>
        <w:t>max</w:t>
      </w:r>
      <w:proofErr w:type="spellEnd"/>
      <w:r w:rsidR="003957B5">
        <w:t xml:space="preserve"> given Equations 1 and 2 using quantitative genetics (Equation 3), </w:t>
      </w:r>
      <w:r w:rsidR="00485867">
        <w:t>adaptive dynamics</w:t>
      </w:r>
      <w:r w:rsidR="003957B5">
        <w:t xml:space="preserve">, and GEMs. The </w:t>
      </w:r>
      <w:r w:rsidR="00485867">
        <w:t>adaptive dynamics</w:t>
      </w:r>
      <w:r w:rsidR="003957B5">
        <w:t xml:space="preserve"> approach involves only calculating the optimal value of </w:t>
      </w:r>
      <w:proofErr w:type="spellStart"/>
      <w:r w:rsidR="003957B5" w:rsidRPr="00DC08E8">
        <w:rPr>
          <w:rFonts w:eastAsiaTheme="minorEastAsia"/>
          <w:i/>
        </w:rPr>
        <w:t>b</w:t>
      </w:r>
      <w:r w:rsidR="003957B5" w:rsidRPr="00DC08E8">
        <w:rPr>
          <w:rFonts w:eastAsiaTheme="minorEastAsia"/>
          <w:vertAlign w:val="subscript"/>
        </w:rPr>
        <w:t>max</w:t>
      </w:r>
      <w:proofErr w:type="spellEnd"/>
      <w:r w:rsidR="003957B5">
        <w:t xml:space="preserve"> </w:t>
      </w:r>
      <w:r w:rsidR="00485867">
        <w:t xml:space="preserve">(ESS), </w:t>
      </w:r>
      <w:r w:rsidR="003957B5">
        <w:t>and the QG approach provides both the optimal and the trajectory toward the ESS</w:t>
      </w:r>
      <w:r w:rsidR="00B71127">
        <w:t xml:space="preserve"> by combining Equations 1-3</w:t>
      </w:r>
      <w:r w:rsidR="003957B5">
        <w:t xml:space="preserve">. Neither approach explicitly </w:t>
      </w:r>
      <w:r w:rsidR="00FF4BBD">
        <w:t>accounts for transient dynamics or demographic</w:t>
      </w:r>
      <w:r w:rsidR="003957B5">
        <w:t xml:space="preserve"> </w:t>
      </w:r>
      <w:proofErr w:type="spellStart"/>
      <w:r w:rsidR="003957B5">
        <w:t>stochasticity</w:t>
      </w:r>
      <w:proofErr w:type="spellEnd"/>
      <w:r w:rsidR="003957B5">
        <w:t xml:space="preserve"> in terms of either variation in realized fitness among individuals </w:t>
      </w:r>
      <w:r w:rsidR="00982150">
        <w:fldChar w:fldCharType="begin"/>
      </w:r>
      <w:r w:rsidR="00982150">
        <w:instrText xml:space="preserve"> ADDIN ZOTERO_ITEM CSL_CITATION {"citationID":"ShiVBz66","properties":{"formattedCitation":"(van Daalen and Caswell 2017)","plainCitation":"(van Daalen and Caswell 2017)","noteIndex":0},"citationItems":[{"id":5838,"uris":["http://zotero.org/users/1264037/items/QSQTBE98"],"uri":["http://zotero.org/users/1264037/items/QSQTBE98"],"itemData":{"id":5838,"type":"article-journal","title":"Lifetime reproductive output: individual stochasticity, variance, and sensitivity analysis","container-title":"Theoretical Ecology","page":"355-374","volume":"10","issue":"3","source":"link.springer.com","abstract":"Lifetime reproductive output (LRO) determines per-generation growth rates, establishes criteria for population growth or decline, and is an important component of fitness. Empirical measurements of LRO reveal high variance among individuals. This variance may result from genuine heterogeneity in individual properties, or from individual stochasticity, the outcome of probabilistic demographic events during the life cycle. To evaluate the extent of individual stochasticity requires the calculation of the statistics of LRO from a demographic model. Mean LRO is routinely calculated (as the net reproductive rate), but the calculation of variances has only recently received attention. Here, we present a complete, exact, analytical, closed-form solution for all the moments of LRO, for age- and stage-classified populations. Previous studies have relied on simulation, iterative solutions, or closed-form analytical solutions that capture only part of the sources of variance. We also present the sensitivity and elasticity of all of the statistics of LRO to parameters defining survival, stage transitions, and (st)age-specific fertility. Selection can operate on variance in LRO only if the variance results from genetic heterogeneity. The potential opportunity for selection is quantified by Crow’s index II\\mathcal {I}, the ratio of the variance to the square of the mean. But variance due to individual stochasticity is only an apparent opportunity for selection. In a comparison of a range of age-classified models for human populations, we find that proportional increases in mortality have very small effects on the mean and variance of LRO, but large positive effects on II\\mathcal {I}. Proportional increases in fertility increase both the mean and variance of LRO, but reduce II\\mathcal {I}. For a size-classified tree population, the elasticity of both mean and variance of LRO to stage-specific mortality are negative; the elasticities to stage-specific fertility are positive.","DOI":"10.1007/s12080-017-0335-2","ISSN":"1874-1738, 1874-1746","title-short":"Lifetime reproductive output","journalAbbreviation":"Theor Ecol","language":"en","author":[{"family":"Daalen","given":"Silke F.","non-dropping-particle":"van"},{"family":"Caswell","given":"Hal"}],"issued":{"date-parts":[["2017",9,1]]}}}],"schema":"https://github.com/citation-style-language/schema/raw/master/csl-citation.json"} </w:instrText>
      </w:r>
      <w:r w:rsidR="00982150">
        <w:fldChar w:fldCharType="separate"/>
      </w:r>
      <w:r w:rsidR="00982150" w:rsidRPr="00982150">
        <w:rPr>
          <w:rFonts w:ascii="Calibri" w:hAnsi="Calibri" w:cs="Calibri"/>
        </w:rPr>
        <w:t>(van Daalen and Caswell 2017)</w:t>
      </w:r>
      <w:r w:rsidR="00982150">
        <w:fldChar w:fldCharType="end"/>
      </w:r>
      <w:r w:rsidR="00982150">
        <w:t xml:space="preserve"> </w:t>
      </w:r>
      <w:r w:rsidR="003957B5">
        <w:t>or the los</w:t>
      </w:r>
      <w:r w:rsidR="00FF4BBD">
        <w:t>s of variance through drift. In contrast, GEMs automatically include these forces and thus provide an opportunity to determine whether such ecological processes – generally expected in all natural populations – play a role in determining the pace and path of evolution.</w:t>
      </w:r>
    </w:p>
    <w:p w14:paraId="27A23575" w14:textId="643A8742" w:rsidR="00FF4BBD" w:rsidRDefault="00FF4BBD" w:rsidP="00FF4BBD">
      <w:r>
        <w:rPr>
          <w:i/>
        </w:rPr>
        <w:t>GEMs</w:t>
      </w:r>
      <w:proofErr w:type="gramStart"/>
      <w:r>
        <w:t>.—</w:t>
      </w:r>
      <w:proofErr w:type="gramEnd"/>
      <w:r w:rsidR="003D16C7">
        <w:t xml:space="preserve">GEMs simulate the dynamics of an ODE model by breaking down rates of change for the populations as a whole into discrete steps of births and deaths </w:t>
      </w:r>
      <w:r w:rsidR="003D16C7">
        <w:fldChar w:fldCharType="begin"/>
      </w:r>
      <w:r w:rsidR="003D16C7">
        <w:instrText xml:space="preserve"> ADDIN ZOTERO_ITEM CSL_CITATION {"citationID":"MRNbyPGq","properties":{"formattedCitation":"(DeLong and Gibert 2016; DeLong and Luhring 2018; DeLong and Belmaker 2019)","plainCitation":"(DeLong and Gibert 2016; DeLong and Luhring 2018; DeLong and Belmaker 2019)","noteIndex":0},"citationItems":[{"id":2631,"uris":["http://zotero.org/users/1264037/items/QD62TNZM"],"uri":["http://zotero.org/users/1264037/items/QD62TNZM"],"itemData":{"id":2631,"type":"article-journal","title":"Gillespie eco-evolutionary models (GEMs) reveal the role of heritable trait variation in eco-evolutionary dynamics","container-title":"Ecology and Evolution","page":"935-945","volume":"6","issue":"4","source":"Wiley Online Library","abstract":"Heritable trait variation is a central and necessary ingredient of evolution. Trait variation also directly affects ecological processes, generating a clear link between evolutionary and ecological dynamics. Despite the changes in variation that occur through selection, drift, mutation, and recombination, current eco-evolutionary models usually fail to track how variation changes through time. Moreover, eco-evolutionary models assume fitness functions for each trait and each ecological context, which often do not have empirical validation. We introduce a new type of model, Gillespie eco-evolutionary models (GEMs), that resolves these concerns by tracking distributions of traits through time as eco-evolutionary dynamics progress. This is done by allowing change to be driven by the direct fitness consequences of model parameters within the context of the underlying ecological model, without having to assume a particular fitness function. GEMs work by adding a trait distribution component to the standard Gillespie algorithm – an approach that models stochastic systems in nature that are typically approximated through ordinary differential equations. We illustrate GEMs with the Rosenzweig–MacArthur consumer–resource model. We show not only how heritable trait variation fuels trait evolution and influences eco-evolutionary dynamics, but also how the erosion of variation through time may hinder eco-evolutionary dynamics in the long run. GEMs can be developed for any parameter in any ordinary differential equation model and, furthermore, can enable modeling of multiple interacting traits at the same time. We expect GEMs will open the door to a new direction in eco-evolutionary and evolutionary modeling by removing long-standing modeling barriers, simplifying the link between traits, fitness, and dynamics, and expanding eco-evolutionary treatment of a greater diversity of ecological interactions. These factors make GEMs much more than a modeling advance, but an important conceptual advance that bridges ecology and evolution through the central concept of heritable trait variation.","DOI":"10.1002/ece3.1959","ISSN":"2045-7758","journalAbbreviation":"Ecol Evol","language":"en","author":[{"family":"DeLong","given":"John P."},{"family":"Gibert","given":"Jean P."}],"issued":{"date-parts":[["2016",2,1]]}}},{"id":6088,"uris":["http://zotero.org/users/1264037/items/CPMJ5H34"],"uri":["http://zotero.org/users/1264037/items/CPMJ5H34"],"itemData":{"id":6088,"type":"article-journal","title":"Size-dependent predation and correlated life history traits alter eco-evolutionary dynamics and selection for faster individual growth","container-title":"Population Ecology","page":"9-20","volume":"60","issue":"1-2","source":"link.springer.com","abstract":"Age at maturation is a key life history trait influencing individual fitness, population age structure, and ecological interactions. We investigated the evolution of age at maturity through changes in the von Bertalanffy growth constant for organisms with a simple juvenile-adult life history. We used Gillespie eco-evolutionary models to uncover the role of predation in driving the evolution of the growth constant when eco-evolutionary dynamics are present. We incorporated both size-independent and size-dependent predation into our models to generate differences in selection and dynamics in the system. Our results generally support the idea that faster ontogenetic growth is beneficial when populations are growing but that predation tends to have little effect on age at maturity unless there are trade-offs with other life history traits. In particular, if faster ontogenetic growth comes at the cost of fecundity, our results suggest that predation selects for intermediate levels of growth and fecundity. Eco-evolutionary dynamics influenced the nature of selection only when growth was linked to fecundity. We also found that predators that increasingly consume larger prey tend to have higher population sizes due to the greater energy intake from larger prey, but the growth rate-fecundity trade-off reversed this pattern. Overall, our results suggest an important role for interactions between size-dependent foraging and life-history trade-offs in generating varying selection on age at maturity through underlying growth traits.","DOI":"10.1007/s10144-018-0608-7","ISSN":"1438-3896, 1438-390X","journalAbbreviation":"Popul Ecol","language":"en","author":[{"family":"DeLong","given":"John P."},{"family":"Luhring","given":"Thomas M."}],"issued":{"date-parts":[["2018",4,1]]}}},{"id":7518,"uris":["http://zotero.org/users/1264037/items/XCPYDJP6"],"uri":["http://zotero.org/users/1264037/items/XCPYDJP6"],"itemData":{"id":7518,"type":"article-journal","title":"Ecological pleiotropy and indirect effects alter the potential for evolutionary rescue","container-title":"Evolutionary Applications","page":"636-654","volume":"12","issue":"3","source":"Wiley Online Library","abstract":"Invading predators can negatively affect naïve prey populations due to a lack of evolved defenses. Many species therefore may be at risk of extinction due to overexploitation by exotic predators. Yet the strong selective effect of predation might drive evolution of imperiled prey toward more resistant forms, potentially allowing the prey to persist. We evaluated the potential for evolutionary rescue in an imperiled prey using Gillespie eco-evolutionary models (GEMs). We focused on a system parameterized for protists where changes in prey body size may influence intrinsic rate of population growth, space clearance rate (initial slope of the functional response), and the energetic benefit to predators. Our results show that the likelihood of rescue depends on (a) whether multiple parameters connected to the same evolving trait (i.e., ecological pleiotropy) combine to magnify selection, (b) whether the evolving trait causes negative indirect effects on the predator population by altering the energy gain per prey, (c) whether heritable trait variation is sufficient to foster rapid evolution, and (d) whether prey abundances are stable enough to avoid very rapid extinction. We also show that when evolution fosters rescue by increasing the prey equilibrium abundance, invasive predator populations also can be rescued, potentially leading to additional negative effects on other species. Thus, ecological pleiotropy, indirect effects, and system dynamics may be important factors influencing the potential for evolutionary rescue for both imperiled prey and invading predators. These results suggest that bolstering trait variation may be key to fostering evolutionary rescue, but also that the myriad direct and indirect effects of trait change could either make rescue outcomes unpredictable or, if they occur, cause rescue to have side effects such as bolstering the populations of invasive species.","DOI":"10.1111/eva.12745","ISSN":"1752-4571","language":"en","author":[{"family":"DeLong","given":"John P."},{"family":"Belmaker","given":"Jonathan"}],"issued":{"date-parts":[["2019"]]}}}],"schema":"https://github.com/citation-style-language/schema/raw/master/csl-citation.json"} </w:instrText>
      </w:r>
      <w:r w:rsidR="003D16C7">
        <w:fldChar w:fldCharType="separate"/>
      </w:r>
      <w:r w:rsidR="003D16C7" w:rsidRPr="00741CAF">
        <w:rPr>
          <w:rFonts w:ascii="Calibri" w:hAnsi="Calibri" w:cs="Calibri"/>
        </w:rPr>
        <w:t>(DeLong and Gibert 2016; DeLong and Luhring 2018; DeLong and Belmaker 2019)</w:t>
      </w:r>
      <w:r w:rsidR="003D16C7">
        <w:fldChar w:fldCharType="end"/>
      </w:r>
      <w:r w:rsidR="003D16C7">
        <w:t xml:space="preserve">. GEMs building on the standard Gillespie algorithm that simulates ODE models without evolution </w:t>
      </w:r>
      <w:r>
        <w:fldChar w:fldCharType="begin"/>
      </w:r>
      <w:r>
        <w:instrText xml:space="preserve"> ADDIN ZOTERO_ITEM CSL_CITATION {"citationID":"5F1uLreH","properties":{"formattedCitation":"(Gillespie 1977; Yaari et al. 2012)","plainCitation":"(Gillespie 1977; Yaari et al. 2012)","noteIndex":0},"citationItems":[{"id":179,"uris":["http://zotero.org/users/1264037/items/QR2HAGVK"],"uri":["http://zotero.org/users/1264037/items/QR2HAGVK"],"itemData":{"id":179,"type":"article-journal","title":"Exact stochastic simulation of coupled chemical reactions","container-title":"The Journal of Physical Chemistry","page":"2340-2361","volume":"81","issue":"25","source":"ACS Publications","DOI":"10.1021/j100540a008","ISSN":"0022-3654","journalAbbreviation":"J. Phys. Chem.","author":[{"family":"Gillespie","given":"Daniel T."}],"issued":{"date-parts":[["1977",12,1]]}}},{"id":2659,"uris":["http://zotero.org/users/1264037/items/CUXSKHUM"],"uri":["http://zotero.org/users/1264037/items/CUXSKHUM"],"itemData":{"id":2659,"type":"article-journal","title":"Consistent scaling of persistence time in metapopulations","container-title":"Ecology","page":"1214-1227","volume":"93","issue":"5","source":"0-www.esajournals.org.library.unl.edu (Atypon)","abstract":"Recent theory and experimental work in metapopulations and metacommunities demonstrates that long-term persistence is maximized when the rate at which individuals disperse among patches within the system is intermediate; if too low, local extinctions are more frequent than recolonizations, increasing the chance of regional-scale extinctions, and if too high, dynamics exhibit region-wide synchrony, and local extinctions occur in near unison across the region. Although common, little is known about how the size and topology of the metapopulation (metacommunity) affect this bell-shaped relationship between dispersal rate and regional persistence time. Using a suite of mathematical models, we examined the effects of dispersal, patch number, and topology on the regional persistence time when local populations are subject to demographic stochasticity. We found that the form of the relationship between regional persistence time and the number of patches is consistent across all models studied; however, the form of the relationship is distinctly different among low, intermediate, and high dispersal rates. Under low and intermediate dispersal rates, regional persistence times increase logarithmically and exponentially (respectively) with increasing numbers of patches, whereas under high dispersal, the form of the relationship depends on local dynamics. Furthermore, we demonstrate that the forms of these relationships, which give rise to the bell-shaped relationship between dispersal rate and persistence time, are a product of recolonization and the region-wide synchronization (or lack thereof) of population dynamics. Identifying such metapopulation attributes that impact extinction risk is of utmost importance for managing and conserving the earth's evermore fragmented populations.","DOI":"10.1890/11-1077.1","ISSN":"0012-9658","journalAbbreviation":"Ecology","author":[{"family":"Yaari","given":"Gur"},{"family":"Ben-Zion","given":"Yossi"},{"family":"Shnerb","given":"Nadav M."},{"family":"Vasseur","given":"David A."}],"issued":{"date-parts":[["2012"]]}}}],"schema":"https://github.com/citation-style-language/schema/raw/master/csl-citation.json"} </w:instrText>
      </w:r>
      <w:r>
        <w:fldChar w:fldCharType="separate"/>
      </w:r>
      <w:r w:rsidRPr="00FF4BBD">
        <w:rPr>
          <w:rFonts w:ascii="Calibri" w:hAnsi="Calibri" w:cs="Calibri"/>
        </w:rPr>
        <w:t>(Gillespie 1977; Yaari et al. 2012)</w:t>
      </w:r>
      <w:r>
        <w:fldChar w:fldCharType="end"/>
      </w:r>
      <w:r>
        <w:t xml:space="preserve"> </w:t>
      </w:r>
      <w:r w:rsidR="003D16C7">
        <w:t xml:space="preserve">by setting up distributions of traits and allowing the traits to influence the fitness outcomes of individuals within the distribution. They also are stochastic in the progression of events, leading to dynamics that are influenced by individual demographic </w:t>
      </w:r>
      <w:proofErr w:type="spellStart"/>
      <w:r w:rsidR="003D16C7">
        <w:t>stochasticity</w:t>
      </w:r>
      <w:proofErr w:type="spellEnd"/>
      <w:r w:rsidR="003D16C7">
        <w:t xml:space="preserve">, genetic drift, and extinction events. </w:t>
      </w:r>
      <w:r w:rsidR="00982150">
        <w:t>Here</w:t>
      </w:r>
      <w:r w:rsidR="003D16C7">
        <w:t xml:space="preserve"> we implement the model by seeding a population with a distribution of </w:t>
      </w:r>
      <w:proofErr w:type="spellStart"/>
      <w:r w:rsidRPr="00DC08E8">
        <w:rPr>
          <w:rFonts w:eastAsiaTheme="minorEastAsia"/>
          <w:i/>
        </w:rPr>
        <w:t>b</w:t>
      </w:r>
      <w:r w:rsidRPr="00DC08E8">
        <w:rPr>
          <w:rFonts w:eastAsiaTheme="minorEastAsia"/>
          <w:vertAlign w:val="subscript"/>
        </w:rPr>
        <w:t>max</w:t>
      </w:r>
      <w:proofErr w:type="spellEnd"/>
      <w:r>
        <w:t xml:space="preserve"> </w:t>
      </w:r>
      <w:r w:rsidR="003D16C7">
        <w:t>traits and simulating the dynamics with all other aspects identical to the QG and ESS approaches. One key difference between QG</w:t>
      </w:r>
      <w:r w:rsidR="00B71127">
        <w:t>/AD</w:t>
      </w:r>
      <w:r w:rsidR="003D16C7">
        <w:t xml:space="preserve"> and GEM approaches is that in QG</w:t>
      </w:r>
      <w:r w:rsidR="00B71127">
        <w:t>/AD approaches</w:t>
      </w:r>
      <w:r w:rsidR="003D16C7">
        <w:t>, the trait variance provided to the population is a constant, while the trait variance provided to the population in</w:t>
      </w:r>
      <w:r w:rsidR="00B10DD1">
        <w:t xml:space="preserve"> a GEM begins at a particular </w:t>
      </w:r>
      <w:r w:rsidR="00485867">
        <w:t xml:space="preserve">level </w:t>
      </w:r>
      <w:r w:rsidR="003D16C7">
        <w:t xml:space="preserve">but is subject to erosion </w:t>
      </w:r>
      <w:r w:rsidR="00485867">
        <w:t xml:space="preserve">or expansion </w:t>
      </w:r>
      <w:r w:rsidR="003D16C7">
        <w:t xml:space="preserve">through drift and selection. </w:t>
      </w:r>
    </w:p>
    <w:p w14:paraId="3463D64E" w14:textId="021D588A" w:rsidR="00AC55D3" w:rsidRDefault="00AC55D3" w:rsidP="00AC55D3">
      <w:pPr>
        <w:ind w:firstLine="360"/>
      </w:pPr>
      <w:r>
        <w:t xml:space="preserve">We first examined the role of individual variation in </w:t>
      </w:r>
      <w:proofErr w:type="spellStart"/>
      <w:r w:rsidRPr="00DC08E8">
        <w:rPr>
          <w:rFonts w:eastAsiaTheme="minorEastAsia"/>
          <w:i/>
        </w:rPr>
        <w:t>b</w:t>
      </w:r>
      <w:r w:rsidRPr="00DC08E8">
        <w:rPr>
          <w:rFonts w:eastAsiaTheme="minorEastAsia"/>
          <w:vertAlign w:val="subscript"/>
        </w:rPr>
        <w:t>max</w:t>
      </w:r>
      <w:proofErr w:type="spellEnd"/>
      <w:r>
        <w:t xml:space="preserve"> on the ecological dynamics of this model when no evolution was possible. To do this, we set heritability (</w:t>
      </w:r>
      <w:r w:rsidRPr="00AC55D3">
        <w:rPr>
          <w:i/>
        </w:rPr>
        <w:t>h</w:t>
      </w:r>
      <w:r w:rsidRPr="00AC55D3">
        <w:rPr>
          <w:vertAlign w:val="superscript"/>
        </w:rPr>
        <w:t>2</w:t>
      </w:r>
      <w:r>
        <w:t xml:space="preserve">) at 0 and introduce variation in </w:t>
      </w:r>
      <w:proofErr w:type="spellStart"/>
      <w:r w:rsidR="005C189F" w:rsidRPr="00DC08E8">
        <w:rPr>
          <w:rFonts w:eastAsiaTheme="minorEastAsia"/>
          <w:i/>
        </w:rPr>
        <w:t>b</w:t>
      </w:r>
      <w:r w:rsidR="005C189F" w:rsidRPr="00DC08E8">
        <w:rPr>
          <w:rFonts w:eastAsiaTheme="minorEastAsia"/>
          <w:vertAlign w:val="subscript"/>
        </w:rPr>
        <w:t>max</w:t>
      </w:r>
      <w:proofErr w:type="spellEnd"/>
      <w:r w:rsidR="005C189F">
        <w:t xml:space="preserve"> </w:t>
      </w:r>
      <w:r>
        <w:t xml:space="preserve">in the population with a CV = 0.3. </w:t>
      </w:r>
      <w:r w:rsidR="005C189F">
        <w:t xml:space="preserve">Because in out model, the </w:t>
      </w:r>
      <w:proofErr w:type="spellStart"/>
      <w:r w:rsidR="005C189F" w:rsidRPr="00DC08E8">
        <w:rPr>
          <w:rFonts w:eastAsiaTheme="minorEastAsia"/>
          <w:i/>
        </w:rPr>
        <w:t>d</w:t>
      </w:r>
      <w:r w:rsidR="005C189F" w:rsidRPr="00DC08E8">
        <w:rPr>
          <w:rFonts w:eastAsiaTheme="minorEastAsia"/>
          <w:vertAlign w:val="subscript"/>
        </w:rPr>
        <w:t>min</w:t>
      </w:r>
      <w:proofErr w:type="spellEnd"/>
      <w:r w:rsidR="005C189F">
        <w:rPr>
          <w:rFonts w:eastAsiaTheme="minorEastAsia"/>
        </w:rPr>
        <w:t xml:space="preserve"> </w:t>
      </w:r>
      <w:r w:rsidR="005C189F">
        <w:t xml:space="preserve">is locked to </w:t>
      </w:r>
      <w:proofErr w:type="spellStart"/>
      <w:r w:rsidR="005C189F" w:rsidRPr="00DC08E8">
        <w:rPr>
          <w:rFonts w:eastAsiaTheme="minorEastAsia"/>
          <w:i/>
        </w:rPr>
        <w:t>b</w:t>
      </w:r>
      <w:r w:rsidR="005C189F" w:rsidRPr="00DC08E8">
        <w:rPr>
          <w:rFonts w:eastAsiaTheme="minorEastAsia"/>
          <w:vertAlign w:val="subscript"/>
        </w:rPr>
        <w:t>max</w:t>
      </w:r>
      <w:proofErr w:type="spellEnd"/>
      <w:r w:rsidR="005C189F">
        <w:t xml:space="preserve">, we examined whether variation in </w:t>
      </w:r>
      <w:proofErr w:type="spellStart"/>
      <w:r w:rsidR="005C189F" w:rsidRPr="00DC08E8">
        <w:rPr>
          <w:rFonts w:eastAsiaTheme="minorEastAsia"/>
          <w:i/>
        </w:rPr>
        <w:t>b</w:t>
      </w:r>
      <w:r w:rsidR="005C189F" w:rsidRPr="00DC08E8">
        <w:rPr>
          <w:rFonts w:eastAsiaTheme="minorEastAsia"/>
          <w:vertAlign w:val="subscript"/>
        </w:rPr>
        <w:t>max</w:t>
      </w:r>
      <w:proofErr w:type="spellEnd"/>
      <w:r w:rsidR="005C189F">
        <w:t xml:space="preserve"> alone, </w:t>
      </w:r>
      <w:proofErr w:type="spellStart"/>
      <w:r w:rsidR="005C189F" w:rsidRPr="00DC08E8">
        <w:rPr>
          <w:rFonts w:eastAsiaTheme="minorEastAsia"/>
          <w:i/>
        </w:rPr>
        <w:t>d</w:t>
      </w:r>
      <w:r w:rsidR="005C189F" w:rsidRPr="00DC08E8">
        <w:rPr>
          <w:rFonts w:eastAsiaTheme="minorEastAsia"/>
          <w:vertAlign w:val="subscript"/>
        </w:rPr>
        <w:t>min</w:t>
      </w:r>
      <w:proofErr w:type="spellEnd"/>
      <w:r w:rsidR="005C189F">
        <w:rPr>
          <w:rFonts w:eastAsiaTheme="minorEastAsia"/>
        </w:rPr>
        <w:t xml:space="preserve"> </w:t>
      </w:r>
      <w:r w:rsidR="005C189F">
        <w:t>alone, or combined, influence the dynamics. This examination also confirmed whether in the absence of variance and heritability that the GEM dynamics reduced to a standard Gillespie simulation of the model dynamics.</w:t>
      </w:r>
    </w:p>
    <w:p w14:paraId="14E987FF" w14:textId="779F70C6" w:rsidR="00F02E53" w:rsidRDefault="00F02E53" w:rsidP="00F02E53">
      <w:pPr>
        <w:ind w:firstLine="360"/>
        <w:rPr>
          <w:rFonts w:eastAsiaTheme="minorEastAsia"/>
        </w:rPr>
      </w:pPr>
      <w:r>
        <w:t>W</w:t>
      </w:r>
      <w:r w:rsidR="003D16C7">
        <w:t xml:space="preserve">e </w:t>
      </w:r>
      <w:r w:rsidR="00044FD6">
        <w:t xml:space="preserve">then </w:t>
      </w:r>
      <w:r>
        <w:t>evaluate</w:t>
      </w:r>
      <w:r w:rsidR="00044FD6">
        <w:t>d</w:t>
      </w:r>
      <w:r>
        <w:t xml:space="preserve"> differences between the GEM, QG, and </w:t>
      </w:r>
      <w:r w:rsidR="00485867">
        <w:t>adaptive dynamics</w:t>
      </w:r>
      <w:r>
        <w:t xml:space="preserve"> </w:t>
      </w:r>
      <w:r w:rsidR="00044FD6">
        <w:t>simulations</w:t>
      </w:r>
      <w:r>
        <w:t xml:space="preserve"> using </w:t>
      </w:r>
      <w:r w:rsidR="00B10DD1">
        <w:t>three</w:t>
      </w:r>
      <w:r>
        <w:t xml:space="preserve"> sets of </w:t>
      </w:r>
      <w:r w:rsidR="003D16C7">
        <w:t>comparisons</w:t>
      </w:r>
      <w:r>
        <w:t xml:space="preserve">. In the first set, we </w:t>
      </w:r>
      <w:r w:rsidR="003D16C7">
        <w:t xml:space="preserve">compare outcomes across different values of </w:t>
      </w:r>
      <w:proofErr w:type="spellStart"/>
      <w:proofErr w:type="gramStart"/>
      <w:r w:rsidR="003D16C7" w:rsidRPr="00DC08E8">
        <w:rPr>
          <w:rFonts w:eastAsiaTheme="minorEastAsia"/>
          <w:i/>
        </w:rPr>
        <w:t>b</w:t>
      </w:r>
      <w:r>
        <w:rPr>
          <w:rFonts w:eastAsiaTheme="minorEastAsia"/>
          <w:vertAlign w:val="subscript"/>
        </w:rPr>
        <w:t>s</w:t>
      </w:r>
      <w:proofErr w:type="spellEnd"/>
      <w:proofErr w:type="gramEnd"/>
      <w:r w:rsidR="003D16C7">
        <w:rPr>
          <w:rFonts w:eastAsiaTheme="minorEastAsia"/>
        </w:rPr>
        <w:t xml:space="preserve"> and </w:t>
      </w:r>
      <w:r w:rsidR="003D16C7" w:rsidRPr="00DC08E8">
        <w:rPr>
          <w:rFonts w:eastAsiaTheme="minorEastAsia"/>
          <w:i/>
        </w:rPr>
        <w:t>d</w:t>
      </w:r>
      <w:r>
        <w:rPr>
          <w:rFonts w:eastAsiaTheme="minorEastAsia"/>
          <w:vertAlign w:val="subscript"/>
        </w:rPr>
        <w:t>s</w:t>
      </w:r>
      <w:r>
        <w:rPr>
          <w:rFonts w:eastAsiaTheme="minorEastAsia"/>
        </w:rPr>
        <w:t>, which are the parameters that set the strength of density dependence on birth rates and death rates, respectively</w:t>
      </w:r>
      <w:r w:rsidR="00044FD6">
        <w:rPr>
          <w:rFonts w:eastAsiaTheme="minorEastAsia"/>
        </w:rPr>
        <w:t xml:space="preserve"> (Equation 1)</w:t>
      </w:r>
      <w:r>
        <w:rPr>
          <w:rFonts w:eastAsiaTheme="minorEastAsia"/>
        </w:rPr>
        <w:t>.</w:t>
      </w:r>
      <w:r w:rsidR="003D16C7">
        <w:rPr>
          <w:rFonts w:eastAsiaTheme="minorEastAsia"/>
        </w:rPr>
        <w:t xml:space="preserve"> Varying these two parameters </w:t>
      </w:r>
      <w:r>
        <w:rPr>
          <w:rFonts w:eastAsiaTheme="minorEastAsia"/>
        </w:rPr>
        <w:t xml:space="preserve">effectively </w:t>
      </w:r>
      <w:r w:rsidR="003D16C7">
        <w:rPr>
          <w:rFonts w:eastAsiaTheme="minorEastAsia"/>
        </w:rPr>
        <w:t xml:space="preserve">changes the carrying capacity </w:t>
      </w:r>
      <w:r>
        <w:rPr>
          <w:rFonts w:eastAsiaTheme="minorEastAsia"/>
        </w:rPr>
        <w:t xml:space="preserve">of the system </w:t>
      </w:r>
      <w:r w:rsidR="003D16C7">
        <w:rPr>
          <w:rFonts w:eastAsiaTheme="minorEastAsia"/>
        </w:rPr>
        <w:t xml:space="preserve">such that </w:t>
      </w:r>
      <w:r>
        <w:rPr>
          <w:rFonts w:eastAsiaTheme="minorEastAsia"/>
        </w:rPr>
        <w:t xml:space="preserve">starting at any given population size means starting at a different distance from equilibrium. </w:t>
      </w:r>
      <w:r w:rsidR="00B71127">
        <w:rPr>
          <w:rFonts w:eastAsiaTheme="minorEastAsia"/>
        </w:rPr>
        <w:t>These parameters also influence the effect of population abundance on the TEAs</w:t>
      </w:r>
      <w:r w:rsidR="00044FD6">
        <w:rPr>
          <w:rFonts w:eastAsiaTheme="minorEastAsia"/>
        </w:rPr>
        <w:t xml:space="preserve"> (Equation 5)</w:t>
      </w:r>
      <w:r w:rsidR="00B71127">
        <w:rPr>
          <w:rFonts w:eastAsiaTheme="minorEastAsia"/>
        </w:rPr>
        <w:t xml:space="preserve">, altering the location of the attractors across scenarios. </w:t>
      </w:r>
      <w:r>
        <w:rPr>
          <w:rFonts w:eastAsiaTheme="minorEastAsia"/>
        </w:rPr>
        <w:t xml:space="preserve">We expected that these simulations would vary in the amount of stochastic loss of </w:t>
      </w:r>
      <w:r w:rsidR="00B71127">
        <w:rPr>
          <w:rFonts w:eastAsiaTheme="minorEastAsia"/>
        </w:rPr>
        <w:t xml:space="preserve">trait </w:t>
      </w:r>
      <w:r>
        <w:rPr>
          <w:rFonts w:eastAsiaTheme="minorEastAsia"/>
        </w:rPr>
        <w:t>variation because of the different rates populations would grow at the</w:t>
      </w:r>
      <w:r w:rsidR="00B71127">
        <w:rPr>
          <w:rFonts w:eastAsiaTheme="minorEastAsia"/>
        </w:rPr>
        <w:t xml:space="preserve"> start of the simulation. We initiate</w:t>
      </w:r>
      <w:r w:rsidR="00044FD6">
        <w:rPr>
          <w:rFonts w:eastAsiaTheme="minorEastAsia"/>
        </w:rPr>
        <w:t>d</w:t>
      </w:r>
      <w:r w:rsidR="00B71127">
        <w:rPr>
          <w:rFonts w:eastAsiaTheme="minorEastAsia"/>
        </w:rPr>
        <w:t xml:space="preserve"> these populations at a population abundance of five and allow</w:t>
      </w:r>
      <w:r w:rsidR="00044FD6">
        <w:rPr>
          <w:rFonts w:eastAsiaTheme="minorEastAsia"/>
        </w:rPr>
        <w:t>ed</w:t>
      </w:r>
      <w:r w:rsidR="00EF078E">
        <w:rPr>
          <w:rFonts w:eastAsiaTheme="minorEastAsia"/>
        </w:rPr>
        <w:t xml:space="preserve"> them to grow.</w:t>
      </w:r>
    </w:p>
    <w:p w14:paraId="5E1307D8" w14:textId="1CD83508" w:rsidR="00F02E53" w:rsidRDefault="00F02E53" w:rsidP="00F02E53">
      <w:pPr>
        <w:ind w:firstLine="360"/>
        <w:rPr>
          <w:rFonts w:eastAsiaTheme="minorEastAsia"/>
        </w:rPr>
      </w:pPr>
      <w:r>
        <w:rPr>
          <w:rFonts w:eastAsiaTheme="minorEastAsia"/>
        </w:rPr>
        <w:lastRenderedPageBreak/>
        <w:t>In the second set of comparisons, we use</w:t>
      </w:r>
      <w:r w:rsidR="00044FD6">
        <w:rPr>
          <w:rFonts w:eastAsiaTheme="minorEastAsia"/>
        </w:rPr>
        <w:t>d</w:t>
      </w:r>
      <w:r>
        <w:rPr>
          <w:rFonts w:eastAsiaTheme="minorEastAsia"/>
        </w:rPr>
        <w:t xml:space="preserve"> the same variation in density dependence but add</w:t>
      </w:r>
      <w:r w:rsidR="00044FD6">
        <w:rPr>
          <w:rFonts w:eastAsiaTheme="minorEastAsia"/>
        </w:rPr>
        <w:t>ed</w:t>
      </w:r>
      <w:r>
        <w:rPr>
          <w:rFonts w:eastAsiaTheme="minorEastAsia"/>
        </w:rPr>
        <w:t xml:space="preserve"> a culling term to maintain the population at the initial starting values</w:t>
      </w:r>
      <w:r w:rsidR="00B71127">
        <w:rPr>
          <w:rFonts w:eastAsiaTheme="minorEastAsia"/>
        </w:rPr>
        <w:t xml:space="preserve"> of five</w:t>
      </w:r>
      <w:r>
        <w:rPr>
          <w:rFonts w:eastAsiaTheme="minorEastAsia"/>
        </w:rPr>
        <w:t xml:space="preserve">. </w:t>
      </w:r>
      <w:r w:rsidR="00B71127">
        <w:rPr>
          <w:rFonts w:eastAsiaTheme="minorEastAsia"/>
        </w:rPr>
        <w:t>At each time step within the GEM algorithm, w</w:t>
      </w:r>
      <w:r>
        <w:rPr>
          <w:rFonts w:eastAsiaTheme="minorEastAsia"/>
        </w:rPr>
        <w:t>e remove</w:t>
      </w:r>
      <w:r w:rsidR="00B71127">
        <w:rPr>
          <w:rFonts w:eastAsiaTheme="minorEastAsia"/>
        </w:rPr>
        <w:t>d</w:t>
      </w:r>
      <w:r>
        <w:rPr>
          <w:rFonts w:eastAsiaTheme="minorEastAsia"/>
        </w:rPr>
        <w:t xml:space="preserve"> at random excess individuals over the culling size, keeping the population in a transient phase</w:t>
      </w:r>
      <w:r w:rsidR="00B71127">
        <w:rPr>
          <w:rFonts w:eastAsiaTheme="minorEastAsia"/>
        </w:rPr>
        <w:t xml:space="preserve"> without biasing the trait distributions</w:t>
      </w:r>
      <w:r>
        <w:rPr>
          <w:rFonts w:eastAsiaTheme="minorEastAsia"/>
        </w:rPr>
        <w:t xml:space="preserve">. </w:t>
      </w:r>
      <w:r w:rsidR="005E3997">
        <w:rPr>
          <w:rFonts w:eastAsiaTheme="minorEastAsia"/>
        </w:rPr>
        <w:t>These simulations allow</w:t>
      </w:r>
      <w:r w:rsidR="00044FD6">
        <w:rPr>
          <w:rFonts w:eastAsiaTheme="minorEastAsia"/>
        </w:rPr>
        <w:t>ed</w:t>
      </w:r>
      <w:r w:rsidR="005E3997">
        <w:rPr>
          <w:rFonts w:eastAsiaTheme="minorEastAsia"/>
        </w:rPr>
        <w:t xml:space="preserve"> us to test the prediction that the populations would evolve toward TEAs that occur for </w:t>
      </w:r>
      <w:r w:rsidR="00B71127">
        <w:rPr>
          <w:rFonts w:eastAsiaTheme="minorEastAsia"/>
        </w:rPr>
        <w:t>a</w:t>
      </w:r>
      <w:r w:rsidR="005E3997">
        <w:rPr>
          <w:rFonts w:eastAsiaTheme="minorEastAsia"/>
        </w:rPr>
        <w:t xml:space="preserve"> specific population size. Because the density dependence terms influence the TEA (Equation 5), we predicted that the traits would evolve toward a different transient optimum in each scenario.</w:t>
      </w:r>
    </w:p>
    <w:p w14:paraId="1B20CAE1" w14:textId="605CFFBA" w:rsidR="005E3997" w:rsidRDefault="00B10DD1" w:rsidP="00F02E53">
      <w:pPr>
        <w:ind w:firstLine="360"/>
      </w:pPr>
      <w:r>
        <w:rPr>
          <w:rFonts w:eastAsiaTheme="minorEastAsia"/>
        </w:rPr>
        <w:t>Finally</w:t>
      </w:r>
      <w:r w:rsidR="005E3997">
        <w:rPr>
          <w:rFonts w:eastAsiaTheme="minorEastAsia"/>
        </w:rPr>
        <w:t>, we ask</w:t>
      </w:r>
      <w:r w:rsidR="00044FD6">
        <w:rPr>
          <w:rFonts w:eastAsiaTheme="minorEastAsia"/>
        </w:rPr>
        <w:t>ed</w:t>
      </w:r>
      <w:r w:rsidR="005E3997">
        <w:rPr>
          <w:rFonts w:eastAsiaTheme="minorEastAsia"/>
        </w:rPr>
        <w:t xml:space="preserve"> whether harvesting of a population that has already achieved an ESS </w:t>
      </w:r>
      <w:r w:rsidR="00AC55D3">
        <w:rPr>
          <w:rFonts w:eastAsiaTheme="minorEastAsia"/>
        </w:rPr>
        <w:t xml:space="preserve">trait and ecological equilibrium </w:t>
      </w:r>
      <w:r w:rsidR="005E3997">
        <w:rPr>
          <w:rFonts w:eastAsiaTheme="minorEastAsia"/>
        </w:rPr>
        <w:t>would shift it toward a state in which it would evolve toward a TEA as long as the press perturbation persisted</w:t>
      </w:r>
      <w:r>
        <w:rPr>
          <w:rFonts w:eastAsiaTheme="minorEastAsia"/>
        </w:rPr>
        <w:t>. We do this across three levels of culling and predicted that populations in each scenario would move to the TEA for that population size. We also predicted that stochastic loss of genetic variation could slow approach toward the TEA.</w:t>
      </w:r>
    </w:p>
    <w:p w14:paraId="5413D24F" w14:textId="5A65D2D1" w:rsidR="003D16C7" w:rsidRDefault="005E3997" w:rsidP="003D16C7">
      <w:pPr>
        <w:ind w:firstLine="360"/>
        <w:rPr>
          <w:rFonts w:eastAsiaTheme="minorEastAsia"/>
        </w:rPr>
      </w:pPr>
      <w:r>
        <w:rPr>
          <w:rFonts w:eastAsiaTheme="minorEastAsia"/>
        </w:rPr>
        <w:t>W</w:t>
      </w:r>
      <w:r w:rsidR="003D16C7">
        <w:rPr>
          <w:rFonts w:eastAsiaTheme="minorEastAsia"/>
        </w:rPr>
        <w:t>e extract</w:t>
      </w:r>
      <w:r>
        <w:rPr>
          <w:rFonts w:eastAsiaTheme="minorEastAsia"/>
        </w:rPr>
        <w:t>ed</w:t>
      </w:r>
      <w:r w:rsidR="003D16C7">
        <w:rPr>
          <w:rFonts w:eastAsiaTheme="minorEastAsia"/>
        </w:rPr>
        <w:t xml:space="preserve"> </w:t>
      </w:r>
      <w:r>
        <w:rPr>
          <w:rFonts w:eastAsiaTheme="minorEastAsia"/>
        </w:rPr>
        <w:t xml:space="preserve">information </w:t>
      </w:r>
      <w:r w:rsidR="003D16C7">
        <w:rPr>
          <w:rFonts w:eastAsiaTheme="minorEastAsia"/>
        </w:rPr>
        <w:t>from the GEM</w:t>
      </w:r>
      <w:r w:rsidR="00B10DD1">
        <w:rPr>
          <w:rFonts w:eastAsiaTheme="minorEastAsia"/>
        </w:rPr>
        <w:t xml:space="preserve"> </w:t>
      </w:r>
      <w:r w:rsidR="003D16C7">
        <w:rPr>
          <w:rFonts w:eastAsiaTheme="minorEastAsia"/>
        </w:rPr>
        <w:t>s</w:t>
      </w:r>
      <w:r w:rsidR="00B10DD1">
        <w:rPr>
          <w:rFonts w:eastAsiaTheme="minorEastAsia"/>
        </w:rPr>
        <w:t>imulations after they ran</w:t>
      </w:r>
      <w:r w:rsidR="003D16C7">
        <w:rPr>
          <w:rFonts w:eastAsiaTheme="minorEastAsia"/>
        </w:rPr>
        <w:t xml:space="preserve"> </w:t>
      </w:r>
      <w:r>
        <w:rPr>
          <w:rFonts w:eastAsiaTheme="minorEastAsia"/>
        </w:rPr>
        <w:t xml:space="preserve">to evaluate the pattern of fitness across simulations. By logging the number of reproduction events for each individual while it </w:t>
      </w:r>
      <w:r w:rsidR="00044FD6">
        <w:rPr>
          <w:rFonts w:eastAsiaTheme="minorEastAsia"/>
        </w:rPr>
        <w:t>was</w:t>
      </w:r>
      <w:r>
        <w:rPr>
          <w:rFonts w:eastAsiaTheme="minorEastAsia"/>
        </w:rPr>
        <w:t xml:space="preserve"> still alive, we show </w:t>
      </w:r>
      <w:r w:rsidR="003D16C7">
        <w:rPr>
          <w:rFonts w:eastAsiaTheme="minorEastAsia"/>
        </w:rPr>
        <w:t xml:space="preserve">the relationship between the trait </w:t>
      </w:r>
      <w:proofErr w:type="spellStart"/>
      <w:r w:rsidR="003D16C7" w:rsidRPr="00DC08E8">
        <w:rPr>
          <w:rFonts w:eastAsiaTheme="minorEastAsia"/>
          <w:i/>
        </w:rPr>
        <w:t>b</w:t>
      </w:r>
      <w:r w:rsidR="003D16C7" w:rsidRPr="00DC08E8">
        <w:rPr>
          <w:rFonts w:eastAsiaTheme="minorEastAsia"/>
          <w:vertAlign w:val="subscript"/>
        </w:rPr>
        <w:t>max</w:t>
      </w:r>
      <w:proofErr w:type="spellEnd"/>
      <w:r w:rsidR="003D16C7">
        <w:rPr>
          <w:rFonts w:eastAsiaTheme="minorEastAsia"/>
        </w:rPr>
        <w:t xml:space="preserve"> and lifetime reproductive success</w:t>
      </w:r>
      <w:r w:rsidR="00044FD6">
        <w:rPr>
          <w:rFonts w:eastAsiaTheme="minorEastAsia"/>
        </w:rPr>
        <w:t>, akin to Figure 1B, for the initial population (born before time step 1) and the population toward the end of the simulation (born after time step 50)</w:t>
      </w:r>
      <w:r w:rsidR="003D16C7">
        <w:rPr>
          <w:rFonts w:eastAsiaTheme="minorEastAsia"/>
        </w:rPr>
        <w:t xml:space="preserve">. </w:t>
      </w:r>
      <w:r w:rsidR="00044FD6">
        <w:rPr>
          <w:rFonts w:eastAsiaTheme="minorEastAsia"/>
        </w:rPr>
        <w:t xml:space="preserve">We only used individuals that completed their lives by the end of the simulation. </w:t>
      </w:r>
      <w:r w:rsidR="003D16C7">
        <w:rPr>
          <w:rFonts w:eastAsiaTheme="minorEastAsia"/>
        </w:rPr>
        <w:t>We then determine</w:t>
      </w:r>
      <w:r w:rsidR="00044FD6">
        <w:rPr>
          <w:rFonts w:eastAsiaTheme="minorEastAsia"/>
        </w:rPr>
        <w:t>d</w:t>
      </w:r>
      <w:r w:rsidR="003D16C7">
        <w:rPr>
          <w:rFonts w:eastAsiaTheme="minorEastAsia"/>
        </w:rPr>
        <w:t xml:space="preserve"> whether the optimal trait as determined by </w:t>
      </w:r>
      <w:r w:rsidR="00106389">
        <w:rPr>
          <w:rFonts w:eastAsiaTheme="minorEastAsia"/>
        </w:rPr>
        <w:t>adaptive dynamics</w:t>
      </w:r>
      <w:r w:rsidR="003D16C7">
        <w:rPr>
          <w:rFonts w:eastAsiaTheme="minorEastAsia"/>
        </w:rPr>
        <w:t xml:space="preserve"> and the endpoint of both QG and GEM outcomes lines </w:t>
      </w:r>
      <w:r w:rsidR="00044FD6">
        <w:rPr>
          <w:rFonts w:eastAsiaTheme="minorEastAsia"/>
        </w:rPr>
        <w:t>up with the trait that maximized</w:t>
      </w:r>
      <w:r w:rsidR="003D16C7">
        <w:rPr>
          <w:rFonts w:eastAsiaTheme="minorEastAsia"/>
        </w:rPr>
        <w:t xml:space="preserve"> fitness. </w:t>
      </w:r>
    </w:p>
    <w:p w14:paraId="1777FFDC" w14:textId="67081645" w:rsidR="00E55FCB" w:rsidRDefault="00E55FCB" w:rsidP="003D16C7">
      <w:pPr>
        <w:ind w:firstLine="360"/>
      </w:pPr>
      <w:r>
        <w:rPr>
          <w:rFonts w:eastAsiaTheme="minorEastAsia"/>
        </w:rPr>
        <w:t>In all simulations</w:t>
      </w:r>
      <w:r w:rsidR="00B10DD1">
        <w:rPr>
          <w:rFonts w:eastAsiaTheme="minorEastAsia"/>
        </w:rPr>
        <w:t xml:space="preserve"> except with an ESS starting point</w:t>
      </w:r>
      <w:r>
        <w:rPr>
          <w:rFonts w:eastAsiaTheme="minorEastAsia"/>
        </w:rPr>
        <w:t>, we start</w:t>
      </w:r>
      <w:r w:rsidR="00B10DD1">
        <w:rPr>
          <w:rFonts w:eastAsiaTheme="minorEastAsia"/>
        </w:rPr>
        <w:t>ed</w:t>
      </w:r>
      <w:r>
        <w:rPr>
          <w:rFonts w:eastAsiaTheme="minorEastAsia"/>
        </w:rPr>
        <w:t xml:space="preserve"> the populations with </w:t>
      </w:r>
      <w:proofErr w:type="spellStart"/>
      <w:r w:rsidRPr="00DC08E8">
        <w:rPr>
          <w:rFonts w:eastAsiaTheme="minorEastAsia"/>
          <w:i/>
        </w:rPr>
        <w:t>b</w:t>
      </w:r>
      <w:r w:rsidRPr="00DC08E8">
        <w:rPr>
          <w:rFonts w:eastAsiaTheme="minorEastAsia"/>
          <w:vertAlign w:val="subscript"/>
        </w:rPr>
        <w:t>max</w:t>
      </w:r>
      <w:proofErr w:type="spellEnd"/>
      <w:r>
        <w:t xml:space="preserve"> </w:t>
      </w:r>
      <w:r>
        <w:rPr>
          <w:rFonts w:eastAsiaTheme="minorEastAsia"/>
        </w:rPr>
        <w:t xml:space="preserve">= 1.8, </w:t>
      </w:r>
      <w:proofErr w:type="spellStart"/>
      <w:r w:rsidRPr="00DC08E8">
        <w:rPr>
          <w:rFonts w:eastAsiaTheme="minorEastAsia"/>
          <w:i/>
        </w:rPr>
        <w:t>d</w:t>
      </w:r>
      <w:r w:rsidRPr="00DC08E8">
        <w:rPr>
          <w:rFonts w:eastAsiaTheme="minorEastAsia"/>
          <w:vertAlign w:val="subscript"/>
        </w:rPr>
        <w:t>min</w:t>
      </w:r>
      <w:proofErr w:type="spellEnd"/>
      <w:r>
        <w:rPr>
          <w:rFonts w:eastAsiaTheme="minorEastAsia"/>
        </w:rPr>
        <w:t xml:space="preserve"> = 0.3, and thus s = </w:t>
      </w:r>
      <w:r w:rsidRPr="00E55FCB">
        <w:rPr>
          <w:rFonts w:eastAsiaTheme="minorEastAsia"/>
        </w:rPr>
        <w:t>0.0926</w:t>
      </w:r>
      <w:r>
        <w:rPr>
          <w:rFonts w:eastAsiaTheme="minorEastAsia"/>
        </w:rPr>
        <w:t xml:space="preserve">. The ESS </w:t>
      </w:r>
      <w:proofErr w:type="spellStart"/>
      <w:r w:rsidRPr="00DC08E8">
        <w:rPr>
          <w:rFonts w:eastAsiaTheme="minorEastAsia"/>
          <w:i/>
        </w:rPr>
        <w:t>b</w:t>
      </w:r>
      <w:r w:rsidRPr="00DC08E8">
        <w:rPr>
          <w:rFonts w:eastAsiaTheme="minorEastAsia"/>
          <w:vertAlign w:val="subscript"/>
        </w:rPr>
        <w:t>max</w:t>
      </w:r>
      <w:proofErr w:type="spellEnd"/>
      <w:r>
        <w:t xml:space="preserve"> </w:t>
      </w:r>
      <w:r>
        <w:rPr>
          <w:rFonts w:eastAsiaTheme="minorEastAsia"/>
        </w:rPr>
        <w:t xml:space="preserve">for this system is 5.4, </w:t>
      </w:r>
      <w:r w:rsidR="00557E86">
        <w:rPr>
          <w:rFonts w:eastAsiaTheme="minorEastAsia"/>
        </w:rPr>
        <w:t>wh</w:t>
      </w:r>
      <w:r w:rsidR="008A0B83">
        <w:rPr>
          <w:rFonts w:eastAsiaTheme="minorEastAsia"/>
        </w:rPr>
        <w:t xml:space="preserve">ich means the ESS </w:t>
      </w:r>
      <w:proofErr w:type="spellStart"/>
      <w:r w:rsidR="008A0B83" w:rsidRPr="008A0B83">
        <w:rPr>
          <w:rFonts w:eastAsiaTheme="minorEastAsia"/>
          <w:i/>
        </w:rPr>
        <w:t>d</w:t>
      </w:r>
      <w:r w:rsidR="008A0B83" w:rsidRPr="008A0B83">
        <w:rPr>
          <w:rFonts w:eastAsiaTheme="minorEastAsia"/>
          <w:vertAlign w:val="subscript"/>
        </w:rPr>
        <w:t>min</w:t>
      </w:r>
      <w:proofErr w:type="spellEnd"/>
      <w:r w:rsidR="008A0B83">
        <w:rPr>
          <w:rFonts w:eastAsiaTheme="minorEastAsia"/>
        </w:rPr>
        <w:t xml:space="preserve"> is 2.7. </w:t>
      </w:r>
      <w:r w:rsidR="001C1CAC">
        <w:rPr>
          <w:rFonts w:eastAsiaTheme="minorEastAsia"/>
        </w:rPr>
        <w:t xml:space="preserve">We make density dependence in births and deaths symmetrical, so </w:t>
      </w:r>
      <w:proofErr w:type="spellStart"/>
      <w:proofErr w:type="gramStart"/>
      <w:r w:rsidR="001C1CAC" w:rsidRPr="004E283E">
        <w:rPr>
          <w:rFonts w:eastAsiaTheme="minorEastAsia"/>
          <w:i/>
        </w:rPr>
        <w:t>b</w:t>
      </w:r>
      <w:r w:rsidR="001C1CAC" w:rsidRPr="004E283E">
        <w:rPr>
          <w:rFonts w:eastAsiaTheme="minorEastAsia"/>
          <w:vertAlign w:val="subscript"/>
        </w:rPr>
        <w:t>s</w:t>
      </w:r>
      <w:proofErr w:type="spellEnd"/>
      <w:proofErr w:type="gramEnd"/>
      <w:r w:rsidR="001C1CAC">
        <w:rPr>
          <w:rFonts w:eastAsiaTheme="minorEastAsia"/>
        </w:rPr>
        <w:t xml:space="preserve"> = </w:t>
      </w:r>
      <w:r w:rsidR="001C1CAC" w:rsidRPr="004E283E">
        <w:rPr>
          <w:rFonts w:eastAsiaTheme="minorEastAsia"/>
          <w:i/>
        </w:rPr>
        <w:t>d</w:t>
      </w:r>
      <w:r w:rsidR="001C1CAC" w:rsidRPr="004E283E">
        <w:rPr>
          <w:rFonts w:eastAsiaTheme="minorEastAsia"/>
          <w:vertAlign w:val="subscript"/>
        </w:rPr>
        <w:t>s</w:t>
      </w:r>
      <w:r w:rsidR="001C1CAC">
        <w:rPr>
          <w:rFonts w:eastAsiaTheme="minorEastAsia"/>
        </w:rPr>
        <w:t xml:space="preserve">, and set these equal to </w:t>
      </w:r>
      <w:r w:rsidR="001C1CAC" w:rsidRPr="001C1CAC">
        <w:rPr>
          <w:rFonts w:eastAsiaTheme="minorEastAsia"/>
        </w:rPr>
        <w:t>0.1</w:t>
      </w:r>
      <w:r w:rsidR="001C1CAC">
        <w:rPr>
          <w:rFonts w:eastAsiaTheme="minorEastAsia"/>
        </w:rPr>
        <w:t>,</w:t>
      </w:r>
      <w:r w:rsidR="001C1CAC" w:rsidRPr="001C1CAC">
        <w:rPr>
          <w:rFonts w:eastAsiaTheme="minorEastAsia"/>
        </w:rPr>
        <w:t xml:space="preserve"> 0.05</w:t>
      </w:r>
      <w:r w:rsidR="001C1CAC">
        <w:rPr>
          <w:rFonts w:eastAsiaTheme="minorEastAsia"/>
        </w:rPr>
        <w:t>,</w:t>
      </w:r>
      <w:r w:rsidR="001C1CAC" w:rsidRPr="001C1CAC">
        <w:rPr>
          <w:rFonts w:eastAsiaTheme="minorEastAsia"/>
        </w:rPr>
        <w:t xml:space="preserve"> </w:t>
      </w:r>
      <w:r w:rsidR="001C1CAC">
        <w:rPr>
          <w:rFonts w:eastAsiaTheme="minorEastAsia"/>
        </w:rPr>
        <w:t xml:space="preserve">and </w:t>
      </w:r>
      <w:r w:rsidR="001C1CAC" w:rsidRPr="001C1CAC">
        <w:rPr>
          <w:rFonts w:eastAsiaTheme="minorEastAsia"/>
        </w:rPr>
        <w:t>0.01</w:t>
      </w:r>
      <w:r w:rsidR="001C1CAC">
        <w:rPr>
          <w:rFonts w:eastAsiaTheme="minorEastAsia"/>
        </w:rPr>
        <w:t xml:space="preserve"> across scenarios. </w:t>
      </w:r>
      <w:r w:rsidR="004E283E">
        <w:rPr>
          <w:rFonts w:eastAsiaTheme="minorEastAsia"/>
        </w:rPr>
        <w:t>With these values, the equilibrium abundance (</w:t>
      </w:r>
      <w:r w:rsidR="004E283E" w:rsidRPr="00B10DD1">
        <w:rPr>
          <w:rFonts w:eastAsiaTheme="minorEastAsia"/>
          <w:i/>
        </w:rPr>
        <w:t>K</w:t>
      </w:r>
      <w:r w:rsidR="004E283E">
        <w:rPr>
          <w:rFonts w:eastAsiaTheme="minorEastAsia"/>
        </w:rPr>
        <w:t>) across scenarios at the start of the simulation is 7.5, 15, and 75, and at the ESS (since the equilibrium is a function of the parameters) it is 13.5, 27, and 135. We initial</w:t>
      </w:r>
      <w:r w:rsidR="00B10DD1">
        <w:rPr>
          <w:rFonts w:eastAsiaTheme="minorEastAsia"/>
        </w:rPr>
        <w:t>ize</w:t>
      </w:r>
      <w:r w:rsidR="004E283E">
        <w:rPr>
          <w:rFonts w:eastAsiaTheme="minorEastAsia"/>
        </w:rPr>
        <w:t xml:space="preserve"> populations at five individuals in all simulations except for the last simulation, which was initiated at both the equilibrium traits and abundance.</w:t>
      </w:r>
      <w:r w:rsidR="00FA5AF9">
        <w:rPr>
          <w:rFonts w:eastAsiaTheme="minorEastAsia"/>
        </w:rPr>
        <w:t xml:space="preserve"> We ran each simulation for 60 time steps, which was long enough to reach the ecological equilibrium in all non-evolutionary scenarios.</w:t>
      </w:r>
      <w:r w:rsidR="007B47DF">
        <w:rPr>
          <w:rFonts w:eastAsiaTheme="minorEastAsia"/>
        </w:rPr>
        <w:t xml:space="preserve"> Unless otherwise indicated, the variation in </w:t>
      </w:r>
      <w:proofErr w:type="spellStart"/>
      <w:r w:rsidR="00AE6461" w:rsidRPr="00DC08E8">
        <w:rPr>
          <w:rFonts w:eastAsiaTheme="minorEastAsia"/>
          <w:i/>
        </w:rPr>
        <w:t>b</w:t>
      </w:r>
      <w:r w:rsidR="00AE6461" w:rsidRPr="00DC08E8">
        <w:rPr>
          <w:rFonts w:eastAsiaTheme="minorEastAsia"/>
          <w:vertAlign w:val="subscript"/>
        </w:rPr>
        <w:t>max</w:t>
      </w:r>
      <w:proofErr w:type="spellEnd"/>
      <w:r w:rsidR="00AE6461">
        <w:t xml:space="preserve"> </w:t>
      </w:r>
      <w:r w:rsidR="007B47DF">
        <w:rPr>
          <w:rFonts w:eastAsiaTheme="minorEastAsia"/>
        </w:rPr>
        <w:t xml:space="preserve">was set with a CV = 0.3 and the heritability </w:t>
      </w:r>
      <w:proofErr w:type="gramStart"/>
      <w:r w:rsidR="007B47DF">
        <w:rPr>
          <w:rFonts w:eastAsiaTheme="minorEastAsia"/>
        </w:rPr>
        <w:t>was</w:t>
      </w:r>
      <w:proofErr w:type="gramEnd"/>
      <w:r w:rsidR="007B47DF">
        <w:rPr>
          <w:rFonts w:eastAsiaTheme="minorEastAsia"/>
        </w:rPr>
        <w:t xml:space="preserve"> set at 0.75.</w:t>
      </w:r>
    </w:p>
    <w:p w14:paraId="719F689F" w14:textId="77777777" w:rsidR="003D16C7" w:rsidRPr="004B0668" w:rsidRDefault="003D16C7" w:rsidP="003D16C7">
      <w:pPr>
        <w:rPr>
          <w:b/>
        </w:rPr>
      </w:pPr>
      <w:r w:rsidRPr="004B0668">
        <w:rPr>
          <w:b/>
        </w:rPr>
        <w:t>Results</w:t>
      </w:r>
    </w:p>
    <w:p w14:paraId="464C3572" w14:textId="66F49F86" w:rsidR="003B082C" w:rsidRDefault="007B47DF" w:rsidP="003D16C7">
      <w:r>
        <w:t xml:space="preserve">Reducing heritability to zero, effectively eliminating evolution by natural selection, revealed that trait variation </w:t>
      </w:r>
      <w:r w:rsidRPr="008263B8">
        <w:rPr>
          <w:i/>
        </w:rPr>
        <w:t>per se</w:t>
      </w:r>
      <w:r>
        <w:t xml:space="preserve"> altered the dynamics of the system (Figure S1). </w:t>
      </w:r>
      <w:r w:rsidR="003B082C">
        <w:t xml:space="preserve">Variation in </w:t>
      </w:r>
      <w:proofErr w:type="spellStart"/>
      <w:r w:rsidR="00AE6461" w:rsidRPr="00DC08E8">
        <w:rPr>
          <w:rFonts w:eastAsiaTheme="minorEastAsia"/>
          <w:i/>
        </w:rPr>
        <w:t>b</w:t>
      </w:r>
      <w:r w:rsidR="00AE6461" w:rsidRPr="00DC08E8">
        <w:rPr>
          <w:rFonts w:eastAsiaTheme="minorEastAsia"/>
          <w:vertAlign w:val="subscript"/>
        </w:rPr>
        <w:t>max</w:t>
      </w:r>
      <w:proofErr w:type="spellEnd"/>
      <w:r w:rsidR="00AE6461">
        <w:t xml:space="preserve"> </w:t>
      </w:r>
      <w:r w:rsidR="003B082C">
        <w:t xml:space="preserve">alone reduced the equilibrium abundance of the population. Variation in </w:t>
      </w:r>
      <w:proofErr w:type="spellStart"/>
      <w:r w:rsidR="00AE6461" w:rsidRPr="00DC08E8">
        <w:rPr>
          <w:rFonts w:eastAsiaTheme="minorEastAsia"/>
          <w:i/>
        </w:rPr>
        <w:t>d</w:t>
      </w:r>
      <w:r w:rsidR="00AE6461" w:rsidRPr="00DC08E8">
        <w:rPr>
          <w:rFonts w:eastAsiaTheme="minorEastAsia"/>
          <w:vertAlign w:val="subscript"/>
        </w:rPr>
        <w:t>min</w:t>
      </w:r>
      <w:proofErr w:type="spellEnd"/>
      <w:r w:rsidR="00AE6461">
        <w:rPr>
          <w:rFonts w:eastAsiaTheme="minorEastAsia"/>
        </w:rPr>
        <w:t xml:space="preserve"> </w:t>
      </w:r>
      <w:r w:rsidR="003B082C">
        <w:t xml:space="preserve">alone had little effect on the population, but combined with </w:t>
      </w:r>
      <w:proofErr w:type="spellStart"/>
      <w:r w:rsidR="00AE6461" w:rsidRPr="00DC08E8">
        <w:rPr>
          <w:rFonts w:eastAsiaTheme="minorEastAsia"/>
          <w:i/>
        </w:rPr>
        <w:t>b</w:t>
      </w:r>
      <w:r w:rsidR="00AE6461" w:rsidRPr="00DC08E8">
        <w:rPr>
          <w:rFonts w:eastAsiaTheme="minorEastAsia"/>
          <w:vertAlign w:val="subscript"/>
        </w:rPr>
        <w:t>max</w:t>
      </w:r>
      <w:proofErr w:type="spellEnd"/>
      <w:r w:rsidR="008263B8">
        <w:t xml:space="preserve">, </w:t>
      </w:r>
      <w:proofErr w:type="spellStart"/>
      <w:r w:rsidR="008263B8" w:rsidRPr="00DC08E8">
        <w:rPr>
          <w:rFonts w:eastAsiaTheme="minorEastAsia"/>
          <w:i/>
        </w:rPr>
        <w:t>d</w:t>
      </w:r>
      <w:r w:rsidR="008263B8" w:rsidRPr="00DC08E8">
        <w:rPr>
          <w:rFonts w:eastAsiaTheme="minorEastAsia"/>
          <w:vertAlign w:val="subscript"/>
        </w:rPr>
        <w:t>min</w:t>
      </w:r>
      <w:proofErr w:type="spellEnd"/>
      <w:r w:rsidR="008263B8">
        <w:rPr>
          <w:rFonts w:eastAsiaTheme="minorEastAsia"/>
        </w:rPr>
        <w:t xml:space="preserve"> </w:t>
      </w:r>
      <w:r w:rsidR="003B082C">
        <w:t>reduced the equilibrium abundance of the population even more (by about 7% below the expected equilibrium).</w:t>
      </w:r>
      <w:r w:rsidR="00AE6461">
        <w:t xml:space="preserve"> </w:t>
      </w:r>
      <w:r w:rsidR="00261C44">
        <w:t xml:space="preserve">This result indicates that variation is one factor that limits the progression of populations in the next set of simulations from achieving the expected </w:t>
      </w:r>
      <w:proofErr w:type="spellStart"/>
      <w:r w:rsidR="00261C44">
        <w:t>equilibria</w:t>
      </w:r>
      <w:proofErr w:type="spellEnd"/>
      <w:r w:rsidR="00261C44">
        <w:t>.</w:t>
      </w:r>
    </w:p>
    <w:p w14:paraId="23BE40F4" w14:textId="4914FFE6" w:rsidR="00BD3315" w:rsidRDefault="006541D2" w:rsidP="008263B8">
      <w:pPr>
        <w:ind w:firstLine="360"/>
      </w:pPr>
      <w:r>
        <w:t>In o</w:t>
      </w:r>
      <w:r w:rsidR="00897042">
        <w:t>ur first set of simulations</w:t>
      </w:r>
      <w:r>
        <w:t>,</w:t>
      </w:r>
      <w:r w:rsidR="00897042">
        <w:t xml:space="preserve"> in which we varied only the strength of density dependence, we found that </w:t>
      </w:r>
      <w:r w:rsidR="00BD3315">
        <w:t xml:space="preserve">all populations grew and evolved </w:t>
      </w:r>
      <w:proofErr w:type="spellStart"/>
      <w:r w:rsidR="00CD7193" w:rsidRPr="00DC08E8">
        <w:rPr>
          <w:rFonts w:eastAsiaTheme="minorEastAsia"/>
          <w:i/>
        </w:rPr>
        <w:t>b</w:t>
      </w:r>
      <w:r w:rsidR="00CD7193" w:rsidRPr="00DC08E8">
        <w:rPr>
          <w:rFonts w:eastAsiaTheme="minorEastAsia"/>
          <w:vertAlign w:val="subscript"/>
        </w:rPr>
        <w:t>max</w:t>
      </w:r>
      <w:proofErr w:type="spellEnd"/>
      <w:r w:rsidR="00CD7193">
        <w:t xml:space="preserve"> </w:t>
      </w:r>
      <w:r w:rsidR="00BD3315">
        <w:t>in the direction of the ESS (Figure 2, 2</w:t>
      </w:r>
      <w:r w:rsidR="00BD3315" w:rsidRPr="00BD3315">
        <w:rPr>
          <w:vertAlign w:val="superscript"/>
        </w:rPr>
        <w:t>nd</w:t>
      </w:r>
      <w:r w:rsidR="00BD3315">
        <w:t xml:space="preserve"> and 4</w:t>
      </w:r>
      <w:r w:rsidR="00BD3315" w:rsidRPr="00BD3315">
        <w:rPr>
          <w:vertAlign w:val="superscript"/>
        </w:rPr>
        <w:t>th</w:t>
      </w:r>
      <w:r w:rsidR="00BD3315">
        <w:t xml:space="preserve"> rows). Yet, no population was able to grow or evolve as fast as expected from QG (Figure 2, 1</w:t>
      </w:r>
      <w:r w:rsidR="00BD3315" w:rsidRPr="00BD3315">
        <w:rPr>
          <w:vertAlign w:val="superscript"/>
        </w:rPr>
        <w:t>st</w:t>
      </w:r>
      <w:r w:rsidR="00BD3315">
        <w:t xml:space="preserve"> and 2</w:t>
      </w:r>
      <w:r w:rsidR="00BD3315" w:rsidRPr="00BD3315">
        <w:rPr>
          <w:vertAlign w:val="superscript"/>
        </w:rPr>
        <w:t>nd</w:t>
      </w:r>
      <w:r w:rsidR="00BD3315">
        <w:t xml:space="preserve"> rows). Furthermore, no population appeared on track to reach the ESS trait value and equilibrium, and extending the time frame of the simulation did not change this, as both traits and abundances were </w:t>
      </w:r>
      <w:r w:rsidR="00BD3315">
        <w:lastRenderedPageBreak/>
        <w:t xml:space="preserve">leveling out by the end of these simulations. We also found that </w:t>
      </w:r>
      <w:r w:rsidR="00897042">
        <w:t>populations with</w:t>
      </w:r>
      <w:r>
        <w:t xml:space="preserve"> steeper density dependence slopes (i.e.,</w:t>
      </w:r>
      <w:r w:rsidR="00897042">
        <w:t xml:space="preserve"> lower </w:t>
      </w:r>
      <w:r w:rsidR="00897042" w:rsidRPr="00B10DD1">
        <w:rPr>
          <w:i/>
        </w:rPr>
        <w:t>K</w:t>
      </w:r>
      <w:r>
        <w:t>)</w:t>
      </w:r>
      <w:r w:rsidR="00897042">
        <w:t xml:space="preserve"> experience</w:t>
      </w:r>
      <w:r w:rsidR="00B10DD1">
        <w:t>d</w:t>
      </w:r>
      <w:r w:rsidR="00897042">
        <w:t xml:space="preserve"> greater initial loss of trait variation</w:t>
      </w:r>
      <w:r w:rsidR="00BD3315">
        <w:t xml:space="preserve"> (Figure 2</w:t>
      </w:r>
      <w:r w:rsidR="00D27AB5">
        <w:t xml:space="preserve">, </w:t>
      </w:r>
      <w:r w:rsidR="00BD3315">
        <w:t>3</w:t>
      </w:r>
      <w:r w:rsidR="00BD3315" w:rsidRPr="00BD3315">
        <w:rPr>
          <w:vertAlign w:val="superscript"/>
        </w:rPr>
        <w:t>rd</w:t>
      </w:r>
      <w:r w:rsidR="00D27AB5">
        <w:t xml:space="preserve"> row)</w:t>
      </w:r>
      <w:r w:rsidR="00897042">
        <w:t>, slowing the pace of evolution relative to that expected by quantitative genetics</w:t>
      </w:r>
      <w:r w:rsidR="00B10DD1">
        <w:t xml:space="preserve"> with variation maintained at the initial value</w:t>
      </w:r>
      <w:r w:rsidR="00BD3315">
        <w:t xml:space="preserve"> further than when density dependence was weaker</w:t>
      </w:r>
      <w:r w:rsidR="00B10DD1">
        <w:t xml:space="preserve"> (Figure 1</w:t>
      </w:r>
      <w:r w:rsidR="00D27AB5">
        <w:t>, second row</w:t>
      </w:r>
      <w:r w:rsidR="00B10DD1">
        <w:t>)</w:t>
      </w:r>
      <w:r w:rsidR="00897042">
        <w:t xml:space="preserve">. </w:t>
      </w:r>
      <w:r w:rsidR="00BD3315">
        <w:t xml:space="preserve">At intermediate and </w:t>
      </w:r>
      <w:proofErr w:type="gramStart"/>
      <w:r w:rsidR="00BD3315">
        <w:t>low density</w:t>
      </w:r>
      <w:proofErr w:type="gramEnd"/>
      <w:r w:rsidR="00BD3315">
        <w:t xml:space="preserve"> dependence, the initial loss of trait variation was regained. There was still a considerable discrepancy between the QG expectation and the GEM outcome even after adjusting</w:t>
      </w:r>
      <w:r w:rsidR="00897042">
        <w:t xml:space="preserve"> the QG expectation to account for the realized </w:t>
      </w:r>
      <w:r w:rsidR="00897042" w:rsidRPr="00D27AB5">
        <w:t xml:space="preserve">standing trait variance </w:t>
      </w:r>
      <w:r w:rsidR="00D27AB5" w:rsidRPr="00D27AB5">
        <w:t>(Figure 1, second row)</w:t>
      </w:r>
      <w:r w:rsidR="00BD3315">
        <w:t>.</w:t>
      </w:r>
    </w:p>
    <w:p w14:paraId="22A67855" w14:textId="4D29A88E" w:rsidR="00BD3315" w:rsidRDefault="00EF078E" w:rsidP="008263B8">
      <w:pPr>
        <w:ind w:firstLine="360"/>
      </w:pPr>
      <w:r>
        <w:t xml:space="preserve">In each of these scenarios, trait evolution stalled out before reaching either the ESS or the TEA (Figure 2, 3). In the case of strong density dependence (Figure 2,3, left column/plot), there may have been additional capacity to continue to evolve toward the TEA/ESS, but the population showed considerable </w:t>
      </w:r>
      <w:proofErr w:type="spellStart"/>
      <w:r>
        <w:t>stochasticity</w:t>
      </w:r>
      <w:proofErr w:type="spellEnd"/>
      <w:r>
        <w:t xml:space="preserve">, essentially oscillating in place. With weaker density dependence, populations grew less stochastically but stalled out in a region of the fitness landscape that was exceptionally flat, with little indication that it was steep enough to overcome the </w:t>
      </w:r>
      <w:proofErr w:type="spellStart"/>
      <w:r>
        <w:t>stochasticity</w:t>
      </w:r>
      <w:proofErr w:type="spellEnd"/>
      <w:r>
        <w:t xml:space="preserve"> that was present.</w:t>
      </w:r>
    </w:p>
    <w:p w14:paraId="24AD3D85" w14:textId="30B4B381" w:rsidR="00CD7193" w:rsidRDefault="009F2AB6" w:rsidP="00D27AB5">
      <w:pPr>
        <w:ind w:firstLine="360"/>
      </w:pPr>
      <w:r>
        <w:t xml:space="preserve">When we introduced a cull and maintained population abundance at the initial level of five, we found that populations </w:t>
      </w:r>
      <w:r w:rsidR="00D27AB5">
        <w:t xml:space="preserve">did </w:t>
      </w:r>
      <w:r>
        <w:t xml:space="preserve">not </w:t>
      </w:r>
      <w:r w:rsidR="00D27AB5">
        <w:t xml:space="preserve">evolve </w:t>
      </w:r>
      <w:r>
        <w:t>toward the ESS</w:t>
      </w:r>
      <w:r w:rsidR="00CD7193">
        <w:t xml:space="preserve"> at all (Figure 4</w:t>
      </w:r>
      <w:r w:rsidR="00D27AB5">
        <w:t xml:space="preserve">, </w:t>
      </w:r>
      <w:r w:rsidR="00CD7193">
        <w:t>2</w:t>
      </w:r>
      <w:r w:rsidR="00CD7193" w:rsidRPr="00CD7193">
        <w:rPr>
          <w:vertAlign w:val="superscript"/>
        </w:rPr>
        <w:t>nd</w:t>
      </w:r>
      <w:r w:rsidR="00CD7193">
        <w:t xml:space="preserve"> </w:t>
      </w:r>
      <w:r w:rsidR="00D27AB5">
        <w:t>row)</w:t>
      </w:r>
      <w:r>
        <w:t xml:space="preserve">. </w:t>
      </w:r>
      <w:r w:rsidR="00CD7193">
        <w:t xml:space="preserve">At the strongest density dependence, the </w:t>
      </w:r>
      <w:r w:rsidR="00D27AB5">
        <w:t xml:space="preserve">population </w:t>
      </w:r>
      <w:r w:rsidR="00CD7193">
        <w:t xml:space="preserve">appeared to not move much at all, </w:t>
      </w:r>
      <w:r w:rsidR="00D27AB5">
        <w:t xml:space="preserve">while </w:t>
      </w:r>
      <w:r w:rsidR="00CD7193">
        <w:t xml:space="preserve">with stronger density dependence, the </w:t>
      </w:r>
      <w:r w:rsidR="00D27AB5">
        <w:t xml:space="preserve">populations </w:t>
      </w:r>
      <w:r w:rsidR="00CD7193">
        <w:t xml:space="preserve">appeared to be evolving lower </w:t>
      </w:r>
      <w:proofErr w:type="spellStart"/>
      <w:r w:rsidR="00CD7193" w:rsidRPr="00DC08E8">
        <w:rPr>
          <w:rFonts w:eastAsiaTheme="minorEastAsia"/>
          <w:i/>
        </w:rPr>
        <w:t>b</w:t>
      </w:r>
      <w:r w:rsidR="00CD7193" w:rsidRPr="00DC08E8">
        <w:rPr>
          <w:rFonts w:eastAsiaTheme="minorEastAsia"/>
          <w:vertAlign w:val="subscript"/>
        </w:rPr>
        <w:t>max</w:t>
      </w:r>
      <w:proofErr w:type="spellEnd"/>
      <w:r w:rsidR="00CD7193">
        <w:t>, in the direction of the TEAs which were in these cases below the initial values</w:t>
      </w:r>
      <w:r w:rsidR="00D27AB5">
        <w:t xml:space="preserve">. </w:t>
      </w:r>
      <w:r w:rsidR="00CD7193">
        <w:t>In this set of simulations, all populations lost trait variation in the beginning, and the continued culling maintained that variation at a low level, which continued to limit further evolution.</w:t>
      </w:r>
    </w:p>
    <w:p w14:paraId="3D84EAE4" w14:textId="28FAF832" w:rsidR="00EF078E" w:rsidRDefault="00CD7193" w:rsidP="00AF6D44">
      <w:pPr>
        <w:ind w:firstLine="360"/>
      </w:pPr>
      <w:r>
        <w:t>In our third set of simulations, we applied a persistent cull of populations that had already achieved their ESS trait and abundance values. Evolution in these scenarios generated clear movement of the populations toward the population-specific TEAs</w:t>
      </w:r>
      <w:r w:rsidR="00AF6D44">
        <w:t xml:space="preserve"> that varied with the magnitude of the cull (Figures </w:t>
      </w:r>
      <w:r>
        <w:t>5</w:t>
      </w:r>
      <w:r w:rsidR="00AF6D44">
        <w:t>,6</w:t>
      </w:r>
      <w:r>
        <w:t>).</w:t>
      </w:r>
      <w:r w:rsidR="00AF6D44">
        <w:t xml:space="preserve"> Rather than returning to the ESS, populations reduced to a lower abundance shifted their path immediately to head upslope toward the abundance-determined TEA (Figure 6). The populations followed the </w:t>
      </w:r>
      <w:r w:rsidR="00E33E9A">
        <w:t xml:space="preserve">fitness contour </w:t>
      </w:r>
      <w:r w:rsidR="00AF6D44">
        <w:t>generated by Equation 5</w:t>
      </w:r>
      <w:r w:rsidR="00E33E9A">
        <w:t xml:space="preserve">. </w:t>
      </w:r>
    </w:p>
    <w:p w14:paraId="1B94CD1F" w14:textId="77777777" w:rsidR="003D16C7" w:rsidRPr="004B0668" w:rsidRDefault="003D16C7" w:rsidP="003D16C7">
      <w:pPr>
        <w:rPr>
          <w:b/>
        </w:rPr>
      </w:pPr>
      <w:r w:rsidRPr="004B0668">
        <w:rPr>
          <w:b/>
        </w:rPr>
        <w:t>Discussion</w:t>
      </w:r>
    </w:p>
    <w:p w14:paraId="67A4778E" w14:textId="16E45CD0" w:rsidR="00C56674" w:rsidRDefault="00C56674" w:rsidP="003D16C7">
      <w:r>
        <w:t xml:space="preserve">Evolutionary theory today encompasses a wide range of modeling techniques and frameworks that facilitate an understanding of how populations evolve and adapt to their environments. From eco-evolutionary quantitative genetics models to individual-based models, integral projection models, matrix models, and population genetics, it is increasingly clear that evolution can be surprising and yet logical at the same time. Our results using GEMs contribute to this dichotomy by demonstrating that the </w:t>
      </w:r>
      <w:proofErr w:type="spellStart"/>
      <w:r>
        <w:t>stochasticity</w:t>
      </w:r>
      <w:proofErr w:type="spellEnd"/>
      <w:r>
        <w:t xml:space="preserve"> of populations undergoing transient dynamics induces qualitatively and quantitatively different outcomes relative to techniques that overlook this process. Simulated populations cannot evolve toward transient attractors if the system is assumed to be at equilibrium. The transient dynamics that unfold during the GEM simulations respond to underlying fitness contours that are invisible with an equilibrium lens but that lay out a straightforward evolutionary path that transient populations can follow. With the rapid environmental change occurring throughout the world today, we anticipate that transient theories of evolution will provide crucial insights into the adaptation of wild populations.</w:t>
      </w:r>
    </w:p>
    <w:p w14:paraId="51C94EEF" w14:textId="36AFD716" w:rsidR="00C56674" w:rsidRDefault="001079D8" w:rsidP="009E0C0D">
      <w:pPr>
        <w:ind w:firstLine="360"/>
      </w:pPr>
      <w:r>
        <w:t xml:space="preserve">In addition to the effects caused by the transient fitness landscapes, </w:t>
      </w:r>
      <w:r w:rsidR="004138AA">
        <w:t xml:space="preserve">our results indicate substantial challenges to evolution proceeding according to quantitative genetics expectations. The presence of </w:t>
      </w:r>
      <w:r w:rsidR="004138AA">
        <w:lastRenderedPageBreak/>
        <w:t xml:space="preserve">individual trait variation (and demographic heterogeneity), although required for evolution to proceed, itself can change the ecological dynamics. In our case, by suppressing population sizes, this variation simultaneously facilitated evolution and maintained the system in a transient state, limiting evolution. Individual demographic </w:t>
      </w:r>
      <w:proofErr w:type="spellStart"/>
      <w:r w:rsidR="004138AA">
        <w:t>stochasticity</w:t>
      </w:r>
      <w:proofErr w:type="spellEnd"/>
      <w:r w:rsidR="004138AA">
        <w:t xml:space="preserve">, abundantly displayed in our results, clearly stripped individuals of their expected fitness benefits while allowing individuals with low fitness traits to have high fitness. This effect should result in a greatly flattened fitness gradient relative to the expectations from quantitative genetics, greatly reducing the rate of evolution. Finally, population-level </w:t>
      </w:r>
      <w:proofErr w:type="spellStart"/>
      <w:r w:rsidR="004138AA">
        <w:t>stochasticity</w:t>
      </w:r>
      <w:proofErr w:type="spellEnd"/>
      <w:r w:rsidR="004138AA">
        <w:t>, the aggregate change in sequence of events, generated heightened variation in population size for small populations, both keeping populations in transient states and leading to substantial loss of genetic variation. All together, these forces substantially slowed evolution relative to expectations generated from assumptions of large population size, equilibrium conditions (fast ecology), and deterministic trait-fitness benefits.</w:t>
      </w:r>
    </w:p>
    <w:p w14:paraId="368DEAC4" w14:textId="5820C2DE" w:rsidR="003D16C7" w:rsidRDefault="00ED321C" w:rsidP="009E0C0D">
      <w:pPr>
        <w:ind w:firstLine="360"/>
      </w:pPr>
      <w:r>
        <w:t>Increasing evidence indicates that ecological dynamics can play a crucial role in driving evolution. Furthermore, evolution within systems not at equilibrium, and rather displaying transient dynamics, can alter the ecological dynamics and therefore reset the selective forces acting on the population. Our results further this finding, demonstrating that even simple, single-species models can facilitate not just eco-evolutionary dynamics but transient attractors that may compete with the overall evolutionary attractor in the system.</w:t>
      </w:r>
      <w:r w:rsidR="004138AA">
        <w:t xml:space="preserve"> By relaxing the assumption of fast ecology/slow evolution or equilibrium conditions, and taking into account the full consequences of individual variation and </w:t>
      </w:r>
      <w:proofErr w:type="spellStart"/>
      <w:r w:rsidR="004138AA">
        <w:t>stochasticity</w:t>
      </w:r>
      <w:proofErr w:type="spellEnd"/>
      <w:r w:rsidR="004138AA">
        <w:t>, we may generate more realistic predictions for evolution. Given the expectation that human impacts on the environment are increasing, bumping populations out of their steady-state conditions and into more transient regimes, this understanding is likely to be more critical going forward.</w:t>
      </w:r>
    </w:p>
    <w:p w14:paraId="6BE7EABF" w14:textId="67E71275" w:rsidR="00ED321C" w:rsidRDefault="004138AA" w:rsidP="009E0C0D">
      <w:pPr>
        <w:ind w:firstLine="360"/>
      </w:pPr>
      <w:r>
        <w:t>Our results also have clear implications for m</w:t>
      </w:r>
      <w:r w:rsidR="00DB01C1">
        <w:t>anaged populations</w:t>
      </w:r>
      <w:r>
        <w:t>. Economically important populations</w:t>
      </w:r>
      <w:r w:rsidR="00DB01C1">
        <w:t>, from fisheries to ungulates and invasive species, may show substantial changes in traits in response to random or trait-biased harvesting. Some of the observed changes represent challenging evolutionary puzzles. Understanding evolution in these populations may req</w:t>
      </w:r>
      <w:r w:rsidR="004D792F">
        <w:t>uire a disequilibrium approach, because h</w:t>
      </w:r>
      <w:r w:rsidR="00ED321C">
        <w:t>arvest</w:t>
      </w:r>
      <w:r w:rsidR="004D792F">
        <w:t>ed populations are by definition</w:t>
      </w:r>
      <w:r w:rsidR="00DB01C1">
        <w:t xml:space="preserve"> being </w:t>
      </w:r>
      <w:r w:rsidR="004D792F">
        <w:t xml:space="preserve">held </w:t>
      </w:r>
      <w:r w:rsidR="00DB01C1">
        <w:t>below their potential equilibrium. To the degree that these populations show density dependence in their birth or death rates,</w:t>
      </w:r>
      <w:r w:rsidR="00E47402">
        <w:t xml:space="preserve"> similar to but not necessarily exactly following the birth-death logistic model,</w:t>
      </w:r>
      <w:r w:rsidR="00DB01C1">
        <w:t xml:space="preserve"> they are likely to also display TEAs that could draw their traits away from the starting values, whether those </w:t>
      </w:r>
      <w:r w:rsidR="004D792F">
        <w:t xml:space="preserve">initial </w:t>
      </w:r>
      <w:r w:rsidR="00DB01C1">
        <w:t xml:space="preserve">values represented ESS traits or not. Harvesting our simulated population at something near the maximum sustainable yield, for example, could nearly halve the fecundity of the population. In the birth-death logistic model, the ecological equilibrium depends on these traits, and so evolution toward the TEA would further alter the system and potentially lead to unexpected shifts in both traits and abundance. </w:t>
      </w:r>
      <w:r w:rsidR="00E47402">
        <w:t>[</w:t>
      </w:r>
      <w:r w:rsidR="00DB01C1">
        <w:t>Ex</w:t>
      </w:r>
      <w:r w:rsidR="004D792F">
        <w:t>ample from a real life fishery?]</w:t>
      </w:r>
    </w:p>
    <w:p w14:paraId="26BBF051" w14:textId="01D6E7C2" w:rsidR="00E47402" w:rsidRDefault="00E47402" w:rsidP="009E0C0D">
      <w:pPr>
        <w:ind w:firstLine="360"/>
      </w:pPr>
      <w:r>
        <w:t xml:space="preserve">In conclusion, our results indicate that individual variation and </w:t>
      </w:r>
      <w:proofErr w:type="spellStart"/>
      <w:r>
        <w:t>stochasticity</w:t>
      </w:r>
      <w:proofErr w:type="spellEnd"/>
      <w:r>
        <w:t xml:space="preserve"> represent severe hindrances to evolution, at least with respect to the expectations from deterministic fitness outcomes, equilibrium conditions, and evolution of mean-level traits. Furthermore, focusing on evolution in transient states revealed powerful competing evolutionary attractors that have not factored into much (if any) current thinking on the pace and path of adaptation. Becoming aware that evolution is relatively fast, and that many populations are in transient states rather than equilibrium states, may be essential for a fuller understanding of adaptation.</w:t>
      </w:r>
    </w:p>
    <w:p w14:paraId="73D8817D" w14:textId="46D14B0F" w:rsidR="003D16C7" w:rsidRPr="004B0668" w:rsidRDefault="003D16C7" w:rsidP="003D16C7">
      <w:pPr>
        <w:rPr>
          <w:b/>
        </w:rPr>
      </w:pPr>
      <w:r w:rsidRPr="004B0668">
        <w:rPr>
          <w:b/>
        </w:rPr>
        <w:lastRenderedPageBreak/>
        <w:t>References</w:t>
      </w:r>
    </w:p>
    <w:p w14:paraId="7BA73AC7" w14:textId="77777777" w:rsidR="00AA156B" w:rsidRPr="00AA156B" w:rsidRDefault="003611D3" w:rsidP="00AA156B">
      <w:pPr>
        <w:pStyle w:val="Bibliography"/>
        <w:rPr>
          <w:rFonts w:ascii="Calibri" w:hAnsi="Calibri" w:cs="Calibri"/>
        </w:rPr>
      </w:pPr>
      <w:r>
        <w:fldChar w:fldCharType="begin"/>
      </w:r>
      <w:r>
        <w:instrText xml:space="preserve"> ADDIN ZOTERO_BIBL {"uncited":[],"omitted":[],"custom":[]} CSL_BIBLIOGRAPHY </w:instrText>
      </w:r>
      <w:r>
        <w:fldChar w:fldCharType="separate"/>
      </w:r>
      <w:r w:rsidR="00AA156B" w:rsidRPr="00AA156B">
        <w:rPr>
          <w:rFonts w:ascii="Calibri" w:hAnsi="Calibri" w:cs="Calibri"/>
        </w:rPr>
        <w:t>Abrams, P. A., Y. Harada, and H. Matsuda. 1993. On the relationship between quantitative genetic and ESS models. Evolution 47:982–985.</w:t>
      </w:r>
    </w:p>
    <w:p w14:paraId="5986D728" w14:textId="77777777" w:rsidR="00AA156B" w:rsidRPr="00AA156B" w:rsidRDefault="00AA156B" w:rsidP="00AA156B">
      <w:pPr>
        <w:pStyle w:val="Bibliography"/>
        <w:rPr>
          <w:rFonts w:ascii="Calibri" w:hAnsi="Calibri" w:cs="Calibri"/>
        </w:rPr>
      </w:pPr>
      <w:r w:rsidRPr="00AA156B">
        <w:rPr>
          <w:rFonts w:ascii="Calibri" w:hAnsi="Calibri" w:cs="Calibri"/>
        </w:rPr>
        <w:t>Bolnick, D. I., P. Amarasekare, M. S. Araújo, R. Bürger, J. M. Levine, M. Novak, V. H. W. Rudolf, et al. 2011. Why intraspecific trait variation matters in community ecology. Trends in Ecology &amp; Evolution 26:183–192.</w:t>
      </w:r>
    </w:p>
    <w:p w14:paraId="24F904E8" w14:textId="77777777" w:rsidR="00AA156B" w:rsidRPr="00AA156B" w:rsidRDefault="00AA156B" w:rsidP="00AA156B">
      <w:pPr>
        <w:pStyle w:val="Bibliography"/>
        <w:rPr>
          <w:rFonts w:ascii="Calibri" w:hAnsi="Calibri" w:cs="Calibri"/>
        </w:rPr>
      </w:pPr>
      <w:r w:rsidRPr="00AA156B">
        <w:rPr>
          <w:rFonts w:ascii="Calibri" w:hAnsi="Calibri" w:cs="Calibri"/>
        </w:rPr>
        <w:t xml:space="preserve">Cressler, C. E., S. Bengtson, and W. A. Nelson. 2017. Unexpected nongenetic individual heterogeneity and trait covariance in </w:t>
      </w:r>
      <w:r w:rsidRPr="00AA156B">
        <w:rPr>
          <w:rFonts w:ascii="Calibri" w:hAnsi="Calibri" w:cs="Calibri"/>
          <w:i/>
          <w:iCs/>
        </w:rPr>
        <w:t>Daphnia</w:t>
      </w:r>
      <w:r w:rsidRPr="00AA156B">
        <w:rPr>
          <w:rFonts w:ascii="Calibri" w:hAnsi="Calibri" w:cs="Calibri"/>
        </w:rPr>
        <w:t xml:space="preserve"> and its consequences for ecological and evolutionary dynamics. The American Naturalist 190:E13–E27.</w:t>
      </w:r>
    </w:p>
    <w:p w14:paraId="003DF6ED" w14:textId="77777777" w:rsidR="00AA156B" w:rsidRPr="00AA156B" w:rsidRDefault="00AA156B" w:rsidP="00AA156B">
      <w:pPr>
        <w:pStyle w:val="Bibliography"/>
        <w:rPr>
          <w:rFonts w:ascii="Calibri" w:hAnsi="Calibri" w:cs="Calibri"/>
        </w:rPr>
      </w:pPr>
      <w:r w:rsidRPr="00AA156B">
        <w:rPr>
          <w:rFonts w:ascii="Calibri" w:hAnsi="Calibri" w:cs="Calibri"/>
        </w:rPr>
        <w:t>DeLong, J. P., and J. Belmaker. 2019. Ecological pleiotropy and indirect effects alter the potential for evolutionary rescue. Evolutionary Applications 12:636–654.</w:t>
      </w:r>
    </w:p>
    <w:p w14:paraId="64368FE1" w14:textId="77777777" w:rsidR="00AA156B" w:rsidRPr="00AA156B" w:rsidRDefault="00AA156B" w:rsidP="00AA156B">
      <w:pPr>
        <w:pStyle w:val="Bibliography"/>
        <w:rPr>
          <w:rFonts w:ascii="Calibri" w:hAnsi="Calibri" w:cs="Calibri"/>
        </w:rPr>
      </w:pPr>
      <w:r w:rsidRPr="00AA156B">
        <w:rPr>
          <w:rFonts w:ascii="Calibri" w:hAnsi="Calibri" w:cs="Calibri"/>
        </w:rPr>
        <w:t>DeLong, J. P., V. E. Forbes, N. Galic, J. P. Gibert, R. G. Laport, J. S. Phillips, and J. M. Vavra. 2016. How fast is fast? Eco-evolutionary dynamics and rates of change in populations and phenotypes. Ecology and Evolution 6:573–581.</w:t>
      </w:r>
    </w:p>
    <w:p w14:paraId="1C3A83E8" w14:textId="77777777" w:rsidR="00AA156B" w:rsidRPr="00AA156B" w:rsidRDefault="00AA156B" w:rsidP="00AA156B">
      <w:pPr>
        <w:pStyle w:val="Bibliography"/>
        <w:rPr>
          <w:rFonts w:ascii="Calibri" w:hAnsi="Calibri" w:cs="Calibri"/>
        </w:rPr>
      </w:pPr>
      <w:r w:rsidRPr="00AA156B">
        <w:rPr>
          <w:rFonts w:ascii="Calibri" w:hAnsi="Calibri" w:cs="Calibri"/>
        </w:rPr>
        <w:t>DeLong, J. P., and J. P. Gibert. 2016. Gillespie eco-evolutionary models (GEMs) reveal the role of heritable trait variation in eco-evolutionary dynamics. Ecology and Evolution 6:935–945.</w:t>
      </w:r>
    </w:p>
    <w:p w14:paraId="0BE322FE" w14:textId="77777777" w:rsidR="00AA156B" w:rsidRPr="00AA156B" w:rsidRDefault="00AA156B" w:rsidP="00AA156B">
      <w:pPr>
        <w:pStyle w:val="Bibliography"/>
        <w:rPr>
          <w:rFonts w:ascii="Calibri" w:hAnsi="Calibri" w:cs="Calibri"/>
        </w:rPr>
      </w:pPr>
      <w:r w:rsidRPr="00AA156B">
        <w:rPr>
          <w:rFonts w:ascii="Calibri" w:hAnsi="Calibri" w:cs="Calibri"/>
        </w:rPr>
        <w:t>DeLong, J. P., and T. M. Luhring. 2018. Size-dependent predation and correlated life history traits alter eco-evolutionary dynamics and selection for faster individual growth. Population Ecology 60:9–20.</w:t>
      </w:r>
    </w:p>
    <w:p w14:paraId="23C2173C" w14:textId="77777777" w:rsidR="00AA156B" w:rsidRPr="00AA156B" w:rsidRDefault="00AA156B" w:rsidP="00AA156B">
      <w:pPr>
        <w:pStyle w:val="Bibliography"/>
        <w:rPr>
          <w:rFonts w:ascii="Calibri" w:hAnsi="Calibri" w:cs="Calibri"/>
        </w:rPr>
      </w:pPr>
      <w:r w:rsidRPr="00AA156B">
        <w:rPr>
          <w:rFonts w:ascii="Calibri" w:hAnsi="Calibri" w:cs="Calibri"/>
        </w:rPr>
        <w:t>Gillespie, D. T. 1977. Exact stochastic simulation of coupled chemical reactions. The Journal of Physical Chemistry 81:2340–2361.</w:t>
      </w:r>
    </w:p>
    <w:p w14:paraId="68020BAC" w14:textId="77777777" w:rsidR="00AA156B" w:rsidRPr="00AA156B" w:rsidRDefault="00AA156B" w:rsidP="00AA156B">
      <w:pPr>
        <w:pStyle w:val="Bibliography"/>
        <w:rPr>
          <w:rFonts w:ascii="Calibri" w:hAnsi="Calibri" w:cs="Calibri"/>
        </w:rPr>
      </w:pPr>
      <w:r w:rsidRPr="00AA156B">
        <w:rPr>
          <w:rFonts w:ascii="Calibri" w:hAnsi="Calibri" w:cs="Calibri"/>
        </w:rPr>
        <w:t>Lande, R. 1976. Natural selection and random genetic drift in phenotypic evolution. Evolution 30:314–334.</w:t>
      </w:r>
    </w:p>
    <w:p w14:paraId="3186AC23" w14:textId="77777777" w:rsidR="00AA156B" w:rsidRPr="00AA156B" w:rsidRDefault="00AA156B" w:rsidP="00AA156B">
      <w:pPr>
        <w:pStyle w:val="Bibliography"/>
        <w:rPr>
          <w:rFonts w:ascii="Calibri" w:hAnsi="Calibri" w:cs="Calibri"/>
        </w:rPr>
      </w:pPr>
      <w:r w:rsidRPr="00AA156B">
        <w:rPr>
          <w:rFonts w:ascii="Calibri" w:hAnsi="Calibri" w:cs="Calibri"/>
        </w:rPr>
        <w:t>van Daalen, S. F., and H. Caswell. 2017. Lifetime reproductive output: individual stochasticity, variance, and sensitivity analysis. Theoretical Ecology 10:355–374.</w:t>
      </w:r>
    </w:p>
    <w:p w14:paraId="16868EB6" w14:textId="77777777" w:rsidR="00AA156B" w:rsidRPr="00AA156B" w:rsidRDefault="00AA156B" w:rsidP="00AA156B">
      <w:pPr>
        <w:pStyle w:val="Bibliography"/>
        <w:rPr>
          <w:rFonts w:ascii="Calibri" w:hAnsi="Calibri" w:cs="Calibri"/>
        </w:rPr>
      </w:pPr>
      <w:r w:rsidRPr="00AA156B">
        <w:rPr>
          <w:rFonts w:ascii="Calibri" w:hAnsi="Calibri" w:cs="Calibri"/>
        </w:rPr>
        <w:t>Yaari, G., Y. Ben-Zion, N. M. Shnerb, and D. A. Vasseur. 2012. Consistent scaling of persistence time in metapopulations. Ecology 93:1214–1227.</w:t>
      </w:r>
    </w:p>
    <w:p w14:paraId="210808A7" w14:textId="63A9C2E4" w:rsidR="00CA094C" w:rsidRDefault="003611D3">
      <w:r>
        <w:fldChar w:fldCharType="end"/>
      </w:r>
    </w:p>
    <w:p w14:paraId="4C40ABF5" w14:textId="77777777" w:rsidR="00CA094C" w:rsidRDefault="00CA094C"/>
    <w:p w14:paraId="6811C62B" w14:textId="77777777" w:rsidR="002A2700" w:rsidRDefault="002A2700"/>
    <w:p w14:paraId="0CEC5C9B" w14:textId="77777777" w:rsidR="002A2700" w:rsidRDefault="002A2700"/>
    <w:p w14:paraId="62A958E2" w14:textId="77777777" w:rsidR="002A2700" w:rsidRDefault="002A2700">
      <w:r>
        <w:br w:type="page"/>
      </w:r>
    </w:p>
    <w:p w14:paraId="066ED2AB" w14:textId="43ACE51E" w:rsidR="009F14D7" w:rsidRDefault="00A2492B">
      <w:r w:rsidRPr="00A2492B">
        <w:lastRenderedPageBreak/>
        <w:t>Figure 1.</w:t>
      </w:r>
      <w:r w:rsidR="00407539">
        <w:t xml:space="preserve"> </w:t>
      </w:r>
      <w:proofErr w:type="gramStart"/>
      <w:r w:rsidR="009F14D7">
        <w:t>Variation in the relationship between traits and fitness.</w:t>
      </w:r>
      <w:proofErr w:type="gramEnd"/>
    </w:p>
    <w:p w14:paraId="5ADE95E0" w14:textId="696C1263" w:rsidR="009F14D7" w:rsidRDefault="00311651">
      <w:r>
        <w:pict w14:anchorId="7DD63C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25pt;height:213.55pt">
            <v:imagedata r:id="rId8" o:title="Figure 1 fitness and traits"/>
          </v:shape>
        </w:pict>
      </w:r>
    </w:p>
    <w:p w14:paraId="7DDC0342" w14:textId="77777777" w:rsidR="009F14D7" w:rsidRDefault="009F14D7"/>
    <w:p w14:paraId="63115681" w14:textId="77777777" w:rsidR="009F14D7" w:rsidRDefault="009F14D7">
      <w:r>
        <w:br w:type="page"/>
      </w:r>
    </w:p>
    <w:p w14:paraId="15C3C73F" w14:textId="6E6A1FF6" w:rsidR="00A2492B" w:rsidRDefault="001231C1">
      <w:r>
        <w:lastRenderedPageBreak/>
        <w:t xml:space="preserve">Figure 2. </w:t>
      </w:r>
      <w:proofErr w:type="gramStart"/>
      <w:r w:rsidR="00407539">
        <w:t>Results of Gillespie eco-evolutionary model (GEM) simulations of the birth-death logistic model.</w:t>
      </w:r>
      <w:proofErr w:type="gramEnd"/>
      <w:r w:rsidR="00407539">
        <w:t xml:space="preserve"> The rows show from top to bottom population abundance (y axis limits vary), mean </w:t>
      </w:r>
      <w:proofErr w:type="spellStart"/>
      <w:r w:rsidR="00407539" w:rsidRPr="00407539">
        <w:rPr>
          <w:i/>
        </w:rPr>
        <w:t>b</w:t>
      </w:r>
      <w:r w:rsidR="00407539" w:rsidRPr="00407539">
        <w:rPr>
          <w:vertAlign w:val="subscript"/>
        </w:rPr>
        <w:t>max</w:t>
      </w:r>
      <w:proofErr w:type="spellEnd"/>
      <w:r w:rsidR="00407539">
        <w:t xml:space="preserve">, and variance in </w:t>
      </w:r>
      <w:proofErr w:type="spellStart"/>
      <w:r w:rsidR="00407539" w:rsidRPr="00407539">
        <w:rPr>
          <w:i/>
        </w:rPr>
        <w:t>b</w:t>
      </w:r>
      <w:r w:rsidR="00407539" w:rsidRPr="00407539">
        <w:rPr>
          <w:vertAlign w:val="subscript"/>
        </w:rPr>
        <w:t>max</w:t>
      </w:r>
      <w:proofErr w:type="spellEnd"/>
      <w:r w:rsidR="00407539">
        <w:t xml:space="preserve">. The columns show three levels of density dependence in birth and death rates (values of </w:t>
      </w:r>
      <w:proofErr w:type="spellStart"/>
      <w:r w:rsidR="00407539" w:rsidRPr="00407539">
        <w:rPr>
          <w:i/>
        </w:rPr>
        <w:t>b</w:t>
      </w:r>
      <w:r w:rsidR="00407539" w:rsidRPr="00407539">
        <w:rPr>
          <w:vertAlign w:val="subscript"/>
        </w:rPr>
        <w:t>s</w:t>
      </w:r>
      <w:proofErr w:type="spellEnd"/>
      <w:r w:rsidR="00407539">
        <w:t xml:space="preserve"> and </w:t>
      </w:r>
      <w:r w:rsidR="00407539" w:rsidRPr="00407539">
        <w:rPr>
          <w:i/>
        </w:rPr>
        <w:t>d</w:t>
      </w:r>
      <w:r w:rsidR="00407539" w:rsidRPr="00407539">
        <w:rPr>
          <w:vertAlign w:val="subscript"/>
        </w:rPr>
        <w:t>s</w:t>
      </w:r>
      <w:r w:rsidR="00407539">
        <w:t>), decreasing in strength from left to right</w:t>
      </w:r>
      <w:r w:rsidR="0044290A">
        <w:t xml:space="preserve"> ()</w:t>
      </w:r>
      <w:r w:rsidR="00407539">
        <w:t>. The GEM simulations and middle 50% of observations are in purple and light purple, respectively. The quantitative genetics (QG) solution is in bold orange and the evolutionary stable strategy (ESS) is shown with a dashed orange line</w:t>
      </w:r>
      <w:r w:rsidR="0044290A">
        <w:t xml:space="preserve"> in the top two rows and a solid vertical line in the bottom row</w:t>
      </w:r>
      <w:r w:rsidR="00407539">
        <w:t>. The QG solution accounting for the loss of trait variation (third row) is a dashed cyan line. The initial traits and equilibrium abundances are show with dashed black lines, and the transient evolutionary attractors (TEAs) are in pink</w:t>
      </w:r>
      <w:r w:rsidR="0044290A">
        <w:t xml:space="preserve"> (dashed in row two and solid vertical in row four)</w:t>
      </w:r>
      <w:r w:rsidR="00407539">
        <w:t xml:space="preserve">. </w:t>
      </w:r>
      <w:proofErr w:type="gramStart"/>
      <w:r w:rsidR="00407539">
        <w:t xml:space="preserve">Lifetime reproductive success at the beginning (gray dots) and </w:t>
      </w:r>
      <w:r w:rsidR="0044290A">
        <w:t>at</w:t>
      </w:r>
      <w:r w:rsidR="00407539">
        <w:t xml:space="preserve"> the </w:t>
      </w:r>
      <w:r w:rsidR="0044290A">
        <w:t xml:space="preserve">end of the </w:t>
      </w:r>
      <w:r w:rsidR="00407539">
        <w:t xml:space="preserve">simulation (black dots) as a function of the </w:t>
      </w:r>
      <w:proofErr w:type="spellStart"/>
      <w:r w:rsidR="00407539" w:rsidRPr="00407539">
        <w:rPr>
          <w:i/>
        </w:rPr>
        <w:t>b</w:t>
      </w:r>
      <w:r w:rsidR="00407539" w:rsidRPr="00407539">
        <w:rPr>
          <w:vertAlign w:val="subscript"/>
        </w:rPr>
        <w:t>max</w:t>
      </w:r>
      <w:proofErr w:type="spellEnd"/>
      <w:r w:rsidR="0044290A">
        <w:t xml:space="preserve"> trait</w:t>
      </w:r>
      <w:r w:rsidR="00407539">
        <w:t xml:space="preserve"> including only individuals that completed their lives.</w:t>
      </w:r>
      <w:proofErr w:type="gramEnd"/>
    </w:p>
    <w:p w14:paraId="7D153B9C" w14:textId="5EE8995A" w:rsidR="001231C1" w:rsidRDefault="00311651">
      <w:r>
        <w:pict w14:anchorId="7533FF3C">
          <v:shape id="_x0000_i1026" type="#_x0000_t75" style="width:468.25pt;height:463.85pt">
            <v:imagedata r:id="rId9" o:title="Figure 2 vary K dynamics"/>
          </v:shape>
        </w:pict>
      </w:r>
    </w:p>
    <w:p w14:paraId="21B062E4" w14:textId="66D939C6" w:rsidR="00BD3315" w:rsidRDefault="00A2492B" w:rsidP="00893913">
      <w:r w:rsidRPr="00A2492B">
        <w:lastRenderedPageBreak/>
        <w:t xml:space="preserve">Figure </w:t>
      </w:r>
      <w:r w:rsidR="001231C1">
        <w:t>3</w:t>
      </w:r>
      <w:r w:rsidRPr="00A2492B">
        <w:t>.</w:t>
      </w:r>
      <w:r w:rsidR="00893913" w:rsidRPr="00893913">
        <w:t xml:space="preserve"> </w:t>
      </w:r>
      <w:proofErr w:type="gramStart"/>
      <w:r w:rsidR="00BD3315">
        <w:t>Fitness landscapes of the systems represented in Figure 2.</w:t>
      </w:r>
      <w:proofErr w:type="gramEnd"/>
    </w:p>
    <w:p w14:paraId="368A4EB3" w14:textId="1252578C" w:rsidR="00BD3315" w:rsidRDefault="00311651" w:rsidP="00893913">
      <w:r>
        <w:pict w14:anchorId="61B5F996">
          <v:shape id="_x0000_i1027" type="#_x0000_t75" style="width:468.25pt;height:162.1pt">
            <v:imagedata r:id="rId10" o:title="Figure 3 vary K fitness landscapes"/>
          </v:shape>
        </w:pict>
      </w:r>
    </w:p>
    <w:p w14:paraId="15ED24D7" w14:textId="77777777" w:rsidR="00BD3315" w:rsidRDefault="00BD3315" w:rsidP="00893913"/>
    <w:p w14:paraId="6CCCEC69" w14:textId="77777777" w:rsidR="00BD3315" w:rsidRDefault="00BD3315" w:rsidP="00893913"/>
    <w:p w14:paraId="5A65B542" w14:textId="77777777" w:rsidR="00BD3315" w:rsidRDefault="00BD3315">
      <w:r>
        <w:br w:type="page"/>
      </w:r>
    </w:p>
    <w:p w14:paraId="4553368F" w14:textId="2E3E09CD" w:rsidR="00A2492B" w:rsidRDefault="00CD7193" w:rsidP="00893913">
      <w:r>
        <w:lastRenderedPageBreak/>
        <w:t xml:space="preserve">Figure 4. </w:t>
      </w:r>
      <w:r w:rsidR="00893913">
        <w:t>Results of Gillespie eco-evolutionary model (GEM) simulations of the birth-death logistic model for populations culled to five individuals</w:t>
      </w:r>
      <w:r>
        <w:t>. Layout the same as in Figure 2, but quantitative genetics model with culling was not analyzed</w:t>
      </w:r>
      <w:r w:rsidR="00893913">
        <w:t>.</w:t>
      </w:r>
    </w:p>
    <w:p w14:paraId="0DAF424B" w14:textId="575F0DAA" w:rsidR="00CD7193" w:rsidRDefault="00311651" w:rsidP="00893913">
      <w:r>
        <w:pict w14:anchorId="4A7ACE8D">
          <v:shape id="_x0000_i1028" type="#_x0000_t75" style="width:468.25pt;height:463.85pt">
            <v:imagedata r:id="rId11" o:title="Figure 4 vary K with cull dynamics"/>
          </v:shape>
        </w:pict>
      </w:r>
    </w:p>
    <w:p w14:paraId="73745F6E" w14:textId="77777777" w:rsidR="00CD7193" w:rsidRDefault="00CD7193" w:rsidP="00893913"/>
    <w:p w14:paraId="58F8706D" w14:textId="77777777" w:rsidR="001231C1" w:rsidRPr="00A2492B" w:rsidRDefault="001231C1" w:rsidP="00893913"/>
    <w:p w14:paraId="2460E232" w14:textId="6C0718BF" w:rsidR="00A2492B" w:rsidRPr="00A2492B" w:rsidRDefault="00A2492B"/>
    <w:p w14:paraId="33D24E43" w14:textId="77777777" w:rsidR="00A2492B" w:rsidRPr="00A2492B" w:rsidRDefault="00A2492B"/>
    <w:p w14:paraId="26113FBA" w14:textId="77777777" w:rsidR="00A2492B" w:rsidRDefault="00A2492B">
      <w:r>
        <w:br w:type="page"/>
      </w:r>
    </w:p>
    <w:p w14:paraId="7EC67ECF" w14:textId="11EC86C9" w:rsidR="00A2492B" w:rsidRDefault="00AF6D44">
      <w:r>
        <w:lastRenderedPageBreak/>
        <w:t>Figure 5</w:t>
      </w:r>
      <w:r w:rsidR="00AD5013">
        <w:t xml:space="preserve">. </w:t>
      </w:r>
      <w:r>
        <w:t xml:space="preserve">Results of Gillespie eco-evolutionary model (GEM) simulations of the birth-death logistic model for populations culled to five individuals from the starting point at the ESS trait and the equilibrium abundance. From left to right, the population is culled more severely (to 100, 50, and 5 from left to right). </w:t>
      </w:r>
      <w:proofErr w:type="gramStart"/>
      <w:r>
        <w:t>Layout the same as in Figure 2.</w:t>
      </w:r>
      <w:proofErr w:type="gramEnd"/>
    </w:p>
    <w:p w14:paraId="39FB7602" w14:textId="5CDE1EBF" w:rsidR="008A16EC" w:rsidRDefault="00311651">
      <w:r>
        <w:pict w14:anchorId="524F3196">
          <v:shape id="_x0000_i1029" type="#_x0000_t75" style="width:468.25pt;height:463.85pt">
            <v:imagedata r:id="rId12" o:title="Figure 5 vary cull from ESS dynamics"/>
          </v:shape>
        </w:pict>
      </w:r>
    </w:p>
    <w:p w14:paraId="5494010D" w14:textId="77777777" w:rsidR="00AF6D44" w:rsidRDefault="00AF6D44"/>
    <w:p w14:paraId="1FFBCCE7" w14:textId="347FA6BC" w:rsidR="00A2492B" w:rsidRDefault="00A2492B"/>
    <w:p w14:paraId="19F07D95" w14:textId="77777777" w:rsidR="00084082" w:rsidRDefault="00084082">
      <w:r>
        <w:br w:type="page"/>
      </w:r>
    </w:p>
    <w:p w14:paraId="3A0E716E" w14:textId="0D520AC3" w:rsidR="00084082" w:rsidRDefault="00AF6D44">
      <w:r>
        <w:lastRenderedPageBreak/>
        <w:t>Figure 6</w:t>
      </w:r>
      <w:r w:rsidR="00084082">
        <w:t xml:space="preserve">. </w:t>
      </w:r>
      <w:proofErr w:type="gramStart"/>
      <w:r w:rsidR="008A16EC">
        <w:t xml:space="preserve">Transient fitness landscapes for the birth-death logistic model with three levels of culling and the </w:t>
      </w:r>
      <w:r w:rsidR="008A2C51">
        <w:t>weakest</w:t>
      </w:r>
      <w:r w:rsidR="008A16EC">
        <w:t xml:space="preserve"> density dependence (</w:t>
      </w:r>
      <w:proofErr w:type="spellStart"/>
      <w:r w:rsidR="008A16EC" w:rsidRPr="0072020B">
        <w:rPr>
          <w:i/>
        </w:rPr>
        <w:t>b</w:t>
      </w:r>
      <w:r w:rsidR="008A16EC" w:rsidRPr="0072020B">
        <w:rPr>
          <w:vertAlign w:val="subscript"/>
        </w:rPr>
        <w:t>s</w:t>
      </w:r>
      <w:proofErr w:type="spellEnd"/>
      <w:r w:rsidR="008A16EC">
        <w:t xml:space="preserve"> = </w:t>
      </w:r>
      <w:r w:rsidR="008A16EC" w:rsidRPr="0072020B">
        <w:rPr>
          <w:i/>
        </w:rPr>
        <w:t>d</w:t>
      </w:r>
      <w:r w:rsidR="008A16EC" w:rsidRPr="0072020B">
        <w:rPr>
          <w:vertAlign w:val="subscript"/>
        </w:rPr>
        <w:t>s</w:t>
      </w:r>
      <w:r w:rsidR="008A16EC">
        <w:t xml:space="preserve"> = 0.01).</w:t>
      </w:r>
      <w:proofErr w:type="gramEnd"/>
      <w:r w:rsidR="008A16EC">
        <w:t xml:space="preserve"> The colored lines represent the trajectories from Figure 4, with orange being a cull to 100, purple being a cull to 50, and green being a cull to 5 individuals. </w:t>
      </w:r>
      <w:r w:rsidR="008A2C51">
        <w:t xml:space="preserve">Each population is evolving toward their local TEA (color coded to match trajectories). </w:t>
      </w:r>
      <w:r w:rsidR="008A16EC">
        <w:t>The populations started at the ESS trait and equilibrium abundance</w:t>
      </w:r>
      <w:r w:rsidR="008A2C51">
        <w:t xml:space="preserve"> (blue dot)</w:t>
      </w:r>
      <w:r w:rsidR="008A16EC">
        <w:t>.</w:t>
      </w:r>
    </w:p>
    <w:p w14:paraId="056A0F70" w14:textId="04598062" w:rsidR="008A16EC" w:rsidRDefault="00311651">
      <w:r>
        <w:pict w14:anchorId="789EF2E2">
          <v:shape id="_x0000_i1030" type="#_x0000_t75" style="width:451.1pt;height:325.7pt">
            <v:imagedata r:id="rId13" o:title="Figure 6 vary cull from ESS fitness landscape"/>
          </v:shape>
        </w:pict>
      </w:r>
    </w:p>
    <w:p w14:paraId="57225A8F" w14:textId="179A698F" w:rsidR="00084082" w:rsidRDefault="00084082"/>
    <w:p w14:paraId="5BF8F25E" w14:textId="77777777" w:rsidR="00084082" w:rsidRDefault="00084082">
      <w:r>
        <w:br w:type="page"/>
      </w:r>
    </w:p>
    <w:p w14:paraId="1D9BDE17" w14:textId="77777777" w:rsidR="002A2700" w:rsidRPr="002A2700" w:rsidRDefault="002A2700">
      <w:pPr>
        <w:rPr>
          <w:b/>
        </w:rPr>
      </w:pPr>
      <w:r w:rsidRPr="002A2700">
        <w:rPr>
          <w:b/>
        </w:rPr>
        <w:lastRenderedPageBreak/>
        <w:t>Appendix S1: The birth-death (</w:t>
      </w:r>
      <w:proofErr w:type="spellStart"/>
      <w:r w:rsidRPr="002A2700">
        <w:rPr>
          <w:b/>
        </w:rPr>
        <w:t>bd</w:t>
      </w:r>
      <w:proofErr w:type="spellEnd"/>
      <w:r w:rsidRPr="002A2700">
        <w:rPr>
          <w:b/>
        </w:rPr>
        <w:t>) logistic model.</w:t>
      </w:r>
    </w:p>
    <w:p w14:paraId="7FA3D053" w14:textId="211220EE" w:rsidR="002A2700" w:rsidRDefault="002A2700" w:rsidP="00511F49">
      <w:r>
        <w:t>We used a modified logistic model of population growth. The logistic model is a simple modification of exponential growth</w:t>
      </w:r>
      <w:proofErr w:type="gramStart"/>
      <w:r>
        <w:t xml:space="preserve">,  </w:t>
      </w:r>
      <w:proofErr w:type="gramEnd"/>
      <m:oMath>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=rR</m:t>
        </m:r>
      </m:oMath>
      <w:r>
        <w:t xml:space="preserve">, where </w:t>
      </w:r>
      <w:r w:rsidRPr="004B0668">
        <w:rPr>
          <w:i/>
        </w:rPr>
        <w:t>R</w:t>
      </w:r>
      <w:r>
        <w:t xml:space="preserve"> is population abundance or density, </w:t>
      </w:r>
      <w:r w:rsidRPr="004B0668">
        <w:rPr>
          <w:i/>
        </w:rPr>
        <w:t>r</w:t>
      </w:r>
      <w:r>
        <w:t xml:space="preserve"> is the population growth rate, and </w:t>
      </w:r>
      <w:r w:rsidRPr="004B0668">
        <w:rPr>
          <w:i/>
        </w:rPr>
        <w:t>t</w:t>
      </w:r>
      <w:r>
        <w:t xml:space="preserve"> is time. The logistic model modifies the population growth rate with a linear function of population density, </w:t>
      </w:r>
      <m:oMath>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K</m:t>
                </m:r>
              </m:den>
            </m:f>
          </m:e>
        </m:d>
      </m:oMath>
      <w:r>
        <w:rPr>
          <w:rFonts w:eastAsiaTheme="minorEastAsia"/>
        </w:rPr>
        <w:t xml:space="preserve">, where </w:t>
      </w:r>
      <w:r w:rsidRPr="00886479">
        <w:rPr>
          <w:rFonts w:eastAsiaTheme="minorEastAsia"/>
          <w:i/>
        </w:rPr>
        <w:t>K</w:t>
      </w:r>
      <w:r>
        <w:rPr>
          <w:rFonts w:eastAsiaTheme="minorEastAsia"/>
        </w:rPr>
        <w:t xml:space="preserve"> is carrying capacity and </w:t>
      </w:r>
      <w:proofErr w:type="spellStart"/>
      <w:r w:rsidRPr="00886479">
        <w:rPr>
          <w:rFonts w:eastAsiaTheme="minorEastAsia"/>
          <w:i/>
        </w:rPr>
        <w:t>r</w:t>
      </w:r>
      <w:r w:rsidRPr="00886479">
        <w:rPr>
          <w:rFonts w:eastAsiaTheme="minorEastAsia"/>
          <w:vertAlign w:val="subscript"/>
        </w:rPr>
        <w:t>max</w:t>
      </w:r>
      <w:proofErr w:type="spellEnd"/>
      <w:r>
        <w:rPr>
          <w:rFonts w:eastAsiaTheme="minorEastAsia"/>
        </w:rPr>
        <w:t xml:space="preserve"> is the maximum (or intrinsic) rate of population growth. </w:t>
      </w:r>
      <w:r>
        <w:t>The logistic equation is thus</w:t>
      </w:r>
      <w:proofErr w:type="gramStart"/>
      <w:r>
        <w:t xml:space="preserve">:  </w:t>
      </w:r>
      <w:proofErr w:type="gramEnd"/>
      <m:oMath>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R</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K</m:t>
                </m:r>
              </m:den>
            </m:f>
          </m:e>
        </m:d>
      </m:oMath>
      <w:r>
        <w:rPr>
          <w:rFonts w:eastAsiaTheme="minorEastAsia"/>
        </w:rPr>
        <w:t>. This m</w:t>
      </w:r>
      <w:proofErr w:type="spellStart"/>
      <w:r>
        <w:rPr>
          <w:rFonts w:eastAsiaTheme="minorEastAsia"/>
        </w:rPr>
        <w:t>odel</w:t>
      </w:r>
      <w:proofErr w:type="spellEnd"/>
      <w:r>
        <w:rPr>
          <w:rFonts w:eastAsiaTheme="minorEastAsia"/>
        </w:rPr>
        <w:t xml:space="preserve"> </w:t>
      </w:r>
      <w:r>
        <w:t xml:space="preserve">tracks the growth of a population toward </w:t>
      </w:r>
      <w:r w:rsidRPr="004B0668">
        <w:rPr>
          <w:i/>
        </w:rPr>
        <w:t>K</w:t>
      </w:r>
      <w:r>
        <w:t xml:space="preserve">, where the actual growth rate of the population has declined to zero. </w:t>
      </w:r>
    </w:p>
    <w:p w14:paraId="4A7BF44A" w14:textId="77777777" w:rsidR="002A2700" w:rsidRDefault="002A2700" w:rsidP="002A2700">
      <w:pPr>
        <w:ind w:firstLine="360"/>
        <w:rPr>
          <w:rFonts w:eastAsiaTheme="minorEastAsia"/>
        </w:rPr>
      </w:pPr>
      <w:r>
        <w:rPr>
          <w:rFonts w:eastAsiaTheme="minorEastAsia"/>
        </w:rPr>
        <w:t xml:space="preserve">Although widely used and a sometimes good description of population growth, by combining birth and death rates into an overall growth rate the model has the side effect of having not only no growth at </w:t>
      </w:r>
      <w:r w:rsidRPr="00886479">
        <w:rPr>
          <w:rFonts w:eastAsiaTheme="minorEastAsia"/>
          <w:i/>
        </w:rPr>
        <w:t>K</w:t>
      </w:r>
      <w:r>
        <w:rPr>
          <w:rFonts w:eastAsiaTheme="minorEastAsia"/>
        </w:rPr>
        <w:t xml:space="preserve"> but also no births or deaths. We thus make a simple modification of the model by defining growth rate as </w:t>
      </w:r>
      <m:oMath>
        <m:r>
          <w:rPr>
            <w:rFonts w:ascii="Cambria Math" w:eastAsiaTheme="minorEastAsia" w:hAnsi="Cambria Math"/>
          </w:rPr>
          <m:t>r=b-d</m:t>
        </m:r>
      </m:oMath>
      <w:r>
        <w:rPr>
          <w:rFonts w:eastAsiaTheme="minorEastAsia"/>
        </w:rPr>
        <w:t xml:space="preserve">, where </w:t>
      </w:r>
      <w:r w:rsidRPr="00CA7579">
        <w:rPr>
          <w:rFonts w:eastAsiaTheme="minorEastAsia"/>
          <w:i/>
        </w:rPr>
        <w:t>b</w:t>
      </w:r>
      <w:r>
        <w:rPr>
          <w:rFonts w:eastAsiaTheme="minorEastAsia"/>
        </w:rPr>
        <w:t xml:space="preserve"> is birth rate and </w:t>
      </w:r>
      <w:r w:rsidRPr="00CA7579">
        <w:rPr>
          <w:rFonts w:eastAsiaTheme="minorEastAsia"/>
          <w:i/>
        </w:rPr>
        <w:t>d</w:t>
      </w:r>
      <w:r>
        <w:rPr>
          <w:rFonts w:eastAsiaTheme="minorEastAsia"/>
        </w:rPr>
        <w:t xml:space="preserve"> is death rate. We then make these rates linear functions of density: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slope</m:t>
            </m:r>
          </m:sub>
        </m:sSub>
        <m:r>
          <w:rPr>
            <w:rFonts w:ascii="Cambria Math" w:eastAsiaTheme="minorEastAsia" w:hAnsi="Cambria Math"/>
          </w:rPr>
          <m:t>R</m:t>
        </m:r>
      </m:oMath>
      <w:r>
        <w:rPr>
          <w:rFonts w:eastAsiaTheme="minorEastAsia"/>
        </w:rPr>
        <w:t xml:space="preserve"> and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slope</m:t>
            </m:r>
          </m:sub>
        </m:sSub>
        <m:r>
          <w:rPr>
            <w:rFonts w:ascii="Cambria Math" w:eastAsiaTheme="minorEastAsia" w:hAnsi="Cambria Math"/>
          </w:rPr>
          <m:t>R</m:t>
        </m:r>
      </m:oMath>
      <w:r>
        <w:rPr>
          <w:rFonts w:eastAsiaTheme="minorEastAsia"/>
        </w:rPr>
        <w:t xml:space="preserve">, where </w:t>
      </w:r>
      <w:proofErr w:type="spellStart"/>
      <w:r w:rsidRPr="00DC08E8">
        <w:rPr>
          <w:rFonts w:eastAsiaTheme="minorEastAsia"/>
          <w:i/>
        </w:rPr>
        <w:t>b</w:t>
      </w:r>
      <w:r w:rsidRPr="00DC08E8">
        <w:rPr>
          <w:rFonts w:eastAsiaTheme="minorEastAsia"/>
          <w:vertAlign w:val="subscript"/>
        </w:rPr>
        <w:t>slope</w:t>
      </w:r>
      <w:proofErr w:type="spellEnd"/>
      <w:r>
        <w:rPr>
          <w:rFonts w:eastAsiaTheme="minorEastAsia"/>
        </w:rPr>
        <w:t xml:space="preserve"> and </w:t>
      </w:r>
      <w:proofErr w:type="spellStart"/>
      <w:r w:rsidRPr="00DC08E8">
        <w:rPr>
          <w:rFonts w:eastAsiaTheme="minorEastAsia"/>
          <w:i/>
        </w:rPr>
        <w:t>d</w:t>
      </w:r>
      <w:r w:rsidRPr="00DC08E8">
        <w:rPr>
          <w:rFonts w:eastAsiaTheme="minorEastAsia"/>
          <w:vertAlign w:val="subscript"/>
        </w:rPr>
        <w:t>slope</w:t>
      </w:r>
      <w:proofErr w:type="spellEnd"/>
      <w:r>
        <w:rPr>
          <w:rFonts w:eastAsiaTheme="minorEastAsia"/>
        </w:rPr>
        <w:t xml:space="preserve"> describe the slope of the relationship between b and d with R, respectively, and </w:t>
      </w:r>
      <w:proofErr w:type="spellStart"/>
      <w:r w:rsidRPr="00DC08E8">
        <w:rPr>
          <w:rFonts w:eastAsiaTheme="minorEastAsia"/>
          <w:i/>
        </w:rPr>
        <w:t>b</w:t>
      </w:r>
      <w:r w:rsidRPr="00DC08E8">
        <w:rPr>
          <w:rFonts w:eastAsiaTheme="minorEastAsia"/>
          <w:vertAlign w:val="subscript"/>
        </w:rPr>
        <w:t>max</w:t>
      </w:r>
      <w:proofErr w:type="spellEnd"/>
      <w:r>
        <w:rPr>
          <w:rFonts w:eastAsiaTheme="minorEastAsia"/>
        </w:rPr>
        <w:t xml:space="preserve"> and </w:t>
      </w:r>
      <w:proofErr w:type="spellStart"/>
      <w:r w:rsidRPr="00DC08E8">
        <w:rPr>
          <w:rFonts w:eastAsiaTheme="minorEastAsia"/>
          <w:i/>
        </w:rPr>
        <w:t>d</w:t>
      </w:r>
      <w:r w:rsidRPr="00DC08E8">
        <w:rPr>
          <w:rFonts w:eastAsiaTheme="minorEastAsia"/>
          <w:vertAlign w:val="subscript"/>
        </w:rPr>
        <w:t>min</w:t>
      </w:r>
      <w:proofErr w:type="spellEnd"/>
      <w:r>
        <w:rPr>
          <w:rFonts w:eastAsiaTheme="minorEastAsia"/>
        </w:rPr>
        <w:t xml:space="preserve"> are the maximum birth rate and minimum death rate, respectively. Thus, </w:t>
      </w:r>
      <m:oMath>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oMath>
      <w:r>
        <w:rPr>
          <w:rFonts w:eastAsiaTheme="minorEastAsia"/>
        </w:rPr>
        <w:t xml:space="preserve"> and the carrying capacity occurs at </w:t>
      </w:r>
      <m:oMath>
        <m:r>
          <w:rPr>
            <w:rFonts w:ascii="Cambria Math" w:hAnsi="Cambria Math"/>
          </w:rPr>
          <m:t>K</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slope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slope</m:t>
                </m:r>
              </m:sub>
            </m:sSub>
          </m:den>
        </m:f>
      </m:oMath>
      <w:r>
        <w:rPr>
          <w:rFonts w:eastAsiaTheme="minorEastAsia"/>
        </w:rPr>
        <w:t>. Our alternative logistic model is thus:</w:t>
      </w:r>
    </w:p>
    <w:p w14:paraId="1057A9B4" w14:textId="77777777" w:rsidR="002A2700" w:rsidRDefault="00311651" w:rsidP="002A2700">
      <w:pPr>
        <w:rPr>
          <w:rFonts w:eastAsiaTheme="minorEastAsia"/>
        </w:rPr>
      </w:pPr>
      <m:oMath>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slope</m:t>
                </m:r>
              </m:sub>
            </m:sSub>
            <m:r>
              <w:rPr>
                <w:rFonts w:ascii="Cambria Math" w:eastAsiaTheme="minorEastAsia" w:hAnsi="Cambria Math"/>
              </w:rPr>
              <m:t>R</m:t>
            </m:r>
            <m:r>
              <m:rPr>
                <m:sty m:val="p"/>
              </m:rPr>
              <w:rPr>
                <w:rFonts w:ascii="Cambria Math" w:eastAsiaTheme="minorEastAsia" w:hAnsi="Cambria Math"/>
              </w:rPr>
              <m:t xml:space="preserve"> </m:t>
            </m:r>
          </m:e>
        </m:d>
        <m:r>
          <w:rPr>
            <w:rFonts w:ascii="Cambria Math" w:hAnsi="Cambria Math"/>
          </w:rPr>
          <m:t>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slope</m:t>
                </m:r>
              </m:sub>
            </m:sSub>
            <m:r>
              <w:rPr>
                <w:rFonts w:ascii="Cambria Math" w:eastAsiaTheme="minorEastAsia" w:hAnsi="Cambria Math"/>
              </w:rPr>
              <m:t>R</m:t>
            </m:r>
          </m:e>
        </m:d>
        <m:r>
          <w:rPr>
            <w:rFonts w:ascii="Cambria Math" w:hAnsi="Cambria Math"/>
          </w:rPr>
          <m:t>R</m:t>
        </m:r>
      </m:oMath>
      <w:r w:rsidR="002A2700">
        <w:rPr>
          <w:rFonts w:eastAsiaTheme="minorEastAsia"/>
        </w:rPr>
        <w:tab/>
      </w:r>
      <w:r w:rsidR="002A2700">
        <w:rPr>
          <w:rFonts w:eastAsiaTheme="minorEastAsia"/>
        </w:rPr>
        <w:tab/>
      </w:r>
      <w:r w:rsidR="002A2700">
        <w:rPr>
          <w:rFonts w:eastAsiaTheme="minorEastAsia"/>
        </w:rPr>
        <w:tab/>
      </w:r>
      <w:r w:rsidR="002A2700">
        <w:rPr>
          <w:rFonts w:eastAsiaTheme="minorEastAsia"/>
        </w:rPr>
        <w:tab/>
      </w:r>
      <w:r w:rsidR="002A2700">
        <w:rPr>
          <w:rFonts w:eastAsiaTheme="minorEastAsia"/>
        </w:rPr>
        <w:tab/>
        <w:t>Equation S1.</w:t>
      </w:r>
    </w:p>
    <w:p w14:paraId="0E162AAC" w14:textId="77777777" w:rsidR="002A2700" w:rsidRDefault="002A2700" w:rsidP="002A2700">
      <w:pPr>
        <w:rPr>
          <w:rFonts w:eastAsiaTheme="minorEastAsia"/>
        </w:rPr>
      </w:pPr>
      <w:r>
        <w:rPr>
          <w:rFonts w:eastAsiaTheme="minorEastAsia"/>
        </w:rPr>
        <w:t xml:space="preserve">Equation 1 is equivalent to the standard logistic model but has the advantage of having non-zero birth and death rates even when the overall growth rate is zero. </w:t>
      </w:r>
    </w:p>
    <w:p w14:paraId="036FB884" w14:textId="77777777" w:rsidR="002A2700" w:rsidRDefault="002A2700" w:rsidP="002A2700">
      <w:pPr>
        <w:ind w:firstLine="360"/>
        <w:rPr>
          <w:rFonts w:eastAsiaTheme="minorEastAsia"/>
        </w:rPr>
      </w:pPr>
      <w:r>
        <w:rPr>
          <w:rFonts w:eastAsiaTheme="minorEastAsia"/>
        </w:rPr>
        <w:t xml:space="preserve">We make Equation 1 eco-evolutionary by making the maximum birth rate an evolving trait. Increases in birth rate would clearly always increase fitness, such that evolution would move the trait toward infinity. We therefore introduce a trade-off such that increasing </w:t>
      </w:r>
      <w:proofErr w:type="spellStart"/>
      <w:r w:rsidRPr="00DC08E8">
        <w:rPr>
          <w:rFonts w:eastAsiaTheme="minorEastAsia"/>
          <w:i/>
        </w:rPr>
        <w:t>b</w:t>
      </w:r>
      <w:r w:rsidRPr="00DC08E8">
        <w:rPr>
          <w:rFonts w:eastAsiaTheme="minorEastAsia"/>
          <w:vertAlign w:val="subscript"/>
        </w:rPr>
        <w:t>max</w:t>
      </w:r>
      <w:proofErr w:type="spellEnd"/>
      <w:r>
        <w:rPr>
          <w:rFonts w:eastAsiaTheme="minorEastAsia"/>
        </w:rPr>
        <w:t xml:space="preserve"> comes with the price of increasing </w:t>
      </w:r>
      <w:proofErr w:type="spellStart"/>
      <w:r w:rsidRPr="00DC08E8">
        <w:rPr>
          <w:rFonts w:eastAsiaTheme="minorEastAsia"/>
          <w:i/>
        </w:rPr>
        <w:t>d</w:t>
      </w:r>
      <w:r w:rsidRPr="00DC08E8">
        <w:rPr>
          <w:rFonts w:eastAsiaTheme="minorEastAsia"/>
          <w:vertAlign w:val="subscript"/>
        </w:rPr>
        <w:t>min</w:t>
      </w:r>
      <w:proofErr w:type="spellEnd"/>
      <w:r>
        <w:rPr>
          <w:rFonts w:eastAsiaTheme="minorEastAsia"/>
        </w:rPr>
        <w:t xml:space="preserve">, following an accelerating function: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sup>
            <m:r>
              <w:rPr>
                <w:rFonts w:ascii="Cambria Math" w:eastAsiaTheme="minorEastAsia" w:hAnsi="Cambria Math"/>
              </w:rPr>
              <m:t>2</m:t>
            </m:r>
          </m:sup>
        </m:sSup>
      </m:oMath>
      <w:r>
        <w:rPr>
          <w:rFonts w:eastAsiaTheme="minorEastAsia"/>
        </w:rPr>
        <w:t xml:space="preserve">. </w:t>
      </w:r>
    </w:p>
    <w:p w14:paraId="700663FC" w14:textId="3EC97201" w:rsidR="002A2700" w:rsidRDefault="002A2700" w:rsidP="002A2700">
      <w:pPr>
        <w:ind w:firstLine="360"/>
      </w:pPr>
      <w:r>
        <w:rPr>
          <w:rFonts w:eastAsiaTheme="minorEastAsia"/>
        </w:rPr>
        <w:t xml:space="preserve">We consider the case where </w:t>
      </w:r>
      <w:proofErr w:type="spellStart"/>
      <w:r w:rsidRPr="00DC08E8">
        <w:rPr>
          <w:rFonts w:eastAsiaTheme="minorEastAsia"/>
          <w:i/>
        </w:rPr>
        <w:t>b</w:t>
      </w:r>
      <w:r w:rsidRPr="00DC08E8">
        <w:rPr>
          <w:rFonts w:eastAsiaTheme="minorEastAsia"/>
          <w:vertAlign w:val="subscript"/>
        </w:rPr>
        <w:t>max</w:t>
      </w:r>
      <w:proofErr w:type="spellEnd"/>
      <w:r>
        <w:rPr>
          <w:rFonts w:eastAsiaTheme="minorEastAsia"/>
        </w:rPr>
        <w:t xml:space="preserve"> (i.e., fecundity) is evolving and connected to mortality through a</w:t>
      </w:r>
      <w:r w:rsidR="00A270A1">
        <w:rPr>
          <w:rFonts w:eastAsiaTheme="minorEastAsia"/>
        </w:rPr>
        <w:t>n</w:t>
      </w:r>
      <w:r>
        <w:rPr>
          <w:rFonts w:eastAsiaTheme="minorEastAsia"/>
        </w:rPr>
        <w:t xml:space="preserve"> </w:t>
      </w:r>
      <w:r w:rsidR="00A270A1">
        <w:rPr>
          <w:rFonts w:eastAsiaTheme="minorEastAsia"/>
        </w:rPr>
        <w:t xml:space="preserve">accelerating </w:t>
      </w:r>
      <w:r>
        <w:rPr>
          <w:rFonts w:eastAsiaTheme="minorEastAsia"/>
        </w:rPr>
        <w:t xml:space="preserve">trade-off function: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sup>
            <m:r>
              <w:rPr>
                <w:rFonts w:ascii="Cambria Math" w:eastAsiaTheme="minorEastAsia" w:hAnsi="Cambria Math"/>
              </w:rPr>
              <m:t>2</m:t>
            </m:r>
          </m:sup>
        </m:sSup>
      </m:oMath>
      <w:r>
        <w:rPr>
          <w:rFonts w:eastAsiaTheme="minorEastAsia"/>
        </w:rPr>
        <w:t>. A</w:t>
      </w:r>
      <w:r>
        <w:t xml:space="preserve"> quantitative genetics approach would allow us to model the evolution of </w:t>
      </w:r>
      <w:proofErr w:type="spellStart"/>
      <w:r>
        <w:t>bmax</w:t>
      </w:r>
      <w:proofErr w:type="spellEnd"/>
      <w:r>
        <w:t xml:space="preserve"> as a function of the narrow-sense heritability of the trait </w:t>
      </w:r>
      <w:r w:rsidRPr="00DC08E8">
        <w:rPr>
          <w:i/>
        </w:rPr>
        <w:t>h</w:t>
      </w:r>
      <w:r w:rsidRPr="00DC08E8">
        <w:rPr>
          <w:vertAlign w:val="superscript"/>
        </w:rPr>
        <w:t>2</w:t>
      </w:r>
      <w:r>
        <w:t xml:space="preserve">, the amount of trait variation </w:t>
      </w:r>
      <w:r w:rsidRPr="00DC08E8">
        <w:rPr>
          <w:i/>
        </w:rPr>
        <w:t>V</w:t>
      </w:r>
      <w:r>
        <w:t>, and the fitness gradient of the trait, which is the relationship between the trait and fitness, here defined as the per capita growth of the population defined by Equation 1 itself:</w:t>
      </w:r>
    </w:p>
    <w:p w14:paraId="4036B80D" w14:textId="77777777" w:rsidR="002A2700" w:rsidRDefault="002A2700" w:rsidP="002A2700">
      <w:pPr>
        <w:tabs>
          <w:tab w:val="right" w:pos="9360"/>
        </w:tabs>
        <w:rPr>
          <w:rFonts w:eastAsiaTheme="minorEastAsia"/>
        </w:rPr>
      </w:pPr>
      <w:r>
        <w:t xml:space="preserve"> </w:t>
      </w:r>
      <m:oMath>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max</m:t>
                </m:r>
              </m:sub>
            </m:sSub>
          </m:den>
        </m:f>
        <m:r>
          <w:rPr>
            <w:rFonts w:ascii="Cambria Math" w:hAnsi="Cambria Math"/>
          </w:rPr>
          <m:t>=</m:t>
        </m:r>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oMath>
      <w:r>
        <w:rPr>
          <w:rFonts w:eastAsiaTheme="minorEastAsia"/>
        </w:rPr>
        <w:tab/>
        <w:t xml:space="preserve">Equation S2. </w:t>
      </w:r>
    </w:p>
    <w:p w14:paraId="0E3FAE28" w14:textId="77777777" w:rsidR="002A2700" w:rsidRDefault="002A2700" w:rsidP="002A2700">
      <w:pPr>
        <w:rPr>
          <w:rFonts w:eastAsiaTheme="minorEastAsia"/>
        </w:rPr>
      </w:pPr>
      <w:r>
        <w:rPr>
          <w:rFonts w:eastAsiaTheme="minorEastAsia"/>
        </w:rPr>
        <w:t>We therefore write an equation for the evolution of the mean trait as:</w:t>
      </w:r>
    </w:p>
    <w:p w14:paraId="3C08E96E" w14:textId="77777777" w:rsidR="002A2700" w:rsidRDefault="00311651" w:rsidP="002A2700">
      <w:pPr>
        <w:tabs>
          <w:tab w:val="right" w:pos="9360"/>
        </w:tabs>
      </w:pPr>
      <m:oMath>
        <m:f>
          <m:fPr>
            <m:ctrlPr>
              <w:rPr>
                <w:rFonts w:ascii="Cambria Math" w:hAnsi="Cambria Math"/>
                <w:i/>
              </w:rPr>
            </m:ctrlPr>
          </m:fPr>
          <m:num>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max</m:t>
                </m:r>
              </m:sub>
            </m:sSub>
          </m:num>
          <m:den>
            <m:r>
              <w:rPr>
                <w:rFonts w:ascii="Cambria Math" w:hAnsi="Cambria Math"/>
              </w:rPr>
              <m:t>dt</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e>
        </m:d>
      </m:oMath>
      <w:r w:rsidR="002A2700">
        <w:rPr>
          <w:rFonts w:eastAsiaTheme="minorEastAsia"/>
        </w:rPr>
        <w:tab/>
        <w:t>Equation S3</w:t>
      </w:r>
    </w:p>
    <w:p w14:paraId="564A6D9B" w14:textId="22E55C78" w:rsidR="00F20070" w:rsidRDefault="002A2700">
      <w:r>
        <w:t xml:space="preserve">Using Equations 1 and 3, we can solve for the dynamics of the traits and the population abundance through time </w:t>
      </w:r>
      <w:r>
        <w:fldChar w:fldCharType="begin"/>
      </w:r>
      <w:r w:rsidR="00FF4BBD">
        <w:instrText xml:space="preserve"> ADDIN ZOTERO_ITEM CSL_CITATION {"citationID":"8jmnuhLz","properties":{"formattedCitation":"(Lande 1976; Abrams et al. 1993)","plainCitation":"(Lande 1976; Abrams et al. 1993)","noteIndex":0},"citationItems":[{"id":2664,"uris":["http://zotero.org/users/1264037/items/3WQNQ9PQ"],"uri":["http://zotero.org/users/1264037/items/3WQNQ9PQ"],"itemData":{"id":2664,"type":"article-journal","title":"Natural selection and random genetic drift in phenotypic evolution","container-title":"Evolution","page":"314-334","volume":"30","issue":"2","source":"CrossRef","DOI":"10.2307/2407703","ISSN":"00143820","author":[{"family":"Lande","given":"Russell"}],"issued":{"date-parts":[["1976",6]]}}},{"id":2670,"uris":["http://zotero.org/users/1264037/items/TT5HUPD3"],"uri":["http://zotero.org/users/1264037/items/TT5HUPD3"],"itemData":{"id":2670,"type":"article-journal","title":"On the relationship between quantitative genetic and ESS models","container-title":"Evolution","page":"982-985","volume":"47","issue":"3","source":"CrossRef","DOI":"10.2307/2410204","ISSN":"00143820","author":[{"family":"Abrams","given":"Peter A."},{"family":"Harada","given":"Yasushi"},{"family":"Matsuda","given":"Hiroyuki"}],"issued":{"date-parts":[["1993",6]]}}}],"schema":"https://github.com/citation-style-language/schema/raw/master/csl-citation.json"} </w:instrText>
      </w:r>
      <w:r>
        <w:fldChar w:fldCharType="separate"/>
      </w:r>
      <w:r w:rsidRPr="00741CAF">
        <w:rPr>
          <w:rFonts w:ascii="Calibri" w:hAnsi="Calibri" w:cs="Calibri"/>
        </w:rPr>
        <w:t>(Lande 1976; Abrams et al. 1993)</w:t>
      </w:r>
      <w:r>
        <w:fldChar w:fldCharType="end"/>
      </w:r>
      <w:r>
        <w:t xml:space="preserve">. Next, we used ESS techniques to assess the optimal </w:t>
      </w:r>
      <w:proofErr w:type="spellStart"/>
      <w:r w:rsidRPr="00DC08E8">
        <w:rPr>
          <w:rFonts w:eastAsiaTheme="minorEastAsia"/>
          <w:i/>
        </w:rPr>
        <w:t>b</w:t>
      </w:r>
      <w:r w:rsidRPr="00DC08E8">
        <w:rPr>
          <w:rFonts w:eastAsiaTheme="minorEastAsia"/>
          <w:vertAlign w:val="subscript"/>
        </w:rPr>
        <w:t>max</w:t>
      </w:r>
      <w:proofErr w:type="spellEnd"/>
      <w:r>
        <w:t xml:space="preserve"> value given our trade-off. In short, we set Equation 2 equal to zero and solved for </w:t>
      </w:r>
      <w:proofErr w:type="spellStart"/>
      <w:r w:rsidRPr="00DC08E8">
        <w:rPr>
          <w:rFonts w:eastAsiaTheme="minorEastAsia"/>
          <w:i/>
        </w:rPr>
        <w:t>b</w:t>
      </w:r>
      <w:r w:rsidRPr="00DC08E8">
        <w:rPr>
          <w:rFonts w:eastAsiaTheme="minorEastAsia"/>
          <w:vertAlign w:val="subscript"/>
        </w:rPr>
        <w:t>max</w:t>
      </w:r>
      <w:proofErr w:type="spellEnd"/>
      <w:r>
        <w:t xml:space="preserve">, which gives the ESS solution as: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max</m:t>
            </m:r>
          </m:sub>
        </m:sSub>
        <m:r>
          <w:rPr>
            <w:rFonts w:ascii="Cambria Math" w:eastAsiaTheme="minorEastAsia" w:hAnsi="Cambria Math"/>
          </w:rPr>
          <m:t>=</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den>
        </m:f>
      </m:oMath>
      <w:r>
        <w:rPr>
          <w:rFonts w:eastAsiaTheme="minorEastAsia"/>
        </w:rPr>
        <w:t>. A key observation here is that the abundance of the population is not a factor in setting the optimal trait in the population.</w:t>
      </w:r>
      <w:r w:rsidR="00F20070">
        <w:br w:type="page"/>
      </w:r>
    </w:p>
    <w:p w14:paraId="221BCDD9" w14:textId="5214E8CE" w:rsidR="00F20070" w:rsidRPr="002A2700" w:rsidRDefault="00F20070" w:rsidP="00F20070">
      <w:pPr>
        <w:rPr>
          <w:b/>
        </w:rPr>
      </w:pPr>
      <w:r>
        <w:rPr>
          <w:b/>
        </w:rPr>
        <w:lastRenderedPageBreak/>
        <w:t>Appendix S2: Finding the evolutionary stable strategy of the</w:t>
      </w:r>
      <w:r w:rsidRPr="002A2700">
        <w:rPr>
          <w:b/>
        </w:rPr>
        <w:t xml:space="preserve"> birth-death (</w:t>
      </w:r>
      <w:proofErr w:type="spellStart"/>
      <w:r w:rsidRPr="002A2700">
        <w:rPr>
          <w:b/>
        </w:rPr>
        <w:t>bd</w:t>
      </w:r>
      <w:proofErr w:type="spellEnd"/>
      <w:r w:rsidRPr="002A2700">
        <w:rPr>
          <w:b/>
        </w:rPr>
        <w:t>) logistic model.</w:t>
      </w:r>
    </w:p>
    <w:p w14:paraId="15BD1CF6" w14:textId="1FB4BA27" w:rsidR="00F20070" w:rsidRDefault="00F20070" w:rsidP="00F20070">
      <w:r>
        <w:t>We used</w:t>
      </w:r>
    </w:p>
    <w:p w14:paraId="07EB477F" w14:textId="77777777" w:rsidR="00A2492B" w:rsidRDefault="00A2492B">
      <w:r>
        <w:br w:type="page"/>
      </w:r>
    </w:p>
    <w:p w14:paraId="68228257" w14:textId="24C814A6" w:rsidR="002A2700" w:rsidRDefault="00A2492B">
      <w:r>
        <w:lastRenderedPageBreak/>
        <w:t xml:space="preserve">Figure S1. </w:t>
      </w:r>
      <w:proofErr w:type="gramStart"/>
      <w:r w:rsidR="006E40CF">
        <w:t>The effect of trait variation per se on the ecological dynamics of the birth-death logistic model.</w:t>
      </w:r>
      <w:proofErr w:type="gramEnd"/>
    </w:p>
    <w:p w14:paraId="7A59D269" w14:textId="77777777" w:rsidR="006E40CF" w:rsidRDefault="006E40CF"/>
    <w:p w14:paraId="2ACCF827" w14:textId="15AD1490" w:rsidR="006E40CF" w:rsidRDefault="00311651">
      <w:r>
        <w:pict w14:anchorId="7948534F">
          <v:shape id="_x0000_i1031" type="#_x0000_t75" style="width:466.3pt;height:122.45pt">
            <v:imagedata r:id="rId14" o:title="Figure_S1_variance_effect_ecology"/>
          </v:shape>
        </w:pict>
      </w:r>
    </w:p>
    <w:p w14:paraId="2BFA971B" w14:textId="10C9152B" w:rsidR="006E40CF" w:rsidRDefault="006E40CF"/>
    <w:p w14:paraId="0D3DBD55" w14:textId="24330F9E" w:rsidR="006E40CF" w:rsidRDefault="006E40CF">
      <w:r>
        <w:br w:type="page"/>
      </w:r>
    </w:p>
    <w:p w14:paraId="55EAEFE5" w14:textId="48B81985" w:rsidR="006E40CF" w:rsidRDefault="006E40CF">
      <w:r>
        <w:lastRenderedPageBreak/>
        <w:t xml:space="preserve">Figure S2. </w:t>
      </w:r>
    </w:p>
    <w:p w14:paraId="59B7D895" w14:textId="3F67F256" w:rsidR="006E40CF" w:rsidRDefault="00311651">
      <w:r>
        <w:pict w14:anchorId="2D59C0EC">
          <v:shape id="_x0000_i1032" type="#_x0000_t75" style="width:468.25pt;height:463.85pt">
            <v:imagedata r:id="rId15" o:title="Figure S2 vary K starat at K_ESS dynamics"/>
          </v:shape>
        </w:pict>
      </w:r>
    </w:p>
    <w:p w14:paraId="1191DD91" w14:textId="77777777" w:rsidR="006E40CF" w:rsidRDefault="006E40CF"/>
    <w:p w14:paraId="5BB3BCAE" w14:textId="77777777" w:rsidR="006E40CF" w:rsidRDefault="006E40CF"/>
    <w:p w14:paraId="0EEF2E15" w14:textId="22A0AF59" w:rsidR="00A2492B" w:rsidRDefault="00A2492B" w:rsidP="00A2492B">
      <w:pPr>
        <w:jc w:val="center"/>
      </w:pPr>
    </w:p>
    <w:p w14:paraId="08C79361" w14:textId="77777777" w:rsidR="00A2492B" w:rsidRDefault="00A2492B"/>
    <w:p w14:paraId="6B6DA91B" w14:textId="77777777" w:rsidR="00A2492B" w:rsidRDefault="00A2492B"/>
    <w:p w14:paraId="68FD6BD7" w14:textId="77777777" w:rsidR="00A2492B" w:rsidRDefault="00A2492B"/>
    <w:p w14:paraId="5D1EFAD5" w14:textId="77777777" w:rsidR="002A2700" w:rsidRDefault="002A2700"/>
    <w:sectPr w:rsidR="002A2700">
      <w:footerReference w:type="default" r:id="rId1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Clay Cressler" w:date="2019-06-04T13:33:00Z" w:initials="CC">
    <w:p w14:paraId="2D0058EF" w14:textId="30EC8E89" w:rsidR="00416E67" w:rsidRDefault="00416E67">
      <w:pPr>
        <w:pStyle w:val="CommentText"/>
      </w:pPr>
      <w:r>
        <w:rPr>
          <w:rStyle w:val="CommentReference"/>
        </w:rPr>
        <w:annotationRef/>
      </w:r>
      <w:r>
        <w:t>Not sure I follow this one. How does understanding how ecological forces alter the path towards adaptation necessary for identifying whether a population is adapted or not?</w:t>
      </w:r>
    </w:p>
  </w:comment>
  <w:comment w:id="8" w:author="Clay Cressler" w:date="2019-06-04T16:27:00Z" w:initials="CC">
    <w:p w14:paraId="74E90E61" w14:textId="1EEF5AFB" w:rsidR="00416E67" w:rsidRDefault="00416E67">
      <w:pPr>
        <w:pStyle w:val="CommentText"/>
      </w:pPr>
      <w:r>
        <w:rPr>
          <w:rStyle w:val="CommentReference"/>
        </w:rPr>
        <w:annotationRef/>
      </w:r>
      <w:r>
        <w:t xml:space="preserve">I think we need to say more here about the relationship between this variation and heritable trait variation. Demographic </w:t>
      </w:r>
      <w:proofErr w:type="spellStart"/>
      <w:r>
        <w:t>stochasticity</w:t>
      </w:r>
      <w:proofErr w:type="spellEnd"/>
      <w:r>
        <w:t xml:space="preserve"> is obviously non-heritable, but individual trait variation and demographic heterogeneity can both be heritable. In GEMs, the variation among individuals is heritable, at least to a point. Also, demographic heterogeneity is separate from demographic </w:t>
      </w:r>
      <w:proofErr w:type="spellStart"/>
      <w:r>
        <w:t>stochasticity</w:t>
      </w:r>
      <w:proofErr w:type="spellEnd"/>
      <w:r>
        <w:t xml:space="preserve">, as demographic heterogeneity is defined as differences among individuals in their expected demographic rates, whereas demographic </w:t>
      </w:r>
      <w:proofErr w:type="spellStart"/>
      <w:r>
        <w:t>stochasticity</w:t>
      </w:r>
      <w:proofErr w:type="spellEnd"/>
      <w:r>
        <w:t xml:space="preserve"> is differences among individuals in their realized demographic rates.  </w:t>
      </w:r>
    </w:p>
  </w:comment>
  <w:comment w:id="14" w:author="Clay Cressler" w:date="2019-06-05T12:10:00Z" w:initials="CC">
    <w:p w14:paraId="597E91C7" w14:textId="77777777" w:rsidR="00B358E2" w:rsidRDefault="00B358E2" w:rsidP="00B358E2">
      <w:pPr>
        <w:pStyle w:val="CommentText"/>
      </w:pPr>
      <w:r>
        <w:rPr>
          <w:rStyle w:val="CommentReference"/>
        </w:rPr>
        <w:annotationRef/>
      </w:r>
      <w:r>
        <w:t xml:space="preserve">I didn’t follow a lot of this paragraph. In particular, I didn't understnad the distinction you were trying to make between "individual" and "aggregate" demographic </w:t>
      </w:r>
      <w:proofErr w:type="spellStart"/>
      <w:r>
        <w:t>stoc</w:t>
      </w:r>
      <w:proofErr w:type="spellEnd"/>
      <w:r>
        <w:t xml:space="preserve">hasticity. </w:t>
      </w:r>
    </w:p>
  </w:comment>
  <w:comment w:id="59" w:author="John DeLong" w:date="2019-04-28T11:38:00Z" w:initials="JD">
    <w:p w14:paraId="753B4D19" w14:textId="77777777" w:rsidR="00416E67" w:rsidRDefault="00416E67">
      <w:pPr>
        <w:pStyle w:val="CommentText"/>
      </w:pPr>
      <w:r>
        <w:rPr>
          <w:rStyle w:val="CommentReference"/>
        </w:rPr>
        <w:annotationRef/>
      </w:r>
      <w:r>
        <w:t>Clay, more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3B4D1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8E317E" w14:textId="77777777" w:rsidR="00416E67" w:rsidRDefault="00416E67" w:rsidP="00CC6FC8">
      <w:pPr>
        <w:spacing w:after="0" w:line="240" w:lineRule="auto"/>
      </w:pPr>
      <w:r>
        <w:separator/>
      </w:r>
    </w:p>
  </w:endnote>
  <w:endnote w:type="continuationSeparator" w:id="0">
    <w:p w14:paraId="2002BA72" w14:textId="77777777" w:rsidR="00416E67" w:rsidRDefault="00416E67" w:rsidP="00CC6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游明朝">
    <w:panose1 w:val="00000000000000000000"/>
    <w:charset w:val="8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panose1 w:val="00000000000000000000"/>
    <w:charset w:val="8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5547191"/>
      <w:docPartObj>
        <w:docPartGallery w:val="Page Numbers (Bottom of Page)"/>
        <w:docPartUnique/>
      </w:docPartObj>
    </w:sdtPr>
    <w:sdtEndPr>
      <w:rPr>
        <w:noProof/>
      </w:rPr>
    </w:sdtEndPr>
    <w:sdtContent>
      <w:p w14:paraId="1FDC248E" w14:textId="0E8796D6" w:rsidR="00416E67" w:rsidRDefault="00416E67">
        <w:pPr>
          <w:pStyle w:val="Footer"/>
          <w:jc w:val="center"/>
        </w:pPr>
        <w:r>
          <w:fldChar w:fldCharType="begin"/>
        </w:r>
        <w:r>
          <w:instrText xml:space="preserve"> PAGE   \* MERGEFORMAT </w:instrText>
        </w:r>
        <w:r>
          <w:fldChar w:fldCharType="separate"/>
        </w:r>
        <w:r w:rsidR="00B358E2">
          <w:rPr>
            <w:noProof/>
          </w:rPr>
          <w:t>2</w:t>
        </w:r>
        <w:r>
          <w:rPr>
            <w:noProof/>
          </w:rPr>
          <w:fldChar w:fldCharType="end"/>
        </w:r>
      </w:p>
    </w:sdtContent>
  </w:sdt>
  <w:p w14:paraId="421EACCC" w14:textId="77777777" w:rsidR="00416E67" w:rsidRDefault="00416E6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308CA2" w14:textId="77777777" w:rsidR="00416E67" w:rsidRDefault="00416E67" w:rsidP="00CC6FC8">
      <w:pPr>
        <w:spacing w:after="0" w:line="240" w:lineRule="auto"/>
      </w:pPr>
      <w:r>
        <w:separator/>
      </w:r>
    </w:p>
  </w:footnote>
  <w:footnote w:type="continuationSeparator" w:id="0">
    <w:p w14:paraId="4C70265B" w14:textId="77777777" w:rsidR="00416E67" w:rsidRDefault="00416E67" w:rsidP="00CC6FC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DeLong">
    <w15:presenceInfo w15:providerId="AD" w15:userId="S-1-5-21-527237240-492894223-682003330-194337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94C"/>
    <w:rsid w:val="00044FD6"/>
    <w:rsid w:val="00067F06"/>
    <w:rsid w:val="00084082"/>
    <w:rsid w:val="000F7772"/>
    <w:rsid w:val="00106389"/>
    <w:rsid w:val="001079D8"/>
    <w:rsid w:val="00112FD7"/>
    <w:rsid w:val="001231C1"/>
    <w:rsid w:val="001C1CAC"/>
    <w:rsid w:val="001C7EF9"/>
    <w:rsid w:val="00261C44"/>
    <w:rsid w:val="002A2700"/>
    <w:rsid w:val="002D2A05"/>
    <w:rsid w:val="00306E4C"/>
    <w:rsid w:val="00311651"/>
    <w:rsid w:val="00324E3A"/>
    <w:rsid w:val="003611D3"/>
    <w:rsid w:val="00371CA9"/>
    <w:rsid w:val="003957B5"/>
    <w:rsid w:val="003B082C"/>
    <w:rsid w:val="003D16C7"/>
    <w:rsid w:val="00407539"/>
    <w:rsid w:val="004138AA"/>
    <w:rsid w:val="00416E67"/>
    <w:rsid w:val="0044290A"/>
    <w:rsid w:val="00447902"/>
    <w:rsid w:val="0045250F"/>
    <w:rsid w:val="00485867"/>
    <w:rsid w:val="004A454D"/>
    <w:rsid w:val="004D30DE"/>
    <w:rsid w:val="004D792F"/>
    <w:rsid w:val="004E283E"/>
    <w:rsid w:val="00502A36"/>
    <w:rsid w:val="005069F1"/>
    <w:rsid w:val="00511F49"/>
    <w:rsid w:val="00515182"/>
    <w:rsid w:val="005413D6"/>
    <w:rsid w:val="00557E86"/>
    <w:rsid w:val="005B367E"/>
    <w:rsid w:val="005C026D"/>
    <w:rsid w:val="005C189F"/>
    <w:rsid w:val="005D52C6"/>
    <w:rsid w:val="005E3997"/>
    <w:rsid w:val="00601151"/>
    <w:rsid w:val="006541D2"/>
    <w:rsid w:val="006B7C1A"/>
    <w:rsid w:val="006E40CF"/>
    <w:rsid w:val="007162EC"/>
    <w:rsid w:val="0072020B"/>
    <w:rsid w:val="00733129"/>
    <w:rsid w:val="007B47DF"/>
    <w:rsid w:val="0080016C"/>
    <w:rsid w:val="00811A59"/>
    <w:rsid w:val="008263B8"/>
    <w:rsid w:val="00863520"/>
    <w:rsid w:val="00893913"/>
    <w:rsid w:val="00897042"/>
    <w:rsid w:val="008A0B83"/>
    <w:rsid w:val="008A16EC"/>
    <w:rsid w:val="008A2C51"/>
    <w:rsid w:val="009011E6"/>
    <w:rsid w:val="00982150"/>
    <w:rsid w:val="009E0C0D"/>
    <w:rsid w:val="009F14D7"/>
    <w:rsid w:val="009F2AB6"/>
    <w:rsid w:val="00A171FE"/>
    <w:rsid w:val="00A2492B"/>
    <w:rsid w:val="00A270A1"/>
    <w:rsid w:val="00AA156B"/>
    <w:rsid w:val="00AC55D3"/>
    <w:rsid w:val="00AD5013"/>
    <w:rsid w:val="00AE6461"/>
    <w:rsid w:val="00AF33DB"/>
    <w:rsid w:val="00AF6D44"/>
    <w:rsid w:val="00B06D03"/>
    <w:rsid w:val="00B10DD1"/>
    <w:rsid w:val="00B358E2"/>
    <w:rsid w:val="00B476E7"/>
    <w:rsid w:val="00B71127"/>
    <w:rsid w:val="00B933D6"/>
    <w:rsid w:val="00BD3315"/>
    <w:rsid w:val="00C058DC"/>
    <w:rsid w:val="00C13B9F"/>
    <w:rsid w:val="00C46035"/>
    <w:rsid w:val="00C56674"/>
    <w:rsid w:val="00CA094C"/>
    <w:rsid w:val="00CC6FC8"/>
    <w:rsid w:val="00CD7193"/>
    <w:rsid w:val="00D1033B"/>
    <w:rsid w:val="00D205AB"/>
    <w:rsid w:val="00D27AB5"/>
    <w:rsid w:val="00D35086"/>
    <w:rsid w:val="00D5085D"/>
    <w:rsid w:val="00D75553"/>
    <w:rsid w:val="00D75B69"/>
    <w:rsid w:val="00DB01C1"/>
    <w:rsid w:val="00DD3A0A"/>
    <w:rsid w:val="00DE4780"/>
    <w:rsid w:val="00DF40C0"/>
    <w:rsid w:val="00DF62AC"/>
    <w:rsid w:val="00E33E9A"/>
    <w:rsid w:val="00E47402"/>
    <w:rsid w:val="00E55FCB"/>
    <w:rsid w:val="00E6467E"/>
    <w:rsid w:val="00ED321C"/>
    <w:rsid w:val="00EF078E"/>
    <w:rsid w:val="00EF5A7C"/>
    <w:rsid w:val="00F02E53"/>
    <w:rsid w:val="00F20070"/>
    <w:rsid w:val="00F5662C"/>
    <w:rsid w:val="00FA5AF9"/>
    <w:rsid w:val="00FF4B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2F615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3611D3"/>
    <w:pPr>
      <w:spacing w:after="0" w:line="240" w:lineRule="auto"/>
    </w:pPr>
  </w:style>
  <w:style w:type="character" w:styleId="PlaceholderText">
    <w:name w:val="Placeholder Text"/>
    <w:basedOn w:val="DefaultParagraphFont"/>
    <w:uiPriority w:val="99"/>
    <w:semiHidden/>
    <w:rsid w:val="00DE4780"/>
    <w:rPr>
      <w:color w:val="808080"/>
    </w:rPr>
  </w:style>
  <w:style w:type="character" w:styleId="CommentReference">
    <w:name w:val="annotation reference"/>
    <w:basedOn w:val="DefaultParagraphFont"/>
    <w:uiPriority w:val="99"/>
    <w:semiHidden/>
    <w:unhideWhenUsed/>
    <w:rsid w:val="005B367E"/>
    <w:rPr>
      <w:sz w:val="16"/>
      <w:szCs w:val="16"/>
    </w:rPr>
  </w:style>
  <w:style w:type="paragraph" w:styleId="CommentText">
    <w:name w:val="annotation text"/>
    <w:basedOn w:val="Normal"/>
    <w:link w:val="CommentTextChar"/>
    <w:uiPriority w:val="99"/>
    <w:semiHidden/>
    <w:unhideWhenUsed/>
    <w:rsid w:val="005B367E"/>
    <w:pPr>
      <w:spacing w:line="240" w:lineRule="auto"/>
    </w:pPr>
    <w:rPr>
      <w:sz w:val="20"/>
      <w:szCs w:val="20"/>
    </w:rPr>
  </w:style>
  <w:style w:type="character" w:customStyle="1" w:styleId="CommentTextChar">
    <w:name w:val="Comment Text Char"/>
    <w:basedOn w:val="DefaultParagraphFont"/>
    <w:link w:val="CommentText"/>
    <w:uiPriority w:val="99"/>
    <w:semiHidden/>
    <w:rsid w:val="005B367E"/>
    <w:rPr>
      <w:sz w:val="20"/>
      <w:szCs w:val="20"/>
    </w:rPr>
  </w:style>
  <w:style w:type="paragraph" w:styleId="CommentSubject">
    <w:name w:val="annotation subject"/>
    <w:basedOn w:val="CommentText"/>
    <w:next w:val="CommentText"/>
    <w:link w:val="CommentSubjectChar"/>
    <w:uiPriority w:val="99"/>
    <w:semiHidden/>
    <w:unhideWhenUsed/>
    <w:rsid w:val="005B367E"/>
    <w:rPr>
      <w:b/>
      <w:bCs/>
    </w:rPr>
  </w:style>
  <w:style w:type="character" w:customStyle="1" w:styleId="CommentSubjectChar">
    <w:name w:val="Comment Subject Char"/>
    <w:basedOn w:val="CommentTextChar"/>
    <w:link w:val="CommentSubject"/>
    <w:uiPriority w:val="99"/>
    <w:semiHidden/>
    <w:rsid w:val="005B367E"/>
    <w:rPr>
      <w:b/>
      <w:bCs/>
      <w:sz w:val="20"/>
      <w:szCs w:val="20"/>
    </w:rPr>
  </w:style>
  <w:style w:type="paragraph" w:styleId="BalloonText">
    <w:name w:val="Balloon Text"/>
    <w:basedOn w:val="Normal"/>
    <w:link w:val="BalloonTextChar"/>
    <w:uiPriority w:val="99"/>
    <w:semiHidden/>
    <w:unhideWhenUsed/>
    <w:rsid w:val="005B3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67E"/>
    <w:rPr>
      <w:rFonts w:ascii="Segoe UI" w:hAnsi="Segoe UI" w:cs="Segoe UI"/>
      <w:sz w:val="18"/>
      <w:szCs w:val="18"/>
    </w:rPr>
  </w:style>
  <w:style w:type="paragraph" w:styleId="Header">
    <w:name w:val="header"/>
    <w:basedOn w:val="Normal"/>
    <w:link w:val="HeaderChar"/>
    <w:uiPriority w:val="99"/>
    <w:unhideWhenUsed/>
    <w:rsid w:val="00CC6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FC8"/>
  </w:style>
  <w:style w:type="paragraph" w:styleId="Footer">
    <w:name w:val="footer"/>
    <w:basedOn w:val="Normal"/>
    <w:link w:val="FooterChar"/>
    <w:uiPriority w:val="99"/>
    <w:unhideWhenUsed/>
    <w:rsid w:val="00CC6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FC8"/>
  </w:style>
  <w:style w:type="paragraph" w:styleId="Revision">
    <w:name w:val="Revision"/>
    <w:hidden/>
    <w:uiPriority w:val="99"/>
    <w:semiHidden/>
    <w:rsid w:val="00B358E2"/>
    <w:pPr>
      <w:spacing w:after="0"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3611D3"/>
    <w:pPr>
      <w:spacing w:after="0" w:line="240" w:lineRule="auto"/>
    </w:pPr>
  </w:style>
  <w:style w:type="character" w:styleId="PlaceholderText">
    <w:name w:val="Placeholder Text"/>
    <w:basedOn w:val="DefaultParagraphFont"/>
    <w:uiPriority w:val="99"/>
    <w:semiHidden/>
    <w:rsid w:val="00DE4780"/>
    <w:rPr>
      <w:color w:val="808080"/>
    </w:rPr>
  </w:style>
  <w:style w:type="character" w:styleId="CommentReference">
    <w:name w:val="annotation reference"/>
    <w:basedOn w:val="DefaultParagraphFont"/>
    <w:uiPriority w:val="99"/>
    <w:semiHidden/>
    <w:unhideWhenUsed/>
    <w:rsid w:val="005B367E"/>
    <w:rPr>
      <w:sz w:val="16"/>
      <w:szCs w:val="16"/>
    </w:rPr>
  </w:style>
  <w:style w:type="paragraph" w:styleId="CommentText">
    <w:name w:val="annotation text"/>
    <w:basedOn w:val="Normal"/>
    <w:link w:val="CommentTextChar"/>
    <w:uiPriority w:val="99"/>
    <w:semiHidden/>
    <w:unhideWhenUsed/>
    <w:rsid w:val="005B367E"/>
    <w:pPr>
      <w:spacing w:line="240" w:lineRule="auto"/>
    </w:pPr>
    <w:rPr>
      <w:sz w:val="20"/>
      <w:szCs w:val="20"/>
    </w:rPr>
  </w:style>
  <w:style w:type="character" w:customStyle="1" w:styleId="CommentTextChar">
    <w:name w:val="Comment Text Char"/>
    <w:basedOn w:val="DefaultParagraphFont"/>
    <w:link w:val="CommentText"/>
    <w:uiPriority w:val="99"/>
    <w:semiHidden/>
    <w:rsid w:val="005B367E"/>
    <w:rPr>
      <w:sz w:val="20"/>
      <w:szCs w:val="20"/>
    </w:rPr>
  </w:style>
  <w:style w:type="paragraph" w:styleId="CommentSubject">
    <w:name w:val="annotation subject"/>
    <w:basedOn w:val="CommentText"/>
    <w:next w:val="CommentText"/>
    <w:link w:val="CommentSubjectChar"/>
    <w:uiPriority w:val="99"/>
    <w:semiHidden/>
    <w:unhideWhenUsed/>
    <w:rsid w:val="005B367E"/>
    <w:rPr>
      <w:b/>
      <w:bCs/>
    </w:rPr>
  </w:style>
  <w:style w:type="character" w:customStyle="1" w:styleId="CommentSubjectChar">
    <w:name w:val="Comment Subject Char"/>
    <w:basedOn w:val="CommentTextChar"/>
    <w:link w:val="CommentSubject"/>
    <w:uiPriority w:val="99"/>
    <w:semiHidden/>
    <w:rsid w:val="005B367E"/>
    <w:rPr>
      <w:b/>
      <w:bCs/>
      <w:sz w:val="20"/>
      <w:szCs w:val="20"/>
    </w:rPr>
  </w:style>
  <w:style w:type="paragraph" w:styleId="BalloonText">
    <w:name w:val="Balloon Text"/>
    <w:basedOn w:val="Normal"/>
    <w:link w:val="BalloonTextChar"/>
    <w:uiPriority w:val="99"/>
    <w:semiHidden/>
    <w:unhideWhenUsed/>
    <w:rsid w:val="005B36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367E"/>
    <w:rPr>
      <w:rFonts w:ascii="Segoe UI" w:hAnsi="Segoe UI" w:cs="Segoe UI"/>
      <w:sz w:val="18"/>
      <w:szCs w:val="18"/>
    </w:rPr>
  </w:style>
  <w:style w:type="paragraph" w:styleId="Header">
    <w:name w:val="header"/>
    <w:basedOn w:val="Normal"/>
    <w:link w:val="HeaderChar"/>
    <w:uiPriority w:val="99"/>
    <w:unhideWhenUsed/>
    <w:rsid w:val="00CC6F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FC8"/>
  </w:style>
  <w:style w:type="paragraph" w:styleId="Footer">
    <w:name w:val="footer"/>
    <w:basedOn w:val="Normal"/>
    <w:link w:val="FooterChar"/>
    <w:uiPriority w:val="99"/>
    <w:unhideWhenUsed/>
    <w:rsid w:val="00CC6F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FC8"/>
  </w:style>
  <w:style w:type="paragraph" w:styleId="Revision">
    <w:name w:val="Revision"/>
    <w:hidden/>
    <w:uiPriority w:val="99"/>
    <w:semiHidden/>
    <w:rsid w:val="00B358E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9" Type="http://schemas.microsoft.com/office/2011/relationships/people" Target="people.xml"/><Relationship Id="rId20"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18</Pages>
  <Words>9240</Words>
  <Characters>52670</Characters>
  <Application>Microsoft Macintosh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University of Nebraska - Lincoln</Company>
  <LinksUpToDate>false</LinksUpToDate>
  <CharactersWithSpaces>61787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DeLong</dc:creator>
  <cp:keywords/>
  <dc:description/>
  <cp:lastModifiedBy>Clay Cressler</cp:lastModifiedBy>
  <cp:revision>4</cp:revision>
  <dcterms:created xsi:type="dcterms:W3CDTF">2019-05-29T19:43:00Z</dcterms:created>
  <dcterms:modified xsi:type="dcterms:W3CDTF">2019-06-05T17:11:00Z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id="LCA42JDJ"/&gt;&lt;style id="http://www.zotero.org/styles/the-american-naturalist" hasBibliography="1" bibliographyStyleHasBeenSet="1"/&gt;&lt;prefs&gt;&lt;pref name="fieldType" value="Field"/&gt;&lt;/prefs&gt;&lt;/data&gt;</vt:lpwstr>
  </property>
</Properties>
</file>