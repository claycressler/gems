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BAEEC" w14:textId="09A58068" w:rsidR="007706DB" w:rsidRPr="004E10BF" w:rsidRDefault="007706DB" w:rsidP="00503830">
      <w:pPr>
        <w:spacing w:after="0" w:line="480" w:lineRule="auto"/>
        <w:contextualSpacing/>
        <w:rPr>
          <w:rFonts w:cstheme="minorHAnsi"/>
          <w:b/>
          <w:sz w:val="28"/>
          <w:szCs w:val="22"/>
        </w:rPr>
      </w:pPr>
      <w:r w:rsidRPr="004E10BF">
        <w:rPr>
          <w:rFonts w:cstheme="minorHAnsi"/>
          <w:b/>
          <w:sz w:val="28"/>
          <w:szCs w:val="22"/>
        </w:rPr>
        <w:t>Transient evolutionary attractors alter evolutionary adaptation</w:t>
      </w:r>
    </w:p>
    <w:p w14:paraId="5AA2803B" w14:textId="136C8D73" w:rsidR="007706DB" w:rsidRDefault="000A1AD1" w:rsidP="00503830">
      <w:pPr>
        <w:spacing w:after="0" w:line="480" w:lineRule="auto"/>
        <w:contextualSpacing/>
        <w:rPr>
          <w:rFonts w:cstheme="minorHAnsi"/>
          <w:sz w:val="22"/>
          <w:szCs w:val="22"/>
        </w:rPr>
      </w:pPr>
      <w:r w:rsidRPr="00D90349">
        <w:rPr>
          <w:rFonts w:cstheme="minorHAnsi"/>
          <w:i/>
          <w:sz w:val="22"/>
          <w:szCs w:val="22"/>
        </w:rPr>
        <w:t>Type of article</w:t>
      </w:r>
      <w:r>
        <w:rPr>
          <w:rFonts w:cstheme="minorHAnsi"/>
          <w:sz w:val="22"/>
          <w:szCs w:val="22"/>
        </w:rPr>
        <w:t>: Letter</w:t>
      </w:r>
    </w:p>
    <w:p w14:paraId="006E568C" w14:textId="69752C8E" w:rsidR="000A1AD1" w:rsidRDefault="000A1AD1" w:rsidP="00503830">
      <w:pPr>
        <w:spacing w:after="0" w:line="480" w:lineRule="auto"/>
        <w:contextualSpacing/>
        <w:rPr>
          <w:rFonts w:cstheme="minorHAnsi"/>
          <w:sz w:val="22"/>
          <w:szCs w:val="22"/>
        </w:rPr>
      </w:pPr>
      <w:r w:rsidRPr="00D90349">
        <w:rPr>
          <w:rFonts w:cstheme="minorHAnsi"/>
          <w:i/>
          <w:sz w:val="22"/>
          <w:szCs w:val="22"/>
        </w:rPr>
        <w:t>Short title</w:t>
      </w:r>
      <w:r>
        <w:rPr>
          <w:rFonts w:cstheme="minorHAnsi"/>
          <w:sz w:val="22"/>
          <w:szCs w:val="22"/>
        </w:rPr>
        <w:t>: Transient evolutionary attractors</w:t>
      </w:r>
    </w:p>
    <w:p w14:paraId="4F3B225F" w14:textId="77777777" w:rsidR="000A1AD1" w:rsidRPr="00496E2D" w:rsidRDefault="000A1AD1" w:rsidP="00503830">
      <w:pPr>
        <w:spacing w:after="0" w:line="480" w:lineRule="auto"/>
        <w:contextualSpacing/>
        <w:rPr>
          <w:rFonts w:cstheme="minorHAnsi"/>
          <w:sz w:val="22"/>
          <w:szCs w:val="22"/>
        </w:rPr>
      </w:pPr>
    </w:p>
    <w:p w14:paraId="271E31E0" w14:textId="64AAAEDF"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t>John P. DeLong</w:t>
      </w:r>
      <w:r w:rsidR="0071376D">
        <w:rPr>
          <w:rFonts w:cstheme="minorHAnsi"/>
          <w:sz w:val="22"/>
          <w:szCs w:val="22"/>
        </w:rPr>
        <w:t>*</w:t>
      </w:r>
      <w:r w:rsidR="0071376D" w:rsidRPr="00AE2FD3">
        <w:rPr>
          <w:rFonts w:cstheme="minorHAnsi"/>
          <w:sz w:val="22"/>
          <w:szCs w:val="22"/>
          <w:vertAlign w:val="superscript"/>
        </w:rPr>
        <w:t>1</w:t>
      </w:r>
      <w:r w:rsidRPr="00496E2D">
        <w:rPr>
          <w:rFonts w:cstheme="minorHAnsi"/>
          <w:sz w:val="22"/>
          <w:szCs w:val="22"/>
        </w:rPr>
        <w:t xml:space="preserve"> and Clayton E. Cressler</w:t>
      </w:r>
      <w:r w:rsidR="001708B8">
        <w:rPr>
          <w:rFonts w:cstheme="minorHAnsi"/>
          <w:sz w:val="22"/>
          <w:szCs w:val="22"/>
        </w:rPr>
        <w:t>*</w:t>
      </w:r>
      <w:r w:rsidR="0071376D" w:rsidRPr="0071706C">
        <w:rPr>
          <w:rFonts w:cstheme="minorHAnsi"/>
          <w:sz w:val="22"/>
          <w:szCs w:val="22"/>
          <w:vertAlign w:val="superscript"/>
        </w:rPr>
        <w:t>1</w:t>
      </w:r>
    </w:p>
    <w:p w14:paraId="4C6C1B11" w14:textId="49DAFF31" w:rsidR="007706DB" w:rsidRPr="00496E2D" w:rsidRDefault="0071376D" w:rsidP="00503830">
      <w:pPr>
        <w:spacing w:after="0" w:line="480" w:lineRule="auto"/>
        <w:contextualSpacing/>
        <w:rPr>
          <w:rFonts w:cstheme="minorHAnsi"/>
          <w:sz w:val="22"/>
          <w:szCs w:val="22"/>
        </w:rPr>
      </w:pPr>
      <w:r w:rsidRPr="0071706C">
        <w:rPr>
          <w:rFonts w:cstheme="minorHAnsi"/>
          <w:sz w:val="22"/>
          <w:szCs w:val="22"/>
          <w:vertAlign w:val="superscript"/>
        </w:rPr>
        <w:t>1</w:t>
      </w:r>
      <w:r w:rsidR="007706DB" w:rsidRPr="00496E2D">
        <w:rPr>
          <w:rFonts w:cstheme="minorHAnsi"/>
          <w:sz w:val="22"/>
          <w:szCs w:val="22"/>
        </w:rPr>
        <w:t>School of Biological Sciences, University of Nebraska – Lincoln, Lincoln, NE, 68588, USA</w:t>
      </w:r>
    </w:p>
    <w:p w14:paraId="6A5739F5" w14:textId="3BF074A2" w:rsidR="007706DB" w:rsidRDefault="0071376D" w:rsidP="00503830">
      <w:pPr>
        <w:spacing w:after="0" w:line="480" w:lineRule="auto"/>
        <w:contextualSpacing/>
        <w:rPr>
          <w:rFonts w:cstheme="minorHAnsi"/>
          <w:sz w:val="22"/>
          <w:szCs w:val="22"/>
        </w:rPr>
      </w:pPr>
      <w:r>
        <w:rPr>
          <w:rFonts w:cstheme="minorHAnsi"/>
          <w:sz w:val="22"/>
          <w:szCs w:val="22"/>
        </w:rPr>
        <w:t>*Co</w:t>
      </w:r>
      <w:r w:rsidR="001708B8">
        <w:rPr>
          <w:rFonts w:cstheme="minorHAnsi"/>
          <w:sz w:val="22"/>
          <w:szCs w:val="22"/>
        </w:rPr>
        <w:t>-co</w:t>
      </w:r>
      <w:r>
        <w:rPr>
          <w:rFonts w:cstheme="minorHAnsi"/>
          <w:sz w:val="22"/>
          <w:szCs w:val="22"/>
        </w:rPr>
        <w:t>rresponding author</w:t>
      </w:r>
      <w:r w:rsidR="001708B8">
        <w:rPr>
          <w:rFonts w:cstheme="minorHAnsi"/>
          <w:sz w:val="22"/>
          <w:szCs w:val="22"/>
        </w:rPr>
        <w:t>s</w:t>
      </w:r>
    </w:p>
    <w:p w14:paraId="58367EE3" w14:textId="6D4D42BA" w:rsidR="0071376D" w:rsidRDefault="0071376D" w:rsidP="00503830">
      <w:pPr>
        <w:spacing w:after="0" w:line="480" w:lineRule="auto"/>
        <w:contextualSpacing/>
        <w:rPr>
          <w:rFonts w:cstheme="minorHAnsi"/>
          <w:sz w:val="22"/>
          <w:szCs w:val="22"/>
        </w:rPr>
      </w:pPr>
      <w:r>
        <w:rPr>
          <w:rFonts w:cstheme="minorHAnsi"/>
          <w:sz w:val="22"/>
          <w:szCs w:val="22"/>
        </w:rPr>
        <w:t xml:space="preserve">ORCID for JPD: </w:t>
      </w:r>
      <w:r>
        <w:rPr>
          <w:rStyle w:val="orcid-id-https"/>
        </w:rPr>
        <w:t>0000-0003-0558-8213</w:t>
      </w:r>
    </w:p>
    <w:p w14:paraId="511AE452" w14:textId="4655B0F1" w:rsidR="0071376D" w:rsidRPr="00503830" w:rsidRDefault="0071376D" w:rsidP="00503830">
      <w:pPr>
        <w:spacing w:after="0" w:line="480" w:lineRule="auto"/>
        <w:contextualSpacing/>
        <w:rPr>
          <w:rStyle w:val="Strong"/>
          <w:b w:val="0"/>
          <w:sz w:val="22"/>
        </w:rPr>
      </w:pPr>
      <w:r w:rsidRPr="001708B8">
        <w:rPr>
          <w:rStyle w:val="Strong"/>
          <w:b w:val="0"/>
          <w:sz w:val="22"/>
        </w:rPr>
        <w:t xml:space="preserve">ORCID for CEC: </w:t>
      </w:r>
      <w:r w:rsidR="00D8378D" w:rsidRPr="001708B8">
        <w:t>0000-0002-6281-2798</w:t>
      </w:r>
    </w:p>
    <w:p w14:paraId="573A9389" w14:textId="74999A0E" w:rsidR="000A1AD1" w:rsidRDefault="000A1AD1" w:rsidP="000A1AD1">
      <w:pPr>
        <w:spacing w:after="0" w:line="480" w:lineRule="auto"/>
        <w:contextualSpacing/>
        <w:rPr>
          <w:rFonts w:cstheme="minorHAnsi"/>
          <w:sz w:val="22"/>
          <w:szCs w:val="22"/>
        </w:rPr>
      </w:pPr>
    </w:p>
    <w:p w14:paraId="43B80392" w14:textId="624DC5FD" w:rsidR="00D90349" w:rsidRDefault="00D90349" w:rsidP="000A1AD1">
      <w:pPr>
        <w:spacing w:after="0" w:line="480" w:lineRule="auto"/>
        <w:contextualSpacing/>
        <w:rPr>
          <w:rFonts w:cstheme="minorHAnsi"/>
          <w:sz w:val="22"/>
          <w:szCs w:val="22"/>
        </w:rPr>
      </w:pPr>
      <w:r w:rsidRPr="00D90349">
        <w:rPr>
          <w:rFonts w:cstheme="minorHAnsi"/>
          <w:i/>
          <w:sz w:val="22"/>
          <w:szCs w:val="22"/>
        </w:rPr>
        <w:t>Statement of authorship</w:t>
      </w:r>
      <w:r w:rsidRPr="00D90349">
        <w:rPr>
          <w:rFonts w:cstheme="minorHAnsi"/>
          <w:sz w:val="22"/>
          <w:szCs w:val="22"/>
        </w:rPr>
        <w:t xml:space="preserve">: </w:t>
      </w:r>
      <w:r>
        <w:rPr>
          <w:rFonts w:cstheme="minorHAnsi"/>
          <w:sz w:val="22"/>
          <w:szCs w:val="22"/>
        </w:rPr>
        <w:t xml:space="preserve">Both authors conceived of the idea and </w:t>
      </w:r>
      <w:r w:rsidRPr="00D90349">
        <w:rPr>
          <w:rFonts w:cstheme="minorHAnsi"/>
          <w:sz w:val="22"/>
          <w:szCs w:val="22"/>
        </w:rPr>
        <w:t xml:space="preserve">performed </w:t>
      </w:r>
      <w:r>
        <w:rPr>
          <w:rFonts w:cstheme="minorHAnsi"/>
          <w:sz w:val="22"/>
          <w:szCs w:val="22"/>
        </w:rPr>
        <w:t>modeling</w:t>
      </w:r>
      <w:r w:rsidRPr="00D90349">
        <w:rPr>
          <w:rFonts w:cstheme="minorHAnsi"/>
          <w:sz w:val="22"/>
          <w:szCs w:val="22"/>
        </w:rPr>
        <w:t xml:space="preserve"> analyses</w:t>
      </w:r>
      <w:r>
        <w:rPr>
          <w:rFonts w:cstheme="minorHAnsi"/>
          <w:sz w:val="22"/>
          <w:szCs w:val="22"/>
        </w:rPr>
        <w:t xml:space="preserve">. JPD </w:t>
      </w:r>
      <w:r w:rsidRPr="00D90349">
        <w:rPr>
          <w:rFonts w:cstheme="minorHAnsi"/>
          <w:sz w:val="22"/>
          <w:szCs w:val="22"/>
        </w:rPr>
        <w:t xml:space="preserve">wrote the first draft of the manuscript, and </w:t>
      </w:r>
      <w:r>
        <w:rPr>
          <w:rFonts w:cstheme="minorHAnsi"/>
          <w:sz w:val="22"/>
          <w:szCs w:val="22"/>
        </w:rPr>
        <w:t>both</w:t>
      </w:r>
      <w:r w:rsidRPr="00D90349">
        <w:rPr>
          <w:rFonts w:cstheme="minorHAnsi"/>
          <w:sz w:val="22"/>
          <w:szCs w:val="22"/>
        </w:rPr>
        <w:t xml:space="preserve"> authors contributed substanti</w:t>
      </w:r>
      <w:r>
        <w:rPr>
          <w:rFonts w:cstheme="minorHAnsi"/>
          <w:sz w:val="22"/>
          <w:szCs w:val="22"/>
        </w:rPr>
        <w:t>ally to revisions.</w:t>
      </w:r>
    </w:p>
    <w:p w14:paraId="5CB16083" w14:textId="1AC22565" w:rsidR="00D90349" w:rsidRPr="000A1AD1" w:rsidRDefault="00D90349" w:rsidP="000A1AD1">
      <w:pPr>
        <w:spacing w:after="0" w:line="480" w:lineRule="auto"/>
        <w:contextualSpacing/>
        <w:rPr>
          <w:rFonts w:cstheme="minorHAnsi"/>
          <w:sz w:val="22"/>
          <w:szCs w:val="22"/>
        </w:rPr>
      </w:pPr>
      <w:r w:rsidRPr="00D90349">
        <w:rPr>
          <w:rFonts w:cstheme="minorHAnsi"/>
          <w:i/>
          <w:sz w:val="22"/>
          <w:szCs w:val="22"/>
        </w:rPr>
        <w:t>Data accessibility statement</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confirm that, should the m</w:t>
      </w:r>
      <w:r>
        <w:rPr>
          <w:rFonts w:cstheme="minorHAnsi"/>
          <w:sz w:val="22"/>
          <w:szCs w:val="22"/>
        </w:rPr>
        <w:t xml:space="preserve">anuscript be accepted, the code </w:t>
      </w:r>
      <w:r w:rsidRPr="00D90349">
        <w:rPr>
          <w:rFonts w:cstheme="minorHAnsi"/>
          <w:sz w:val="22"/>
          <w:szCs w:val="22"/>
        </w:rPr>
        <w:t>supporting the results will be archived in a</w:t>
      </w:r>
      <w:r>
        <w:rPr>
          <w:rFonts w:cstheme="minorHAnsi"/>
          <w:sz w:val="22"/>
          <w:szCs w:val="22"/>
        </w:rPr>
        <w:t>n appropriate public repository. No new data were used in the manuscript</w:t>
      </w:r>
      <w:r w:rsidRPr="00D90349">
        <w:rPr>
          <w:rFonts w:cstheme="minorHAnsi"/>
          <w:sz w:val="22"/>
          <w:szCs w:val="22"/>
        </w:rPr>
        <w:t>.</w:t>
      </w:r>
    </w:p>
    <w:p w14:paraId="5B10B43E" w14:textId="3EEE3773" w:rsidR="000A1AD1" w:rsidRDefault="000A1AD1" w:rsidP="000A1AD1">
      <w:pPr>
        <w:spacing w:after="0" w:line="480" w:lineRule="auto"/>
        <w:contextualSpacing/>
        <w:rPr>
          <w:rFonts w:cstheme="minorHAnsi"/>
          <w:sz w:val="22"/>
          <w:szCs w:val="22"/>
        </w:rPr>
      </w:pPr>
      <w:r w:rsidRPr="00D90349">
        <w:rPr>
          <w:rFonts w:cstheme="minorHAnsi"/>
          <w:i/>
          <w:sz w:val="22"/>
          <w:szCs w:val="22"/>
        </w:rPr>
        <w:t>Number of words in the abstract</w:t>
      </w:r>
      <w:r>
        <w:rPr>
          <w:rFonts w:cstheme="minorHAnsi"/>
          <w:sz w:val="22"/>
          <w:szCs w:val="22"/>
        </w:rPr>
        <w:t>: 139</w:t>
      </w:r>
    </w:p>
    <w:p w14:paraId="5F83B886" w14:textId="5C3BA9C2" w:rsidR="000A1AD1" w:rsidRDefault="000A1AD1" w:rsidP="000A1AD1">
      <w:pPr>
        <w:spacing w:after="0" w:line="480" w:lineRule="auto"/>
        <w:contextualSpacing/>
        <w:rPr>
          <w:rFonts w:cstheme="minorHAnsi"/>
          <w:sz w:val="22"/>
          <w:szCs w:val="22"/>
        </w:rPr>
      </w:pPr>
      <w:r w:rsidRPr="00D90349">
        <w:rPr>
          <w:rFonts w:cstheme="minorHAnsi"/>
          <w:i/>
          <w:sz w:val="22"/>
          <w:szCs w:val="22"/>
        </w:rPr>
        <w:t>Number of words in the main text</w:t>
      </w:r>
      <w:r>
        <w:rPr>
          <w:rFonts w:cstheme="minorHAnsi"/>
          <w:sz w:val="22"/>
          <w:szCs w:val="22"/>
        </w:rPr>
        <w:t>: 4323</w:t>
      </w:r>
    </w:p>
    <w:p w14:paraId="0E1E8D0C" w14:textId="502D187F" w:rsidR="000A1AD1" w:rsidRDefault="000A1AD1" w:rsidP="000A1AD1">
      <w:pPr>
        <w:spacing w:after="0" w:line="480" w:lineRule="auto"/>
        <w:contextualSpacing/>
        <w:rPr>
          <w:rFonts w:cstheme="minorHAnsi"/>
          <w:sz w:val="22"/>
          <w:szCs w:val="22"/>
        </w:rPr>
      </w:pPr>
      <w:r w:rsidRPr="00D90349">
        <w:rPr>
          <w:rFonts w:cstheme="minorHAnsi"/>
          <w:i/>
          <w:sz w:val="22"/>
          <w:szCs w:val="22"/>
        </w:rPr>
        <w:t>Number of references</w:t>
      </w:r>
      <w:r>
        <w:rPr>
          <w:rFonts w:cstheme="minorHAnsi"/>
          <w:sz w:val="22"/>
          <w:szCs w:val="22"/>
        </w:rPr>
        <w:t>: 52</w:t>
      </w:r>
    </w:p>
    <w:p w14:paraId="4833242E" w14:textId="158F4EED" w:rsidR="000A1AD1" w:rsidRDefault="000A1AD1" w:rsidP="000A1AD1">
      <w:pPr>
        <w:spacing w:after="0" w:line="480" w:lineRule="auto"/>
        <w:contextualSpacing/>
        <w:rPr>
          <w:rFonts w:cstheme="minorHAnsi"/>
          <w:sz w:val="22"/>
          <w:szCs w:val="22"/>
        </w:rPr>
      </w:pPr>
      <w:r w:rsidRPr="00D90349">
        <w:rPr>
          <w:rFonts w:cstheme="minorHAnsi"/>
          <w:i/>
          <w:sz w:val="22"/>
          <w:szCs w:val="22"/>
        </w:rPr>
        <w:t>Number of figures</w:t>
      </w:r>
      <w:r>
        <w:rPr>
          <w:rFonts w:cstheme="minorHAnsi"/>
          <w:sz w:val="22"/>
          <w:szCs w:val="22"/>
        </w:rPr>
        <w:t>: 6</w:t>
      </w:r>
    </w:p>
    <w:p w14:paraId="2685DAB2" w14:textId="77777777" w:rsidR="000A1AD1" w:rsidRDefault="000A1AD1" w:rsidP="000A1AD1">
      <w:pPr>
        <w:spacing w:after="0" w:line="480" w:lineRule="auto"/>
        <w:contextualSpacing/>
        <w:rPr>
          <w:rFonts w:cstheme="minorHAnsi"/>
          <w:sz w:val="22"/>
          <w:szCs w:val="22"/>
        </w:rPr>
      </w:pPr>
      <w:r w:rsidRPr="00D90349">
        <w:rPr>
          <w:rFonts w:cstheme="minorHAnsi"/>
          <w:i/>
          <w:sz w:val="22"/>
          <w:szCs w:val="22"/>
        </w:rPr>
        <w:t>Number of tables</w:t>
      </w:r>
      <w:r>
        <w:rPr>
          <w:rFonts w:cstheme="minorHAnsi"/>
          <w:sz w:val="22"/>
          <w:szCs w:val="22"/>
        </w:rPr>
        <w:t>: 0</w:t>
      </w:r>
    </w:p>
    <w:p w14:paraId="47943106" w14:textId="7E0C6250" w:rsidR="000A1AD1" w:rsidRDefault="000A1AD1" w:rsidP="000A1AD1">
      <w:pPr>
        <w:spacing w:after="0" w:line="480" w:lineRule="auto"/>
        <w:contextualSpacing/>
        <w:rPr>
          <w:rFonts w:cstheme="minorHAnsi"/>
          <w:sz w:val="22"/>
          <w:szCs w:val="22"/>
        </w:rPr>
      </w:pPr>
      <w:r w:rsidRPr="00D90349">
        <w:rPr>
          <w:rFonts w:cstheme="minorHAnsi"/>
          <w:i/>
          <w:sz w:val="22"/>
          <w:szCs w:val="22"/>
        </w:rPr>
        <w:t>Number of text boxes</w:t>
      </w:r>
      <w:r>
        <w:rPr>
          <w:rFonts w:cstheme="minorHAnsi"/>
          <w:sz w:val="22"/>
          <w:szCs w:val="22"/>
        </w:rPr>
        <w:t>: 0</w:t>
      </w:r>
    </w:p>
    <w:p w14:paraId="0607C522" w14:textId="5B87524E" w:rsidR="000A1AD1" w:rsidRDefault="000A1AD1" w:rsidP="00503830">
      <w:pPr>
        <w:spacing w:after="0" w:line="480" w:lineRule="auto"/>
        <w:contextualSpacing/>
        <w:rPr>
          <w:rFonts w:cstheme="minorHAnsi"/>
          <w:sz w:val="22"/>
          <w:szCs w:val="22"/>
        </w:rPr>
      </w:pPr>
    </w:p>
    <w:p w14:paraId="3B5CBE09" w14:textId="0489CA65" w:rsidR="0071376D" w:rsidRDefault="0071376D" w:rsidP="00503830">
      <w:pPr>
        <w:spacing w:after="0" w:line="480" w:lineRule="auto"/>
        <w:contextualSpacing/>
        <w:rPr>
          <w:rFonts w:cstheme="minorHAnsi"/>
          <w:b/>
          <w:sz w:val="22"/>
          <w:szCs w:val="22"/>
        </w:rPr>
      </w:pPr>
      <w:r w:rsidRPr="00D90349">
        <w:rPr>
          <w:rFonts w:cstheme="minorHAnsi"/>
          <w:i/>
          <w:sz w:val="22"/>
          <w:szCs w:val="22"/>
        </w:rPr>
        <w:t>Keywords</w:t>
      </w:r>
      <w:r>
        <w:rPr>
          <w:rFonts w:cstheme="minorHAnsi"/>
          <w:sz w:val="22"/>
          <w:szCs w:val="22"/>
        </w:rPr>
        <w:t>: stochastic dynamics, eco-evolutionary dynamics, GEM, Gillespie, maladaptation, harvest induced evolution</w:t>
      </w:r>
      <w:r>
        <w:rPr>
          <w:rFonts w:cstheme="minorHAnsi"/>
          <w:b/>
          <w:sz w:val="22"/>
          <w:szCs w:val="22"/>
        </w:rPr>
        <w:br w:type="page"/>
      </w:r>
    </w:p>
    <w:p w14:paraId="2F576397" w14:textId="0880417B" w:rsidR="007706DB" w:rsidRPr="00496E2D" w:rsidRDefault="007706DB" w:rsidP="00503830">
      <w:pPr>
        <w:spacing w:after="0" w:line="480" w:lineRule="auto"/>
        <w:contextualSpacing/>
        <w:rPr>
          <w:rFonts w:cstheme="minorHAnsi"/>
          <w:b/>
          <w:sz w:val="22"/>
          <w:szCs w:val="22"/>
        </w:rPr>
      </w:pPr>
      <w:r w:rsidRPr="00496E2D">
        <w:rPr>
          <w:rFonts w:cstheme="minorHAnsi"/>
          <w:b/>
          <w:sz w:val="22"/>
          <w:szCs w:val="22"/>
        </w:rPr>
        <w:lastRenderedPageBreak/>
        <w:t>Abstract</w:t>
      </w:r>
    </w:p>
    <w:p w14:paraId="46946DCC" w14:textId="2A6E29F3" w:rsidR="007706DB" w:rsidRPr="00496E2D" w:rsidRDefault="00550FC3" w:rsidP="00503830">
      <w:pPr>
        <w:spacing w:after="0" w:line="480" w:lineRule="auto"/>
        <w:contextualSpacing/>
        <w:rPr>
          <w:rFonts w:cstheme="minorHAnsi"/>
          <w:sz w:val="22"/>
          <w:szCs w:val="22"/>
        </w:rPr>
      </w:pPr>
      <w:r>
        <w:rPr>
          <w:rFonts w:cstheme="minorHAnsi"/>
          <w:sz w:val="22"/>
          <w:szCs w:val="22"/>
        </w:rPr>
        <w:t>Stochastic processes such as genetic drift may overwhelm selection and hinder adaptation, but</w:t>
      </w:r>
      <w:r w:rsidR="004B7AD5">
        <w:rPr>
          <w:rFonts w:cstheme="minorHAnsi"/>
          <w:sz w:val="22"/>
          <w:szCs w:val="22"/>
        </w:rPr>
        <w:t xml:space="preserve"> </w:t>
      </w:r>
      <w:r w:rsidR="00AE2FD3">
        <w:rPr>
          <w:rFonts w:cstheme="minorHAnsi"/>
          <w:sz w:val="22"/>
          <w:szCs w:val="22"/>
        </w:rPr>
        <w:t xml:space="preserve">the effect of such stochasticity on evolution </w:t>
      </w:r>
      <w:r w:rsidR="005C1DE4">
        <w:rPr>
          <w:rFonts w:cstheme="minorHAnsi"/>
          <w:sz w:val="22"/>
          <w:szCs w:val="22"/>
        </w:rPr>
        <w:t xml:space="preserve">via </w:t>
      </w:r>
      <w:r w:rsidR="00D8378D">
        <w:rPr>
          <w:rFonts w:cstheme="minorHAnsi"/>
          <w:sz w:val="22"/>
          <w:szCs w:val="22"/>
        </w:rPr>
        <w:t xml:space="preserve">its </w:t>
      </w:r>
      <w:r w:rsidR="005C1DE4">
        <w:rPr>
          <w:rFonts w:cstheme="minorHAnsi"/>
          <w:sz w:val="22"/>
          <w:szCs w:val="22"/>
        </w:rPr>
        <w:t xml:space="preserve">effect on ecological dynamics is poorly understood. </w:t>
      </w:r>
      <w:r w:rsidR="00015A1A">
        <w:rPr>
          <w:rFonts w:cstheme="minorHAnsi"/>
          <w:sz w:val="22"/>
          <w:szCs w:val="22"/>
        </w:rPr>
        <w:t>H</w:t>
      </w:r>
      <w:r w:rsidR="007706DB" w:rsidRPr="00496E2D">
        <w:rPr>
          <w:rFonts w:cstheme="minorHAnsi"/>
          <w:sz w:val="22"/>
          <w:szCs w:val="22"/>
        </w:rPr>
        <w:t xml:space="preserve">ere we evaluate patterns of adaptation in a population </w:t>
      </w:r>
      <w:r w:rsidR="005C1DE4">
        <w:rPr>
          <w:rFonts w:cstheme="minorHAnsi"/>
          <w:sz w:val="22"/>
          <w:szCs w:val="22"/>
        </w:rPr>
        <w:t>subject to both environmental and demographic stochasticity</w:t>
      </w:r>
      <w:r w:rsidR="007706DB" w:rsidRPr="00496E2D">
        <w:rPr>
          <w:rFonts w:cstheme="minorHAnsi"/>
          <w:sz w:val="22"/>
          <w:szCs w:val="22"/>
        </w:rPr>
        <w:t xml:space="preserve">. We show that </w:t>
      </w:r>
      <w:r w:rsidR="005C1DE4">
        <w:rPr>
          <w:rFonts w:cstheme="minorHAnsi"/>
          <w:sz w:val="22"/>
          <w:szCs w:val="22"/>
        </w:rPr>
        <w:t>stochasticity</w:t>
      </w:r>
      <w:r w:rsidR="005C1DE4" w:rsidRPr="00496E2D">
        <w:rPr>
          <w:rFonts w:cstheme="minorHAnsi"/>
          <w:sz w:val="22"/>
          <w:szCs w:val="22"/>
        </w:rPr>
        <w:t xml:space="preserve"> </w:t>
      </w:r>
      <w:r w:rsidR="005C1DE4">
        <w:rPr>
          <w:rFonts w:cstheme="minorHAnsi"/>
          <w:sz w:val="22"/>
          <w:szCs w:val="22"/>
        </w:rPr>
        <w:t xml:space="preserve">can alter population dynamics and lead to </w:t>
      </w:r>
      <w:del w:id="0" w:author="John DeLong" w:date="2020-03-26T11:23:00Z">
        <w:r w:rsidR="005C1DE4" w:rsidDel="002A61EE">
          <w:rPr>
            <w:rFonts w:cstheme="minorHAnsi"/>
            <w:sz w:val="22"/>
            <w:szCs w:val="22"/>
          </w:rPr>
          <w:delText xml:space="preserve">unexpected </w:delText>
        </w:r>
      </w:del>
      <w:r w:rsidR="005C1DE4">
        <w:rPr>
          <w:rFonts w:cstheme="minorHAnsi"/>
          <w:sz w:val="22"/>
          <w:szCs w:val="22"/>
        </w:rPr>
        <w:t>evolutionary outcomes</w:t>
      </w:r>
      <w:ins w:id="1" w:author="John DeLong" w:date="2020-03-26T11:23:00Z">
        <w:r w:rsidR="002A61EE">
          <w:rPr>
            <w:rFonts w:cstheme="minorHAnsi"/>
            <w:sz w:val="22"/>
            <w:szCs w:val="22"/>
          </w:rPr>
          <w:t xml:space="preserve"> that are not </w:t>
        </w:r>
        <w:r w:rsidR="002A61EE" w:rsidRPr="002A61EE">
          <w:rPr>
            <w:rFonts w:cstheme="minorHAnsi"/>
            <w:sz w:val="22"/>
            <w:szCs w:val="22"/>
          </w:rPr>
          <w:t>predicted by traditional eco-evolutionary modeling approaches</w:t>
        </w:r>
      </w:ins>
      <w:r w:rsidR="005C1DE4">
        <w:rPr>
          <w:rFonts w:cstheme="minorHAnsi"/>
          <w:sz w:val="22"/>
          <w:szCs w:val="22"/>
        </w:rPr>
        <w:t>. We also show, however, that these outcomes can be understood as being governed by</w:t>
      </w:r>
      <w:r w:rsidR="007706DB" w:rsidRPr="00496E2D">
        <w:rPr>
          <w:rFonts w:cstheme="minorHAnsi"/>
          <w:sz w:val="22"/>
          <w:szCs w:val="22"/>
        </w:rPr>
        <w:t xml:space="preserve"> transient evolutionary attractors </w:t>
      </w:r>
      <w:r w:rsidR="005C1DE4">
        <w:rPr>
          <w:rFonts w:cstheme="minorHAnsi"/>
          <w:sz w:val="22"/>
          <w:szCs w:val="22"/>
        </w:rPr>
        <w:t xml:space="preserve">(TEAs) </w:t>
      </w:r>
      <w:r w:rsidR="007706DB" w:rsidRPr="00496E2D">
        <w:rPr>
          <w:rFonts w:cstheme="minorHAnsi"/>
          <w:sz w:val="22"/>
          <w:szCs w:val="22"/>
        </w:rPr>
        <w:t>that alter the path of evolution</w:t>
      </w:r>
      <w:r w:rsidR="005C1DE4">
        <w:rPr>
          <w:rFonts w:cstheme="minorHAnsi"/>
          <w:sz w:val="22"/>
          <w:szCs w:val="22"/>
        </w:rPr>
        <w:t xml:space="preserve"> but that may not be visible through an equilibrium lens</w:t>
      </w:r>
      <w:r w:rsidR="007706DB" w:rsidRPr="00496E2D">
        <w:rPr>
          <w:rFonts w:cstheme="minorHAnsi"/>
          <w:sz w:val="22"/>
          <w:szCs w:val="22"/>
        </w:rPr>
        <w:t xml:space="preserve">. We further show that harvesting that maintains populations in transient states can redirect evolution away from an ESS and toward </w:t>
      </w:r>
      <w:r w:rsidR="005C1DE4">
        <w:rPr>
          <w:rFonts w:cstheme="minorHAnsi"/>
          <w:sz w:val="22"/>
          <w:szCs w:val="22"/>
        </w:rPr>
        <w:t>the</w:t>
      </w:r>
      <w:r w:rsidR="00D8378D">
        <w:rPr>
          <w:rFonts w:cstheme="minorHAnsi"/>
          <w:sz w:val="22"/>
          <w:szCs w:val="22"/>
        </w:rPr>
        <w:t>se</w:t>
      </w:r>
      <w:r w:rsidR="005C1DE4">
        <w:rPr>
          <w:rFonts w:cstheme="minorHAnsi"/>
          <w:sz w:val="22"/>
          <w:szCs w:val="22"/>
        </w:rPr>
        <w:t xml:space="preserve"> </w:t>
      </w:r>
      <w:r w:rsidR="00D8378D">
        <w:rPr>
          <w:rFonts w:cstheme="minorHAnsi"/>
          <w:sz w:val="22"/>
          <w:szCs w:val="22"/>
        </w:rPr>
        <w:t>TEAs</w:t>
      </w:r>
      <w:r w:rsidR="007706DB" w:rsidRPr="00496E2D">
        <w:rPr>
          <w:rFonts w:cstheme="minorHAnsi"/>
          <w:sz w:val="22"/>
          <w:szCs w:val="22"/>
        </w:rPr>
        <w:t xml:space="preserve">. Our results </w:t>
      </w:r>
      <w:r w:rsidR="00D8378D">
        <w:rPr>
          <w:rFonts w:cstheme="minorHAnsi"/>
          <w:sz w:val="22"/>
          <w:szCs w:val="22"/>
        </w:rPr>
        <w:t>reveal</w:t>
      </w:r>
      <w:r w:rsidR="00D8378D" w:rsidRPr="00496E2D">
        <w:rPr>
          <w:rFonts w:cstheme="minorHAnsi"/>
          <w:sz w:val="22"/>
          <w:szCs w:val="22"/>
        </w:rPr>
        <w:t xml:space="preserve"> </w:t>
      </w:r>
      <w:r w:rsidR="007706DB" w:rsidRPr="00496E2D">
        <w:rPr>
          <w:rFonts w:cstheme="minorHAnsi"/>
          <w:sz w:val="22"/>
          <w:szCs w:val="22"/>
        </w:rPr>
        <w:t>that considering the path toward adaptation during transient periods can greatly improve our understanding of the path and pace of evolution.</w:t>
      </w:r>
    </w:p>
    <w:p w14:paraId="56B6F481" w14:textId="5B2F5762" w:rsidR="007706DB" w:rsidRPr="00496E2D" w:rsidRDefault="007706DB" w:rsidP="00503830">
      <w:pPr>
        <w:spacing w:after="0" w:line="480" w:lineRule="auto"/>
        <w:contextualSpacing/>
        <w:rPr>
          <w:rFonts w:cstheme="minorHAnsi"/>
          <w:sz w:val="22"/>
          <w:szCs w:val="22"/>
        </w:rPr>
      </w:pPr>
      <w:r w:rsidRPr="00496E2D">
        <w:rPr>
          <w:rFonts w:cstheme="minorHAnsi"/>
          <w:b/>
          <w:sz w:val="22"/>
          <w:szCs w:val="22"/>
        </w:rPr>
        <w:t>Introduction</w:t>
      </w:r>
    </w:p>
    <w:p w14:paraId="52E0F3E2" w14:textId="20B2A6DB" w:rsidR="00FB13B8" w:rsidRPr="00496E2D" w:rsidRDefault="00644808">
      <w:pPr>
        <w:spacing w:after="0" w:line="480" w:lineRule="auto"/>
        <w:ind w:firstLine="720"/>
        <w:contextualSpacing/>
        <w:rPr>
          <w:rFonts w:cstheme="minorHAnsi"/>
          <w:sz w:val="22"/>
          <w:szCs w:val="22"/>
        </w:rPr>
        <w:pPrChange w:id="2" w:author="Clay Cressler" w:date="2020-05-22T17:50:00Z">
          <w:pPr>
            <w:spacing w:after="0" w:line="480" w:lineRule="auto"/>
            <w:contextualSpacing/>
          </w:pPr>
        </w:pPrChange>
      </w:pPr>
      <w:r w:rsidRPr="00496E2D">
        <w:rPr>
          <w:rFonts w:cstheme="minorHAnsi"/>
          <w:sz w:val="22"/>
          <w:szCs w:val="22"/>
        </w:rPr>
        <w:t>Debates over the effects of stochasticity on ecological and evolutionary dynamics go back to foundational work in ecology and evolutionary biology, from Fisher’s and Wright’s contrasting views of the role of mutation</w:t>
      </w:r>
      <w:r w:rsidR="007706DB" w:rsidRPr="00496E2D">
        <w:rPr>
          <w:rFonts w:cstheme="minorHAnsi"/>
          <w:sz w:val="22"/>
          <w:szCs w:val="22"/>
        </w:rPr>
        <w:t xml:space="preserve"> </w:t>
      </w:r>
      <w:r w:rsidR="001E2CF8" w:rsidRPr="00496E2D">
        <w:rPr>
          <w:rFonts w:cstheme="minorHAnsi"/>
          <w:sz w:val="22"/>
          <w:szCs w:val="22"/>
        </w:rPr>
        <w:fldChar w:fldCharType="begin"/>
      </w:r>
      <w:ins w:id="3" w:author="Clay Cressler" w:date="2020-05-25T15:17:00Z">
        <w:r w:rsidR="006057FC">
          <w:rPr>
            <w:rFonts w:cstheme="minorHAnsi"/>
            <w:sz w:val="22"/>
            <w:szCs w:val="22"/>
          </w:rPr>
          <w:instrText xml:space="preserve"> ADDIN ZOTERO_ITEM CSL_CITATION {"citationID":"ExReuFYC","properties":{"formattedCitation":"(Fisher 1930; Wright 1931)","plainCitation":"(Fisher 1930; Wright 1931)","noteIndex":0},"citationItems":[{"id":"fu1XBaw3/K3saiNUl","uris":["http://zotero.org/users/1264037/items/GX9ZMU5W"],"uri":["http://zotero.org/users/1264037/items/GX9ZMU5W"],"itemData":{"id":2404,"type":"book","abstract":"R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fu1XBaw3/a6yoE5tL","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ins>
      <w:del w:id="4" w:author="Clay Cressler" w:date="2020-05-25T15:17:00Z">
        <w:r w:rsidR="00EC565E" w:rsidDel="006057FC">
          <w:rPr>
            <w:rFonts w:cstheme="minorHAnsi"/>
            <w:sz w:val="22"/>
            <w:szCs w:val="22"/>
          </w:rPr>
          <w:delInstrText xml:space="preserve"> ADDIN ZOTERO_ITEM CSL_CITATION {"citationID":"ExReuFYC","properties":{"formattedCitation":"(Fisher 1930; Wright 1931)","plainCitation":"(Fisher 1930; Wright 1931)","noteIndex":0},"citationItems":[{"id":2404,"uris":["http://zotero.org/users/1264037/items/GX9ZMU5W"],"uri":["http://zotero.org/users/1264037/items/GX9ZMU5W"],"itemData":{"id":2404,"type":"book","abstract":"R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delInstrText>
        </w:r>
      </w:del>
      <w:r w:rsidR="001E2CF8" w:rsidRPr="00496E2D">
        <w:rPr>
          <w:rFonts w:cstheme="minorHAnsi"/>
          <w:sz w:val="22"/>
          <w:szCs w:val="22"/>
        </w:rPr>
        <w:fldChar w:fldCharType="separate"/>
      </w:r>
      <w:r w:rsidR="008E50B7" w:rsidRPr="008E50B7">
        <w:rPr>
          <w:rFonts w:ascii="Calibri" w:hAnsi="Calibri" w:cs="Calibri"/>
          <w:sz w:val="22"/>
        </w:rPr>
        <w:t>(Fisher 1930; Wright 1931)</w:t>
      </w:r>
      <w:r w:rsidR="001E2CF8" w:rsidRPr="00496E2D">
        <w:rPr>
          <w:rFonts w:cstheme="minorHAnsi"/>
          <w:sz w:val="22"/>
          <w:szCs w:val="22"/>
        </w:rPr>
        <w:fldChar w:fldCharType="end"/>
      </w:r>
      <w:r w:rsidRPr="00496E2D">
        <w:rPr>
          <w:rFonts w:cstheme="minorHAnsi"/>
          <w:sz w:val="22"/>
          <w:szCs w:val="22"/>
        </w:rPr>
        <w:t xml:space="preserve"> to Nicholson’s and Andrewartha and Birch’s differing opinions about whether populations were primarily regulated by density-dependent or density-independent (e.g., stochastic) processes</w:t>
      </w:r>
      <w:r w:rsidR="001E2CF8" w:rsidRPr="00496E2D">
        <w:rPr>
          <w:rFonts w:cstheme="minorHAnsi"/>
          <w:sz w:val="22"/>
          <w:szCs w:val="22"/>
        </w:rPr>
        <w:t xml:space="preserve"> </w:t>
      </w:r>
      <w:r w:rsidR="001E2CF8" w:rsidRPr="00496E2D">
        <w:rPr>
          <w:rFonts w:cstheme="minorHAnsi"/>
          <w:sz w:val="22"/>
          <w:szCs w:val="22"/>
        </w:rPr>
        <w:fldChar w:fldCharType="begin"/>
      </w:r>
      <w:ins w:id="5" w:author="Clay Cressler" w:date="2020-05-25T15:17:00Z">
        <w:r w:rsidR="006057FC">
          <w:rPr>
            <w:rFonts w:cstheme="minorHAnsi"/>
            <w:sz w:val="22"/>
            <w:szCs w:val="22"/>
          </w:rPr>
          <w:instrText xml:space="preserve"> ADDIN ZOTERO_ITEM CSL_CITATION {"citationID":"H4HwVLMI","properties":{"formattedCitation":"(Andrewartha &amp; Birch 1954; Nicholson 1957)","plainCitation":"(Andrewartha &amp; Birch 1954; Nicholson 1957)","noteIndex":0},"citationItems":[{"id":"fu1XBaw3/zstjqXA8","uris":["http://zotero.org/users/1264037/items/NAL7V6ZW"],"uri":["http://zotero.org/users/1264037/items/NAL7V6ZW"],"itemData":{"id":7921,"type":"book","language":"en","note":"Google-Books-ID: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Charles"}],"issued":{"date-parts":[["1954"]]}}},{"id":"fu1XBaw3/AbeTiWaG","uris":["http://zotero.org/users/1264037/items/TADT7XWA"],"uri":["http://zotero.org/users/1264037/items/TADT7XWA"],"itemData":{"id":7923,"type":"article-journal","abstract":"Excerpt\nIntroduction\nTo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instrText>
        </w:r>
      </w:ins>
      <w:del w:id="6" w:author="Clay Cressler" w:date="2020-05-22T09:11:00Z">
        <w:r w:rsidR="00EC565E" w:rsidDel="00B2275B">
          <w:rPr>
            <w:rFonts w:cstheme="minorHAnsi"/>
            <w:sz w:val="22"/>
            <w:szCs w:val="22"/>
          </w:rPr>
          <w:delInstrText xml:space="preserve"> ADDIN ZOTERO_ITEM CSL_CITATION {"citationID":"H4HwVLMI","properties":{"formattedCitation":"(Andrewartha &amp; Birch 1954; Nicholson 1957)","plainCitation":"(Andrewartha &amp; Birch 1954; Nicholson 1957)","noteIndex":0},"citationItems":[{"id":7921,"uris":["http://zotero.org/users/1264037/items/NAL7V6ZW"],"uri":["http://zotero.org/users/1264037/items/NAL7V6ZW"],"itemData":{"id":7921,"type":"book","language":"en","note":"Google-Books-ID: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Charles"}],"issued":{"date-parts":[["1954"]]}}},{"id":7923,"uris":["http://zotero.org/users/1264037/items/TADT7XWA"],"uri":["http://zotero.org/users/1264037/items/TADT7XWA"],"itemData":{"id":7923,"type":"article-journal","abstract":"Excerpt\nIntroduction\nTo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delInstrText>
        </w:r>
      </w:del>
      <w:r w:rsidR="001E2CF8" w:rsidRPr="00496E2D">
        <w:rPr>
          <w:rFonts w:cstheme="minorHAnsi"/>
          <w:sz w:val="22"/>
          <w:szCs w:val="22"/>
        </w:rPr>
        <w:fldChar w:fldCharType="separate"/>
      </w:r>
      <w:r w:rsidR="008E50B7" w:rsidRPr="008E50B7">
        <w:rPr>
          <w:rFonts w:ascii="Calibri" w:hAnsi="Calibri" w:cs="Calibri"/>
          <w:sz w:val="22"/>
        </w:rPr>
        <w:t>(Andrewartha &amp; Birch 1954; Nicholson 1957)</w:t>
      </w:r>
      <w:r w:rsidR="001E2CF8" w:rsidRPr="00496E2D">
        <w:rPr>
          <w:rFonts w:cstheme="minorHAnsi"/>
          <w:sz w:val="22"/>
          <w:szCs w:val="22"/>
        </w:rPr>
        <w:fldChar w:fldCharType="end"/>
      </w:r>
      <w:r w:rsidRPr="00496E2D">
        <w:rPr>
          <w:rFonts w:cstheme="minorHAnsi"/>
          <w:sz w:val="22"/>
          <w:szCs w:val="22"/>
        </w:rPr>
        <w:t>. Mathematical models have proven to be a valuable tool for studying the various ways that stochasticity can impact ecological (reviewed in</w:t>
      </w:r>
      <w:r w:rsidR="001E2CF8" w:rsidRPr="00496E2D">
        <w:rPr>
          <w:rFonts w:cstheme="minorHAnsi"/>
          <w:sz w:val="22"/>
          <w:szCs w:val="22"/>
        </w:rPr>
        <w:t xml:space="preserve"> </w:t>
      </w:r>
      <w:r w:rsidR="00BB6387">
        <w:rPr>
          <w:rFonts w:cstheme="minorHAnsi"/>
          <w:sz w:val="22"/>
          <w:szCs w:val="22"/>
        </w:rPr>
        <w:fldChar w:fldCharType="begin"/>
      </w:r>
      <w:ins w:id="7" w:author="Clay Cressler" w:date="2020-05-25T15:17:00Z">
        <w:r w:rsidR="006057FC">
          <w:rPr>
            <w:rFonts w:cstheme="minorHAnsi"/>
            <w:sz w:val="22"/>
            <w:szCs w:val="22"/>
          </w:rPr>
          <w:instrText xml:space="preserve"> ADDIN ZOTERO_ITEM CSL_CITATION {"citationID":"IyDnlJuo","properties":{"formattedCitation":"(Coulson {\\i{}et al.} 2004; Black &amp; McKane 2012)","plainCitation":"(Coulson et al. 2004; Black &amp; McKane 2012)","noteIndex":0},"citationItems":[{"id":"fu1XBaw3/Su9k27ce","uris":["http://zotero.org/users/1264037/items/4MS2QKQR"],"uri":["http://zotero.org/users/1264037/items/4MS2QKQR"],"itemData":{"id":7927,"type":"article-journal","abstract":"Population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fu1XBaw3/ZCsepoH7","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instrText>
        </w:r>
      </w:ins>
      <w:del w:id="8" w:author="Clay Cressler" w:date="2020-05-22T09:11:00Z">
        <w:r w:rsidR="00EC565E" w:rsidDel="00B2275B">
          <w:rPr>
            <w:rFonts w:cstheme="minorHAnsi"/>
            <w:sz w:val="22"/>
            <w:szCs w:val="22"/>
          </w:rPr>
          <w:delInstrText xml:space="preserve"> ADDIN ZOTERO_ITEM CSL_CITATION {"citationID":"IyDnlJuo","properties":{"formattedCitation":"(Coulson {\\i{}et al.} 2004; Black &amp; McKane 2012)","plainCitation":"(Coulson et al. 2004; Black &amp; McKane 2012)","noteIndex":0},"citationItems":[{"id":7927,"uris":["http://zotero.org/users/1264037/items/4MS2QKQR"],"uri":["http://zotero.org/users/1264037/items/4MS2QKQR"],"itemData":{"id":7927,"type":"article-journal","abstract":"Population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7925,"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delInstrText>
        </w:r>
      </w:del>
      <w:r w:rsidR="00BB6387">
        <w:rPr>
          <w:rFonts w:cstheme="minorHAnsi"/>
          <w:sz w:val="22"/>
          <w:szCs w:val="22"/>
        </w:rPr>
        <w:fldChar w:fldCharType="separate"/>
      </w:r>
      <w:r w:rsidR="008E50B7" w:rsidRPr="008E50B7">
        <w:rPr>
          <w:rFonts w:ascii="Calibri" w:hAnsi="Calibri" w:cs="Calibri"/>
          <w:sz w:val="22"/>
        </w:rPr>
        <w:t xml:space="preserve">(Coulson </w:t>
      </w:r>
      <w:r w:rsidR="008E50B7" w:rsidRPr="008E50B7">
        <w:rPr>
          <w:rFonts w:ascii="Calibri" w:hAnsi="Calibri" w:cs="Calibri"/>
          <w:i/>
          <w:iCs/>
          <w:sz w:val="22"/>
        </w:rPr>
        <w:t>et al.</w:t>
      </w:r>
      <w:r w:rsidR="008E50B7" w:rsidRPr="008E50B7">
        <w:rPr>
          <w:rFonts w:ascii="Calibri" w:hAnsi="Calibri" w:cs="Calibri"/>
          <w:sz w:val="22"/>
        </w:rPr>
        <w:t xml:space="preserve"> 2004; Black &amp; McKane 2012)</w:t>
      </w:r>
      <w:r w:rsidR="00BB6387">
        <w:rPr>
          <w:rFonts w:cstheme="minorHAnsi"/>
          <w:sz w:val="22"/>
          <w:szCs w:val="22"/>
        </w:rPr>
        <w:fldChar w:fldCharType="end"/>
      </w:r>
      <w:r w:rsidRPr="00496E2D">
        <w:rPr>
          <w:rFonts w:cstheme="minorHAnsi"/>
          <w:sz w:val="22"/>
          <w:szCs w:val="22"/>
        </w:rPr>
        <w:t xml:space="preserve"> and evolutionary (reviewed in </w:t>
      </w:r>
      <w:r w:rsidR="00BB6387">
        <w:rPr>
          <w:rFonts w:cstheme="minorHAnsi"/>
          <w:sz w:val="22"/>
          <w:szCs w:val="22"/>
        </w:rPr>
        <w:fldChar w:fldCharType="begin"/>
      </w:r>
      <w:ins w:id="9" w:author="Clay Cressler" w:date="2020-05-25T15:17:00Z">
        <w:r w:rsidR="006057FC">
          <w:rPr>
            <w:rFonts w:cstheme="minorHAnsi"/>
            <w:sz w:val="22"/>
            <w:szCs w:val="22"/>
          </w:rPr>
          <w:instrText xml:space="preserve"> ADDIN ZOTERO_ITEM CSL_CITATION {"citationID":"2a9t7TML","properties":{"formattedCitation":"(Lenormand {\\i{}et al.} 2009)","plainCitation":"(Lenormand et al. 2009)","noteIndex":0},"citationItems":[{"id":"fu1XBaw3/Dq56Fjym","uris":["http://zotero.org/users/1264037/items/2T5DREQB"],"uri":["http://zotero.org/users/1264037/items/2T5DREQB"],"itemData":{"id":7690,"type":"article-journal","abstract":"The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ins>
      <w:del w:id="10" w:author="Clay Cressler" w:date="2020-05-22T09:11:00Z">
        <w:r w:rsidR="00EC565E" w:rsidDel="00B2275B">
          <w:rPr>
            <w:rFonts w:cstheme="minorHAnsi"/>
            <w:sz w:val="22"/>
            <w:szCs w:val="22"/>
          </w:rPr>
          <w:delInstrText xml:space="preserve"> ADDIN ZOTERO_ITEM CSL_CITATION {"citationID":"2a9t7TML","properties":{"formattedCitation":"(Lenormand {\\i{}et al.} 2009)","plainCitation":"(Lenormand et al. 2009)","noteIndex":0},"citationItems":[{"id":7690,"uris":["http://zotero.org/users/1264037/items/2T5DREQB"],"uri":["http://zotero.org/users/1264037/items/2T5DREQB"],"itemData":{"id":7690,"type":"article-journal","abstract":"The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del>
      <w:r w:rsidR="00BB6387">
        <w:rPr>
          <w:rFonts w:cstheme="minorHAnsi"/>
          <w:sz w:val="22"/>
          <w:szCs w:val="22"/>
        </w:rPr>
        <w:fldChar w:fldCharType="separate"/>
      </w:r>
      <w:r w:rsidR="008E50B7" w:rsidRPr="008E50B7">
        <w:rPr>
          <w:rFonts w:ascii="Calibri" w:hAnsi="Calibri" w:cs="Calibri"/>
          <w:sz w:val="22"/>
        </w:rPr>
        <w:t xml:space="preserve">(Lenormand </w:t>
      </w:r>
      <w:r w:rsidR="008E50B7" w:rsidRPr="008E50B7">
        <w:rPr>
          <w:rFonts w:ascii="Calibri" w:hAnsi="Calibri" w:cs="Calibri"/>
          <w:i/>
          <w:iCs/>
          <w:sz w:val="22"/>
        </w:rPr>
        <w:t>et al.</w:t>
      </w:r>
      <w:r w:rsidR="008E50B7" w:rsidRPr="008E50B7">
        <w:rPr>
          <w:rFonts w:ascii="Calibri" w:hAnsi="Calibri" w:cs="Calibri"/>
          <w:sz w:val="22"/>
        </w:rPr>
        <w:t xml:space="preserve"> 2009)</w:t>
      </w:r>
      <w:r w:rsidR="00BB6387">
        <w:rPr>
          <w:rFonts w:cstheme="minorHAnsi"/>
          <w:sz w:val="22"/>
          <w:szCs w:val="22"/>
        </w:rPr>
        <w:fldChar w:fldCharType="end"/>
      </w:r>
      <w:r w:rsidRPr="00496E2D">
        <w:rPr>
          <w:rFonts w:cstheme="minorHAnsi"/>
          <w:sz w:val="22"/>
          <w:szCs w:val="22"/>
        </w:rPr>
        <w:t xml:space="preserve"> dynamics. For example, evolutionary theory has revealed the potential </w:t>
      </w:r>
      <w:r w:rsidR="00843075">
        <w:rPr>
          <w:rFonts w:cstheme="minorHAnsi"/>
          <w:sz w:val="22"/>
          <w:szCs w:val="22"/>
        </w:rPr>
        <w:t xml:space="preserve">for </w:t>
      </w:r>
      <w:r w:rsidRPr="00496E2D">
        <w:rPr>
          <w:rFonts w:cstheme="minorHAnsi"/>
          <w:sz w:val="22"/>
          <w:szCs w:val="22"/>
        </w:rPr>
        <w:t xml:space="preserve">genetic drift to facilitate adaptation (Wright’s “shifting balance” theory; Wright 1931, </w:t>
      </w:r>
      <w:r w:rsidR="00577331" w:rsidRPr="00496E2D">
        <w:rPr>
          <w:rFonts w:cstheme="minorHAnsi"/>
          <w:sz w:val="22"/>
          <w:szCs w:val="22"/>
        </w:rPr>
        <w:fldChar w:fldCharType="begin"/>
      </w:r>
      <w:ins w:id="11" w:author="Clay Cressler" w:date="2020-05-25T15:17:00Z">
        <w:r w:rsidR="006057FC">
          <w:rPr>
            <w:rFonts w:cstheme="minorHAnsi"/>
            <w:sz w:val="22"/>
            <w:szCs w:val="22"/>
          </w:rPr>
          <w:instrText xml:space="preserve"> ADDIN ZOTERO_ITEM CSL_CITATION {"citationID":"C9UcgKYU","properties":{"formattedCitation":"(Coyne et al. 1997)","plainCitation":"(Coyne et al. 1997)","dontUpdate":true,"noteIndex":0},"citationItems":[{"id":"fu1XBaw3/wKn2tz36","uris":["http://zotero.org/users/1264037/items/K466JGYG"],"uri":["http://zotero.org/users/1264037/items/K466JGYG"],"itemData":{"id":7929,"type":"article-journal","abstract":"We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instrText>
        </w:r>
      </w:ins>
      <w:del w:id="12" w:author="Clay Cressler" w:date="2020-05-22T09:11:00Z">
        <w:r w:rsidR="00441C82" w:rsidDel="00B2275B">
          <w:rPr>
            <w:rFonts w:cstheme="minorHAnsi"/>
            <w:sz w:val="22"/>
            <w:szCs w:val="22"/>
          </w:rPr>
          <w:delInstrText xml:space="preserve"> ADDIN ZOTERO_ITEM CSL_CITATION {"citationID":"C9UcgKYU","properties":{"formattedCitation":"(Coyne et al. 1997)","plainCitation":"(Coyne et al. 1997)","dontUpdate":true,"noteIndex":0},"citationItems":[{"id":7929,"uris":["http://zotero.org/users/1264037/items/K466JGYG"],"uri":["http://zotero.org/users/1264037/items/K466JGYG"],"itemData":{"id":7929,"type":"article-journal","abstract":"We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delInstrText>
        </w:r>
      </w:del>
      <w:r w:rsidR="00577331" w:rsidRPr="00496E2D">
        <w:rPr>
          <w:rFonts w:cstheme="minorHAnsi"/>
          <w:sz w:val="22"/>
          <w:szCs w:val="22"/>
        </w:rPr>
        <w:fldChar w:fldCharType="separate"/>
      </w:r>
      <w:r w:rsidR="00577331" w:rsidRPr="00496E2D">
        <w:rPr>
          <w:rFonts w:cstheme="minorHAnsi"/>
          <w:sz w:val="22"/>
          <w:szCs w:val="22"/>
        </w:rPr>
        <w:t>Coyne et al. 1997)</w:t>
      </w:r>
      <w:r w:rsidR="00577331" w:rsidRPr="00496E2D">
        <w:rPr>
          <w:rFonts w:cstheme="minorHAnsi"/>
          <w:sz w:val="22"/>
          <w:szCs w:val="22"/>
        </w:rPr>
        <w:fldChar w:fldCharType="end"/>
      </w:r>
      <w:r w:rsidRPr="00496E2D">
        <w:rPr>
          <w:rFonts w:cstheme="minorHAnsi"/>
          <w:sz w:val="22"/>
          <w:szCs w:val="22"/>
        </w:rPr>
        <w:t xml:space="preserve"> and how stochasticity can shape life history evolution (e.g., “bet hedging” strategies</w:t>
      </w:r>
      <w:r w:rsidR="00441C82">
        <w:rPr>
          <w:rFonts w:cstheme="minorHAnsi"/>
          <w:sz w:val="22"/>
          <w:szCs w:val="22"/>
        </w:rPr>
        <w:t xml:space="preserve">; </w:t>
      </w:r>
      <w:r w:rsidR="00441C82">
        <w:rPr>
          <w:rFonts w:cstheme="minorHAnsi"/>
          <w:sz w:val="22"/>
          <w:szCs w:val="22"/>
        </w:rPr>
        <w:fldChar w:fldCharType="begin"/>
      </w:r>
      <w:ins w:id="13" w:author="Clay Cressler" w:date="2020-05-25T15:17:00Z">
        <w:r w:rsidR="006057FC">
          <w:rPr>
            <w:rFonts w:cstheme="minorHAnsi"/>
            <w:sz w:val="22"/>
            <w:szCs w:val="22"/>
          </w:rPr>
          <w:instrText xml:space="preserve"> ADDIN ZOTERO_ITEM CSL_CITATION {"citationID":"2hdp9ceL","properties":{"formattedCitation":"(Cohen 1966; Childs {\\i{}et al.} 2010)","plainCitation":"(Cohen 1966; Childs et al. 2010)","noteIndex":0},"citationItems":[{"id":"fu1XBaw3/ZZTVrKx1","uris":["http://zotero.org/users/1264037/items/PXYC5PRT"],"uri":["http://zotero.org/users/1264037/items/PXYC5PRT"],"itemData":{"id":7951,"type":"article-journal","abstract":"A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fu1XBaw3/eLxEbMgK","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E."},{"family":"Rees","given":"Mark"}],"issued":{"date-parts":[["2010",10,22]]}}}],"schema":"https://github.com/citation-style-language/schema/raw/master/csl-citation.json"} </w:instrText>
        </w:r>
      </w:ins>
      <w:del w:id="14" w:author="Clay Cressler" w:date="2020-05-22T09:11:00Z">
        <w:r w:rsidR="00EC565E" w:rsidDel="00B2275B">
          <w:rPr>
            <w:rFonts w:cstheme="minorHAnsi"/>
            <w:sz w:val="22"/>
            <w:szCs w:val="22"/>
          </w:rPr>
          <w:delInstrText xml:space="preserve"> ADDIN ZOTERO_ITEM CSL_CITATION {"citationID":"2hdp9ceL","properties":{"formattedCitation":"(Cohen 1966; Childs {\\i{}et al.} 2010)","plainCitation":"(Cohen 1966; Childs et al. 2010)","noteIndex":0},"citationItems":[{"id":7951,"uris":["http://zotero.org/users/1264037/items/PXYC5PRT"],"uri":["http://zotero.org/users/1264037/items/PXYC5PRT"],"itemData":{"id":7951,"type":"article-journal","abstract":"A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7948,"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E."},{"family":"Rees","given":"Mark"}],"issued":{"date-parts":[["2010",10,22]]}}}],"schema":"https://github.com/citation-style-language/schema/raw/master/csl-citation.json"} </w:delInstrText>
        </w:r>
      </w:del>
      <w:r w:rsidR="00441C82">
        <w:rPr>
          <w:rFonts w:cstheme="minorHAnsi"/>
          <w:sz w:val="22"/>
          <w:szCs w:val="22"/>
        </w:rPr>
        <w:fldChar w:fldCharType="separate"/>
      </w:r>
      <w:r w:rsidR="008E50B7" w:rsidRPr="008E50B7">
        <w:rPr>
          <w:rFonts w:ascii="Calibri" w:hAnsi="Calibri" w:cs="Calibri"/>
          <w:sz w:val="22"/>
        </w:rPr>
        <w:t xml:space="preserve">(Cohen 1966; Childs </w:t>
      </w:r>
      <w:r w:rsidR="008E50B7" w:rsidRPr="008E50B7">
        <w:rPr>
          <w:rFonts w:ascii="Calibri" w:hAnsi="Calibri" w:cs="Calibri"/>
          <w:i/>
          <w:iCs/>
          <w:sz w:val="22"/>
        </w:rPr>
        <w:t>et al.</w:t>
      </w:r>
      <w:r w:rsidR="008E50B7" w:rsidRPr="008E50B7">
        <w:rPr>
          <w:rFonts w:ascii="Calibri" w:hAnsi="Calibri" w:cs="Calibri"/>
          <w:sz w:val="22"/>
        </w:rPr>
        <w:t xml:space="preserve"> 2010)</w:t>
      </w:r>
      <w:r w:rsidR="00441C82">
        <w:rPr>
          <w:rFonts w:cstheme="minorHAnsi"/>
          <w:sz w:val="22"/>
          <w:szCs w:val="22"/>
        </w:rPr>
        <w:fldChar w:fldCharType="end"/>
      </w:r>
      <w:r w:rsidR="00577331" w:rsidRPr="00496E2D">
        <w:rPr>
          <w:rFonts w:cstheme="minorHAnsi"/>
          <w:sz w:val="22"/>
          <w:szCs w:val="22"/>
        </w:rPr>
        <w:t>.</w:t>
      </w:r>
      <w:r w:rsidRPr="00496E2D">
        <w:rPr>
          <w:rFonts w:cstheme="minorHAnsi"/>
          <w:sz w:val="22"/>
          <w:szCs w:val="22"/>
        </w:rPr>
        <w:t xml:space="preserve"> Ecological theory has shown how stochasticity can excite an underlying deterministic </w:t>
      </w:r>
      <w:r w:rsidRPr="00496E2D">
        <w:rPr>
          <w:rFonts w:cstheme="minorHAnsi"/>
          <w:sz w:val="22"/>
          <w:szCs w:val="22"/>
        </w:rPr>
        <w:lastRenderedPageBreak/>
        <w:t>tendency for a system to oscillate, leading to sustained oscillations</w:t>
      </w:r>
      <w:r w:rsidR="00577331" w:rsidRPr="00496E2D">
        <w:rPr>
          <w:rFonts w:cstheme="minorHAnsi"/>
          <w:sz w:val="22"/>
          <w:szCs w:val="22"/>
        </w:rPr>
        <w:t xml:space="preserve"> </w:t>
      </w:r>
      <w:r w:rsidR="00577331" w:rsidRPr="00496E2D">
        <w:rPr>
          <w:rFonts w:cstheme="minorHAnsi"/>
          <w:sz w:val="22"/>
          <w:szCs w:val="22"/>
        </w:rPr>
        <w:fldChar w:fldCharType="begin"/>
      </w:r>
      <w:ins w:id="15" w:author="Clay Cressler" w:date="2020-05-25T15:17:00Z">
        <w:r w:rsidR="006057FC">
          <w:rPr>
            <w:rFonts w:cstheme="minorHAnsi"/>
            <w:sz w:val="22"/>
            <w:szCs w:val="22"/>
          </w:rPr>
          <w:instrText xml:space="preserve"> ADDIN ZOTERO_ITEM CSL_CITATION {"citationID":"R8bejq4l","properties":{"formattedCitation":"(Greenman &amp; Benton 2003; McKane &amp; Newman 2005)","plainCitation":"(Greenman &amp; Benton 2003; McKane &amp; Newman 2005)","noteIndex":0},"citationItems":[{"id":"fu1XBaw3/P0q0HFFq","uris":["http://zotero.org/users/1264037/items/B3TQVZXS"],"uri":["http://zotero.org/users/1264037/items/B3TQVZXS"],"itemData":{"id":7932,"type":"article-journal","abstract":"Environmental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G."}],"issued":{"date-parts":[["2003",2]]}}},{"id":"fu1XBaw3/7R1st4R8","uris":["http://zotero.org/users/1264037/items/JNXAXCFQ"],"uri":["http://zotero.org/users/1264037/items/JNXAXCFQ"],"itemData":{"id":7934,"type":"article-journal","abstract":"We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instrText>
        </w:r>
      </w:ins>
      <w:del w:id="16" w:author="Clay Cressler" w:date="2020-05-22T09:11:00Z">
        <w:r w:rsidR="00EC565E" w:rsidDel="00B2275B">
          <w:rPr>
            <w:rFonts w:cstheme="minorHAnsi"/>
            <w:sz w:val="22"/>
            <w:szCs w:val="22"/>
          </w:rPr>
          <w:delInstrText xml:space="preserve"> ADDIN ZOTERO_ITEM CSL_CITATION {"citationID":"R8bejq4l","properties":{"formattedCitation":"(Greenman &amp; Benton 2003; McKane &amp; Newman 2005)","plainCitation":"(Greenman &amp; Benton 2003; McKane &amp; Newman 2005)","noteIndex":0},"citationItems":[{"id":7932,"uris":["http://zotero.org/users/1264037/items/B3TQVZXS"],"uri":["http://zotero.org/users/1264037/items/B3TQVZXS"],"itemData":{"id":7932,"type":"article-journal","abstract":"Environmental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G."}],"issued":{"date-parts":[["2003",2]]}}},{"id":7934,"uris":["http://zotero.org/users/1264037/items/JNXAXCFQ"],"uri":["http://zotero.org/users/1264037/items/JNXAXCFQ"],"itemData":{"id":7934,"type":"article-journal","abstract":"We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delInstrText>
        </w:r>
      </w:del>
      <w:r w:rsidR="00577331" w:rsidRPr="00496E2D">
        <w:rPr>
          <w:rFonts w:cstheme="minorHAnsi"/>
          <w:sz w:val="22"/>
          <w:szCs w:val="22"/>
        </w:rPr>
        <w:fldChar w:fldCharType="separate"/>
      </w:r>
      <w:r w:rsidR="008E50B7" w:rsidRPr="008E50B7">
        <w:rPr>
          <w:rFonts w:ascii="Calibri" w:hAnsi="Calibri" w:cs="Calibri"/>
          <w:sz w:val="22"/>
        </w:rPr>
        <w:t>(Greenman &amp; Benton 2003; McKane &amp; Newman 2005)</w:t>
      </w:r>
      <w:r w:rsidR="00577331" w:rsidRPr="00496E2D">
        <w:rPr>
          <w:rFonts w:cstheme="minorHAnsi"/>
          <w:sz w:val="22"/>
          <w:szCs w:val="22"/>
        </w:rPr>
        <w:fldChar w:fldCharType="end"/>
      </w:r>
      <w:r w:rsidRPr="00496E2D">
        <w:rPr>
          <w:rFonts w:cstheme="minorHAnsi"/>
          <w:sz w:val="22"/>
          <w:szCs w:val="22"/>
        </w:rPr>
        <w:t>, and how it can cause systems to shift between different deterministic attractors</w:t>
      </w:r>
      <w:r w:rsidR="00577331" w:rsidRPr="00496E2D">
        <w:rPr>
          <w:rFonts w:cstheme="minorHAnsi"/>
          <w:sz w:val="22"/>
          <w:szCs w:val="22"/>
        </w:rPr>
        <w:t xml:space="preserve"> </w:t>
      </w:r>
      <w:r w:rsidR="00690AA0" w:rsidRPr="00496E2D">
        <w:rPr>
          <w:rFonts w:cstheme="minorHAnsi"/>
          <w:sz w:val="22"/>
          <w:szCs w:val="22"/>
        </w:rPr>
        <w:fldChar w:fldCharType="begin"/>
      </w:r>
      <w:ins w:id="17" w:author="Clay Cressler" w:date="2020-05-25T15:17:00Z">
        <w:r w:rsidR="006057FC">
          <w:rPr>
            <w:rFonts w:cstheme="minorHAnsi"/>
            <w:sz w:val="22"/>
            <w:szCs w:val="22"/>
          </w:rPr>
          <w:instrText xml:space="preserve"> ADDIN ZOTERO_ITEM CSL_CITATION {"citationID":"rBAOBDNh","properties":{"formattedCitation":"(Henson {\\i{}et al.} 1998; Ashwin {\\i{}et al.} 2012; Abbott &amp; Nolting 2017)","plainCitation":"(Henson et al. 1998; Ashwin et al. 2012; Abbott &amp; Nolting 2017)","noteIndex":0},"citationItems":[{"id":"fu1XBaw3/vWFi7UVn","uris":["http://zotero.org/users/1264037/items/XZ4DY3N4"],"uri":["http://zotero.org/users/1264037/items/XZ4DY3N4"],"itemData":{"id":5827,"type":"article-journal","abstract":"Stochastic models sometimes behave qualitatively differently from their deterministic analogues. We explore the implications of this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C."}],"issued":{"date-parts":[["2017",12,1]]}}},{"id":"fu1XBaw3/u3gpOYoP","uris":["http://zotero.org/users/1264037/items/6DILK43T"],"uri":["http://zotero.org/users/1264037/items/6DILK43T"],"itemData":{"id":7937,"type":"article-journal","abstract":"Tipping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fu1XBaw3/qnPM6Ylz","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A."}],"issued":{"date-parts":[["1998",11,22]]}}}],"schema":"https://github.com/citation-style-language/schema/raw/master/csl-citation.json"} </w:instrText>
        </w:r>
      </w:ins>
      <w:del w:id="18" w:author="Clay Cressler" w:date="2020-05-22T09:11:00Z">
        <w:r w:rsidR="00EC565E" w:rsidDel="00B2275B">
          <w:rPr>
            <w:rFonts w:cstheme="minorHAnsi"/>
            <w:sz w:val="22"/>
            <w:szCs w:val="22"/>
          </w:rPr>
          <w:delInstrText xml:space="preserve"> ADDIN ZOTERO_ITEM CSL_CITATION {"citationID":"rBAOBDNh","properties":{"formattedCitation":"(Henson {\\i{}et al.} 1998; Ashwin {\\i{}et al.} 2012; Abbott &amp; Nolting 2017)","plainCitation":"(Henson et al. 1998; Ashwin et al. 2012; Abbott &amp; Nolting 2017)","noteIndex":0},"citationItems":[{"id":5827,"uris":["http://zotero.org/users/1264037/items/XZ4DY3N4"],"uri":["http://zotero.org/users/1264037/items/XZ4DY3N4"],"itemData":{"id":5827,"type":"article-journal","abstract":"Stochastic models sometimes behave qualitatively differently from their deterministic analogues. We explore the implications of this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C."}],"issued":{"date-parts":[["2017",12,1]]}}},{"id":7937,"uris":["http://zotero.org/users/1264037/items/6DILK43T"],"uri":["http://zotero.org/users/1264037/items/6DILK43T"],"itemData":{"id":7937,"type":"article-journal","abstract":"Tipping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7945,"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A."}],"issued":{"date-parts":[["1998",11,22]]}}}],"schema":"https://github.com/citation-style-language/schema/raw/master/csl-citation.json"} </w:delInstrText>
        </w:r>
      </w:del>
      <w:r w:rsidR="00690AA0" w:rsidRPr="00496E2D">
        <w:rPr>
          <w:rFonts w:cstheme="minorHAnsi"/>
          <w:sz w:val="22"/>
          <w:szCs w:val="22"/>
        </w:rPr>
        <w:fldChar w:fldCharType="separate"/>
      </w:r>
      <w:r w:rsidR="008E50B7" w:rsidRPr="008E50B7">
        <w:rPr>
          <w:rFonts w:ascii="Calibri" w:hAnsi="Calibri" w:cs="Calibri"/>
          <w:sz w:val="22"/>
        </w:rPr>
        <w:t xml:space="preserve">(Henson </w:t>
      </w:r>
      <w:r w:rsidR="008E50B7" w:rsidRPr="008E50B7">
        <w:rPr>
          <w:rFonts w:ascii="Calibri" w:hAnsi="Calibri" w:cs="Calibri"/>
          <w:i/>
          <w:iCs/>
          <w:sz w:val="22"/>
        </w:rPr>
        <w:t>et al.</w:t>
      </w:r>
      <w:r w:rsidR="008E50B7" w:rsidRPr="008E50B7">
        <w:rPr>
          <w:rFonts w:ascii="Calibri" w:hAnsi="Calibri" w:cs="Calibri"/>
          <w:sz w:val="22"/>
        </w:rPr>
        <w:t xml:space="preserve"> 1998; Ashwin </w:t>
      </w:r>
      <w:r w:rsidR="008E50B7" w:rsidRPr="008E50B7">
        <w:rPr>
          <w:rFonts w:ascii="Calibri" w:hAnsi="Calibri" w:cs="Calibri"/>
          <w:i/>
          <w:iCs/>
          <w:sz w:val="22"/>
        </w:rPr>
        <w:t>et al.</w:t>
      </w:r>
      <w:r w:rsidR="008E50B7" w:rsidRPr="008E50B7">
        <w:rPr>
          <w:rFonts w:ascii="Calibri" w:hAnsi="Calibri" w:cs="Calibri"/>
          <w:sz w:val="22"/>
        </w:rPr>
        <w:t xml:space="preserve"> 2012; Abbott &amp; Nolting 2017)</w:t>
      </w:r>
      <w:r w:rsidR="00690AA0" w:rsidRPr="00496E2D">
        <w:rPr>
          <w:rFonts w:cstheme="minorHAnsi"/>
          <w:sz w:val="22"/>
          <w:szCs w:val="22"/>
        </w:rPr>
        <w:fldChar w:fldCharType="end"/>
      </w:r>
      <w:r w:rsidRPr="00496E2D">
        <w:rPr>
          <w:rFonts w:cstheme="minorHAnsi"/>
          <w:sz w:val="22"/>
          <w:szCs w:val="22"/>
        </w:rPr>
        <w:t xml:space="preserve">. However, despite this long-standing interest, there has been </w:t>
      </w:r>
      <w:del w:id="19" w:author="Clay Cressler" w:date="2020-05-22T10:41:00Z">
        <w:r w:rsidRPr="00496E2D" w:rsidDel="00496D43">
          <w:rPr>
            <w:rFonts w:cstheme="minorHAnsi"/>
            <w:sz w:val="22"/>
            <w:szCs w:val="22"/>
          </w:rPr>
          <w:delText xml:space="preserve">little </w:delText>
        </w:r>
      </w:del>
      <w:ins w:id="20" w:author="Clay Cressler" w:date="2020-05-22T10:41:00Z">
        <w:r w:rsidR="00496D43">
          <w:rPr>
            <w:rFonts w:cstheme="minorHAnsi"/>
            <w:sz w:val="22"/>
            <w:szCs w:val="22"/>
          </w:rPr>
          <w:t>is a need for additional</w:t>
        </w:r>
        <w:r w:rsidR="00496D43" w:rsidRPr="00496E2D">
          <w:rPr>
            <w:rFonts w:cstheme="minorHAnsi"/>
            <w:sz w:val="22"/>
            <w:szCs w:val="22"/>
          </w:rPr>
          <w:t xml:space="preserve"> </w:t>
        </w:r>
      </w:ins>
      <w:r w:rsidRPr="00496E2D">
        <w:rPr>
          <w:rFonts w:cstheme="minorHAnsi"/>
          <w:sz w:val="22"/>
          <w:szCs w:val="22"/>
        </w:rPr>
        <w:t xml:space="preserve">work studying how stochasticity affects evolutionary dynamics </w:t>
      </w:r>
      <w:r w:rsidRPr="00496E2D">
        <w:rPr>
          <w:rFonts w:cstheme="minorHAnsi"/>
          <w:i/>
          <w:iCs/>
          <w:sz w:val="22"/>
          <w:szCs w:val="22"/>
        </w:rPr>
        <w:t>through</w:t>
      </w:r>
      <w:r w:rsidRPr="00496E2D">
        <w:rPr>
          <w:rFonts w:cstheme="minorHAnsi"/>
          <w:sz w:val="22"/>
          <w:szCs w:val="22"/>
        </w:rPr>
        <w:t xml:space="preserve"> its effects on ecological dynamics.</w:t>
      </w:r>
    </w:p>
    <w:p w14:paraId="6060AF0E" w14:textId="1691C841" w:rsidR="00293E58" w:rsidRPr="00293E58" w:rsidRDefault="001D4A44" w:rsidP="00503830">
      <w:pPr>
        <w:spacing w:after="0" w:line="480" w:lineRule="auto"/>
        <w:ind w:firstLine="720"/>
        <w:contextualSpacing/>
        <w:rPr>
          <w:ins w:id="21" w:author="Clay Cressler" w:date="2020-05-22T09:34:00Z"/>
          <w:rFonts w:cstheme="minorHAnsi"/>
          <w:sz w:val="22"/>
          <w:szCs w:val="22"/>
          <w:vertAlign w:val="superscript"/>
          <w:rPrChange w:id="22" w:author="Clay Cressler" w:date="2020-05-22T09:36:00Z">
            <w:rPr>
              <w:ins w:id="23" w:author="Clay Cressler" w:date="2020-05-22T09:34:00Z"/>
              <w:rFonts w:cstheme="minorHAnsi"/>
              <w:sz w:val="22"/>
              <w:szCs w:val="22"/>
            </w:rPr>
          </w:rPrChange>
        </w:rPr>
      </w:pPr>
      <w:ins w:id="24" w:author="Clay Cressler" w:date="2020-05-22T09:39:00Z">
        <w:r>
          <w:rPr>
            <w:rFonts w:cstheme="minorHAnsi"/>
            <w:sz w:val="22"/>
            <w:szCs w:val="22"/>
          </w:rPr>
          <w:t>A</w:t>
        </w:r>
      </w:ins>
      <w:del w:id="25" w:author="Clay Cressler" w:date="2020-05-22T09:10:00Z">
        <w:r w:rsidR="00644808" w:rsidRPr="00496E2D" w:rsidDel="00B2275B">
          <w:rPr>
            <w:rFonts w:cstheme="minorHAnsi"/>
            <w:sz w:val="22"/>
            <w:szCs w:val="22"/>
          </w:rPr>
          <w:delText>A</w:delText>
        </w:r>
      </w:del>
      <w:ins w:id="26" w:author="Clay Cressler" w:date="2020-05-22T09:09:00Z">
        <w:r w:rsidR="00B2275B">
          <w:rPr>
            <w:rFonts w:cstheme="minorHAnsi"/>
            <w:sz w:val="22"/>
            <w:szCs w:val="22"/>
          </w:rPr>
          <w:t xml:space="preserve"> number of theoretical </w:t>
        </w:r>
      </w:ins>
      <w:ins w:id="27" w:author="Clay Cressler" w:date="2020-05-22T09:40:00Z">
        <w:r>
          <w:rPr>
            <w:rFonts w:cstheme="minorHAnsi"/>
            <w:sz w:val="22"/>
            <w:szCs w:val="22"/>
          </w:rPr>
          <w:t>approaches</w:t>
        </w:r>
      </w:ins>
      <w:ins w:id="28" w:author="Clay Cressler" w:date="2020-05-22T09:09:00Z">
        <w:r w:rsidR="00B2275B">
          <w:rPr>
            <w:rFonts w:cstheme="minorHAnsi"/>
            <w:sz w:val="22"/>
            <w:szCs w:val="22"/>
          </w:rPr>
          <w:t xml:space="preserve"> for studying the </w:t>
        </w:r>
      </w:ins>
      <w:ins w:id="29" w:author="Clay Cressler" w:date="2020-05-22T09:10:00Z">
        <w:r w:rsidR="00B2275B">
          <w:rPr>
            <w:rFonts w:cstheme="minorHAnsi"/>
            <w:sz w:val="22"/>
            <w:szCs w:val="22"/>
          </w:rPr>
          <w:t xml:space="preserve">interplay between ecological and evolutionary dynamics </w:t>
        </w:r>
      </w:ins>
      <w:ins w:id="30" w:author="Clay Cressler" w:date="2020-05-22T09:39:00Z">
        <w:r>
          <w:rPr>
            <w:rFonts w:cstheme="minorHAnsi"/>
            <w:sz w:val="22"/>
            <w:szCs w:val="22"/>
          </w:rPr>
          <w:t xml:space="preserve">have been proposed </w:t>
        </w:r>
      </w:ins>
      <w:ins w:id="31" w:author="Clay Cressler" w:date="2020-05-22T09:10:00Z">
        <w:r w:rsidR="00B2275B">
          <w:rPr>
            <w:rFonts w:cstheme="minorHAnsi"/>
            <w:sz w:val="22"/>
            <w:szCs w:val="22"/>
          </w:rPr>
          <w:t xml:space="preserve">(reviewed in </w:t>
        </w:r>
        <w:r w:rsidR="00B2275B">
          <w:rPr>
            <w:rFonts w:cstheme="minorHAnsi"/>
            <w:sz w:val="22"/>
            <w:szCs w:val="22"/>
          </w:rPr>
          <w:fldChar w:fldCharType="begin"/>
        </w:r>
      </w:ins>
      <w:ins w:id="32" w:author="Clay Cressler" w:date="2020-05-25T15:17:00Z">
        <w:r w:rsidR="006057FC">
          <w:rPr>
            <w:rFonts w:cstheme="minorHAnsi"/>
            <w:sz w:val="22"/>
            <w:szCs w:val="22"/>
          </w:rPr>
          <w:instrText xml:space="preserve"> ADDIN ZOTERO_ITEM CSL_CITATION {"citationID":"ksBbIdHP","properties":{"formattedCitation":"(Abrams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r w:rsidR="00B2275B">
        <w:rPr>
          <w:rFonts w:cstheme="minorHAnsi"/>
          <w:sz w:val="22"/>
          <w:szCs w:val="22"/>
        </w:rPr>
        <w:fldChar w:fldCharType="separate"/>
      </w:r>
      <w:ins w:id="33" w:author="Clay Cressler" w:date="2020-05-22T09:11:00Z">
        <w:r w:rsidR="00B2275B" w:rsidRPr="00B2275B">
          <w:rPr>
            <w:rFonts w:ascii="Calibri" w:hAnsi="Calibri" w:cs="Calibri"/>
            <w:sz w:val="22"/>
            <w:rPrChange w:id="34" w:author="Clay Cressler" w:date="2020-05-22T09:11:00Z">
              <w:rPr/>
            </w:rPrChange>
          </w:rPr>
          <w:t>(Abrams 2001)</w:t>
        </w:r>
      </w:ins>
      <w:ins w:id="35" w:author="Clay Cressler" w:date="2020-05-22T09:10:00Z">
        <w:r w:rsidR="00B2275B">
          <w:rPr>
            <w:rFonts w:cstheme="minorHAnsi"/>
            <w:sz w:val="22"/>
            <w:szCs w:val="22"/>
          </w:rPr>
          <w:fldChar w:fldCharType="end"/>
        </w:r>
      </w:ins>
      <w:ins w:id="36" w:author="Clay Cressler" w:date="2020-05-22T09:11:00Z">
        <w:r w:rsidR="00B2275B">
          <w:rPr>
            <w:rFonts w:cstheme="minorHAnsi"/>
            <w:sz w:val="22"/>
            <w:szCs w:val="22"/>
          </w:rPr>
          <w:t>)</w:t>
        </w:r>
      </w:ins>
      <w:ins w:id="37" w:author="Clay Cressler" w:date="2020-05-22T09:12:00Z">
        <w:r w:rsidR="00B2275B">
          <w:rPr>
            <w:rFonts w:cstheme="minorHAnsi"/>
            <w:sz w:val="22"/>
            <w:szCs w:val="22"/>
          </w:rPr>
          <w:t xml:space="preserve">, including quantitative genetics </w:t>
        </w:r>
      </w:ins>
      <w:ins w:id="38" w:author="Clay Cressler" w:date="2020-05-22T09:13:00Z">
        <w:r w:rsidR="00B2275B">
          <w:rPr>
            <w:rFonts w:cstheme="minorHAnsi"/>
            <w:sz w:val="22"/>
            <w:szCs w:val="22"/>
          </w:rPr>
          <w:t xml:space="preserve">(QG) and adaptive dynamics (AD) approaches </w:t>
        </w:r>
        <w:r w:rsidR="00B2275B">
          <w:rPr>
            <w:rFonts w:cstheme="minorHAnsi"/>
            <w:sz w:val="22"/>
            <w:szCs w:val="22"/>
          </w:rPr>
          <w:fldChar w:fldCharType="begin"/>
        </w:r>
      </w:ins>
      <w:ins w:id="39" w:author="Clay Cressler" w:date="2020-05-25T15:17:00Z">
        <w:r w:rsidR="006057FC">
          <w:rPr>
            <w:rFonts w:cstheme="minorHAnsi"/>
            <w:sz w:val="22"/>
            <w:szCs w:val="22"/>
          </w:rPr>
          <w: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2001)","noteIndex":0},"citationItems":[{"id":"fu1XBaw3/dwwnl6gS","uris":["http://zotero.org/users/1264037/items/8WSY6HT4"],"uri":["http://zotero.org/users/1264037/items/8WSY6HT4"],"itemData":{"id":"j4Qt744S/K83yM0ub","type":"article-journal","abstract":"SummaryWe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r w:rsidR="00B2275B">
        <w:rPr>
          <w:rFonts w:cstheme="minorHAnsi"/>
          <w:sz w:val="22"/>
          <w:szCs w:val="22"/>
        </w:rPr>
        <w:fldChar w:fldCharType="separate"/>
      </w:r>
      <w:ins w:id="40" w:author="Clay Cressler" w:date="2020-05-22T09:14:00Z">
        <w:r w:rsidR="00B2275B" w:rsidRPr="00B2275B">
          <w:rPr>
            <w:rFonts w:ascii="Calibri" w:hAnsi="Calibri" w:cs="Calibri"/>
            <w:sz w:val="22"/>
            <w:rPrChange w:id="41" w:author="Clay Cressler" w:date="2020-05-22T09:14:00Z">
              <w:rPr>
                <w:rFonts w:ascii="Times New Roman" w:hAnsi="Times New Roman" w:cs="Times New Roman"/>
              </w:rPr>
            </w:rPrChange>
          </w:rPr>
          <w:t xml:space="preserve">(Abrams </w:t>
        </w:r>
        <w:r w:rsidR="00B2275B" w:rsidRPr="00B2275B">
          <w:rPr>
            <w:rFonts w:ascii="Calibri" w:hAnsi="Calibri" w:cs="Calibri"/>
            <w:i/>
            <w:iCs/>
            <w:sz w:val="22"/>
            <w:rPrChange w:id="42" w:author="Clay Cressler" w:date="2020-05-22T09:14:00Z">
              <w:rPr>
                <w:rFonts w:ascii="Times New Roman" w:hAnsi="Times New Roman" w:cs="Times New Roman"/>
                <w:i/>
                <w:iCs/>
              </w:rPr>
            </w:rPrChange>
          </w:rPr>
          <w:t>et al.</w:t>
        </w:r>
        <w:r w:rsidR="00B2275B" w:rsidRPr="00B2275B">
          <w:rPr>
            <w:rFonts w:ascii="Calibri" w:hAnsi="Calibri" w:cs="Calibri"/>
            <w:sz w:val="22"/>
            <w:rPrChange w:id="43" w:author="Clay Cressler" w:date="2020-05-22T09:14:00Z">
              <w:rPr>
                <w:rFonts w:ascii="Times New Roman" w:hAnsi="Times New Roman" w:cs="Times New Roman"/>
              </w:rPr>
            </w:rPrChange>
          </w:rPr>
          <w:t xml:space="preserve"> 1993b; Dieckmann &amp; Law 1996; Geritz </w:t>
        </w:r>
        <w:r w:rsidR="00B2275B" w:rsidRPr="00B2275B">
          <w:rPr>
            <w:rFonts w:ascii="Calibri" w:hAnsi="Calibri" w:cs="Calibri"/>
            <w:i/>
            <w:iCs/>
            <w:sz w:val="22"/>
            <w:rPrChange w:id="44" w:author="Clay Cressler" w:date="2020-05-22T09:14:00Z">
              <w:rPr>
                <w:rFonts w:ascii="Times New Roman" w:hAnsi="Times New Roman" w:cs="Times New Roman"/>
                <w:i/>
                <w:iCs/>
              </w:rPr>
            </w:rPrChange>
          </w:rPr>
          <w:t>et al.</w:t>
        </w:r>
        <w:r w:rsidR="00B2275B" w:rsidRPr="00B2275B">
          <w:rPr>
            <w:rFonts w:ascii="Calibri" w:hAnsi="Calibri" w:cs="Calibri"/>
            <w:sz w:val="22"/>
            <w:rPrChange w:id="45" w:author="Clay Cressler" w:date="2020-05-22T09:14:00Z">
              <w:rPr>
                <w:rFonts w:ascii="Times New Roman" w:hAnsi="Times New Roman" w:cs="Times New Roman"/>
              </w:rPr>
            </w:rPrChange>
          </w:rPr>
          <w:t xml:space="preserve"> 1998; Abrams 2001)</w:t>
        </w:r>
      </w:ins>
      <w:ins w:id="46" w:author="Clay Cressler" w:date="2020-05-22T09:13:00Z">
        <w:r w:rsidR="00B2275B">
          <w:rPr>
            <w:rFonts w:cstheme="minorHAnsi"/>
            <w:sz w:val="22"/>
            <w:szCs w:val="22"/>
          </w:rPr>
          <w:fldChar w:fldCharType="end"/>
        </w:r>
      </w:ins>
      <w:ins w:id="47" w:author="Clay Cressler" w:date="2020-05-22T09:14:00Z">
        <w:r w:rsidR="00B2275B">
          <w:rPr>
            <w:rFonts w:cstheme="minorHAnsi"/>
            <w:sz w:val="22"/>
            <w:szCs w:val="22"/>
          </w:rPr>
          <w:t>. While there are important differences between the two methods,</w:t>
        </w:r>
      </w:ins>
      <w:ins w:id="48" w:author="Clay Cressler" w:date="2020-05-22T09:15:00Z">
        <w:r w:rsidR="00B2275B">
          <w:rPr>
            <w:rFonts w:cstheme="minorHAnsi"/>
            <w:sz w:val="22"/>
            <w:szCs w:val="22"/>
          </w:rPr>
          <w:t xml:space="preserve"> for example in their assumptions about </w:t>
        </w:r>
      </w:ins>
      <w:ins w:id="49" w:author="Clay Cressler" w:date="2020-05-22T09:16:00Z">
        <w:r w:rsidR="00B2275B">
          <w:rPr>
            <w:rFonts w:cstheme="minorHAnsi"/>
            <w:sz w:val="22"/>
            <w:szCs w:val="22"/>
          </w:rPr>
          <w:t>reproduction and the relative timescales of ecological and evolutionary processes,</w:t>
        </w:r>
      </w:ins>
      <w:ins w:id="50" w:author="Clay Cressler" w:date="2020-05-22T09:14:00Z">
        <w:r w:rsidR="00B2275B">
          <w:rPr>
            <w:rFonts w:cstheme="minorHAnsi"/>
            <w:sz w:val="22"/>
            <w:szCs w:val="22"/>
          </w:rPr>
          <w:t xml:space="preserve"> the</w:t>
        </w:r>
      </w:ins>
      <w:ins w:id="51" w:author="Clay Cressler" w:date="2020-05-22T09:16:00Z">
        <w:r w:rsidR="00B2275B">
          <w:rPr>
            <w:rFonts w:cstheme="minorHAnsi"/>
            <w:sz w:val="22"/>
            <w:szCs w:val="22"/>
          </w:rPr>
          <w:t>ir predictions</w:t>
        </w:r>
      </w:ins>
      <w:ins w:id="52" w:author="Clay Cressler" w:date="2020-05-22T09:17:00Z">
        <w:r w:rsidR="00B2275B">
          <w:rPr>
            <w:rFonts w:cstheme="minorHAnsi"/>
            <w:sz w:val="22"/>
            <w:szCs w:val="22"/>
          </w:rPr>
          <w:t xml:space="preserve"> for eco-evolutionary dynamics are often identical. This is because</w:t>
        </w:r>
      </w:ins>
      <w:ins w:id="53" w:author="Clay Cressler" w:date="2020-05-22T09:33:00Z">
        <w:r w:rsidR="00293E58">
          <w:rPr>
            <w:rFonts w:cstheme="minorHAnsi"/>
            <w:sz w:val="22"/>
            <w:szCs w:val="22"/>
          </w:rPr>
          <w:t xml:space="preserve">, in both </w:t>
        </w:r>
      </w:ins>
      <w:ins w:id="54" w:author="Clay Cressler" w:date="2020-05-22T10:47:00Z">
        <w:r w:rsidR="00496D43">
          <w:rPr>
            <w:rFonts w:cstheme="minorHAnsi"/>
            <w:sz w:val="22"/>
            <w:szCs w:val="22"/>
          </w:rPr>
          <w:t>approaches</w:t>
        </w:r>
      </w:ins>
      <w:ins w:id="55" w:author="Clay Cressler" w:date="2020-05-22T09:33:00Z">
        <w:r w:rsidR="00293E58">
          <w:rPr>
            <w:rFonts w:cstheme="minorHAnsi"/>
            <w:sz w:val="22"/>
            <w:szCs w:val="22"/>
          </w:rPr>
          <w:t>, the direction of sel</w:t>
        </w:r>
      </w:ins>
      <w:ins w:id="56" w:author="Clay Cressler" w:date="2020-05-22T09:34:00Z">
        <w:r w:rsidR="00293E58">
          <w:rPr>
            <w:rFonts w:cstheme="minorHAnsi"/>
            <w:sz w:val="22"/>
            <w:szCs w:val="22"/>
          </w:rPr>
          <w:t>ection is determined by the</w:t>
        </w:r>
      </w:ins>
      <w:ins w:id="57" w:author="Clay Cressler" w:date="2020-05-22T10:47:00Z">
        <w:r w:rsidR="00496D43">
          <w:rPr>
            <w:rFonts w:cstheme="minorHAnsi"/>
            <w:sz w:val="22"/>
            <w:szCs w:val="22"/>
          </w:rPr>
          <w:t xml:space="preserve"> fitness gradient: the</w:t>
        </w:r>
      </w:ins>
      <w:ins w:id="58" w:author="Clay Cressler" w:date="2020-05-22T09:34:00Z">
        <w:r w:rsidR="00293E58">
          <w:rPr>
            <w:rFonts w:cstheme="minorHAnsi"/>
            <w:sz w:val="22"/>
            <w:szCs w:val="22"/>
          </w:rPr>
          <w:t xml:space="preserve"> derivative of individual fitness</w:t>
        </w:r>
      </w:ins>
      <w:ins w:id="59" w:author="Clay Cressler" w:date="2020-05-22T09:35:00Z">
        <w:r w:rsidR="00293E58">
          <w:rPr>
            <w:rFonts w:cstheme="minorHAnsi"/>
            <w:sz w:val="22"/>
            <w:szCs w:val="22"/>
          </w:rPr>
          <w:t xml:space="preserve"> (</w:t>
        </w:r>
      </w:ins>
      <m:oMath>
        <m:r>
          <w:ins w:id="60" w:author="Clay Cressler" w:date="2020-05-22T09:35:00Z">
            <w:rPr>
              <w:rFonts w:ascii="Cambria Math" w:hAnsi="Cambria Math" w:cstheme="minorHAnsi"/>
              <w:sz w:val="22"/>
              <w:szCs w:val="22"/>
            </w:rPr>
            <m:t>W</m:t>
          </w:ins>
        </m:r>
      </m:oMath>
      <w:ins w:id="61" w:author="Clay Cressler" w:date="2020-05-22T09:35:00Z">
        <w:r w:rsidR="00293E58">
          <w:rPr>
            <w:rFonts w:eastAsiaTheme="minorEastAsia" w:cstheme="minorHAnsi"/>
            <w:sz w:val="22"/>
            <w:szCs w:val="22"/>
          </w:rPr>
          <w:t>)</w:t>
        </w:r>
      </w:ins>
      <w:ins w:id="62" w:author="Clay Cressler" w:date="2020-05-22T09:34:00Z">
        <w:r w:rsidR="00293E58">
          <w:rPr>
            <w:rFonts w:cstheme="minorHAnsi"/>
            <w:sz w:val="22"/>
            <w:szCs w:val="22"/>
          </w:rPr>
          <w:t xml:space="preserve"> with respect to the evolving trait</w:t>
        </w:r>
      </w:ins>
      <w:ins w:id="63" w:author="Clay Cressler" w:date="2020-05-22T09:35:00Z">
        <w:r w:rsidR="00293E58">
          <w:rPr>
            <w:rFonts w:cstheme="minorHAnsi"/>
            <w:sz w:val="22"/>
            <w:szCs w:val="22"/>
          </w:rPr>
          <w:t xml:space="preserve"> (</w:t>
        </w:r>
      </w:ins>
      <m:oMath>
        <m:r>
          <w:ins w:id="64" w:author="Clay Cressler" w:date="2020-05-22T09:36:00Z">
            <w:rPr>
              <w:rFonts w:ascii="Cambria Math" w:hAnsi="Cambria Math" w:cstheme="minorHAnsi"/>
              <w:sz w:val="22"/>
              <w:szCs w:val="22"/>
            </w:rPr>
            <m:t>x</m:t>
          </w:ins>
        </m:r>
      </m:oMath>
      <w:ins w:id="65" w:author="Clay Cressler" w:date="2020-05-22T09:36:00Z">
        <w:r w:rsidR="00293E58">
          <w:rPr>
            <w:rFonts w:eastAsiaTheme="minorEastAsia" w:cstheme="minorHAnsi"/>
            <w:sz w:val="22"/>
            <w:szCs w:val="22"/>
          </w:rPr>
          <w:t>)</w:t>
        </w:r>
      </w:ins>
      <w:ins w:id="66" w:author="Clay Cressler" w:date="2020-05-22T10:47:00Z">
        <w:r w:rsidR="00496D43">
          <w:rPr>
            <w:rFonts w:cstheme="minorHAnsi"/>
            <w:sz w:val="22"/>
            <w:szCs w:val="22"/>
          </w:rPr>
          <w:t>. T</w:t>
        </w:r>
      </w:ins>
      <w:ins w:id="67" w:author="Clay Cressler" w:date="2020-05-22T09:35:00Z">
        <w:r w:rsidR="00293E58">
          <w:rPr>
            <w:rFonts w:cstheme="minorHAnsi"/>
            <w:sz w:val="22"/>
            <w:szCs w:val="22"/>
          </w:rPr>
          <w:t>he dynamics of the mean trait</w:t>
        </w:r>
      </w:ins>
      <w:ins w:id="68" w:author="Clay Cressler" w:date="2020-05-22T09:36:00Z">
        <w:r w:rsidR="00293E58">
          <w:rPr>
            <w:rFonts w:cstheme="minorHAnsi"/>
            <w:sz w:val="22"/>
            <w:szCs w:val="22"/>
          </w:rPr>
          <w:t xml:space="preserve"> (</w:t>
        </w:r>
      </w:ins>
      <m:oMath>
        <m:acc>
          <m:accPr>
            <m:chr m:val="̅"/>
            <m:ctrlPr>
              <w:ins w:id="69" w:author="Clay Cressler" w:date="2020-05-22T09:36:00Z">
                <w:rPr>
                  <w:rFonts w:ascii="Cambria Math" w:hAnsi="Cambria Math" w:cstheme="minorHAnsi"/>
                  <w:i/>
                  <w:sz w:val="22"/>
                  <w:szCs w:val="22"/>
                </w:rPr>
              </w:ins>
            </m:ctrlPr>
          </m:accPr>
          <m:e>
            <m:r>
              <w:ins w:id="70" w:author="Clay Cressler" w:date="2020-05-22T09:36:00Z">
                <w:rPr>
                  <w:rFonts w:ascii="Cambria Math" w:hAnsi="Cambria Math" w:cstheme="minorHAnsi"/>
                  <w:sz w:val="22"/>
                  <w:szCs w:val="22"/>
                </w:rPr>
                <m:t>x</m:t>
              </w:ins>
            </m:r>
          </m:e>
        </m:acc>
      </m:oMath>
      <w:ins w:id="71" w:author="Clay Cressler" w:date="2020-05-22T09:36:00Z">
        <w:r w:rsidR="00293E58">
          <w:rPr>
            <w:rFonts w:eastAsiaTheme="minorEastAsia" w:cstheme="minorHAnsi"/>
            <w:sz w:val="22"/>
            <w:szCs w:val="22"/>
          </w:rPr>
          <w:t xml:space="preserve">) are given by </w:t>
        </w:r>
      </w:ins>
      <w:ins w:id="72" w:author="Clay Cressler" w:date="2020-05-22T09:37:00Z">
        <w:r w:rsidR="00293E58">
          <w:rPr>
            <w:rFonts w:eastAsiaTheme="minorEastAsia" w:cstheme="minorHAnsi"/>
            <w:sz w:val="22"/>
            <w:szCs w:val="22"/>
          </w:rPr>
          <w:fldChar w:fldCharType="begin"/>
        </w:r>
      </w:ins>
      <w:ins w:id="73" w:author="Clay Cressler" w:date="2020-05-25T15:17:00Z">
        <w:r w:rsidR="006057FC">
          <w:rPr>
            <w:rFonts w:eastAsiaTheme="minorEastAsia" w:cstheme="minorHAnsi"/>
            <w:sz w:val="22"/>
            <w:szCs w:val="22"/>
          </w:rPr>
          <w:instrText xml:space="preserve"> ADDIN ZOTERO_ITEM CSL_CITATION {"citationID":"tV6u3X3J","properties":{"formattedCitation":"(Abrams {\\i{}et al.} 1993b; Abrams 2001; Doebeli {\\i{}et al.} 2017)","plainCitation":"(Abrams et al. 1993b; Abrams 2001; 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fu1XBaw3/dwwnl6gS","uris":["http://zotero.org/users/1264037/items/8WSY6HT4"],"uri":["http://zotero.org/users/1264037/items/8WSY6HT4"],"itemData":{"id":"j4Qt744S/K83yM0ub","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r w:rsidR="00293E58">
        <w:rPr>
          <w:rFonts w:eastAsiaTheme="minorEastAsia" w:cstheme="minorHAnsi"/>
          <w:sz w:val="22"/>
          <w:szCs w:val="22"/>
        </w:rPr>
        <w:fldChar w:fldCharType="separate"/>
      </w:r>
      <w:ins w:id="74" w:author="Clay Cressler" w:date="2020-05-22T09:39:00Z">
        <w:r w:rsidRPr="001D4A44">
          <w:rPr>
            <w:rFonts w:ascii="Calibri" w:hAnsi="Calibri" w:cs="Calibri"/>
            <w:sz w:val="22"/>
            <w:rPrChange w:id="75" w:author="Clay Cressler" w:date="2020-05-22T09:39:00Z">
              <w:rPr>
                <w:rFonts w:ascii="Times New Roman" w:hAnsi="Times New Roman" w:cs="Times New Roman"/>
              </w:rPr>
            </w:rPrChange>
          </w:rPr>
          <w:t xml:space="preserve">(Abrams </w:t>
        </w:r>
        <w:r w:rsidRPr="001D4A44">
          <w:rPr>
            <w:rFonts w:ascii="Calibri" w:hAnsi="Calibri" w:cs="Calibri"/>
            <w:i/>
            <w:iCs/>
            <w:sz w:val="22"/>
            <w:rPrChange w:id="76" w:author="Clay Cressler" w:date="2020-05-22T09:39:00Z">
              <w:rPr>
                <w:rFonts w:ascii="Times New Roman" w:hAnsi="Times New Roman" w:cs="Times New Roman"/>
                <w:i/>
                <w:iCs/>
              </w:rPr>
            </w:rPrChange>
          </w:rPr>
          <w:t>et al.</w:t>
        </w:r>
        <w:r w:rsidRPr="001D4A44">
          <w:rPr>
            <w:rFonts w:ascii="Calibri" w:hAnsi="Calibri" w:cs="Calibri"/>
            <w:sz w:val="22"/>
            <w:rPrChange w:id="77" w:author="Clay Cressler" w:date="2020-05-22T09:39:00Z">
              <w:rPr>
                <w:rFonts w:ascii="Times New Roman" w:hAnsi="Times New Roman" w:cs="Times New Roman"/>
              </w:rPr>
            </w:rPrChange>
          </w:rPr>
          <w:t xml:space="preserve"> 1993b; Abrams 2001; Doebeli </w:t>
        </w:r>
        <w:r w:rsidRPr="001D4A44">
          <w:rPr>
            <w:rFonts w:ascii="Calibri" w:hAnsi="Calibri" w:cs="Calibri"/>
            <w:i/>
            <w:iCs/>
            <w:sz w:val="22"/>
            <w:rPrChange w:id="78" w:author="Clay Cressler" w:date="2020-05-22T09:39:00Z">
              <w:rPr>
                <w:rFonts w:ascii="Times New Roman" w:hAnsi="Times New Roman" w:cs="Times New Roman"/>
                <w:i/>
                <w:iCs/>
              </w:rPr>
            </w:rPrChange>
          </w:rPr>
          <w:t>et al.</w:t>
        </w:r>
        <w:r w:rsidRPr="001D4A44">
          <w:rPr>
            <w:rFonts w:ascii="Calibri" w:hAnsi="Calibri" w:cs="Calibri"/>
            <w:sz w:val="22"/>
            <w:rPrChange w:id="79" w:author="Clay Cressler" w:date="2020-05-22T09:39:00Z">
              <w:rPr>
                <w:rFonts w:ascii="Times New Roman" w:hAnsi="Times New Roman" w:cs="Times New Roman"/>
              </w:rPr>
            </w:rPrChange>
          </w:rPr>
          <w:t xml:space="preserve"> 2017)</w:t>
        </w:r>
      </w:ins>
      <w:ins w:id="80" w:author="Clay Cressler" w:date="2020-05-22T09:37:00Z">
        <w:r w:rsidR="00293E58">
          <w:rPr>
            <w:rFonts w:eastAsiaTheme="minorEastAsia" w:cstheme="minorHAnsi"/>
            <w:sz w:val="22"/>
            <w:szCs w:val="22"/>
          </w:rPr>
          <w:fldChar w:fldCharType="end"/>
        </w:r>
      </w:ins>
      <w:ins w:id="81" w:author="Clay Cressler" w:date="2020-05-22T10:44:00Z">
        <w:r w:rsidR="00496D43">
          <w:rPr>
            <w:rFonts w:eastAsiaTheme="minorEastAsia" w:cstheme="minorHAnsi"/>
            <w:sz w:val="22"/>
            <w:szCs w:val="22"/>
          </w:rPr>
          <w:t>:</w:t>
        </w:r>
      </w:ins>
      <m:oMath>
        <m:r>
          <w:del w:id="82" w:author="Clay Cressler" w:date="2020-05-22T09:36:00Z">
            <w:rPr>
              <w:rFonts w:ascii="Cambria Math" w:hAnsi="Cambria Math" w:cstheme="minorHAnsi"/>
              <w:sz w:val="22"/>
              <w:szCs w:val="22"/>
            </w:rPr>
            <m:t> </m:t>
          </w:del>
        </m:r>
      </m:oMath>
    </w:p>
    <w:p w14:paraId="48D9E1E9" w14:textId="015FC843" w:rsidR="00293E58" w:rsidRDefault="007D0619" w:rsidP="00503830">
      <w:pPr>
        <w:spacing w:after="0" w:line="480" w:lineRule="auto"/>
        <w:ind w:firstLine="720"/>
        <w:contextualSpacing/>
        <w:rPr>
          <w:ins w:id="83" w:author="Clay Cressler" w:date="2020-05-22T09:34:00Z"/>
          <w:rFonts w:cstheme="minorHAnsi"/>
          <w:sz w:val="22"/>
          <w:szCs w:val="22"/>
        </w:rPr>
      </w:pPr>
      <m:oMathPara>
        <m:oMath>
          <m:f>
            <m:fPr>
              <m:ctrlPr>
                <w:ins w:id="84" w:author="Clay Cressler" w:date="2020-05-22T09:34:00Z">
                  <w:rPr>
                    <w:rFonts w:ascii="Cambria Math" w:hAnsi="Cambria Math" w:cstheme="minorHAnsi"/>
                    <w:i/>
                    <w:sz w:val="22"/>
                    <w:szCs w:val="22"/>
                  </w:rPr>
                </w:ins>
              </m:ctrlPr>
            </m:fPr>
            <m:num>
              <m:r>
                <w:ins w:id="85" w:author="Clay Cressler" w:date="2020-05-22T09:34:00Z">
                  <w:rPr>
                    <w:rFonts w:ascii="Cambria Math" w:hAnsi="Cambria Math" w:cstheme="minorHAnsi"/>
                    <w:sz w:val="22"/>
                    <w:szCs w:val="22"/>
                  </w:rPr>
                  <m:t>d</m:t>
                </w:ins>
              </m:r>
              <m:acc>
                <m:accPr>
                  <m:chr m:val="̅"/>
                  <m:ctrlPr>
                    <w:ins w:id="86" w:author="Clay Cressler" w:date="2020-05-22T09:34:00Z">
                      <w:rPr>
                        <w:rFonts w:ascii="Cambria Math" w:hAnsi="Cambria Math" w:cstheme="minorHAnsi"/>
                        <w:i/>
                        <w:sz w:val="22"/>
                        <w:szCs w:val="22"/>
                      </w:rPr>
                    </w:ins>
                  </m:ctrlPr>
                </m:accPr>
                <m:e>
                  <m:r>
                    <w:ins w:id="87" w:author="Clay Cressler" w:date="2020-05-22T09:34:00Z">
                      <w:rPr>
                        <w:rFonts w:ascii="Cambria Math" w:hAnsi="Cambria Math" w:cstheme="minorHAnsi"/>
                        <w:sz w:val="22"/>
                        <w:szCs w:val="22"/>
                      </w:rPr>
                      <m:t>x</m:t>
                    </w:ins>
                  </m:r>
                </m:e>
              </m:acc>
            </m:num>
            <m:den>
              <m:r>
                <w:ins w:id="88" w:author="Clay Cressler" w:date="2020-05-22T09:34:00Z">
                  <w:rPr>
                    <w:rFonts w:ascii="Cambria Math" w:hAnsi="Cambria Math" w:cstheme="minorHAnsi"/>
                    <w:sz w:val="22"/>
                    <w:szCs w:val="22"/>
                  </w:rPr>
                  <m:t>dt</m:t>
                </w:ins>
              </m:r>
            </m:den>
          </m:f>
          <m:r>
            <w:ins w:id="89" w:author="Clay Cressler" w:date="2020-05-22T09:34:00Z">
              <w:rPr>
                <w:rFonts w:ascii="Cambria Math" w:hAnsi="Cambria Math" w:cstheme="minorHAnsi"/>
                <w:sz w:val="22"/>
                <w:szCs w:val="22"/>
              </w:rPr>
              <m:t>∝</m:t>
            </w:ins>
          </m:r>
          <m:sSub>
            <m:sSubPr>
              <m:ctrlPr>
                <w:ins w:id="90" w:author="Clay Cressler" w:date="2020-05-22T09:35:00Z">
                  <w:rPr>
                    <w:rFonts w:ascii="Cambria Math" w:hAnsi="Cambria Math" w:cstheme="minorHAnsi"/>
                    <w:i/>
                    <w:sz w:val="22"/>
                    <w:szCs w:val="22"/>
                  </w:rPr>
                </w:ins>
              </m:ctrlPr>
            </m:sSubPr>
            <m:e>
              <m:d>
                <m:dPr>
                  <m:ctrlPr>
                    <w:ins w:id="91" w:author="Clay Cressler" w:date="2020-05-22T09:35:00Z">
                      <w:rPr>
                        <w:rFonts w:ascii="Cambria Math" w:hAnsi="Cambria Math" w:cstheme="minorHAnsi"/>
                        <w:i/>
                        <w:sz w:val="22"/>
                        <w:szCs w:val="22"/>
                      </w:rPr>
                    </w:ins>
                  </m:ctrlPr>
                </m:dPr>
                <m:e>
                  <m:f>
                    <m:fPr>
                      <m:ctrlPr>
                        <w:ins w:id="92" w:author="Clay Cressler" w:date="2020-05-22T09:35:00Z">
                          <w:rPr>
                            <w:rFonts w:ascii="Cambria Math" w:hAnsi="Cambria Math" w:cstheme="minorHAnsi"/>
                            <w:i/>
                            <w:sz w:val="22"/>
                            <w:szCs w:val="22"/>
                          </w:rPr>
                        </w:ins>
                      </m:ctrlPr>
                    </m:fPr>
                    <m:num>
                      <m:r>
                        <w:ins w:id="93" w:author="Clay Cressler" w:date="2020-05-22T09:35:00Z">
                          <w:rPr>
                            <w:rFonts w:ascii="Cambria Math" w:hAnsi="Cambria Math" w:cstheme="minorHAnsi"/>
                            <w:sz w:val="22"/>
                            <w:szCs w:val="22"/>
                          </w:rPr>
                          <m:t>∂W</m:t>
                        </w:ins>
                      </m:r>
                    </m:num>
                    <m:den>
                      <m:r>
                        <w:ins w:id="94" w:author="Clay Cressler" w:date="2020-05-22T09:35:00Z">
                          <w:rPr>
                            <w:rFonts w:ascii="Cambria Math" w:hAnsi="Cambria Math" w:cstheme="minorHAnsi"/>
                            <w:sz w:val="22"/>
                            <w:szCs w:val="22"/>
                          </w:rPr>
                          <m:t>∂x</m:t>
                        </w:ins>
                      </m:r>
                    </m:den>
                  </m:f>
                </m:e>
              </m:d>
            </m:e>
            <m:sub>
              <m:r>
                <w:ins w:id="95" w:author="Clay Cressler" w:date="2020-05-22T09:35:00Z">
                  <w:rPr>
                    <w:rFonts w:ascii="Cambria Math" w:hAnsi="Cambria Math" w:cstheme="minorHAnsi"/>
                    <w:sz w:val="22"/>
                    <w:szCs w:val="22"/>
                  </w:rPr>
                  <m:t>x=</m:t>
                </w:ins>
              </m:r>
              <m:acc>
                <m:accPr>
                  <m:chr m:val="̅"/>
                  <m:ctrlPr>
                    <w:ins w:id="96" w:author="Clay Cressler" w:date="2020-05-22T09:35:00Z">
                      <w:rPr>
                        <w:rFonts w:ascii="Cambria Math" w:hAnsi="Cambria Math" w:cstheme="minorHAnsi"/>
                        <w:i/>
                        <w:sz w:val="22"/>
                        <w:szCs w:val="22"/>
                      </w:rPr>
                    </w:ins>
                  </m:ctrlPr>
                </m:accPr>
                <m:e>
                  <m:r>
                    <w:ins w:id="97" w:author="Clay Cressler" w:date="2020-05-22T09:35:00Z">
                      <w:rPr>
                        <w:rFonts w:ascii="Cambria Math" w:hAnsi="Cambria Math" w:cstheme="minorHAnsi"/>
                        <w:sz w:val="22"/>
                        <w:szCs w:val="22"/>
                      </w:rPr>
                      <m:t>x</m:t>
                    </w:ins>
                  </m:r>
                </m:e>
              </m:acc>
            </m:sub>
          </m:sSub>
          <m:r>
            <w:ins w:id="98" w:author="Clay Cressler" w:date="2020-05-22T09:40:00Z">
              <w:rPr>
                <w:rFonts w:ascii="Cambria Math" w:eastAsiaTheme="minorEastAsia" w:hAnsi="Cambria Math" w:cstheme="minorHAnsi"/>
                <w:sz w:val="22"/>
                <w:szCs w:val="22"/>
              </w:rPr>
              <m:t>.</m:t>
            </w:ins>
          </m:r>
        </m:oMath>
      </m:oMathPara>
    </w:p>
    <w:p w14:paraId="5B45D0E7" w14:textId="541F946D" w:rsidR="00496D43" w:rsidRDefault="001D4A44" w:rsidP="001D4A44">
      <w:pPr>
        <w:spacing w:after="0" w:line="480" w:lineRule="auto"/>
        <w:contextualSpacing/>
        <w:rPr>
          <w:ins w:id="99" w:author="Clay Cressler" w:date="2020-05-22T10:42:00Z"/>
          <w:rFonts w:cstheme="minorHAnsi"/>
          <w:sz w:val="22"/>
          <w:szCs w:val="22"/>
        </w:rPr>
      </w:pPr>
      <w:ins w:id="100" w:author="Clay Cressler" w:date="2020-05-22T09:40:00Z">
        <w:r>
          <w:rPr>
            <w:rFonts w:cstheme="minorHAnsi"/>
            <w:sz w:val="22"/>
            <w:szCs w:val="22"/>
          </w:rPr>
          <w:t xml:space="preserve">An equation of this form can be arrived </w:t>
        </w:r>
      </w:ins>
      <w:ins w:id="101" w:author="Clay Cressler" w:date="2020-05-22T09:41:00Z">
        <w:r>
          <w:rPr>
            <w:rFonts w:cstheme="minorHAnsi"/>
            <w:sz w:val="22"/>
            <w:szCs w:val="22"/>
          </w:rPr>
          <w:t xml:space="preserve">at either through the equations for trait change in quantitative genetics </w:t>
        </w:r>
        <w:r>
          <w:rPr>
            <w:rFonts w:cstheme="minorHAnsi"/>
            <w:sz w:val="22"/>
            <w:szCs w:val="22"/>
          </w:rPr>
          <w:fldChar w:fldCharType="begin"/>
        </w:r>
      </w:ins>
      <w:ins w:id="102" w:author="Clay Cressler" w:date="2020-05-25T15:17:00Z">
        <w:r w:rsidR="006057FC">
          <w:rPr>
            <w:rFonts w:cstheme="minorHAnsi"/>
            <w:sz w:val="22"/>
            <w:szCs w:val="22"/>
          </w:rPr>
          <w:instrText xml:space="preserve"> ADDIN ZOTERO_ITEM CSL_CITATION {"citationID":"72hODSxq","properties":{"formattedCitation":"(Lande 1976; Abrams {\\i{}et al.} 1993b)","plainCitation":"(Lande 1976; Abrams et al. 1993b)","noteIndex":0},"citationItems":[{"id":"fu1XBaw3/TKIl1EFd","uris":["http://zotero.org/users/1264037/items/3WQNQ9PQ"],"uri":["http://zotero.org/users/1264037/items/3WQNQ9PQ"],"itemData":{"id":"pks81h5p/xKbVueXQ","type":"article-journal","container-title":"Evolution","DOI":"10.2307/2407703","ISSN":"00143820","issue":"2","page":"314-334","source":"CrossRef","title":"Natural selection and random genetic drift in phenotypic evolution","volume":"30","author":[{"family":"Lande","given":"Russell"}],"issued":{"date-parts":[["1976",6]]}}},{"id":"fu1XBaw3/dwwnl6gS","uris":["http://zotero.org/users/1264037/items/8WSY6HT4"],"uri":["http://zotero.org/users/1264037/items/8WSY6HT4"],"itemData":{"id":"pks81h5p/5uHdAmNg","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ins>
      <w:r>
        <w:rPr>
          <w:rFonts w:cstheme="minorHAnsi"/>
          <w:sz w:val="22"/>
          <w:szCs w:val="22"/>
        </w:rPr>
        <w:fldChar w:fldCharType="separate"/>
      </w:r>
      <w:ins w:id="103" w:author="Clay Cressler" w:date="2020-05-22T09:42:00Z">
        <w:r w:rsidRPr="001D4A44">
          <w:rPr>
            <w:rFonts w:ascii="Calibri" w:hAnsi="Calibri" w:cs="Calibri"/>
            <w:sz w:val="22"/>
            <w:rPrChange w:id="104" w:author="Clay Cressler" w:date="2020-05-22T09:42:00Z">
              <w:rPr>
                <w:rFonts w:ascii="Times New Roman" w:hAnsi="Times New Roman" w:cs="Times New Roman"/>
              </w:rPr>
            </w:rPrChange>
          </w:rPr>
          <w:t xml:space="preserve">(Lande 1976; Abrams </w:t>
        </w:r>
        <w:r w:rsidRPr="001D4A44">
          <w:rPr>
            <w:rFonts w:ascii="Calibri" w:hAnsi="Calibri" w:cs="Calibri"/>
            <w:i/>
            <w:iCs/>
            <w:sz w:val="22"/>
            <w:rPrChange w:id="105" w:author="Clay Cressler" w:date="2020-05-22T09:42:00Z">
              <w:rPr>
                <w:rFonts w:ascii="Times New Roman" w:hAnsi="Times New Roman" w:cs="Times New Roman"/>
                <w:i/>
                <w:iCs/>
              </w:rPr>
            </w:rPrChange>
          </w:rPr>
          <w:t>et al.</w:t>
        </w:r>
        <w:r w:rsidRPr="001D4A44">
          <w:rPr>
            <w:rFonts w:ascii="Calibri" w:hAnsi="Calibri" w:cs="Calibri"/>
            <w:sz w:val="22"/>
            <w:rPrChange w:id="106" w:author="Clay Cressler" w:date="2020-05-22T09:42:00Z">
              <w:rPr>
                <w:rFonts w:ascii="Times New Roman" w:hAnsi="Times New Roman" w:cs="Times New Roman"/>
              </w:rPr>
            </w:rPrChange>
          </w:rPr>
          <w:t xml:space="preserve"> 1993b)</w:t>
        </w:r>
      </w:ins>
      <w:ins w:id="107" w:author="Clay Cressler" w:date="2020-05-22T09:41:00Z">
        <w:r>
          <w:rPr>
            <w:rFonts w:cstheme="minorHAnsi"/>
            <w:sz w:val="22"/>
            <w:szCs w:val="22"/>
          </w:rPr>
          <w:fldChar w:fldCharType="end"/>
        </w:r>
      </w:ins>
      <w:ins w:id="108" w:author="Clay Cressler" w:date="2020-05-22T09:42:00Z">
        <w:r>
          <w:rPr>
            <w:rFonts w:cstheme="minorHAnsi"/>
            <w:sz w:val="22"/>
            <w:szCs w:val="22"/>
          </w:rPr>
          <w:t xml:space="preserve">, or through a consideration of stochastic birth-death processes </w:t>
        </w:r>
        <w:r>
          <w:rPr>
            <w:rFonts w:cstheme="minorHAnsi"/>
            <w:sz w:val="22"/>
            <w:szCs w:val="22"/>
          </w:rPr>
          <w:fldChar w:fldCharType="begin"/>
        </w:r>
      </w:ins>
      <w:ins w:id="109" w:author="Clay Cressler" w:date="2020-05-25T15:17:00Z">
        <w:r w:rsidR="006057FC">
          <w:rPr>
            <w:rFonts w:cstheme="minorHAnsi"/>
            <w:sz w:val="22"/>
            <w:szCs w:val="22"/>
          </w:rPr>
          <w:instrText xml:space="preserve"> ADDIN ZOTERO_ITEM CSL_CITATION {"citationID":"FM5zySZa","properties":{"formattedCitation":"(Dieckmann &amp; Law 1996)","plainCitation":"(Dieckmann &amp; Law 1996)","noteIndex":0},"citationItems":[{"id":3554,"uris":["http://zotero.org/users/246158/items/2JXJG5FS"],"uri":["http://zotero.org/users/246158/items/2JXJG5FS"],"itemData":{"id":3554,"type":"article-journal","abstract":"In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instrText>
        </w:r>
      </w:ins>
      <w:r>
        <w:rPr>
          <w:rFonts w:cstheme="minorHAnsi"/>
          <w:sz w:val="22"/>
          <w:szCs w:val="22"/>
        </w:rPr>
        <w:fldChar w:fldCharType="separate"/>
      </w:r>
      <w:ins w:id="110" w:author="Clay Cressler" w:date="2020-05-22T09:42:00Z">
        <w:r w:rsidRPr="001D4A44">
          <w:rPr>
            <w:rFonts w:ascii="Calibri" w:hAnsi="Calibri" w:cs="Calibri"/>
            <w:sz w:val="22"/>
            <w:rPrChange w:id="111" w:author="Clay Cressler" w:date="2020-05-22T09:42:00Z">
              <w:rPr/>
            </w:rPrChange>
          </w:rPr>
          <w:t>(Dieckmann &amp; Law 1996)</w:t>
        </w:r>
        <w:r>
          <w:rPr>
            <w:rFonts w:cstheme="minorHAnsi"/>
            <w:sz w:val="22"/>
            <w:szCs w:val="22"/>
          </w:rPr>
          <w:fldChar w:fldCharType="end"/>
        </w:r>
        <w:r>
          <w:rPr>
            <w:rFonts w:cstheme="minorHAnsi"/>
            <w:sz w:val="22"/>
            <w:szCs w:val="22"/>
          </w:rPr>
          <w:t xml:space="preserve">. </w:t>
        </w:r>
      </w:ins>
      <w:ins w:id="112" w:author="Clay Cressler" w:date="2020-05-22T10:42:00Z">
        <w:r w:rsidR="00496D43">
          <w:rPr>
            <w:rFonts w:cstheme="minorHAnsi"/>
            <w:sz w:val="22"/>
            <w:szCs w:val="22"/>
          </w:rPr>
          <w:t xml:space="preserve">Given that </w:t>
        </w:r>
      </w:ins>
      <w:ins w:id="113" w:author="Clay Cressler" w:date="2020-05-22T10:43:00Z">
        <w:r w:rsidR="00496D43">
          <w:rPr>
            <w:rFonts w:cstheme="minorHAnsi"/>
            <w:sz w:val="22"/>
            <w:szCs w:val="22"/>
          </w:rPr>
          <w:t xml:space="preserve">individual fitness will be affected by ecological interactions, there is broad scope for eco-evolutionary feedbacks to affect the dynamics of both the ecological and evolutionary system in non-intuitive ways </w:t>
        </w:r>
      </w:ins>
      <w:ins w:id="114" w:author="Clay Cressler" w:date="2020-05-22T10:44:00Z">
        <w:r w:rsidR="00496D43" w:rsidRPr="00496E2D">
          <w:rPr>
            <w:rFonts w:cstheme="minorHAnsi"/>
            <w:sz w:val="22"/>
            <w:szCs w:val="22"/>
          </w:rPr>
          <w:fldChar w:fldCharType="begin"/>
        </w:r>
      </w:ins>
      <w:ins w:id="115" w:author="Clay Cressler" w:date="2020-05-25T15:17:00Z">
        <w:r w:rsidR="006057FC">
          <w:rPr>
            <w:rFonts w:cstheme="minorHAnsi"/>
            <w:sz w:val="22"/>
            <w:szCs w:val="22"/>
          </w:rPr>
          <w:instrText xml:space="preserve"> ADDIN ZOTERO_ITEM CSL_CITATION {"citationID":"1vxwPWxH","properties":{"formattedCitation":"(Fussmann {\\i{}et al.} 2003; Cortez &amp; Ellner 2010; Vasseur {\\i{}et al.} 2011; Cortez 2016)","plainCitation":"(Fussmann et al. 2003; Cortez &amp; Ellner 2010; Vasseur et al. 2011; Cortez 2016)","noteIndex":0},"citationItems":[{"id":"fu1XBaw3/IAkHYCvx","uris":["http://zotero.org/users/1264037/items/HFNE3XQB"],"uri":["http://zotero.org/users/1264037/items/HFNE3XQB"],"itemData":{"id":1476,"type":"article-journal","abstract":"Microevolution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G","suffix":"Jr"}],"issued":{"date-parts":[["2003",5,22]]}}},{"id":"fu1XBaw3/dfVuNgbA","uris":["http://zotero.org/users/1264037/items/JXRCRFDG"],"uri":["http://zotero.org/users/1264037/items/JXRCRFDG"],"itemData":{"id":1709,"type":"article-journal","abstract":"The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P"}],"issued":{"date-parts":[["2010",11]]}}},{"id":"fu1XBaw3/JbgrRCRr","uris":["http://zotero.org/users/1264037/items/RMJJXW6Q"],"uri":["http://zotero.org/users/1264037/items/RMJJXW6Q"],"itemData":{"id":2660,"type":"article-journal","abstract":"Recent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M"}],"issued":{"date-parts":[["2011",11]]}}},{"id":"fu1XBaw3/B5FzIoi0","uris":["http://zotero.org/users/1264037/items/57EAXKAC"],"uri":["http://zotero.org/users/1264037/items/57EAXKAC"],"itemData":{"id":2547,"type":"article-journal","abstract":"Evolution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H."}],"issued":{"date-parts":[["2016",7,7]]}}}],"schema":"https://github.com/citation-style-language/schema/raw/master/csl-citation.json"} </w:instrText>
        </w:r>
      </w:ins>
      <w:ins w:id="116" w:author="Clay Cressler" w:date="2020-05-22T10:44:00Z">
        <w:r w:rsidR="00496D43" w:rsidRPr="00496E2D">
          <w:rPr>
            <w:rFonts w:cstheme="minorHAnsi"/>
            <w:sz w:val="22"/>
            <w:szCs w:val="22"/>
          </w:rPr>
          <w:fldChar w:fldCharType="separate"/>
        </w:r>
        <w:r w:rsidR="00496D43" w:rsidRPr="008E50B7">
          <w:rPr>
            <w:rFonts w:ascii="Calibri" w:hAnsi="Calibri" w:cs="Calibri"/>
            <w:sz w:val="22"/>
          </w:rPr>
          <w:t xml:space="preserve">(Fussmann </w:t>
        </w:r>
        <w:r w:rsidR="00496D43" w:rsidRPr="008E50B7">
          <w:rPr>
            <w:rFonts w:ascii="Calibri" w:hAnsi="Calibri" w:cs="Calibri"/>
            <w:i/>
            <w:iCs/>
            <w:sz w:val="22"/>
          </w:rPr>
          <w:t>et al.</w:t>
        </w:r>
        <w:r w:rsidR="00496D43" w:rsidRPr="008E50B7">
          <w:rPr>
            <w:rFonts w:ascii="Calibri" w:hAnsi="Calibri" w:cs="Calibri"/>
            <w:sz w:val="22"/>
          </w:rPr>
          <w:t xml:space="preserve"> 2003; Cortez &amp; Ellner 2010; Vasseur </w:t>
        </w:r>
        <w:r w:rsidR="00496D43" w:rsidRPr="008E50B7">
          <w:rPr>
            <w:rFonts w:ascii="Calibri" w:hAnsi="Calibri" w:cs="Calibri"/>
            <w:i/>
            <w:iCs/>
            <w:sz w:val="22"/>
          </w:rPr>
          <w:t>et al.</w:t>
        </w:r>
        <w:r w:rsidR="00496D43" w:rsidRPr="008E50B7">
          <w:rPr>
            <w:rFonts w:ascii="Calibri" w:hAnsi="Calibri" w:cs="Calibri"/>
            <w:sz w:val="22"/>
          </w:rPr>
          <w:t xml:space="preserve"> 2011; Cortez 2016)</w:t>
        </w:r>
        <w:r w:rsidR="00496D43" w:rsidRPr="00496E2D">
          <w:rPr>
            <w:rFonts w:cstheme="minorHAnsi"/>
            <w:sz w:val="22"/>
            <w:szCs w:val="22"/>
          </w:rPr>
          <w:fldChar w:fldCharType="end"/>
        </w:r>
        <w:r w:rsidR="00496D43">
          <w:rPr>
            <w:rFonts w:cstheme="minorHAnsi"/>
            <w:sz w:val="22"/>
            <w:szCs w:val="22"/>
          </w:rPr>
          <w:t>.</w:t>
        </w:r>
      </w:ins>
    </w:p>
    <w:p w14:paraId="1AF8F49B" w14:textId="44FB7BF6" w:rsidR="00FB13B8" w:rsidRPr="00496E2D" w:rsidDel="00496D43" w:rsidRDefault="00644808" w:rsidP="00520B65">
      <w:pPr>
        <w:spacing w:after="0" w:line="480" w:lineRule="auto"/>
        <w:ind w:firstLine="720"/>
        <w:contextualSpacing/>
        <w:rPr>
          <w:del w:id="117" w:author="Clay Cressler" w:date="2020-05-22T10:45:00Z"/>
          <w:rFonts w:cstheme="minorHAnsi"/>
          <w:sz w:val="22"/>
          <w:szCs w:val="22"/>
        </w:rPr>
      </w:pPr>
      <w:del w:id="118" w:author="Clay Cressler" w:date="2020-05-22T10:45:00Z">
        <w:r w:rsidRPr="00496E2D" w:rsidDel="00496D43">
          <w:rPr>
            <w:rFonts w:cstheme="minorHAnsi"/>
            <w:sz w:val="22"/>
            <w:szCs w:val="22"/>
          </w:rPr>
          <w:delText xml:space="preserve">daptation is often visualized </w:delText>
        </w:r>
        <w:r w:rsidR="004E10BF" w:rsidDel="00496D43">
          <w:rPr>
            <w:rFonts w:cstheme="minorHAnsi"/>
            <w:sz w:val="22"/>
            <w:szCs w:val="22"/>
          </w:rPr>
          <w:delText>with</w:delText>
        </w:r>
        <w:r w:rsidR="004E10BF" w:rsidRPr="00496E2D" w:rsidDel="00496D43">
          <w:rPr>
            <w:rFonts w:cstheme="minorHAnsi"/>
            <w:sz w:val="22"/>
            <w:szCs w:val="22"/>
          </w:rPr>
          <w:delText xml:space="preserve"> </w:delText>
        </w:r>
        <w:r w:rsidRPr="00496E2D" w:rsidDel="00496D43">
          <w:rPr>
            <w:rFonts w:cstheme="minorHAnsi"/>
            <w:sz w:val="22"/>
            <w:szCs w:val="22"/>
          </w:rPr>
          <w:delText>a fitness landscape where peaks represent locally optimal trait values, and where the “shape” of the landscape is determined by ecological interactions</w:delText>
        </w:r>
        <w:r w:rsidR="00690AA0" w:rsidRPr="00496E2D" w:rsidDel="00496D43">
          <w:rPr>
            <w:rFonts w:cstheme="minorHAnsi"/>
            <w:sz w:val="22"/>
            <w:szCs w:val="22"/>
          </w:rPr>
          <w:delText xml:space="preserve"> </w:delText>
        </w:r>
        <w:r w:rsidR="00690AA0" w:rsidRPr="00496E2D" w:rsidDel="00496D43">
          <w:rPr>
            <w:rFonts w:cstheme="minorHAnsi"/>
            <w:sz w:val="22"/>
            <w:szCs w:val="22"/>
          </w:rPr>
          <w:fldChar w:fldCharType="begin"/>
        </w:r>
      </w:del>
      <w:ins w:id="119" w:author="John DeLong" w:date="2020-03-26T11:37:00Z">
        <w:del w:id="120" w:author="Clay Cressler" w:date="2020-05-22T09:11:00Z">
          <w:r w:rsidR="00FB4C9F" w:rsidDel="00B2275B">
            <w:rPr>
              <w:rFonts w:cstheme="minorHAnsi"/>
              <w:sz w:val="22"/>
              <w:szCs w:val="22"/>
            </w:rPr>
            <w:delInstrText xml:space="preserve"> ADDIN ZOTERO_ITEM CSL_CITATION {"citationID":"4sQMgKC2","properties":{"formattedCitation":"(Wright 1931; Lande 1976)","plainCitation":"(Wright 1931; Lande 1976)","noteIndex":0},"citationItems":[{"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evolution","volume":"30","author":[{"family":"Lande","given":"Russell"}],"issued":{"date-parts":[["1976",6]]}}}],"schema":"https://github.com/citation-style-language/schema/raw/master/csl-citation.json"} </w:delInstrText>
          </w:r>
        </w:del>
      </w:ins>
      <w:del w:id="121" w:author="Clay Cressler" w:date="2020-05-22T09:11:00Z">
        <w:r w:rsidR="00EC565E" w:rsidDel="00B2275B">
          <w:rPr>
            <w:rFonts w:cstheme="minorHAnsi"/>
            <w:sz w:val="22"/>
            <w:szCs w:val="22"/>
          </w:rPr>
          <w:delInstrText xml:space="preserve"> ADDIN ZOTERO_ITEM CSL_CITATION {"citationID":"cljl0Dwq","properties":{"formattedCitation":"(Wright 1931)","plainCitation":"(Wright 1931)","noteIndex":0},"citationItems":[{"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delInstrText>
        </w:r>
      </w:del>
      <w:del w:id="122" w:author="Clay Cressler" w:date="2020-05-22T10:45:00Z">
        <w:r w:rsidR="00690AA0" w:rsidRPr="00496E2D" w:rsidDel="00496D43">
          <w:rPr>
            <w:rFonts w:cstheme="minorHAnsi"/>
            <w:sz w:val="22"/>
            <w:szCs w:val="22"/>
          </w:rPr>
          <w:fldChar w:fldCharType="separate"/>
        </w:r>
      </w:del>
      <w:ins w:id="123" w:author="John DeLong" w:date="2020-03-26T11:37:00Z">
        <w:del w:id="124" w:author="Clay Cressler" w:date="2020-05-22T10:45:00Z">
          <w:r w:rsidR="00FB4C9F" w:rsidRPr="00FB4C9F" w:rsidDel="00496D43">
            <w:rPr>
              <w:rFonts w:ascii="Calibri" w:hAnsi="Calibri" w:cs="Calibri"/>
              <w:sz w:val="22"/>
              <w:rPrChange w:id="125" w:author="John DeLong" w:date="2020-03-26T11:37:00Z">
                <w:rPr/>
              </w:rPrChange>
            </w:rPr>
            <w:delText>(Wright 1931; Lande 1976)</w:delText>
          </w:r>
        </w:del>
      </w:ins>
      <w:del w:id="126" w:author="Clay Cressler" w:date="2020-05-22T10:45:00Z">
        <w:r w:rsidR="008E50B7" w:rsidRPr="00FB4C9F" w:rsidDel="00496D43">
          <w:rPr>
            <w:rPrChange w:id="127" w:author="John DeLong" w:date="2020-03-26T11:37:00Z">
              <w:rPr>
                <w:rFonts w:ascii="Calibri" w:hAnsi="Calibri" w:cs="Calibri"/>
                <w:sz w:val="22"/>
              </w:rPr>
            </w:rPrChange>
          </w:rPr>
          <w:delText>(Wright 1931)</w:delText>
        </w:r>
        <w:r w:rsidR="00690AA0" w:rsidRPr="00496E2D" w:rsidDel="00496D43">
          <w:rPr>
            <w:rFonts w:cstheme="minorHAnsi"/>
            <w:sz w:val="22"/>
            <w:szCs w:val="22"/>
          </w:rPr>
          <w:fldChar w:fldCharType="end"/>
        </w:r>
        <w:r w:rsidRPr="00496E2D" w:rsidDel="00496D43">
          <w:rPr>
            <w:rFonts w:cstheme="minorHAnsi"/>
            <w:sz w:val="22"/>
            <w:szCs w:val="22"/>
          </w:rPr>
          <w:delText>. Classical approaches to identifying such peaks typically start by assuming an ecological equilibrium and asking what traits maximize fitness at this equilibrium</w:delText>
        </w:r>
        <w:r w:rsidR="00690AA0" w:rsidRPr="00496E2D" w:rsidDel="00496D43">
          <w:rPr>
            <w:rFonts w:cstheme="minorHAnsi"/>
            <w:sz w:val="22"/>
            <w:szCs w:val="22"/>
          </w:rPr>
          <w:delText xml:space="preserve"> </w:delText>
        </w:r>
        <w:r w:rsidR="00690AA0" w:rsidRPr="00496E2D" w:rsidDel="00496D43">
          <w:rPr>
            <w:rFonts w:cstheme="minorHAnsi"/>
            <w:sz w:val="22"/>
            <w:szCs w:val="22"/>
          </w:rPr>
          <w:fldChar w:fldCharType="begin"/>
        </w:r>
      </w:del>
      <w:del w:id="128" w:author="Clay Cressler" w:date="2020-05-22T09:11:00Z">
        <w:r w:rsidR="00EC565E" w:rsidDel="00B2275B">
          <w:rPr>
            <w:rFonts w:cstheme="minorHAnsi"/>
            <w:sz w:val="22"/>
            <w:szCs w:val="22"/>
          </w:rPr>
          <w:delInstrText xml:space="preserve"> ADDIN ZOTERO_ITEM CSL_CITATION {"citationID":"S64YsDMs","properties":{"formattedCitation":"(Lande 1976, 1982; Abrams {\\i{}et al.} 1993a)","plainCitation":"(Lande 1976, 1982; Abrams et al. 1993a)","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delInstrText>
        </w:r>
      </w:del>
      <w:del w:id="129" w:author="Clay Cressler" w:date="2020-05-22T10:45:00Z">
        <w:r w:rsidR="00690AA0" w:rsidRPr="00496E2D" w:rsidDel="00496D43">
          <w:rPr>
            <w:rFonts w:cstheme="minorHAnsi"/>
            <w:sz w:val="22"/>
            <w:szCs w:val="22"/>
          </w:rPr>
          <w:fldChar w:fldCharType="separate"/>
        </w:r>
        <w:r w:rsidR="008E50B7" w:rsidRPr="008E50B7" w:rsidDel="00496D43">
          <w:rPr>
            <w:rFonts w:ascii="Calibri" w:hAnsi="Calibri" w:cs="Calibri"/>
            <w:sz w:val="22"/>
          </w:rPr>
          <w:delText xml:space="preserve">(Lande 1976, 1982; Abrams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1993a)</w:delText>
        </w:r>
        <w:r w:rsidR="00690AA0" w:rsidRPr="00496E2D" w:rsidDel="00496D43">
          <w:rPr>
            <w:rFonts w:cstheme="minorHAnsi"/>
            <w:sz w:val="22"/>
            <w:szCs w:val="22"/>
          </w:rPr>
          <w:fldChar w:fldCharType="end"/>
        </w:r>
        <w:r w:rsidRPr="00496E2D" w:rsidDel="00496D43">
          <w:rPr>
            <w:rFonts w:cstheme="minorHAnsi"/>
            <w:sz w:val="22"/>
            <w:szCs w:val="22"/>
          </w:rPr>
          <w:delText>. This approach is fundamental to a wide range of theoretical work aimed at understanding the process of</w:delText>
        </w:r>
      </w:del>
      <w:del w:id="130" w:author="Clay Cressler" w:date="2020-05-22T10:44:00Z">
        <w:r w:rsidRPr="00496E2D" w:rsidDel="00496D43">
          <w:rPr>
            <w:rFonts w:cstheme="minorHAnsi"/>
            <w:sz w:val="22"/>
            <w:szCs w:val="22"/>
          </w:rPr>
          <w:delText xml:space="preserve"> adaptation</w:delText>
        </w:r>
        <w:r w:rsidR="001D2DAF" w:rsidRPr="00496E2D" w:rsidDel="00496D43">
          <w:rPr>
            <w:rFonts w:cstheme="minorHAnsi"/>
            <w:sz w:val="22"/>
            <w:szCs w:val="22"/>
          </w:rPr>
          <w:delText xml:space="preserve"> </w:delText>
        </w:r>
        <w:r w:rsidR="001D2DAF" w:rsidRPr="00496E2D" w:rsidDel="00496D43">
          <w:rPr>
            <w:rFonts w:cstheme="minorHAnsi"/>
            <w:sz w:val="22"/>
            <w:szCs w:val="22"/>
          </w:rPr>
          <w:fldChar w:fldCharType="begin"/>
        </w:r>
      </w:del>
      <w:del w:id="131" w:author="Clay Cressler" w:date="2020-05-22T09:11:00Z">
        <w:r w:rsidR="00EC565E" w:rsidDel="00B2275B">
          <w:rPr>
            <w:rFonts w:cstheme="minorHAnsi"/>
            <w:sz w:val="22"/>
            <w:szCs w:val="22"/>
          </w:rPr>
          <w:delInstrText xml:space="preserve"> ADDIN ZOTERO_ITEM CSL_CITATION {"citationID":"1vxwPWxH","properties":{"formattedCitation":"(Fussmann {\\i{}et al.} 2003; Cortez &amp; Ellner 2010; Vasseur {\\i{}et al.} 2011; Cortez 2016)","plainCitation":"(Fussmann et al. 2003; Cortez &amp; Ellner 2010; Vasseur et al. 2011; Cortez 2016)","noteIndex":0},"citationItems":[{"id":1476,"uris":["http://zotero.org/users/1264037/items/HFNE3XQB"],"uri":["http://zotero.org/users/1264037/items/HFNE3XQB"],"itemData":{"id":1476,"type":"article-journal","abstract":"Microevolution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P"}],"issued":{"date-parts":[["2010",11]]}}},{"id":2660,"uris":["http://zotero.org/users/1264037/items/RMJJXW6Q"],"uri":["http://zotero.org/users/1264037/items/RMJJXW6Q"],"itemData":{"id":2660,"type":"article-journal","abstract":"Recent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H."}],"issued":{"date-parts":[["2016",7,7]]}}}],"schema":"https://github.com/citation-style-language/schema/raw/master/csl-citation.json"} </w:delInstrText>
        </w:r>
      </w:del>
      <w:del w:id="132" w:author="Clay Cressler" w:date="2020-05-22T10:44:00Z">
        <w:r w:rsidR="001D2DAF" w:rsidRPr="00496E2D" w:rsidDel="00496D43">
          <w:rPr>
            <w:rFonts w:cstheme="minorHAnsi"/>
            <w:sz w:val="22"/>
            <w:szCs w:val="22"/>
          </w:rPr>
          <w:fldChar w:fldCharType="separate"/>
        </w:r>
        <w:r w:rsidR="008E50B7" w:rsidRPr="008E50B7" w:rsidDel="00496D43">
          <w:rPr>
            <w:rFonts w:ascii="Calibri" w:hAnsi="Calibri" w:cs="Calibri"/>
            <w:sz w:val="22"/>
          </w:rPr>
          <w:delText xml:space="preserve">(Fussmann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2003; Cortez &amp; Ellner 2010; Vasseur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2011; Cortez 2016)</w:delText>
        </w:r>
        <w:r w:rsidR="001D2DAF" w:rsidRPr="00496E2D" w:rsidDel="00496D43">
          <w:rPr>
            <w:rFonts w:cstheme="minorHAnsi"/>
            <w:sz w:val="22"/>
            <w:szCs w:val="22"/>
          </w:rPr>
          <w:fldChar w:fldCharType="end"/>
        </w:r>
      </w:del>
      <w:del w:id="133" w:author="Clay Cressler" w:date="2020-05-22T10:45:00Z">
        <w:r w:rsidR="004E10BF" w:rsidDel="00496D43">
          <w:rPr>
            <w:rFonts w:cstheme="minorHAnsi"/>
            <w:sz w:val="22"/>
            <w:szCs w:val="22"/>
          </w:rPr>
          <w:delText>, and it is heuristically useful in that it allows visualization of adaptation as populations move toward a (possibly local) fitness maximum</w:delText>
        </w:r>
        <w:r w:rsidRPr="00496E2D" w:rsidDel="00496D43">
          <w:rPr>
            <w:rFonts w:cstheme="minorHAnsi"/>
            <w:sz w:val="22"/>
            <w:szCs w:val="22"/>
          </w:rPr>
          <w:delText>.</w:delText>
        </w:r>
        <w:r w:rsidR="001632C9" w:rsidDel="00496D43">
          <w:rPr>
            <w:rFonts w:cstheme="minorHAnsi"/>
            <w:sz w:val="22"/>
            <w:szCs w:val="22"/>
          </w:rPr>
          <w:delText xml:space="preserve"> </w:delText>
        </w:r>
      </w:del>
    </w:p>
    <w:p w14:paraId="5BCC9288" w14:textId="36F1FCCA" w:rsidR="00FB13B8" w:rsidRPr="00496E2D" w:rsidDel="00496D43" w:rsidRDefault="00644808" w:rsidP="00503830">
      <w:pPr>
        <w:spacing w:after="0" w:line="480" w:lineRule="auto"/>
        <w:ind w:firstLine="720"/>
        <w:contextualSpacing/>
        <w:rPr>
          <w:del w:id="134" w:author="Clay Cressler" w:date="2020-05-22T10:45:00Z"/>
          <w:rFonts w:cstheme="minorHAnsi"/>
          <w:sz w:val="22"/>
          <w:szCs w:val="22"/>
        </w:rPr>
      </w:pPr>
      <w:del w:id="135" w:author="Clay Cressler" w:date="2020-05-22T10:45:00Z">
        <w:r w:rsidRPr="00496E2D" w:rsidDel="00496D43">
          <w:rPr>
            <w:rFonts w:cstheme="minorHAnsi"/>
            <w:sz w:val="22"/>
            <w:szCs w:val="22"/>
          </w:rPr>
          <w:delText xml:space="preserve">It is increasingly recognized, however, that eco-evolutionary feedbacks may alter the effect of specific traits on fitness, thereby changing the shape of the fitness landscape and the location of adaptive peaks </w:delText>
        </w:r>
        <w:r w:rsidR="001D2DAF" w:rsidRPr="00496E2D" w:rsidDel="00496D43">
          <w:rPr>
            <w:rFonts w:cstheme="minorHAnsi"/>
            <w:sz w:val="22"/>
            <w:szCs w:val="22"/>
          </w:rPr>
          <w:fldChar w:fldCharType="begin"/>
        </w:r>
      </w:del>
      <w:del w:id="136" w:author="Clay Cressler" w:date="2020-05-22T09:11:00Z">
        <w:r w:rsidR="00EC565E" w:rsidRPr="00496D43" w:rsidDel="00B2275B">
          <w:rPr>
            <w:rFonts w:cstheme="minorHAnsi"/>
            <w:sz w:val="22"/>
            <w:szCs w:val="22"/>
          </w:rPr>
          <w:delInstrText xml:space="preserve"> ADDIN ZOTERO_ITEM CSL_CITATION {"citationID":"0ghUyeD3","properties":{"formattedCitation":"(Govaert {\\i{}et al.} 2019)","plainCitation":"(Govaert et al. 2019)","noteIndex":0},"citationItems":[{"id":7596,"uris":["http://zotero.org/users/1264037/items/7MYLYIDB"],"uri":["http://zotero.org/users/1264037/items/7MYLYIDB"],"itemData":{"id":7596,"type":"article-journal","abstract":"Theoretical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delInstrText>
        </w:r>
      </w:del>
      <w:del w:id="137" w:author="Clay Cressler" w:date="2020-05-22T10:45:00Z">
        <w:r w:rsidR="001D2DAF" w:rsidRPr="00496E2D" w:rsidDel="00496D43">
          <w:rPr>
            <w:rFonts w:cstheme="minorHAnsi"/>
            <w:sz w:val="22"/>
            <w:szCs w:val="22"/>
          </w:rPr>
          <w:fldChar w:fldCharType="separate"/>
        </w:r>
        <w:r w:rsidR="008E50B7" w:rsidRPr="008E50B7" w:rsidDel="00496D43">
          <w:rPr>
            <w:rFonts w:ascii="Calibri" w:hAnsi="Calibri" w:cs="Calibri"/>
            <w:sz w:val="22"/>
          </w:rPr>
          <w:delText xml:space="preserve">(Govaert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2019)</w:delText>
        </w:r>
        <w:r w:rsidR="001D2DAF" w:rsidRPr="00496E2D" w:rsidDel="00496D43">
          <w:rPr>
            <w:rFonts w:cstheme="minorHAnsi"/>
            <w:sz w:val="22"/>
            <w:szCs w:val="22"/>
          </w:rPr>
          <w:fldChar w:fldCharType="end"/>
        </w:r>
        <w:r w:rsidRPr="00496E2D" w:rsidDel="00496D43">
          <w:rPr>
            <w:rFonts w:cstheme="minorHAnsi"/>
            <w:sz w:val="22"/>
            <w:szCs w:val="22"/>
          </w:rPr>
          <w:delText>. In particular, the fitness landscape becomes dynamic, with peaks moving through trait space</w:delText>
        </w:r>
        <w:r w:rsidR="004E10BF" w:rsidDel="00496D43">
          <w:rPr>
            <w:rFonts w:cstheme="minorHAnsi"/>
            <w:sz w:val="22"/>
            <w:szCs w:val="22"/>
          </w:rPr>
          <w:delText xml:space="preserve"> as ecological processes unfold</w:delText>
        </w:r>
        <w:r w:rsidRPr="00496E2D" w:rsidDel="00496D43">
          <w:rPr>
            <w:rFonts w:cstheme="minorHAnsi"/>
            <w:sz w:val="22"/>
            <w:szCs w:val="22"/>
          </w:rPr>
          <w:delText xml:space="preserve">. These feedbacks can be quite rapid, since the timescales of ecology and evolution are not as different as </w:delText>
        </w:r>
        <w:r w:rsidR="001632C9" w:rsidDel="00496D43">
          <w:rPr>
            <w:rFonts w:cstheme="minorHAnsi"/>
            <w:sz w:val="22"/>
            <w:szCs w:val="22"/>
          </w:rPr>
          <w:delText>was once</w:delText>
        </w:r>
        <w:r w:rsidRPr="00496E2D" w:rsidDel="00496D43">
          <w:rPr>
            <w:rFonts w:cstheme="minorHAnsi"/>
            <w:sz w:val="22"/>
            <w:szCs w:val="22"/>
          </w:rPr>
          <w:delText xml:space="preserve"> assumed</w:delText>
        </w:r>
        <w:r w:rsidR="001D2DAF" w:rsidRPr="00496E2D" w:rsidDel="00496D43">
          <w:rPr>
            <w:rFonts w:cstheme="minorHAnsi"/>
            <w:sz w:val="22"/>
            <w:szCs w:val="22"/>
          </w:rPr>
          <w:delText xml:space="preserve"> </w:delText>
        </w:r>
        <w:r w:rsidR="001D2DAF" w:rsidRPr="00496E2D" w:rsidDel="00496D43">
          <w:rPr>
            <w:rFonts w:cstheme="minorHAnsi"/>
            <w:sz w:val="22"/>
            <w:szCs w:val="22"/>
          </w:rPr>
          <w:fldChar w:fldCharType="begin"/>
        </w:r>
      </w:del>
      <w:del w:id="138" w:author="Clay Cressler" w:date="2020-05-22T09:11:00Z">
        <w:r w:rsidR="00EC565E" w:rsidDel="00B2275B">
          <w:rPr>
            <w:rFonts w:cstheme="minorHAnsi"/>
            <w:sz w:val="22"/>
            <w:szCs w:val="22"/>
          </w:rPr>
          <w:delInstrText xml:space="preserve"> ADDIN ZOTERO_ITEM CSL_CITATION {"citationID":"iAzdLeS9","properties":{"formattedCitation":"(Hairston, Jr. {\\i{}et al.} 2005; Schoener 2011; DeLong {\\i{}et al.} 2016)","plainCitation":"(Hairston, Jr. et al. 2005; Schoener 2011; DeLong et al. 2016)","noteIndex":0},"citationItems":[{"id":2667,"uris":["http://zotero.org/users/1264037/items/TRID48TM"],"uri":["http://zotero.org/users/1264037/items/TRID48TM"],"itemData":{"id":2667,"type":"article-journal","abstract":"Recent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A."}],"issued":{"date-parts":[["2005"]]}}},{"id":1306,"uris":["http://zotero.org/users/1264037/items/DPHKI4XQ"],"uri":["http://zotero.org/users/1264037/items/DPHKI4XQ"],"itemData":{"id":1306,"type":"article-journal","abstract":"The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W."}],"issued":{"date-parts":[["2011",1,28]]}}},{"id":2544,"uris":["http://zotero.org/users/1264037/items/9IJEB59T"],"uri":["http://zotero.org/users/1264037/items/9IJEB59T"],"itemData":{"id":2544,"type":"article-journal","abstract":"It is increasingly recognized that evolution may occur in ecological time. It is not clear, however, how fast evolution – or phenotypic change more generally – may be in comparison with the associated ecology, or whether systems with fast ecological dynamics generally have relatively fast rates of phenotypic change. We developed a new dataset on standardized rates of change in population size and phenotypic traits for a wide range of species and taxonomic groups. We show that rates of change in phenotypes are generally no more than 2/3, and on average about 1/4, the concurrent rates of change in population size. There was no relationship between rates of population change and rates of phenotypic change across systems. We also found that the variance of both phenotypic and ecological rates increased with the mean across studies following a power law with an exponent of two, while temporal variation in phenotypic rates was lower than in ecological rates. Our results are consistent with the view that ecology and evolution may occur at similar time scales, but clarify that only rarely do populations change as fast in traits as they do in abundance.","container-title":"Ecology and Evolution","DOI":"10.1002/ece3.1899","ISSN":"2045-7758","journalAbbreviation":"Ecol Evol","language":"en","page":"573-581","source":"Wiley Online Library","title":"How fast is fast? Eco-evolutionary dynamics and rates of change in populations and phenotypes","title-short":"How fast is fast?","volume":"6","author":[{"family":"DeLong","given":"John P."},{"family":"Forbes","given":"Valery E."},{"family":"Galic","given":"Nika"},{"family":"Gibert","given":"Jean P."},{"family":"Laport","given":"Robert G."},{"family":"Phillips","given":"Joseph S."},{"family":"Vavra","given":"Janna M."}],"issued":{"date-parts":[["2016"]]}}}],"schema":"https://github.com/citation-style-language/schema/raw/master/csl-citation.json"} </w:delInstrText>
        </w:r>
      </w:del>
      <w:del w:id="139" w:author="Clay Cressler" w:date="2020-05-22T10:45:00Z">
        <w:r w:rsidR="001D2DAF" w:rsidRPr="00496E2D" w:rsidDel="00496D43">
          <w:rPr>
            <w:rFonts w:cstheme="minorHAnsi"/>
            <w:sz w:val="22"/>
            <w:szCs w:val="22"/>
          </w:rPr>
          <w:fldChar w:fldCharType="separate"/>
        </w:r>
        <w:r w:rsidR="008E50B7" w:rsidRPr="008E50B7" w:rsidDel="00496D43">
          <w:rPr>
            <w:rFonts w:ascii="Calibri" w:hAnsi="Calibri" w:cs="Calibri"/>
            <w:sz w:val="22"/>
          </w:rPr>
          <w:delText xml:space="preserve">(Hairston, Jr.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2005; Schoener 2011; DeLong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2016)</w:delText>
        </w:r>
        <w:r w:rsidR="001D2DAF" w:rsidRPr="00496E2D" w:rsidDel="00496D43">
          <w:rPr>
            <w:rFonts w:cstheme="minorHAnsi"/>
            <w:sz w:val="22"/>
            <w:szCs w:val="22"/>
          </w:rPr>
          <w:fldChar w:fldCharType="end"/>
        </w:r>
        <w:r w:rsidRPr="00496E2D" w:rsidDel="00496D43">
          <w:rPr>
            <w:rFonts w:cstheme="minorHAnsi"/>
            <w:sz w:val="22"/>
            <w:szCs w:val="22"/>
          </w:rPr>
          <w:delText>. In a now-classic example, selection fluctuated between favoring grazing-resistant and rapidly growing algae genotypes due to cycles of grazing activity by rotifers</w:delText>
        </w:r>
        <w:r w:rsidR="001D2DAF" w:rsidRPr="00496E2D" w:rsidDel="00496D43">
          <w:rPr>
            <w:rFonts w:cstheme="minorHAnsi"/>
            <w:sz w:val="22"/>
            <w:szCs w:val="22"/>
          </w:rPr>
          <w:delText xml:space="preserve"> </w:delText>
        </w:r>
        <w:r w:rsidR="001D2DAF" w:rsidRPr="00496E2D" w:rsidDel="00496D43">
          <w:rPr>
            <w:rFonts w:cstheme="minorHAnsi"/>
            <w:sz w:val="22"/>
            <w:szCs w:val="22"/>
          </w:rPr>
          <w:fldChar w:fldCharType="begin"/>
        </w:r>
      </w:del>
      <w:del w:id="140" w:author="Clay Cressler" w:date="2020-05-22T09:11:00Z">
        <w:r w:rsidR="00EC565E" w:rsidDel="00B2275B">
          <w:rPr>
            <w:rFonts w:cstheme="minorHAnsi"/>
            <w:sz w:val="22"/>
            <w:szCs w:val="22"/>
          </w:rPr>
          <w:delInstrText xml:space="preserve"> ADDIN ZOTERO_ITEM CSL_CITATION {"citationID":"62rZbpKa","properties":{"formattedCitation":"(Yoshida {\\i{}et al.} 2003)","plainCitation":"(Yoshida et al. 2003)","noteIndex":0},"citationItems":[{"id":2658,"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G."}],"issued":{"date-parts":[["2003",7,17]]}}}],"schema":"https://github.com/citation-style-language/schema/raw/master/csl-citation.json"} </w:delInstrText>
        </w:r>
      </w:del>
      <w:del w:id="141" w:author="Clay Cressler" w:date="2020-05-22T10:45:00Z">
        <w:r w:rsidR="001D2DAF" w:rsidRPr="00496E2D" w:rsidDel="00496D43">
          <w:rPr>
            <w:rFonts w:cstheme="minorHAnsi"/>
            <w:sz w:val="22"/>
            <w:szCs w:val="22"/>
          </w:rPr>
          <w:fldChar w:fldCharType="separate"/>
        </w:r>
        <w:r w:rsidR="008E50B7" w:rsidRPr="008E50B7" w:rsidDel="00496D43">
          <w:rPr>
            <w:rFonts w:ascii="Calibri" w:hAnsi="Calibri" w:cs="Calibri"/>
            <w:sz w:val="22"/>
          </w:rPr>
          <w:delText xml:space="preserve">(Yoshida </w:delText>
        </w:r>
        <w:r w:rsidR="008E50B7" w:rsidRPr="008E50B7" w:rsidDel="00496D43">
          <w:rPr>
            <w:rFonts w:ascii="Calibri" w:hAnsi="Calibri" w:cs="Calibri"/>
            <w:i/>
            <w:iCs/>
            <w:sz w:val="22"/>
          </w:rPr>
          <w:delText>et al.</w:delText>
        </w:r>
        <w:r w:rsidR="008E50B7" w:rsidRPr="008E50B7" w:rsidDel="00496D43">
          <w:rPr>
            <w:rFonts w:ascii="Calibri" w:hAnsi="Calibri" w:cs="Calibri"/>
            <w:sz w:val="22"/>
          </w:rPr>
          <w:delText xml:space="preserve"> 2003)</w:delText>
        </w:r>
        <w:r w:rsidR="001D2DAF" w:rsidRPr="00496E2D" w:rsidDel="00496D43">
          <w:rPr>
            <w:rFonts w:cstheme="minorHAnsi"/>
            <w:sz w:val="22"/>
            <w:szCs w:val="22"/>
          </w:rPr>
          <w:fldChar w:fldCharType="end"/>
        </w:r>
        <w:r w:rsidRPr="00496E2D" w:rsidDel="00496D43">
          <w:rPr>
            <w:rFonts w:cstheme="minorHAnsi"/>
            <w:sz w:val="22"/>
            <w:szCs w:val="22"/>
          </w:rPr>
          <w:delText>. Such fluctuations dictate that the relationship between traits and fitness will change rapidly through time, such that a population evolves in one direction, and then another, as the ecological context changes.</w:delText>
        </w:r>
      </w:del>
    </w:p>
    <w:p w14:paraId="46B71BC1" w14:textId="65F02EC9" w:rsidR="00496D43" w:rsidRPr="00496E2D" w:rsidRDefault="00644808" w:rsidP="00496D43">
      <w:pPr>
        <w:spacing w:after="0" w:line="480" w:lineRule="auto"/>
        <w:ind w:firstLine="720"/>
        <w:contextualSpacing/>
        <w:rPr>
          <w:ins w:id="142" w:author="Clay Cressler" w:date="2020-05-22T10:46:00Z"/>
          <w:rFonts w:cstheme="minorHAnsi"/>
          <w:sz w:val="22"/>
          <w:szCs w:val="22"/>
        </w:rPr>
      </w:pPr>
      <w:r>
        <w:rPr>
          <w:rFonts w:cstheme="minorHAnsi"/>
          <w:sz w:val="22"/>
          <w:szCs w:val="22"/>
        </w:rPr>
        <w:t xml:space="preserve">Given the key role of ecological dynamics in shaping </w:t>
      </w:r>
      <w:ins w:id="143" w:author="Clay Cressler" w:date="2020-05-22T10:48:00Z">
        <w:r w:rsidR="00496D43">
          <w:rPr>
            <w:rFonts w:cstheme="minorHAnsi"/>
            <w:sz w:val="22"/>
            <w:szCs w:val="22"/>
          </w:rPr>
          <w:t xml:space="preserve">the </w:t>
        </w:r>
      </w:ins>
      <w:r>
        <w:rPr>
          <w:rFonts w:cstheme="minorHAnsi"/>
          <w:sz w:val="22"/>
          <w:szCs w:val="22"/>
        </w:rPr>
        <w:t>fitness</w:t>
      </w:r>
      <w:ins w:id="144" w:author="Clay Cressler" w:date="2020-05-22T10:48:00Z">
        <w:r w:rsidR="00496D43">
          <w:rPr>
            <w:rFonts w:cstheme="minorHAnsi"/>
            <w:sz w:val="22"/>
            <w:szCs w:val="22"/>
          </w:rPr>
          <w:t xml:space="preserve"> gradient</w:t>
        </w:r>
      </w:ins>
      <w:del w:id="145" w:author="Clay Cressler" w:date="2020-05-22T10:47:00Z">
        <w:r w:rsidDel="00496D43">
          <w:rPr>
            <w:rFonts w:cstheme="minorHAnsi"/>
            <w:sz w:val="22"/>
            <w:szCs w:val="22"/>
          </w:rPr>
          <w:delText xml:space="preserve"> landscapes</w:delText>
        </w:r>
      </w:del>
      <w:r>
        <w:rPr>
          <w:rFonts w:cstheme="minorHAnsi"/>
          <w:sz w:val="22"/>
          <w:szCs w:val="22"/>
        </w:rPr>
        <w:t>, s</w:t>
      </w:r>
      <w:r w:rsidRPr="00496E2D">
        <w:rPr>
          <w:rFonts w:cstheme="minorHAnsi"/>
          <w:sz w:val="22"/>
          <w:szCs w:val="22"/>
        </w:rPr>
        <w:t>tochasticity</w:t>
      </w:r>
      <w:r>
        <w:rPr>
          <w:rFonts w:cstheme="minorHAnsi"/>
          <w:sz w:val="22"/>
          <w:szCs w:val="22"/>
        </w:rPr>
        <w:t xml:space="preserve"> that alters ecological dynamics may also influence adaptation. </w:t>
      </w:r>
      <w:ins w:id="146" w:author="Clay Cressler" w:date="2020-05-22T10:46:00Z">
        <w:r w:rsidR="00496D43">
          <w:rPr>
            <w:rFonts w:cstheme="minorHAnsi"/>
            <w:sz w:val="22"/>
            <w:szCs w:val="22"/>
          </w:rPr>
          <w:t xml:space="preserve">However, both the QG and AD approaches typically assume that populations are large so that demographic stochasticity can safely be ignored. Studies that </w:t>
        </w:r>
        <w:r w:rsidR="00496D43">
          <w:rPr>
            <w:rFonts w:cstheme="minorHAnsi"/>
            <w:sz w:val="22"/>
            <w:szCs w:val="22"/>
          </w:rPr>
          <w:lastRenderedPageBreak/>
          <w:t xml:space="preserve">have included demographic stochasticity have shown that it can alter the eco-evolutionary dynamics predicted by QG and AD approaches </w:t>
        </w:r>
        <w:r w:rsidR="00496D43">
          <w:rPr>
            <w:rFonts w:cstheme="minorHAnsi"/>
            <w:sz w:val="22"/>
            <w:szCs w:val="22"/>
          </w:rPr>
          <w:fldChar w:fldCharType="begin"/>
        </w:r>
      </w:ins>
      <w:ins w:id="147" w:author="Clay Cressler" w:date="2020-05-25T15:17:00Z">
        <w:r w:rsidR="006057FC">
          <w:rPr>
            <w:rFonts w:cstheme="minorHAnsi"/>
            <w:sz w:val="22"/>
            <w:szCs w:val="22"/>
          </w:rPr>
          <w:instrText xml:space="preserve"> ADDIN ZOTERO_ITEM CSL_CITATION {"citationID":"nVzkJgcz","properties":{"formattedCitation":"(Proulx &amp; Day 2002)","plainCitation":"(Proulx &amp; Day 2002)","noteIndex":0},"citationItems":[{"id":3573,"uris":["http://zotero.org/users/246158/items/WUW4C5WI"],"uri":["http://zotero.org/users/246158/items/WUW4C5WI"],"itemData":{"id":3573,"type":"article-journal","container-title":"Selection","issue":"1-2","note":"publisher: Akadémiai Kiadó","page":"2–15","title":"What can invasion analyses tell us about evolution under stochasticity in finite populations?","volume":"2","author":[{"family":"Proulx","given":"SR"},{"family":"Day","given":"Troy"}],"issued":{"date-parts":[["2002"]]}}}],"schema":"https://github.com/citation-style-language/schema/raw/master/csl-citation.json"} </w:instrText>
        </w:r>
      </w:ins>
      <w:del w:id="148" w:author="Clay Cressler" w:date="2020-05-25T15:17:00Z">
        <w:r w:rsidR="00B852BD" w:rsidDel="006057FC">
          <w:rPr>
            <w:rFonts w:cstheme="minorHAnsi"/>
            <w:sz w:val="22"/>
            <w:szCs w:val="22"/>
          </w:rPr>
          <w:delInstrText xml:space="preserve"> ADDIN ZOTERO_ITEM CSL_CITATION {"citationID":"nVzkJgcz","properties":{"formattedCitation":"(Proulx &amp; Day 2002)","plainCitation":"(Proulx &amp; Day 2002)","noteIndex":0},"citationItems":[{"id":4497,"uris":["http://zotero.org/users/246158/items/WUW4C5WI"],"uri":["http://zotero.org/users/246158/items/WUW4C5WI"],"itemData":{"id":4497,"type":"article-journal","container-title":"Selection","issue":"1-2","note":"publisher: Akadémiai Kiadó","page":"2–15","title":"What can invasion analyses tell us about evolution under stochasticity in finite populations?","volume":"2","author":[{"family":"Proulx","given":"SR"},{"family":"Day","given":"Troy"}],"issued":{"date-parts":[["2002"]]}}}],"schema":"https://github.com/citation-style-language/schema/raw/master/csl-citation.json"} </w:delInstrText>
        </w:r>
      </w:del>
      <w:ins w:id="149" w:author="Clay Cressler" w:date="2020-05-22T10:46:00Z">
        <w:r w:rsidR="00496D43">
          <w:rPr>
            <w:rFonts w:cstheme="minorHAnsi"/>
            <w:sz w:val="22"/>
            <w:szCs w:val="22"/>
          </w:rPr>
          <w:fldChar w:fldCharType="separate"/>
        </w:r>
        <w:r w:rsidR="00496D43" w:rsidRPr="008066CF">
          <w:rPr>
            <w:rFonts w:ascii="Calibri" w:hAnsi="Calibri" w:cs="Calibri"/>
            <w:sz w:val="22"/>
          </w:rPr>
          <w:t>(Proulx &amp; Day 2002)</w:t>
        </w:r>
        <w:r w:rsidR="00496D43">
          <w:rPr>
            <w:rFonts w:cstheme="minorHAnsi"/>
            <w:sz w:val="22"/>
            <w:szCs w:val="22"/>
          </w:rPr>
          <w:fldChar w:fldCharType="end"/>
        </w:r>
        <w:r w:rsidR="00496D43">
          <w:rPr>
            <w:rFonts w:cstheme="minorHAnsi"/>
            <w:sz w:val="22"/>
            <w:szCs w:val="22"/>
          </w:rPr>
          <w:t xml:space="preserve">; for examples, demographic stochasticity can delay or prevent evolutionary branching due to disruptive selection </w:t>
        </w:r>
        <w:r w:rsidR="00496D43">
          <w:rPr>
            <w:rFonts w:cstheme="minorHAnsi"/>
            <w:sz w:val="22"/>
            <w:szCs w:val="22"/>
          </w:rPr>
          <w:fldChar w:fldCharType="begin"/>
        </w:r>
      </w:ins>
      <w:ins w:id="150" w:author="Clay Cressler" w:date="2020-05-25T15:17:00Z">
        <w:r w:rsidR="006057FC">
          <w:rPr>
            <w:rFonts w:cstheme="minorHAnsi"/>
            <w:sz w:val="22"/>
            <w:szCs w:val="22"/>
          </w:rPr>
          <w:instrText xml:space="preserve"> ADDIN ZOTERO_ITEM CSL_CITATION {"citationID":"AerHeZMN","properties":{"formattedCitation":"(Claessen {\\i{}et al.} 2007; Wakano &amp; Iwasa 2013)","plainCitation":"(Claessen et al. 2007; Wakano &amp; Iwasa 2013)","noteIndex":0},"citationItems":[{"id":3569,"uris":["http://zotero.org/users/246158/items/PDHA689K"],"uri":["http://zotero.org/users/246158/items/PDHA689K"],"itemData":{"id":3569,"type":"article-journal","container-title":"Evolutionary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M","non-dropping-particle":"de"}],"issued":{"date-parts":[["2007"]]}}},{"id":3568,"uris":["http://zotero.org/users/246158/items/L9GQUVDG"],"uri":["http://zotero.org/users/246158/items/L9GQUVDG"],"itemData":{"id":3568,"type":"article-journal","abstract":"Adaptive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instrText>
        </w:r>
      </w:ins>
      <w:del w:id="151" w:author="Clay Cressler" w:date="2020-05-25T15:17:00Z">
        <w:r w:rsidR="00B852BD" w:rsidDel="006057FC">
          <w:rPr>
            <w:rFonts w:cstheme="minorHAnsi"/>
            <w:sz w:val="22"/>
            <w:szCs w:val="22"/>
          </w:rPr>
          <w:delInstrText xml:space="preserve"> ADDIN ZOTERO_ITEM CSL_CITATION {"citationID":"AerHeZMN","properties":{"formattedCitation":"(Claessen {\\i{}et al.} 2007; Wakano &amp; Iwasa 2013)","plainCitation":"(Claessen et al. 2007; Wakano &amp; Iwasa 2013)","noteIndex":0},"citationItems":[{"id":4491,"uris":["http://zotero.org/users/246158/items/PDHA689K"],"uri":["http://zotero.org/users/246158/items/PDHA689K"],"itemData":{"id":4491,"type":"article-journal","container-title":"Evolutionary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M","non-dropping-particle":"de"}],"issued":{"date-parts":[["2007"]]}}},{"id":4492,"uris":["http://zotero.org/users/246158/items/L9GQUVDG"],"uri":["http://zotero.org/users/246158/items/L9GQUVDG"],"itemData":{"id":4492,"type":"article-journal","abstract":"Adaptive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delInstrText>
        </w:r>
      </w:del>
      <w:ins w:id="152" w:author="Clay Cressler" w:date="2020-05-22T10:46:00Z">
        <w:r w:rsidR="00496D43">
          <w:rPr>
            <w:rFonts w:cstheme="minorHAnsi"/>
            <w:sz w:val="22"/>
            <w:szCs w:val="22"/>
          </w:rPr>
          <w:fldChar w:fldCharType="separate"/>
        </w:r>
        <w:r w:rsidR="00496D43" w:rsidRPr="008066CF">
          <w:rPr>
            <w:rFonts w:ascii="Calibri" w:hAnsi="Calibri" w:cs="Calibri"/>
            <w:sz w:val="22"/>
          </w:rPr>
          <w:t xml:space="preserve">(Claessen </w:t>
        </w:r>
        <w:r w:rsidR="00496D43" w:rsidRPr="008066CF">
          <w:rPr>
            <w:rFonts w:ascii="Calibri" w:hAnsi="Calibri" w:cs="Calibri"/>
            <w:i/>
            <w:iCs/>
            <w:sz w:val="22"/>
          </w:rPr>
          <w:t>et al.</w:t>
        </w:r>
        <w:r w:rsidR="00496D43" w:rsidRPr="008066CF">
          <w:rPr>
            <w:rFonts w:ascii="Calibri" w:hAnsi="Calibri" w:cs="Calibri"/>
            <w:sz w:val="22"/>
          </w:rPr>
          <w:t xml:space="preserve"> 2007; Wakano &amp; Iwasa 2013)</w:t>
        </w:r>
        <w:r w:rsidR="00496D43">
          <w:rPr>
            <w:rFonts w:cstheme="minorHAnsi"/>
            <w:sz w:val="22"/>
            <w:szCs w:val="22"/>
          </w:rPr>
          <w:fldChar w:fldCharType="end"/>
        </w:r>
        <w:r w:rsidR="00496D43">
          <w:rPr>
            <w:rFonts w:cstheme="minorHAnsi"/>
            <w:sz w:val="22"/>
            <w:szCs w:val="22"/>
          </w:rPr>
          <w:t xml:space="preserve"> and it can lead to the evolution of pathogens with lower transmission and virulence </w:t>
        </w:r>
        <w:r w:rsidR="00496D43">
          <w:rPr>
            <w:rFonts w:cstheme="minorHAnsi"/>
            <w:sz w:val="22"/>
            <w:szCs w:val="22"/>
          </w:rPr>
          <w:fldChar w:fldCharType="begin"/>
        </w:r>
      </w:ins>
      <w:ins w:id="153" w:author="Clay Cressler" w:date="2020-05-25T15:17:00Z">
        <w:r w:rsidR="006057FC">
          <w:rPr>
            <w:rFonts w:cstheme="minorHAnsi"/>
            <w:sz w:val="22"/>
            <w:szCs w:val="22"/>
          </w:rPr>
          <w:instrText xml:space="preserve"> ADDIN ZOTERO_ITEM CSL_CITATION {"citationID":"yQVBAWCt","properties":{"formattedCitation":"(Humplik {\\i{}et al.} 2014; Parsons {\\i{}et al.} 2018)","plainCitation":"(Humplik et al. 2014; Parsons et al. 2018)","noteIndex":0},"citationItems":[{"id":3575,"uris":["http://zotero.org/users/246158/items/KPPI5AZT"],"uri":["http://zotero.org/users/246158/items/KPPI5AZT"],"itemData":{"id":3575,"type":"article-journal","abstract":"In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A."}],"issued":{"date-parts":[["2014",11,7]]}}},{"id":3541,"uris":["http://zotero.org/users/246158/items/ZYZFJMGR"],"uri":["http://zotero.org/users/246158/items/ZYZFJMGR"],"itemData":{"id":3541,"type":"article-journal","abstract":"The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ins>
      <w:del w:id="154" w:author="Clay Cressler" w:date="2020-05-25T15:17:00Z">
        <w:r w:rsidR="00B852BD" w:rsidDel="006057FC">
          <w:rPr>
            <w:rFonts w:cstheme="minorHAnsi"/>
            <w:sz w:val="22"/>
            <w:szCs w:val="22"/>
          </w:rPr>
          <w:delInstrText xml:space="preserve"> ADDIN ZOTERO_ITEM CSL_CITATION {"citationID":"yQVBAWCt","properties":{"formattedCitation":"(Humplik {\\i{}et al.} 2014; Parsons {\\i{}et al.} 2018)","plainCitation":"(Humplik et al. 2014; Parsons et al. 2018)","noteIndex":0},"citationItems":[{"id":4498,"uris":["http://zotero.org/users/246158/items/KPPI5AZT"],"uri":["http://zotero.org/users/246158/items/KPPI5AZT"],"itemData":{"id":4498,"type":"article-journal","abstract":"In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A."}],"issued":{"date-parts":[["2014",11,7]]}}},{"id":4465,"uris":["http://zotero.org/users/246158/items/ZYZFJMGR"],"uri":["http://zotero.org/users/246158/items/ZYZFJMGR"],"itemData":{"id":4465,"type":"article-journal","abstract":"The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delInstrText>
        </w:r>
      </w:del>
      <w:ins w:id="155" w:author="Clay Cressler" w:date="2020-05-22T10:46:00Z">
        <w:r w:rsidR="00496D43">
          <w:rPr>
            <w:rFonts w:cstheme="minorHAnsi"/>
            <w:sz w:val="22"/>
            <w:szCs w:val="22"/>
          </w:rPr>
          <w:fldChar w:fldCharType="separate"/>
        </w:r>
        <w:r w:rsidR="00496D43" w:rsidRPr="008066CF">
          <w:rPr>
            <w:rFonts w:ascii="Calibri" w:hAnsi="Calibri" w:cs="Calibri"/>
            <w:sz w:val="22"/>
          </w:rPr>
          <w:t xml:space="preserve">(Humplik </w:t>
        </w:r>
        <w:r w:rsidR="00496D43" w:rsidRPr="008066CF">
          <w:rPr>
            <w:rFonts w:ascii="Calibri" w:hAnsi="Calibri" w:cs="Calibri"/>
            <w:i/>
            <w:iCs/>
            <w:sz w:val="22"/>
          </w:rPr>
          <w:t>et al.</w:t>
        </w:r>
        <w:r w:rsidR="00496D43" w:rsidRPr="008066CF">
          <w:rPr>
            <w:rFonts w:ascii="Calibri" w:hAnsi="Calibri" w:cs="Calibri"/>
            <w:sz w:val="22"/>
          </w:rPr>
          <w:t xml:space="preserve"> 2014; Parsons </w:t>
        </w:r>
        <w:r w:rsidR="00496D43" w:rsidRPr="008066CF">
          <w:rPr>
            <w:rFonts w:ascii="Calibri" w:hAnsi="Calibri" w:cs="Calibri"/>
            <w:i/>
            <w:iCs/>
            <w:sz w:val="22"/>
          </w:rPr>
          <w:t>et al.</w:t>
        </w:r>
        <w:r w:rsidR="00496D43" w:rsidRPr="008066CF">
          <w:rPr>
            <w:rFonts w:ascii="Calibri" w:hAnsi="Calibri" w:cs="Calibri"/>
            <w:sz w:val="22"/>
          </w:rPr>
          <w:t xml:space="preserve"> 2018)</w:t>
        </w:r>
        <w:r w:rsidR="00496D43">
          <w:rPr>
            <w:rFonts w:cstheme="minorHAnsi"/>
            <w:sz w:val="22"/>
            <w:szCs w:val="22"/>
          </w:rPr>
          <w:fldChar w:fldCharType="end"/>
        </w:r>
        <w:r w:rsidR="00496D43">
          <w:rPr>
            <w:rFonts w:cstheme="minorHAnsi"/>
            <w:sz w:val="22"/>
            <w:szCs w:val="22"/>
          </w:rPr>
          <w:t xml:space="preserve">. </w:t>
        </w:r>
      </w:ins>
    </w:p>
    <w:p w14:paraId="521E5C66" w14:textId="069A48A9" w:rsidR="00FB13B8" w:rsidDel="00B5065C" w:rsidRDefault="004E10BF" w:rsidP="00503830">
      <w:pPr>
        <w:spacing w:after="0" w:line="480" w:lineRule="auto"/>
        <w:ind w:firstLine="720"/>
        <w:contextualSpacing/>
        <w:rPr>
          <w:del w:id="156" w:author="Clay Cressler" w:date="2020-05-22T10:49:00Z"/>
          <w:rFonts w:cstheme="minorHAnsi"/>
          <w:sz w:val="22"/>
          <w:szCs w:val="22"/>
        </w:rPr>
      </w:pPr>
      <w:del w:id="157" w:author="Clay Cressler" w:date="2020-05-22T10:46:00Z">
        <w:r w:rsidDel="00496D43">
          <w:rPr>
            <w:rFonts w:cstheme="minorHAnsi"/>
            <w:sz w:val="22"/>
            <w:szCs w:val="22"/>
          </w:rPr>
          <w:delText>At least two distinct</w:delText>
        </w:r>
        <w:r w:rsidR="00644808" w:rsidRPr="00496E2D" w:rsidDel="00496D43">
          <w:rPr>
            <w:rFonts w:cstheme="minorHAnsi"/>
            <w:sz w:val="22"/>
            <w:szCs w:val="22"/>
          </w:rPr>
          <w:delText xml:space="preserve"> kinds of stochasticity can affect ecological and evolutionary dynamics. Demographic stochasticity is random variation in vital rates among individuals that are deterministically identical</w:delText>
        </w:r>
        <w:r w:rsidR="00644808" w:rsidDel="00496D43">
          <w:rPr>
            <w:rFonts w:cstheme="minorHAnsi"/>
            <w:sz w:val="22"/>
            <w:szCs w:val="22"/>
          </w:rPr>
          <w:delText>. D</w:delText>
        </w:r>
        <w:r w:rsidR="00644808" w:rsidRPr="00496E2D" w:rsidDel="00496D43">
          <w:rPr>
            <w:rFonts w:cstheme="minorHAnsi"/>
            <w:sz w:val="22"/>
            <w:szCs w:val="22"/>
          </w:rPr>
          <w:delText xml:space="preserve">emographic stochasticity leads to genetic drift, which is typically understood to function as a brake on adaptive evolution by </w:delText>
        </w:r>
        <w:r w:rsidR="00927221" w:rsidDel="00496D43">
          <w:rPr>
            <w:rFonts w:cstheme="minorHAnsi"/>
            <w:sz w:val="22"/>
            <w:szCs w:val="22"/>
          </w:rPr>
          <w:delText xml:space="preserve">reducing both population size and </w:delText>
        </w:r>
        <w:r w:rsidR="00644808" w:rsidRPr="00496E2D" w:rsidDel="00496D43">
          <w:rPr>
            <w:rFonts w:cstheme="minorHAnsi"/>
            <w:sz w:val="22"/>
            <w:szCs w:val="22"/>
          </w:rPr>
          <w:delText>the probability of fixation of beneficial alleles</w:delText>
        </w:r>
        <w:r w:rsidR="001D2DAF" w:rsidRPr="00496E2D" w:rsidDel="00496D43">
          <w:rPr>
            <w:rFonts w:cstheme="minorHAnsi"/>
            <w:sz w:val="22"/>
            <w:szCs w:val="22"/>
          </w:rPr>
          <w:delText xml:space="preserve"> </w:delText>
        </w:r>
        <w:r w:rsidR="001D2DAF" w:rsidRPr="00496E2D" w:rsidDel="00496D43">
          <w:rPr>
            <w:rFonts w:cstheme="minorHAnsi"/>
            <w:sz w:val="22"/>
            <w:szCs w:val="22"/>
          </w:rPr>
          <w:fldChar w:fldCharType="begin"/>
        </w:r>
      </w:del>
      <w:del w:id="158" w:author="Clay Cressler" w:date="2020-05-22T09:11:00Z">
        <w:r w:rsidR="00EC565E" w:rsidRPr="00B5065C" w:rsidDel="00B2275B">
          <w:rPr>
            <w:rFonts w:cstheme="minorHAnsi"/>
            <w:sz w:val="22"/>
            <w:szCs w:val="22"/>
          </w:rPr>
          <w:delInstrText xml:space="preserve"> ADDIN ZOTERO_ITEM CSL_CITATION {"citationID":"2z8vC4mb","properties":{"formattedCitation":"(Haldane 1957; Crespi 2000)","plainCitation":"(Haldane 1957; Crespi 2000)","noteIndex":0},"citationItems":[{"id":1830,"uris":["http://zotero.org/users/1264037/items/GEBEDJZT"],"uri":["http://zotero.org/users/1264037/items/GEBEDJZT"],"itemData":{"id":1830,"type":"article-journal","container-title":"Journal of genetics","journalAbbreviation":"J. Gen.","page":"511-524","title":"The cost of natural selection","volume":"55","author":[{"family":"Haldane","given":"J.B.S."}],"issued":{"date-parts":[["1957"]]}}},{"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delInstrText>
        </w:r>
      </w:del>
      <w:del w:id="159" w:author="Clay Cressler" w:date="2020-05-22T10:46:00Z">
        <w:r w:rsidR="001D2DAF" w:rsidRPr="00496E2D" w:rsidDel="00496D43">
          <w:rPr>
            <w:rFonts w:cstheme="minorHAnsi"/>
            <w:sz w:val="22"/>
            <w:szCs w:val="22"/>
          </w:rPr>
          <w:fldChar w:fldCharType="separate"/>
        </w:r>
        <w:r w:rsidR="008E50B7" w:rsidRPr="008E50B7" w:rsidDel="00496D43">
          <w:rPr>
            <w:rFonts w:ascii="Calibri" w:hAnsi="Calibri" w:cs="Calibri"/>
            <w:sz w:val="22"/>
          </w:rPr>
          <w:delText>(Haldane 1957; Crespi 2000)</w:delText>
        </w:r>
        <w:r w:rsidR="001D2DAF" w:rsidRPr="00496E2D" w:rsidDel="00496D43">
          <w:rPr>
            <w:rFonts w:cstheme="minorHAnsi"/>
            <w:sz w:val="22"/>
            <w:szCs w:val="22"/>
          </w:rPr>
          <w:fldChar w:fldCharType="end"/>
        </w:r>
        <w:r w:rsidR="00644808" w:rsidRPr="00496E2D" w:rsidDel="00496D43">
          <w:rPr>
            <w:rFonts w:cstheme="minorHAnsi"/>
            <w:sz w:val="22"/>
            <w:szCs w:val="22"/>
          </w:rPr>
          <w:delText xml:space="preserve">. Environmental stochasticity is random variation in the environment that affects the vital rates of all individuals in </w:delText>
        </w:r>
      </w:del>
      <w:ins w:id="160" w:author="John DeLong" w:date="2020-03-26T11:20:00Z">
        <w:del w:id="161" w:author="Clay Cressler" w:date="2020-05-22T10:46:00Z">
          <w:r w:rsidR="002A61EE" w:rsidDel="00496D43">
            <w:rPr>
              <w:rFonts w:cstheme="minorHAnsi"/>
              <w:sz w:val="22"/>
              <w:szCs w:val="22"/>
            </w:rPr>
            <w:delText>of</w:delText>
          </w:r>
          <w:r w:rsidR="002A61EE" w:rsidRPr="00496E2D" w:rsidDel="00496D43">
            <w:rPr>
              <w:rFonts w:cstheme="minorHAnsi"/>
              <w:sz w:val="22"/>
              <w:szCs w:val="22"/>
            </w:rPr>
            <w:delText xml:space="preserve"> </w:delText>
          </w:r>
        </w:del>
      </w:ins>
      <w:del w:id="162" w:author="Clay Cressler" w:date="2020-05-22T10:46:00Z">
        <w:r w:rsidR="00644808" w:rsidRPr="00496E2D" w:rsidDel="00496D43">
          <w:rPr>
            <w:rFonts w:cstheme="minorHAnsi"/>
            <w:sz w:val="22"/>
            <w:szCs w:val="22"/>
          </w:rPr>
          <w:delText xml:space="preserve">a population. One often-overlooked </w:delText>
        </w:r>
        <w:r w:rsidR="00927221" w:rsidDel="00496D43">
          <w:rPr>
            <w:rFonts w:cstheme="minorHAnsi"/>
            <w:sz w:val="22"/>
            <w:szCs w:val="22"/>
          </w:rPr>
          <w:delText>form</w:delText>
        </w:r>
        <w:r w:rsidR="00927221" w:rsidRPr="00496E2D" w:rsidDel="00496D43">
          <w:rPr>
            <w:rFonts w:cstheme="minorHAnsi"/>
            <w:sz w:val="22"/>
            <w:szCs w:val="22"/>
          </w:rPr>
          <w:delText xml:space="preserve"> </w:delText>
        </w:r>
        <w:r w:rsidR="00644808" w:rsidRPr="00496E2D" w:rsidDel="00496D43">
          <w:rPr>
            <w:rFonts w:cstheme="minorHAnsi"/>
            <w:sz w:val="22"/>
            <w:szCs w:val="22"/>
          </w:rPr>
          <w:delText xml:space="preserve">of environmental stochasticity present in all numerical analyses is the choice of initial conditions. The choice of initial conditions </w:delText>
        </w:r>
        <w:r w:rsidR="00927221" w:rsidDel="00496D43">
          <w:rPr>
            <w:rFonts w:cstheme="minorHAnsi"/>
            <w:sz w:val="22"/>
            <w:szCs w:val="22"/>
          </w:rPr>
          <w:delText xml:space="preserve">is set by the user </w:delText>
        </w:r>
      </w:del>
      <w:ins w:id="163" w:author="John DeLong" w:date="2020-03-26T11:20:00Z">
        <w:del w:id="164" w:author="Clay Cressler" w:date="2020-05-22T10:46:00Z">
          <w:r w:rsidR="002A61EE" w:rsidDel="00496D43">
            <w:rPr>
              <w:rFonts w:cstheme="minorHAnsi"/>
              <w:sz w:val="22"/>
              <w:szCs w:val="22"/>
            </w:rPr>
            <w:delText>person setting up the model</w:delText>
          </w:r>
        </w:del>
      </w:ins>
      <w:ins w:id="165" w:author="John DeLong" w:date="2020-03-26T11:19:00Z">
        <w:del w:id="166" w:author="Clay Cressler" w:date="2020-05-22T10:46:00Z">
          <w:r w:rsidR="002A61EE" w:rsidDel="00496D43">
            <w:rPr>
              <w:rFonts w:cstheme="minorHAnsi"/>
              <w:sz w:val="22"/>
              <w:szCs w:val="22"/>
            </w:rPr>
            <w:delText xml:space="preserve"> </w:delText>
          </w:r>
        </w:del>
      </w:ins>
      <w:del w:id="167" w:author="Clay Cressler" w:date="2020-05-22T10:46:00Z">
        <w:r w:rsidR="00927221" w:rsidDel="00496D43">
          <w:rPr>
            <w:rFonts w:cstheme="minorHAnsi"/>
            <w:sz w:val="22"/>
            <w:szCs w:val="22"/>
          </w:rPr>
          <w:delText xml:space="preserve">and is therefore a kind of external, random force influencing population size, and the effect is to influence </w:delText>
        </w:r>
        <w:r w:rsidR="00644808" w:rsidRPr="00496E2D" w:rsidDel="00496D43">
          <w:rPr>
            <w:rFonts w:cstheme="minorHAnsi"/>
            <w:sz w:val="22"/>
            <w:szCs w:val="22"/>
          </w:rPr>
          <w:delText>the transient dynamics of the system</w:delText>
        </w:r>
        <w:r w:rsidR="00927221" w:rsidDel="00496D43">
          <w:rPr>
            <w:rFonts w:cstheme="minorHAnsi"/>
            <w:sz w:val="22"/>
            <w:szCs w:val="22"/>
          </w:rPr>
          <w:delText xml:space="preserve">. </w:delText>
        </w:r>
      </w:del>
      <w:del w:id="168" w:author="Clay Cressler" w:date="2020-05-22T10:49:00Z">
        <w:r w:rsidR="004B7AD5" w:rsidDel="00B5065C">
          <w:rPr>
            <w:rFonts w:cstheme="minorHAnsi"/>
            <w:sz w:val="22"/>
            <w:szCs w:val="22"/>
          </w:rPr>
          <w:delText xml:space="preserve">For example, initial conditions can determine whether long transients arise in classic competition models or whether communities proceed more directly to an equilibrium </w:delText>
        </w:r>
        <w:r w:rsidR="004B7AD5" w:rsidDel="00B5065C">
          <w:rPr>
            <w:rFonts w:cstheme="minorHAnsi"/>
            <w:sz w:val="22"/>
            <w:szCs w:val="22"/>
          </w:rPr>
          <w:fldChar w:fldCharType="begin"/>
        </w:r>
      </w:del>
      <w:ins w:id="169" w:author="John DeLong" w:date="2020-03-26T11:19:00Z">
        <w:del w:id="170" w:author="Clay Cressler" w:date="2020-05-22T09:11:00Z">
          <w:r w:rsidR="002A61EE" w:rsidDel="00B2275B">
            <w:rPr>
              <w:rFonts w:cstheme="minorHAnsi"/>
              <w:sz w:val="22"/>
              <w:szCs w:val="22"/>
            </w:rPr>
            <w:delInstrText xml:space="preserve"> ADDIN ZOTERO_ITEM CSL_CITATION {"citationID":"9yygVYxU","properties":{"formattedCitation":"(Hastings {\\i{}et al.} 2018)","plainCitation":"(Hastings et al. 2018)","noteIndex":0},"citationItems":[{"id":7970,"uris":["http://zotero.org/users/1264037/items/6WYJ59EL"],"uri":["http://zotero.org/users/1264037/items/6WYJ59EL"],"itemData":{"id":7970,"type":"article-journal","abstract":"Making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delInstrText>
          </w:r>
        </w:del>
      </w:ins>
      <w:del w:id="171" w:author="Clay Cressler" w:date="2020-05-22T09:11:00Z">
        <w:r w:rsidR="00EC565E" w:rsidDel="00B2275B">
          <w:rPr>
            <w:rFonts w:cstheme="minorHAnsi"/>
            <w:sz w:val="22"/>
            <w:szCs w:val="22"/>
          </w:rPr>
          <w:delInstrText xml:space="preserve"> ADDIN ZOTERO_ITEM CSL_CITATION {"citationID":"PTjK99LU","properties":{"formattedCitation":"(Hastings 2004)","plainCitation":"(Hastings 2004)","noteIndex":0},"citationItems":[{"id":7940,"uris":["http://zotero.org/users/1264037/items/KNW7FRRE"],"uri":["http://zotero.org/users/1264037/items/KNW7FRRE"],"itemData":{"id":7940,"type":"article-journal","abstract":"Ecological theory has been dominated by a focus on long-term or asymptotic behavior as a way to understand natural systems. Yet experiments are done on much shorter timescales, and the relevant timescales for ecological systems can also be relatively short. Thus, there is a mismatch between the timescales of most experiments and the timescales of many theoretical investigations. However, recent work has emphasized the importance of transient dynamics rather than long-term behavior in ecological systems, enabling the examination of forces that allow coexistence on ecological timescales. Through an examination of what leads to transients in ecological systems, a deeper appreciation of the forces leading to persistence or coexistence in ecological systems emerges, as well as a general understanding of how population levels can change through time.","container-title":"Trends in Ecology &amp; Evolution","DOI":"10.1016/j.tree.2003.09.007","ISSN":"0169-5347","issue":"1","journalAbbreviation":"Trends Ecol. Evol. (Amst.)","language":"eng","note":"PMID: 16701224","page":"39-45","source":"PubMed","title":"Transients: the key to long-term ecological understanding?","title-short":"Transients","volume":"19","author":[{"family":"Hastings","given":"Alan"}],"issued":{"date-parts":[["2004",1]]}}}],"schema":"https://github.com/citation-style-language/schema/raw/master/csl-citation.json"} </w:delInstrText>
        </w:r>
      </w:del>
      <w:del w:id="172" w:author="Clay Cressler" w:date="2020-05-22T10:49:00Z">
        <w:r w:rsidR="004B7AD5" w:rsidDel="00B5065C">
          <w:rPr>
            <w:rFonts w:cstheme="minorHAnsi"/>
            <w:sz w:val="22"/>
            <w:szCs w:val="22"/>
          </w:rPr>
          <w:fldChar w:fldCharType="separate"/>
        </w:r>
      </w:del>
      <w:ins w:id="173" w:author="John DeLong" w:date="2020-03-26T11:19:00Z">
        <w:del w:id="174" w:author="Clay Cressler" w:date="2020-05-22T10:49:00Z">
          <w:r w:rsidR="002A61EE" w:rsidRPr="002A61EE" w:rsidDel="00B5065C">
            <w:rPr>
              <w:rFonts w:ascii="Calibri" w:hAnsi="Calibri" w:cs="Calibri"/>
              <w:sz w:val="22"/>
              <w:rPrChange w:id="175" w:author="John DeLong" w:date="2020-03-26T11:19:00Z">
                <w:rPr>
                  <w:rFonts w:ascii="Times New Roman" w:hAnsi="Times New Roman" w:cs="Times New Roman"/>
                </w:rPr>
              </w:rPrChange>
            </w:rPr>
            <w:delText xml:space="preserve">(Hastings </w:delText>
          </w:r>
          <w:r w:rsidR="002A61EE" w:rsidRPr="002A61EE" w:rsidDel="00B5065C">
            <w:rPr>
              <w:rFonts w:ascii="Calibri" w:hAnsi="Calibri" w:cs="Calibri"/>
              <w:i/>
              <w:iCs/>
              <w:sz w:val="22"/>
              <w:rPrChange w:id="176" w:author="John DeLong" w:date="2020-03-26T11:19:00Z">
                <w:rPr>
                  <w:rFonts w:ascii="Times New Roman" w:hAnsi="Times New Roman" w:cs="Times New Roman"/>
                  <w:i/>
                  <w:iCs/>
                </w:rPr>
              </w:rPrChange>
            </w:rPr>
            <w:delText>et al.</w:delText>
          </w:r>
          <w:r w:rsidR="002A61EE" w:rsidRPr="002A61EE" w:rsidDel="00B5065C">
            <w:rPr>
              <w:rFonts w:ascii="Calibri" w:hAnsi="Calibri" w:cs="Calibri"/>
              <w:sz w:val="22"/>
              <w:rPrChange w:id="177" w:author="John DeLong" w:date="2020-03-26T11:19:00Z">
                <w:rPr>
                  <w:rFonts w:ascii="Times New Roman" w:hAnsi="Times New Roman" w:cs="Times New Roman"/>
                </w:rPr>
              </w:rPrChange>
            </w:rPr>
            <w:delText xml:space="preserve"> 2018)</w:delText>
          </w:r>
        </w:del>
      </w:ins>
      <w:del w:id="178" w:author="Clay Cressler" w:date="2020-05-22T10:49:00Z">
        <w:r w:rsidR="008E50B7" w:rsidRPr="008E50B7" w:rsidDel="00B5065C">
          <w:rPr>
            <w:rFonts w:ascii="Calibri" w:hAnsi="Calibri" w:cs="Calibri"/>
            <w:sz w:val="22"/>
          </w:rPr>
          <w:delText>(Hastings 2004)</w:delText>
        </w:r>
        <w:r w:rsidR="004B7AD5" w:rsidDel="00B5065C">
          <w:rPr>
            <w:rFonts w:cstheme="minorHAnsi"/>
            <w:sz w:val="22"/>
            <w:szCs w:val="22"/>
          </w:rPr>
          <w:fldChar w:fldCharType="end"/>
        </w:r>
        <w:r w:rsidR="004B7AD5" w:rsidDel="00B5065C">
          <w:rPr>
            <w:rFonts w:cstheme="minorHAnsi"/>
            <w:sz w:val="22"/>
            <w:szCs w:val="22"/>
          </w:rPr>
          <w:delText xml:space="preserve">. </w:delText>
        </w:r>
        <w:r w:rsidR="00644808" w:rsidRPr="00496E2D" w:rsidDel="00B5065C">
          <w:rPr>
            <w:rFonts w:cstheme="minorHAnsi"/>
            <w:sz w:val="22"/>
            <w:szCs w:val="22"/>
          </w:rPr>
          <w:delText>As such, transient dynamics</w:delText>
        </w:r>
        <w:r w:rsidR="00927221" w:rsidDel="00B5065C">
          <w:rPr>
            <w:rFonts w:cstheme="minorHAnsi"/>
            <w:sz w:val="22"/>
            <w:szCs w:val="22"/>
          </w:rPr>
          <w:delText xml:space="preserve"> generated by either demographic or </w:delText>
        </w:r>
        <w:r w:rsidR="00644808" w:rsidRPr="00496E2D" w:rsidDel="00B5065C">
          <w:rPr>
            <w:rFonts w:cstheme="minorHAnsi"/>
            <w:sz w:val="22"/>
            <w:szCs w:val="22"/>
          </w:rPr>
          <w:delText xml:space="preserve">environmental stochasticity </w:delText>
        </w:r>
        <w:r w:rsidR="004B7AD5" w:rsidDel="00B5065C">
          <w:rPr>
            <w:rFonts w:cstheme="minorHAnsi"/>
            <w:sz w:val="22"/>
            <w:szCs w:val="22"/>
          </w:rPr>
          <w:delText>could</w:delText>
        </w:r>
        <w:r w:rsidR="004B7AD5" w:rsidRPr="00496E2D" w:rsidDel="00B5065C">
          <w:rPr>
            <w:rFonts w:cstheme="minorHAnsi"/>
            <w:sz w:val="22"/>
            <w:szCs w:val="22"/>
          </w:rPr>
          <w:delText xml:space="preserve"> </w:delText>
        </w:r>
        <w:r w:rsidR="00644808" w:rsidRPr="00496E2D" w:rsidDel="00B5065C">
          <w:rPr>
            <w:rFonts w:cstheme="minorHAnsi"/>
            <w:sz w:val="22"/>
            <w:szCs w:val="22"/>
          </w:rPr>
          <w:delText>shape evolutionary dynamics</w:delText>
        </w:r>
        <w:r w:rsidR="004B7AD5" w:rsidDel="00B5065C">
          <w:rPr>
            <w:rFonts w:cstheme="minorHAnsi"/>
            <w:sz w:val="22"/>
            <w:szCs w:val="22"/>
          </w:rPr>
          <w:delText xml:space="preserve"> by altering the ecological processes that give rise to the fitness landscape</w:delText>
        </w:r>
        <w:r w:rsidR="00644808" w:rsidRPr="00496E2D" w:rsidDel="00B5065C">
          <w:rPr>
            <w:rFonts w:cstheme="minorHAnsi"/>
            <w:sz w:val="22"/>
            <w:szCs w:val="22"/>
          </w:rPr>
          <w:delText xml:space="preserve">. Given that </w:delText>
        </w:r>
        <w:r w:rsidR="00EA264E" w:rsidDel="00B5065C">
          <w:rPr>
            <w:rFonts w:cstheme="minorHAnsi"/>
            <w:sz w:val="22"/>
            <w:szCs w:val="22"/>
          </w:rPr>
          <w:delText>many</w:delText>
        </w:r>
        <w:r w:rsidR="00EA264E" w:rsidRPr="00496E2D" w:rsidDel="00B5065C">
          <w:rPr>
            <w:rFonts w:cstheme="minorHAnsi"/>
            <w:sz w:val="22"/>
            <w:szCs w:val="22"/>
          </w:rPr>
          <w:delText xml:space="preserve"> </w:delText>
        </w:r>
        <w:r w:rsidR="00644808" w:rsidRPr="00496E2D" w:rsidDel="00B5065C">
          <w:rPr>
            <w:rFonts w:cstheme="minorHAnsi"/>
            <w:sz w:val="22"/>
            <w:szCs w:val="22"/>
          </w:rPr>
          <w:delText xml:space="preserve">populations experience </w:delText>
        </w:r>
        <w:r w:rsidR="00927221" w:rsidDel="00B5065C">
          <w:rPr>
            <w:rFonts w:cstheme="minorHAnsi"/>
            <w:sz w:val="22"/>
            <w:szCs w:val="22"/>
          </w:rPr>
          <w:delText>such</w:delText>
        </w:r>
        <w:r w:rsidR="00644808" w:rsidRPr="00496E2D" w:rsidDel="00B5065C">
          <w:rPr>
            <w:rFonts w:cstheme="minorHAnsi"/>
            <w:sz w:val="22"/>
            <w:szCs w:val="22"/>
          </w:rPr>
          <w:delText xml:space="preserve"> stochasticity, and thus do not typically reside at an ecological equilibrium, it is crucial to consider how our expectations for evolution could be altered by stochasticity.</w:delText>
        </w:r>
      </w:del>
    </w:p>
    <w:p w14:paraId="28B73E8E" w14:textId="23CC02DB"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To study how stochasticity can influence the path and pace of adaptation by altering ecological dynamics, we use </w:t>
      </w:r>
      <w:ins w:id="179" w:author="Clay Cressler" w:date="2020-05-22T11:18:00Z">
        <w:r w:rsidR="00520B65" w:rsidRPr="00496E2D">
          <w:rPr>
            <w:rFonts w:cstheme="minorHAnsi"/>
            <w:sz w:val="22"/>
            <w:szCs w:val="22"/>
          </w:rPr>
          <w:t>Gillespie eco-evolutionary models [GEMs]</w:t>
        </w:r>
        <w:r w:rsidR="00520B65">
          <w:rPr>
            <w:rFonts w:cstheme="minorHAnsi"/>
            <w:sz w:val="22"/>
            <w:szCs w:val="22"/>
          </w:rPr>
          <w:t xml:space="preserve"> </w:t>
        </w:r>
        <w:r w:rsidR="00520B65">
          <w:rPr>
            <w:rFonts w:cstheme="minorHAnsi"/>
            <w:sz w:val="22"/>
            <w:szCs w:val="22"/>
          </w:rPr>
          <w:fldChar w:fldCharType="begin"/>
        </w:r>
      </w:ins>
      <w:ins w:id="180" w:author="Clay Cressler" w:date="2020-05-25T15:17:00Z">
        <w:r w:rsidR="006057FC">
          <w:rPr>
            <w:rFonts w:cstheme="minorHAnsi"/>
            <w:sz w:val="22"/>
            <w:szCs w:val="22"/>
          </w:rPr>
          <w: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2019)","noteIndex":0},"citationItems":[{"id":"fu1XBaw3/CEtOIAS8","uris":["http://zotero.org/users/1264037/items/QD62TNZM"],"uri":["http://zotero.org/users/1264037/items/QD62TNZM"],"itemData":{"id":2631,"type":"article-journal","abstract":"Heritable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P."}],"issued":{"date-parts":[["2016",2,1]]}}},{"id":"fu1XBaw3/eO6gSEbo","uris":["http://zotero.org/users/1264037/items/CPMJ5H34"],"uri":["http://zotero.org/users/1264037/items/CPMJ5H34"],"itemData":{"id":6088,"type":"article-journal","abstract":"Age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M."}],"issued":{"date-parts":[["2018",4,1]]}}},{"id":"fu1XBaw3/Z8MmCWLQ","uris":["http://zotero.org/users/1264037/items/XCPYDJP6"],"uri":["http://zotero.org/users/1264037/items/XCPYDJP6"],"itemData":{"id":7518,"type":"article-journal","abstract":"Invading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ins w:id="181" w:author="Clay Cressler" w:date="2020-05-22T11:18:00Z">
        <w:r w:rsidR="00520B65">
          <w:rPr>
            <w:rFonts w:cstheme="minorHAnsi"/>
            <w:sz w:val="22"/>
            <w:szCs w:val="22"/>
          </w:rPr>
          <w:fldChar w:fldCharType="separate"/>
        </w:r>
        <w:r w:rsidR="00520B65" w:rsidRPr="008E50B7">
          <w:rPr>
            <w:rFonts w:ascii="Calibri" w:hAnsi="Calibri" w:cs="Calibri"/>
            <w:sz w:val="22"/>
          </w:rPr>
          <w:t>(DeLong &amp; Gibert 2016; DeLong &amp; Luhring 2018; DeLong &amp; Belmaker 2019)</w:t>
        </w:r>
        <w:r w:rsidR="00520B65">
          <w:rPr>
            <w:rFonts w:cstheme="minorHAnsi"/>
            <w:sz w:val="22"/>
            <w:szCs w:val="22"/>
          </w:rPr>
          <w:fldChar w:fldCharType="end"/>
        </w:r>
        <w:r w:rsidR="00520B65">
          <w:rPr>
            <w:rFonts w:cstheme="minorHAnsi"/>
            <w:sz w:val="22"/>
            <w:szCs w:val="22"/>
          </w:rPr>
          <w:t xml:space="preserve">, </w:t>
        </w:r>
      </w:ins>
      <w:del w:id="182" w:author="Clay Cressler" w:date="2020-05-22T11:16:00Z">
        <w:r w:rsidRPr="00496E2D" w:rsidDel="00520B65">
          <w:rPr>
            <w:rFonts w:cstheme="minorHAnsi"/>
            <w:sz w:val="22"/>
            <w:szCs w:val="22"/>
          </w:rPr>
          <w:delText xml:space="preserve">a </w:delText>
        </w:r>
      </w:del>
      <w:del w:id="183" w:author="Clay Cressler" w:date="2020-05-22T10:49:00Z">
        <w:r w:rsidRPr="00496E2D" w:rsidDel="00B5065C">
          <w:rPr>
            <w:rFonts w:cstheme="minorHAnsi"/>
            <w:sz w:val="22"/>
            <w:szCs w:val="22"/>
          </w:rPr>
          <w:delText xml:space="preserve">novel </w:delText>
        </w:r>
      </w:del>
      <w:del w:id="184" w:author="Clay Cressler" w:date="2020-05-22T11:16:00Z">
        <w:r w:rsidRPr="00496E2D" w:rsidDel="00520B65">
          <w:rPr>
            <w:rFonts w:cstheme="minorHAnsi"/>
            <w:sz w:val="22"/>
            <w:szCs w:val="22"/>
          </w:rPr>
          <w:delText>theoretical approach that adds individual variability and inheritance to a st</w:delText>
        </w:r>
      </w:del>
      <w:del w:id="185" w:author="Clay Cressler" w:date="2020-05-22T11:19:00Z">
        <w:r w:rsidRPr="00496E2D" w:rsidDel="00520B65">
          <w:rPr>
            <w:rFonts w:cstheme="minorHAnsi"/>
            <w:sz w:val="22"/>
            <w:szCs w:val="22"/>
          </w:rPr>
          <w:delText>ochastic simulation o</w:delText>
        </w:r>
      </w:del>
      <w:ins w:id="186" w:author="Clay Cressler" w:date="2020-05-22T11:19:00Z">
        <w:r w:rsidR="00520B65">
          <w:rPr>
            <w:rFonts w:cstheme="minorHAnsi"/>
            <w:sz w:val="22"/>
            <w:szCs w:val="22"/>
          </w:rPr>
          <w:t xml:space="preserve">to </w:t>
        </w:r>
      </w:ins>
      <w:r w:rsidR="00143468">
        <w:rPr>
          <w:rFonts w:cstheme="minorHAnsi"/>
          <w:sz w:val="22"/>
          <w:szCs w:val="22"/>
        </w:rPr>
        <w:t>generate</w:t>
      </w:r>
      <w:ins w:id="187" w:author="Clay Cressler" w:date="2020-05-22T11:19:00Z">
        <w:r w:rsidR="00520B65">
          <w:rPr>
            <w:rFonts w:cstheme="minorHAnsi"/>
            <w:sz w:val="22"/>
            <w:szCs w:val="22"/>
          </w:rPr>
          <w:t xml:space="preserve"> the ecological and evolutionary dynamics </w:t>
        </w:r>
      </w:ins>
      <w:r w:rsidR="00143468">
        <w:rPr>
          <w:rFonts w:cstheme="minorHAnsi"/>
          <w:sz w:val="22"/>
          <w:szCs w:val="22"/>
        </w:rPr>
        <w:t>through the simulation of</w:t>
      </w:r>
      <w:ins w:id="188" w:author="Clay Cressler" w:date="2020-05-22T11:19:00Z">
        <w:r w:rsidR="00520B65">
          <w:rPr>
            <w:rFonts w:cstheme="minorHAnsi"/>
            <w:sz w:val="22"/>
            <w:szCs w:val="22"/>
          </w:rPr>
          <w:t xml:space="preserve"> stochastic</w:t>
        </w:r>
      </w:ins>
      <w:ins w:id="189" w:author="Clay Cressler" w:date="2020-05-22T11:17:00Z">
        <w:r w:rsidR="00520B65">
          <w:rPr>
            <w:rFonts w:cstheme="minorHAnsi"/>
            <w:sz w:val="22"/>
            <w:szCs w:val="22"/>
          </w:rPr>
          <w:t xml:space="preserve"> birth-death process</w:t>
        </w:r>
      </w:ins>
      <w:ins w:id="190" w:author="Clay Cressler" w:date="2020-05-22T11:19:00Z">
        <w:r w:rsidR="00520B65">
          <w:rPr>
            <w:rFonts w:cstheme="minorHAnsi"/>
            <w:sz w:val="22"/>
            <w:szCs w:val="22"/>
          </w:rPr>
          <w:t>es</w:t>
        </w:r>
      </w:ins>
      <w:ins w:id="191" w:author="Clay Cressler" w:date="2020-05-22T11:17:00Z">
        <w:r w:rsidR="00520B65">
          <w:rPr>
            <w:rFonts w:cstheme="minorHAnsi"/>
            <w:sz w:val="22"/>
            <w:szCs w:val="22"/>
          </w:rPr>
          <w:t xml:space="preserve"> </w:t>
        </w:r>
        <w:r w:rsidR="00520B65">
          <w:rPr>
            <w:rFonts w:cstheme="minorHAnsi"/>
            <w:sz w:val="22"/>
            <w:szCs w:val="22"/>
          </w:rPr>
          <w:fldChar w:fldCharType="begin"/>
        </w:r>
      </w:ins>
      <w:ins w:id="192" w:author="Clay Cressler" w:date="2020-05-25T15:17:00Z">
        <w:r w:rsidR="006057FC">
          <w:rPr>
            <w:rFonts w:cstheme="minorHAnsi"/>
            <w:sz w:val="22"/>
            <w:szCs w:val="22"/>
          </w:rPr>
          <w:instrText xml:space="preserve"> ADDIN ZOTERO_ITEM CSL_CITATION {"citationID":"D728ZR7e","properties":{"formattedCitation":"(Dieckmann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r w:rsidR="00520B65">
        <w:rPr>
          <w:rFonts w:cstheme="minorHAnsi"/>
          <w:sz w:val="22"/>
          <w:szCs w:val="22"/>
        </w:rPr>
        <w:fldChar w:fldCharType="separate"/>
      </w:r>
      <w:ins w:id="193" w:author="Clay Cressler" w:date="2020-05-22T11:20:00Z">
        <w:r w:rsidR="00520B65" w:rsidRPr="00520B65">
          <w:rPr>
            <w:rFonts w:ascii="Calibri" w:hAnsi="Calibri" w:cs="Calibri"/>
            <w:sz w:val="22"/>
            <w:rPrChange w:id="194" w:author="Clay Cressler" w:date="2020-05-22T11:20:00Z">
              <w:rPr>
                <w:rFonts w:ascii="Times New Roman" w:hAnsi="Times New Roman" w:cs="Times New Roman"/>
              </w:rPr>
            </w:rPrChange>
          </w:rPr>
          <w:t xml:space="preserve">(Dieckmann &amp; Law 1996; Champagnat </w:t>
        </w:r>
        <w:r w:rsidR="00520B65" w:rsidRPr="00520B65">
          <w:rPr>
            <w:rFonts w:ascii="Calibri" w:hAnsi="Calibri" w:cs="Calibri"/>
            <w:i/>
            <w:iCs/>
            <w:sz w:val="22"/>
            <w:rPrChange w:id="195" w:author="Clay Cressler" w:date="2020-05-22T11:20:00Z">
              <w:rPr>
                <w:rFonts w:ascii="Times New Roman" w:hAnsi="Times New Roman" w:cs="Times New Roman"/>
                <w:i/>
                <w:iCs/>
              </w:rPr>
            </w:rPrChange>
          </w:rPr>
          <w:t>et al.</w:t>
        </w:r>
        <w:r w:rsidR="00520B65" w:rsidRPr="00520B65">
          <w:rPr>
            <w:rFonts w:ascii="Calibri" w:hAnsi="Calibri" w:cs="Calibri"/>
            <w:sz w:val="22"/>
            <w:rPrChange w:id="196" w:author="Clay Cressler" w:date="2020-05-22T11:20:00Z">
              <w:rPr>
                <w:rFonts w:ascii="Times New Roman" w:hAnsi="Times New Roman" w:cs="Times New Roman"/>
              </w:rPr>
            </w:rPrChange>
          </w:rPr>
          <w:t xml:space="preserve"> 2006; Doebeli </w:t>
        </w:r>
        <w:r w:rsidR="00520B65" w:rsidRPr="00520B65">
          <w:rPr>
            <w:rFonts w:ascii="Calibri" w:hAnsi="Calibri" w:cs="Calibri"/>
            <w:i/>
            <w:iCs/>
            <w:sz w:val="22"/>
            <w:rPrChange w:id="197" w:author="Clay Cressler" w:date="2020-05-22T11:20:00Z">
              <w:rPr>
                <w:rFonts w:ascii="Times New Roman" w:hAnsi="Times New Roman" w:cs="Times New Roman"/>
                <w:i/>
                <w:iCs/>
              </w:rPr>
            </w:rPrChange>
          </w:rPr>
          <w:t>et al.</w:t>
        </w:r>
        <w:r w:rsidR="00520B65" w:rsidRPr="00520B65">
          <w:rPr>
            <w:rFonts w:ascii="Calibri" w:hAnsi="Calibri" w:cs="Calibri"/>
            <w:sz w:val="22"/>
            <w:rPrChange w:id="198" w:author="Clay Cressler" w:date="2020-05-22T11:20:00Z">
              <w:rPr>
                <w:rFonts w:ascii="Times New Roman" w:hAnsi="Times New Roman" w:cs="Times New Roman"/>
              </w:rPr>
            </w:rPrChange>
          </w:rPr>
          <w:t xml:space="preserve"> 2017)</w:t>
        </w:r>
      </w:ins>
      <w:ins w:id="199" w:author="Clay Cressler" w:date="2020-05-22T11:17:00Z">
        <w:r w:rsidR="00520B65">
          <w:rPr>
            <w:rFonts w:cstheme="minorHAnsi"/>
            <w:sz w:val="22"/>
            <w:szCs w:val="22"/>
          </w:rPr>
          <w:fldChar w:fldCharType="end"/>
        </w:r>
      </w:ins>
      <w:ins w:id="200" w:author="Clay Cressler" w:date="2020-05-22T11:20:00Z">
        <w:r w:rsidR="00520B65">
          <w:rPr>
            <w:rFonts w:cstheme="minorHAnsi"/>
            <w:sz w:val="22"/>
            <w:szCs w:val="22"/>
          </w:rPr>
          <w:t>.</w:t>
        </w:r>
      </w:ins>
      <w:ins w:id="201" w:author="Clay Cressler" w:date="2020-05-22T11:17:00Z">
        <w:r w:rsidR="00520B65">
          <w:rPr>
            <w:rFonts w:cstheme="minorHAnsi"/>
            <w:sz w:val="22"/>
            <w:szCs w:val="22"/>
          </w:rPr>
          <w:t xml:space="preserve"> </w:t>
        </w:r>
      </w:ins>
      <w:del w:id="202" w:author="Clay Cressler" w:date="2020-05-22T11:17:00Z">
        <w:r w:rsidRPr="00496E2D" w:rsidDel="00520B65">
          <w:rPr>
            <w:rFonts w:cstheme="minorHAnsi"/>
            <w:sz w:val="22"/>
            <w:szCs w:val="22"/>
          </w:rPr>
          <w:delText xml:space="preserve">f </w:delText>
        </w:r>
      </w:del>
      <w:del w:id="203" w:author="Clay Cressler" w:date="2020-05-22T11:20:00Z">
        <w:r w:rsidRPr="00496E2D" w:rsidDel="00520B65">
          <w:rPr>
            <w:rFonts w:cstheme="minorHAnsi"/>
            <w:sz w:val="22"/>
            <w:szCs w:val="22"/>
          </w:rPr>
          <w:delText>ecological dynamics using Gillespie’s direct method for simulating stochastic systems (</w:delText>
        </w:r>
      </w:del>
      <w:del w:id="204" w:author="Clay Cressler" w:date="2020-05-22T11:18:00Z">
        <w:r w:rsidRPr="00496E2D" w:rsidDel="00520B65">
          <w:rPr>
            <w:rFonts w:cstheme="minorHAnsi"/>
            <w:sz w:val="22"/>
            <w:szCs w:val="22"/>
          </w:rPr>
          <w:delText>Gillespie eco-evolutionary models [GEMs]</w:delText>
        </w:r>
        <w:r w:rsidR="004B7AD5" w:rsidDel="00520B65">
          <w:rPr>
            <w:rFonts w:cstheme="minorHAnsi"/>
            <w:sz w:val="22"/>
            <w:szCs w:val="22"/>
          </w:rPr>
          <w:delText xml:space="preserve">; </w:delText>
        </w:r>
        <w:r w:rsidR="004B7AD5" w:rsidDel="00520B65">
          <w:rPr>
            <w:rFonts w:cstheme="minorHAnsi"/>
            <w:sz w:val="22"/>
            <w:szCs w:val="22"/>
          </w:rPr>
          <w:fldChar w:fldCharType="begin"/>
        </w:r>
      </w:del>
      <w:del w:id="205" w:author="Clay Cressler" w:date="2020-05-22T09:11:00Z">
        <w:r w:rsidR="00EC565E" w:rsidRPr="00520B65" w:rsidDel="00B2275B">
          <w:rPr>
            <w:rFonts w:cstheme="minorHAnsi"/>
            <w:sz w:val="22"/>
            <w:szCs w:val="22"/>
          </w:rPr>
          <w:del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del w:id="206" w:author="Clay Cressler" w:date="2020-05-22T11:18:00Z">
        <w:r w:rsidR="004B7AD5" w:rsidDel="00520B65">
          <w:rPr>
            <w:rFonts w:cstheme="minorHAnsi"/>
            <w:sz w:val="22"/>
            <w:szCs w:val="22"/>
          </w:rPr>
          <w:fldChar w:fldCharType="separate"/>
        </w:r>
        <w:r w:rsidR="008E50B7" w:rsidRPr="008E50B7" w:rsidDel="00520B65">
          <w:rPr>
            <w:rFonts w:ascii="Calibri" w:hAnsi="Calibri" w:cs="Calibri"/>
            <w:sz w:val="22"/>
          </w:rPr>
          <w:delText>(DeLong &amp; Gibert 2016; DeLong &amp; Luhring 2018; DeLong &amp; Belmaker 2019)</w:delText>
        </w:r>
        <w:r w:rsidR="004B7AD5" w:rsidDel="00520B65">
          <w:rPr>
            <w:rFonts w:cstheme="minorHAnsi"/>
            <w:sz w:val="22"/>
            <w:szCs w:val="22"/>
          </w:rPr>
          <w:fldChar w:fldCharType="end"/>
        </w:r>
      </w:del>
      <w:del w:id="207" w:author="Clay Cressler" w:date="2020-05-22T11:20:00Z">
        <w:r w:rsidRPr="00496E2D" w:rsidDel="00520B65">
          <w:rPr>
            <w:rFonts w:cstheme="minorHAnsi"/>
            <w:sz w:val="22"/>
            <w:szCs w:val="22"/>
          </w:rPr>
          <w:delText xml:space="preserve">. </w:delText>
        </w:r>
      </w:del>
      <w:r w:rsidRPr="00496E2D">
        <w:rPr>
          <w:rFonts w:cstheme="minorHAnsi"/>
          <w:sz w:val="22"/>
          <w:szCs w:val="22"/>
        </w:rPr>
        <w:t xml:space="preserve">Specifically, we compare the ecological and evolutionary dynamics </w:t>
      </w:r>
      <w:r w:rsidR="00B1097E">
        <w:rPr>
          <w:rFonts w:cstheme="minorHAnsi"/>
          <w:sz w:val="22"/>
          <w:szCs w:val="22"/>
        </w:rPr>
        <w:t>produced by</w:t>
      </w:r>
      <w:r w:rsidR="00B1097E" w:rsidRPr="00496E2D">
        <w:rPr>
          <w:rFonts w:cstheme="minorHAnsi"/>
          <w:sz w:val="22"/>
          <w:szCs w:val="22"/>
        </w:rPr>
        <w:t xml:space="preserve"> </w:t>
      </w:r>
      <w:r w:rsidRPr="00496E2D">
        <w:rPr>
          <w:rFonts w:cstheme="minorHAnsi"/>
          <w:sz w:val="22"/>
          <w:szCs w:val="22"/>
        </w:rPr>
        <w:t>GEMs to deterministic expectations based on the quantitative genetics (QG) approach</w:t>
      </w:r>
      <w:r w:rsidR="00143468">
        <w:rPr>
          <w:rFonts w:cstheme="minorHAnsi"/>
          <w:sz w:val="22"/>
          <w:szCs w:val="22"/>
        </w:rPr>
        <w:t xml:space="preserve"> </w:t>
      </w:r>
      <w:r w:rsidR="00143468">
        <w:rPr>
          <w:rFonts w:cstheme="minorHAnsi"/>
          <w:sz w:val="22"/>
          <w:szCs w:val="22"/>
        </w:rPr>
        <w:fldChar w:fldCharType="begin"/>
      </w:r>
      <w:ins w:id="208" w:author="Clay Cressler" w:date="2020-05-25T15:17:00Z">
        <w:r w:rsidR="006057FC">
          <w:rPr>
            <w:rFonts w:cstheme="minorHAnsi"/>
            <w:sz w:val="22"/>
            <w:szCs w:val="22"/>
          </w:rPr>
          <w:instrText xml:space="preserve"> ADDIN ZOTERO_ITEM CSL_CITATION {"citationID":"IcvmC3P8","properties":{"formattedCitation":"(Abrams {\\i{}et al.} 1993b, a)","plainCitation":"(Abrams et al. 1993b, a)","noteIndex":0},"citationItems":[{"id":"fu1XBaw3/dwwnl6gS","uris":["http://zotero.org/users/1264037/items/8WSY6HT4"],"uri":["http://zotero.org/users/1264037/items/8WSY6HT4"],"itemData":{"id":"pks81h5p/5uHdAmNg","type":"article-journal","abstract":"SummaryWe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fu1XBaw3/nMQIPXFM","uris":["http://zotero.org/users/1264037/items/TT5HUPD3"],"uri":["http://zotero.org/users/1264037/items/TT5HUPD3"],"itemData":{"id":"pks81h5p/rfEoU4jY","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instrText>
        </w:r>
      </w:ins>
      <w:del w:id="209" w:author="Clay Cressler" w:date="2020-05-25T15:17:00Z">
        <w:r w:rsidR="00143468" w:rsidDel="006057FC">
          <w:rPr>
            <w:rFonts w:cstheme="minorHAnsi"/>
            <w:sz w:val="22"/>
            <w:szCs w:val="22"/>
          </w:rPr>
          <w:delInstrText xml:space="preserve"> ADDIN ZOTERO_ITEM CSL_CITATION {"citationID":"IcvmC3P8","properties":{"formattedCitation":"(Abrams {\\i{}et al.} 1993b, a)","plainCitation":"(Abrams et al. 1993b, a)","noteIndex":0},"citationItems":[{"id":"pks81h5p/5uHdAmNg","uris":["http://zotero.org/users/1264037/items/8WSY6HT4"],"uri":["http://zotero.org/users/1264037/items/8WSY6HT4"],"itemData":{"id":"pks81h5p/5uHdAmNg","type":"article-journal","abstract":"SummaryWe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pks81h5p/rfEoU4jY","uris":["http://zotero.org/users/1264037/items/TT5HUPD3"],"uri":["http://zotero.org/users/1264037/items/TT5HUPD3"],"itemData":{"id":"pks81h5p/rfEoU4jY","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delInstrText>
        </w:r>
      </w:del>
      <w:r w:rsidR="00143468">
        <w:rPr>
          <w:rFonts w:cstheme="minorHAnsi"/>
          <w:sz w:val="22"/>
          <w:szCs w:val="22"/>
        </w:rPr>
        <w:fldChar w:fldCharType="separate"/>
      </w:r>
      <w:r w:rsidR="00143468" w:rsidRPr="00143468">
        <w:rPr>
          <w:rFonts w:ascii="Calibri" w:hAnsi="Calibri" w:cs="Calibri"/>
          <w:sz w:val="22"/>
        </w:rPr>
        <w:t xml:space="preserve">(Abrams </w:t>
      </w:r>
      <w:r w:rsidR="00143468" w:rsidRPr="00143468">
        <w:rPr>
          <w:rFonts w:ascii="Calibri" w:hAnsi="Calibri" w:cs="Calibri"/>
          <w:i/>
          <w:iCs/>
          <w:sz w:val="22"/>
        </w:rPr>
        <w:t>et al.</w:t>
      </w:r>
      <w:r w:rsidR="00143468" w:rsidRPr="00143468">
        <w:rPr>
          <w:rFonts w:ascii="Calibri" w:hAnsi="Calibri" w:cs="Calibri"/>
          <w:sz w:val="22"/>
        </w:rPr>
        <w:t xml:space="preserve"> 1993b, a)</w:t>
      </w:r>
      <w:r w:rsidR="00143468">
        <w:rPr>
          <w:rFonts w:cstheme="minorHAnsi"/>
          <w:sz w:val="22"/>
          <w:szCs w:val="22"/>
        </w:rPr>
        <w:fldChar w:fldCharType="end"/>
      </w:r>
      <w:del w:id="210" w:author="Clay Cressler" w:date="2020-05-22T11:21:00Z">
        <w:r w:rsidRPr="00496E2D" w:rsidDel="00520B65">
          <w:rPr>
            <w:rFonts w:cstheme="minorHAnsi"/>
            <w:sz w:val="22"/>
            <w:szCs w:val="22"/>
          </w:rPr>
          <w:delText xml:space="preserve"> of Lande</w:delText>
        </w:r>
        <w:r w:rsidR="00503830" w:rsidDel="00520B65">
          <w:rPr>
            <w:rFonts w:cstheme="minorHAnsi"/>
            <w:sz w:val="22"/>
            <w:szCs w:val="22"/>
          </w:rPr>
          <w:delText xml:space="preserve"> </w:delText>
        </w:r>
        <w:r w:rsidR="00503830" w:rsidDel="00520B65">
          <w:rPr>
            <w:rFonts w:cstheme="minorHAnsi"/>
            <w:sz w:val="22"/>
            <w:szCs w:val="22"/>
          </w:rPr>
          <w:fldChar w:fldCharType="begin"/>
        </w:r>
      </w:del>
      <w:del w:id="211" w:author="Clay Cressler" w:date="2020-05-22T09:11:00Z">
        <w:r w:rsidR="00EC565E" w:rsidDel="00B2275B">
          <w:rPr>
            <w:rFonts w:cstheme="minorHAnsi"/>
            <w:sz w:val="22"/>
            <w:szCs w:val="22"/>
          </w:rPr>
          <w:delInstrText xml:space="preserve"> ADDIN ZOTERO_ITEM CSL_CITATION {"citationID":"1WfC7Eo9","properties":{"formattedCitation":"(Lande 1982)","plainCitation":"(Lande 1982)","noteIndex":0},"citationItems":[{"id":2262,"uris":["http://zotero.org/users/1264037/items/IZII2Z4R"],"uri":["http://zotero.org/users/1264037/items/IZII2Z4R"],"itemData":{"id":2262,"type":"article-journal","abstract":"Dynamic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evolution","volume":"63","author":[{"family":"Lande","given":"Russell"}],"issued":{"date-parts":[["1982",6,1]]}}}],"schema":"https://github.com/citation-style-language/schema/raw/master/csl-citation.json"} </w:delInstrText>
        </w:r>
      </w:del>
      <w:del w:id="212" w:author="Clay Cressler" w:date="2020-05-22T11:21:00Z">
        <w:r w:rsidR="00503830" w:rsidDel="00520B65">
          <w:rPr>
            <w:rFonts w:cstheme="minorHAnsi"/>
            <w:sz w:val="22"/>
            <w:szCs w:val="22"/>
          </w:rPr>
          <w:fldChar w:fldCharType="separate"/>
        </w:r>
        <w:r w:rsidR="008E50B7" w:rsidRPr="008E50B7" w:rsidDel="00520B65">
          <w:rPr>
            <w:rFonts w:ascii="Calibri" w:hAnsi="Calibri" w:cs="Calibri"/>
            <w:sz w:val="22"/>
          </w:rPr>
          <w:delText>(Lande 1982)</w:delText>
        </w:r>
        <w:r w:rsidR="00503830" w:rsidDel="00520B65">
          <w:rPr>
            <w:rFonts w:cstheme="minorHAnsi"/>
            <w:sz w:val="22"/>
            <w:szCs w:val="22"/>
          </w:rPr>
          <w:fldChar w:fldCharType="end"/>
        </w:r>
        <w:r w:rsidRPr="00496E2D" w:rsidDel="00520B65">
          <w:rPr>
            <w:rFonts w:cstheme="minorHAnsi"/>
            <w:sz w:val="22"/>
            <w:szCs w:val="22"/>
          </w:rPr>
          <w:delText xml:space="preserve"> and Abrams et al. </w:delText>
        </w:r>
        <w:r w:rsidR="00503830" w:rsidDel="00520B65">
          <w:rPr>
            <w:rFonts w:cstheme="minorHAnsi"/>
            <w:sz w:val="22"/>
            <w:szCs w:val="22"/>
          </w:rPr>
          <w:fldChar w:fldCharType="begin"/>
        </w:r>
      </w:del>
      <w:del w:id="213" w:author="Clay Cressler" w:date="2020-05-22T09:11:00Z">
        <w:r w:rsidR="00EC565E" w:rsidDel="00B2275B">
          <w:rPr>
            <w:rFonts w:cstheme="minorHAnsi"/>
            <w:sz w:val="22"/>
            <w:szCs w:val="22"/>
          </w:rPr>
          <w:delInstrText xml:space="preserve"> ADDIN ZOTERO_ITEM CSL_CITATION {"citationID":"RENCennU","properties":{"formattedCitation":"(Abrams {\\i{}et al.} 1993a)","plainCitation":"(Abrams et al. 1993a)","noteIndex":0},"citationItems":[{"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delInstrText>
        </w:r>
      </w:del>
      <w:del w:id="214" w:author="Clay Cressler" w:date="2020-05-22T11:21:00Z">
        <w:r w:rsidR="00503830" w:rsidDel="00520B65">
          <w:rPr>
            <w:rFonts w:cstheme="minorHAnsi"/>
            <w:sz w:val="22"/>
            <w:szCs w:val="22"/>
          </w:rPr>
          <w:fldChar w:fldCharType="separate"/>
        </w:r>
        <w:r w:rsidR="008E50B7" w:rsidRPr="008E50B7" w:rsidDel="00520B65">
          <w:rPr>
            <w:rFonts w:ascii="Calibri" w:hAnsi="Calibri" w:cs="Calibri"/>
            <w:sz w:val="22"/>
          </w:rPr>
          <w:delText xml:space="preserve">(Abrams </w:delText>
        </w:r>
        <w:r w:rsidR="008E50B7" w:rsidRPr="008E50B7" w:rsidDel="00520B65">
          <w:rPr>
            <w:rFonts w:ascii="Calibri" w:hAnsi="Calibri" w:cs="Calibri"/>
            <w:i/>
            <w:iCs/>
            <w:sz w:val="22"/>
          </w:rPr>
          <w:delText>et al.</w:delText>
        </w:r>
        <w:r w:rsidR="008E50B7" w:rsidRPr="008E50B7" w:rsidDel="00520B65">
          <w:rPr>
            <w:rFonts w:ascii="Calibri" w:hAnsi="Calibri" w:cs="Calibri"/>
            <w:sz w:val="22"/>
          </w:rPr>
          <w:delText xml:space="preserve"> 1993a)</w:delText>
        </w:r>
        <w:r w:rsidR="00503830" w:rsidDel="00520B65">
          <w:rPr>
            <w:rFonts w:cstheme="minorHAnsi"/>
            <w:sz w:val="22"/>
            <w:szCs w:val="22"/>
          </w:rPr>
          <w:fldChar w:fldCharType="end"/>
        </w:r>
      </w:del>
      <w:r w:rsidRPr="00496E2D">
        <w:rPr>
          <w:rFonts w:cstheme="minorHAnsi"/>
          <w:sz w:val="22"/>
          <w:szCs w:val="22"/>
        </w:rPr>
        <w:t xml:space="preserve">. Demographic stochasticity is built into the structure of the GEMs through stochasticity in the birth and death process. </w:t>
      </w:r>
      <w:ins w:id="215" w:author="Clay Cressler" w:date="2020-05-22T11:38:00Z">
        <w:r w:rsidR="00143468">
          <w:rPr>
            <w:rFonts w:cstheme="minorHAnsi"/>
            <w:sz w:val="22"/>
            <w:szCs w:val="22"/>
          </w:rPr>
          <w:t>We study the eco-evolutionary dynamics of a simple eco</w:t>
        </w:r>
      </w:ins>
      <w:ins w:id="216" w:author="Clay Cressler" w:date="2020-05-22T11:39:00Z">
        <w:r w:rsidR="00143468">
          <w:rPr>
            <w:rFonts w:cstheme="minorHAnsi"/>
            <w:sz w:val="22"/>
            <w:szCs w:val="22"/>
          </w:rPr>
          <w:t xml:space="preserve">logical model of logistic growth </w:t>
        </w:r>
      </w:ins>
      <w:del w:id="217" w:author="Clay Cressler" w:date="2020-05-22T11:38:00Z">
        <w:r w:rsidR="00143468" w:rsidDel="00143468">
          <w:rPr>
            <w:rFonts w:cstheme="minorHAnsi"/>
            <w:sz w:val="22"/>
            <w:szCs w:val="22"/>
          </w:rPr>
          <w:delText xml:space="preserve">We study the effects of stochasticity </w:delText>
        </w:r>
      </w:del>
      <w:del w:id="218" w:author="Clay Cressler" w:date="2020-05-22T11:39:00Z">
        <w:r w:rsidRPr="00496E2D" w:rsidDel="00143468">
          <w:rPr>
            <w:rFonts w:cstheme="minorHAnsi"/>
            <w:sz w:val="22"/>
            <w:szCs w:val="22"/>
          </w:rPr>
          <w:delText xml:space="preserve">Environmental stochasticity </w:delText>
        </w:r>
        <w:r w:rsidR="008066DB" w:rsidDel="00143468">
          <w:rPr>
            <w:rFonts w:cstheme="minorHAnsi"/>
            <w:sz w:val="22"/>
            <w:szCs w:val="22"/>
          </w:rPr>
          <w:delText>induced</w:delText>
        </w:r>
        <w:r w:rsidR="008066DB" w:rsidRPr="00496E2D" w:rsidDel="00143468">
          <w:rPr>
            <w:rFonts w:cstheme="minorHAnsi"/>
            <w:sz w:val="22"/>
            <w:szCs w:val="22"/>
          </w:rPr>
          <w:delText xml:space="preserve"> </w:delText>
        </w:r>
        <w:r w:rsidRPr="00496E2D" w:rsidDel="00143468">
          <w:rPr>
            <w:rFonts w:cstheme="minorHAnsi"/>
            <w:sz w:val="22"/>
            <w:szCs w:val="22"/>
          </w:rPr>
          <w:delText xml:space="preserve">transient dynamics is introduced </w:delText>
        </w:r>
      </w:del>
      <w:r w:rsidRPr="00496E2D">
        <w:rPr>
          <w:rFonts w:cstheme="minorHAnsi"/>
          <w:sz w:val="22"/>
          <w:szCs w:val="22"/>
        </w:rPr>
        <w:t xml:space="preserve">in two </w:t>
      </w:r>
      <w:del w:id="219" w:author="Clay Cressler" w:date="2020-05-22T11:39:00Z">
        <w:r w:rsidRPr="00496E2D" w:rsidDel="00143468">
          <w:rPr>
            <w:rFonts w:cstheme="minorHAnsi"/>
            <w:sz w:val="22"/>
            <w:szCs w:val="22"/>
          </w:rPr>
          <w:delText>ways</w:delText>
        </w:r>
      </w:del>
      <w:ins w:id="220" w:author="Clay Cressler" w:date="2020-05-22T11:39:00Z">
        <w:r w:rsidR="00143468">
          <w:rPr>
            <w:rFonts w:cstheme="minorHAnsi"/>
            <w:sz w:val="22"/>
            <w:szCs w:val="22"/>
          </w:rPr>
          <w:t>scenarios</w:t>
        </w:r>
      </w:ins>
      <w:r w:rsidRPr="00496E2D">
        <w:rPr>
          <w:rFonts w:cstheme="minorHAnsi"/>
          <w:sz w:val="22"/>
          <w:szCs w:val="22"/>
        </w:rPr>
        <w:t xml:space="preserve">: 1) </w:t>
      </w:r>
      <w:del w:id="221" w:author="Clay Cressler" w:date="2020-05-22T11:39:00Z">
        <w:r w:rsidRPr="00496E2D" w:rsidDel="00143468">
          <w:rPr>
            <w:rFonts w:cstheme="minorHAnsi"/>
            <w:sz w:val="22"/>
            <w:szCs w:val="22"/>
          </w:rPr>
          <w:delText xml:space="preserve">by </w:delText>
        </w:r>
      </w:del>
      <w:r w:rsidRPr="00496E2D">
        <w:rPr>
          <w:rFonts w:cstheme="minorHAnsi"/>
          <w:sz w:val="22"/>
          <w:szCs w:val="22"/>
        </w:rPr>
        <w:t>varying the location of the ecological equilibrium (i.e., carrying capacity)</w:t>
      </w:r>
      <w:r w:rsidR="007A428E">
        <w:rPr>
          <w:rFonts w:cstheme="minorHAnsi"/>
          <w:sz w:val="22"/>
          <w:szCs w:val="22"/>
        </w:rPr>
        <w:t xml:space="preserve"> </w:t>
      </w:r>
      <w:del w:id="222" w:author="Clay Cressler" w:date="2020-05-22T11:39:00Z">
        <w:r w:rsidR="007A428E" w:rsidDel="00143468">
          <w:rPr>
            <w:rFonts w:cstheme="minorHAnsi"/>
            <w:sz w:val="22"/>
            <w:szCs w:val="22"/>
          </w:rPr>
          <w:delText>but keeping the starting conditions the same, we vary the relative magnitude of the initial conditions effect</w:delText>
        </w:r>
        <w:r w:rsidRPr="00496E2D" w:rsidDel="00143468">
          <w:rPr>
            <w:rFonts w:cstheme="minorHAnsi"/>
            <w:sz w:val="22"/>
            <w:szCs w:val="22"/>
          </w:rPr>
          <w:delText>, and 2</w:delText>
        </w:r>
      </w:del>
      <w:ins w:id="223" w:author="Clay Cressler" w:date="2020-05-22T11:39:00Z">
        <w:r w:rsidR="00143468">
          <w:rPr>
            <w:rFonts w:cstheme="minorHAnsi"/>
            <w:sz w:val="22"/>
            <w:szCs w:val="22"/>
          </w:rPr>
          <w:t>and 2</w:t>
        </w:r>
      </w:ins>
      <w:r w:rsidRPr="00496E2D">
        <w:rPr>
          <w:rFonts w:cstheme="minorHAnsi"/>
          <w:sz w:val="22"/>
          <w:szCs w:val="22"/>
        </w:rPr>
        <w:t xml:space="preserve">) </w:t>
      </w:r>
      <w:del w:id="224" w:author="Clay Cressler" w:date="2020-05-22T11:39:00Z">
        <w:r w:rsidRPr="00496E2D" w:rsidDel="00143468">
          <w:rPr>
            <w:rFonts w:cstheme="minorHAnsi"/>
            <w:sz w:val="22"/>
            <w:szCs w:val="22"/>
          </w:rPr>
          <w:delText xml:space="preserve">by </w:delText>
        </w:r>
      </w:del>
      <w:r w:rsidRPr="00496E2D">
        <w:rPr>
          <w:rFonts w:cstheme="minorHAnsi"/>
          <w:sz w:val="22"/>
          <w:szCs w:val="22"/>
        </w:rPr>
        <w:t xml:space="preserve">introducing </w:t>
      </w:r>
      <w:del w:id="225" w:author="Clay Cressler" w:date="2020-05-22T11:40:00Z">
        <w:r w:rsidRPr="00496E2D" w:rsidDel="00143468">
          <w:rPr>
            <w:rFonts w:cstheme="minorHAnsi"/>
            <w:sz w:val="22"/>
            <w:szCs w:val="22"/>
          </w:rPr>
          <w:delText xml:space="preserve">a </w:delText>
        </w:r>
      </w:del>
      <w:r w:rsidRPr="00496E2D">
        <w:rPr>
          <w:rFonts w:cstheme="minorHAnsi"/>
          <w:sz w:val="22"/>
          <w:szCs w:val="22"/>
        </w:rPr>
        <w:t>cull</w:t>
      </w:r>
      <w:ins w:id="226" w:author="Clay Cressler" w:date="2020-05-22T11:40:00Z">
        <w:r w:rsidR="00143468">
          <w:rPr>
            <w:rFonts w:cstheme="minorHAnsi"/>
            <w:sz w:val="22"/>
            <w:szCs w:val="22"/>
          </w:rPr>
          <w:t>ing that is unrelated to an individual’s traits.</w:t>
        </w:r>
      </w:ins>
      <w:r w:rsidRPr="00496E2D">
        <w:rPr>
          <w:rFonts w:cstheme="minorHAnsi"/>
          <w:sz w:val="22"/>
          <w:szCs w:val="22"/>
        </w:rPr>
        <w:t xml:space="preserve"> </w:t>
      </w:r>
      <w:del w:id="227" w:author="Clay Cressler" w:date="2020-05-22T11:40:00Z">
        <w:r w:rsidRPr="00496E2D" w:rsidDel="00143468">
          <w:rPr>
            <w:rFonts w:cstheme="minorHAnsi"/>
            <w:sz w:val="22"/>
            <w:szCs w:val="22"/>
          </w:rPr>
          <w:delText xml:space="preserve">to maintain populations below their equilibrium. </w:delText>
        </w:r>
      </w:del>
      <w:r w:rsidRPr="00496E2D">
        <w:rPr>
          <w:rFonts w:cstheme="minorHAnsi"/>
          <w:sz w:val="22"/>
          <w:szCs w:val="22"/>
        </w:rPr>
        <w:t xml:space="preserve">We show that </w:t>
      </w:r>
      <w:ins w:id="228" w:author="Clay Cressler" w:date="2020-05-22T11:40:00Z">
        <w:r w:rsidR="00143468">
          <w:rPr>
            <w:rFonts w:cstheme="minorHAnsi"/>
            <w:sz w:val="22"/>
            <w:szCs w:val="22"/>
          </w:rPr>
          <w:t xml:space="preserve">demographic </w:t>
        </w:r>
      </w:ins>
      <w:r w:rsidRPr="00496E2D">
        <w:rPr>
          <w:rFonts w:cstheme="minorHAnsi"/>
          <w:sz w:val="22"/>
          <w:szCs w:val="22"/>
        </w:rPr>
        <w:t>stochasticity</w:t>
      </w:r>
      <w:r w:rsidR="0000698A">
        <w:rPr>
          <w:rFonts w:cstheme="minorHAnsi"/>
          <w:sz w:val="22"/>
          <w:szCs w:val="22"/>
        </w:rPr>
        <w:t xml:space="preserve"> </w:t>
      </w:r>
      <w:del w:id="229" w:author="Clay Cressler" w:date="2020-05-22T11:40:00Z">
        <w:r w:rsidR="0000698A" w:rsidDel="00143468">
          <w:rPr>
            <w:rFonts w:cstheme="minorHAnsi"/>
            <w:sz w:val="22"/>
            <w:szCs w:val="22"/>
          </w:rPr>
          <w:delText>often</w:delText>
        </w:r>
      </w:del>
      <w:ins w:id="230" w:author="Clay Cressler" w:date="2020-05-22T11:41:00Z">
        <w:r w:rsidR="00143468">
          <w:rPr>
            <w:rFonts w:cstheme="minorHAnsi"/>
            <w:sz w:val="22"/>
            <w:szCs w:val="22"/>
          </w:rPr>
          <w:t>often</w:t>
        </w:r>
      </w:ins>
      <w:r w:rsidRPr="00496E2D">
        <w:rPr>
          <w:rFonts w:cstheme="minorHAnsi"/>
          <w:sz w:val="22"/>
          <w:szCs w:val="22"/>
        </w:rPr>
        <w:t xml:space="preserve"> </w:t>
      </w:r>
      <w:del w:id="231" w:author="Clay Cressler" w:date="2020-05-22T11:40:00Z">
        <w:r w:rsidRPr="00496E2D" w:rsidDel="00143468">
          <w:rPr>
            <w:rFonts w:cstheme="minorHAnsi"/>
            <w:sz w:val="22"/>
            <w:szCs w:val="22"/>
          </w:rPr>
          <w:delText>limit</w:delText>
        </w:r>
        <w:r w:rsidR="00EA264E" w:rsidDel="00143468">
          <w:rPr>
            <w:rFonts w:cstheme="minorHAnsi"/>
            <w:sz w:val="22"/>
            <w:szCs w:val="22"/>
          </w:rPr>
          <w:delText>s</w:delText>
        </w:r>
        <w:r w:rsidRPr="00496E2D" w:rsidDel="00143468">
          <w:rPr>
            <w:rFonts w:cstheme="minorHAnsi"/>
            <w:sz w:val="22"/>
            <w:szCs w:val="22"/>
          </w:rPr>
          <w:delText xml:space="preserve"> a</w:delText>
        </w:r>
      </w:del>
      <w:del w:id="232" w:author="Clay Cressler" w:date="2020-05-22T11:41:00Z">
        <w:r w:rsidRPr="00496E2D" w:rsidDel="00143468">
          <w:rPr>
            <w:rFonts w:cstheme="minorHAnsi"/>
            <w:sz w:val="22"/>
            <w:szCs w:val="22"/>
          </w:rPr>
          <w:delText xml:space="preserve">daptation, </w:delText>
        </w:r>
      </w:del>
      <w:r w:rsidRPr="00496E2D">
        <w:rPr>
          <w:rFonts w:cstheme="minorHAnsi"/>
          <w:sz w:val="22"/>
          <w:szCs w:val="22"/>
        </w:rPr>
        <w:t>prevent</w:t>
      </w:r>
      <w:del w:id="233" w:author="Clay Cressler" w:date="2020-05-22T11:41:00Z">
        <w:r w:rsidRPr="00496E2D" w:rsidDel="00143468">
          <w:rPr>
            <w:rFonts w:cstheme="minorHAnsi"/>
            <w:sz w:val="22"/>
            <w:szCs w:val="22"/>
          </w:rPr>
          <w:delText>ing</w:delText>
        </w:r>
      </w:del>
      <w:ins w:id="234" w:author="Clay Cressler" w:date="2020-05-22T11:41:00Z">
        <w:r w:rsidR="00143468">
          <w:rPr>
            <w:rFonts w:cstheme="minorHAnsi"/>
            <w:sz w:val="22"/>
            <w:szCs w:val="22"/>
          </w:rPr>
          <w:t>s</w:t>
        </w:r>
      </w:ins>
      <w:r w:rsidRPr="00496E2D">
        <w:rPr>
          <w:rFonts w:cstheme="minorHAnsi"/>
          <w:sz w:val="22"/>
          <w:szCs w:val="22"/>
        </w:rPr>
        <w:t xml:space="preserve"> populations from reaching the expected evolutionary </w:t>
      </w:r>
      <w:del w:id="235" w:author="Clay Cressler" w:date="2020-05-22T11:41:00Z">
        <w:r w:rsidRPr="00496E2D" w:rsidDel="00143468">
          <w:rPr>
            <w:rFonts w:cstheme="minorHAnsi"/>
            <w:sz w:val="22"/>
            <w:szCs w:val="22"/>
          </w:rPr>
          <w:delText>optimum,</w:delText>
        </w:r>
      </w:del>
      <w:ins w:id="236" w:author="Clay Cressler" w:date="2020-05-22T11:41:00Z">
        <w:r w:rsidR="00143468">
          <w:rPr>
            <w:rFonts w:cstheme="minorHAnsi"/>
            <w:sz w:val="22"/>
            <w:szCs w:val="22"/>
          </w:rPr>
          <w:t>equilibrium,</w:t>
        </w:r>
      </w:ins>
      <w:r w:rsidRPr="00496E2D">
        <w:rPr>
          <w:rFonts w:cstheme="minorHAnsi"/>
          <w:sz w:val="22"/>
          <w:szCs w:val="22"/>
        </w:rPr>
        <w:t xml:space="preserve"> but </w:t>
      </w:r>
      <w:r w:rsidR="00EA264E">
        <w:rPr>
          <w:rFonts w:cstheme="minorHAnsi"/>
          <w:sz w:val="22"/>
          <w:szCs w:val="22"/>
        </w:rPr>
        <w:t xml:space="preserve">we </w:t>
      </w:r>
      <w:r w:rsidRPr="00496E2D">
        <w:rPr>
          <w:rFonts w:cstheme="minorHAnsi"/>
          <w:sz w:val="22"/>
          <w:szCs w:val="22"/>
        </w:rPr>
        <w:t>find that</w:t>
      </w:r>
      <w:r w:rsidR="0000698A">
        <w:rPr>
          <w:rFonts w:cstheme="minorHAnsi"/>
          <w:sz w:val="22"/>
          <w:szCs w:val="22"/>
        </w:rPr>
        <w:t>, just as often,</w:t>
      </w:r>
      <w:r w:rsidRPr="00496E2D">
        <w:rPr>
          <w:rFonts w:cstheme="minorHAnsi"/>
          <w:sz w:val="22"/>
          <w:szCs w:val="22"/>
        </w:rPr>
        <w:t xml:space="preserve"> the realized evolutionary outcome can still be understood using the deterministic equations. In particular, we show that stochasticity can trap populations at “transient evolutionary attractors” (TEAs)</w:t>
      </w:r>
      <w:ins w:id="237" w:author="John DeLong" w:date="2020-03-26T11:10:00Z">
        <w:r w:rsidR="0097341D">
          <w:rPr>
            <w:rFonts w:cstheme="minorHAnsi"/>
            <w:sz w:val="22"/>
            <w:szCs w:val="22"/>
          </w:rPr>
          <w:t xml:space="preserve">, which we define as </w:t>
        </w:r>
      </w:ins>
      <w:ins w:id="238" w:author="John DeLong" w:date="2020-03-26T11:11:00Z">
        <w:r w:rsidR="0097341D">
          <w:rPr>
            <w:rFonts w:cstheme="minorHAnsi"/>
            <w:sz w:val="22"/>
            <w:szCs w:val="22"/>
          </w:rPr>
          <w:t xml:space="preserve">density-dependent </w:t>
        </w:r>
      </w:ins>
      <w:ins w:id="239" w:author="John DeLong" w:date="2020-03-26T11:10:00Z">
        <w:r w:rsidR="0097341D">
          <w:rPr>
            <w:rFonts w:cstheme="minorHAnsi"/>
            <w:sz w:val="22"/>
            <w:szCs w:val="22"/>
          </w:rPr>
          <w:t xml:space="preserve">fitness optima that </w:t>
        </w:r>
      </w:ins>
      <w:ins w:id="240" w:author="John DeLong" w:date="2020-03-26T11:11:00Z">
        <w:r w:rsidR="0097341D">
          <w:rPr>
            <w:rFonts w:cstheme="minorHAnsi"/>
            <w:sz w:val="22"/>
            <w:szCs w:val="22"/>
          </w:rPr>
          <w:t>are temporary because they chan</w:t>
        </w:r>
      </w:ins>
      <w:ins w:id="241" w:author="John DeLong" w:date="2020-03-26T11:15:00Z">
        <w:r w:rsidR="0097341D">
          <w:rPr>
            <w:rFonts w:cstheme="minorHAnsi"/>
            <w:sz w:val="22"/>
            <w:szCs w:val="22"/>
          </w:rPr>
          <w:t>g</w:t>
        </w:r>
      </w:ins>
      <w:ins w:id="242" w:author="John DeLong" w:date="2020-03-26T11:11:00Z">
        <w:r w:rsidR="0097341D">
          <w:rPr>
            <w:rFonts w:cstheme="minorHAnsi"/>
            <w:sz w:val="22"/>
            <w:szCs w:val="22"/>
          </w:rPr>
          <w:t>e location as the population grows or declines</w:t>
        </w:r>
      </w:ins>
      <w:r w:rsidRPr="00496E2D">
        <w:rPr>
          <w:rFonts w:cstheme="minorHAnsi"/>
          <w:sz w:val="22"/>
          <w:szCs w:val="22"/>
        </w:rPr>
        <w:t xml:space="preserve">. These TEAs represent peaks on an adaptive landscape that </w:t>
      </w:r>
      <w:del w:id="243" w:author="John DeLong" w:date="2020-03-26T11:15:00Z">
        <w:r w:rsidRPr="00496E2D" w:rsidDel="0097341D">
          <w:rPr>
            <w:rFonts w:cstheme="minorHAnsi"/>
            <w:sz w:val="22"/>
            <w:szCs w:val="22"/>
          </w:rPr>
          <w:delText xml:space="preserve">is </w:delText>
        </w:r>
      </w:del>
      <w:ins w:id="244" w:author="John DeLong" w:date="2020-03-26T11:15:00Z">
        <w:r w:rsidR="0097341D">
          <w:rPr>
            <w:rFonts w:cstheme="minorHAnsi"/>
            <w:sz w:val="22"/>
            <w:szCs w:val="22"/>
          </w:rPr>
          <w:t>are</w:t>
        </w:r>
        <w:r w:rsidR="0097341D" w:rsidRPr="00496E2D">
          <w:rPr>
            <w:rFonts w:cstheme="minorHAnsi"/>
            <w:sz w:val="22"/>
            <w:szCs w:val="22"/>
          </w:rPr>
          <w:t xml:space="preserve"> </w:t>
        </w:r>
      </w:ins>
      <w:r w:rsidRPr="00496E2D">
        <w:rPr>
          <w:rFonts w:cstheme="minorHAnsi"/>
          <w:sz w:val="22"/>
          <w:szCs w:val="22"/>
        </w:rPr>
        <w:t>not identical to the deterministic expectation</w:t>
      </w:r>
      <w:ins w:id="245" w:author="John DeLong" w:date="2020-03-26T11:15:00Z">
        <w:r w:rsidR="0097341D">
          <w:rPr>
            <w:rFonts w:cstheme="minorHAnsi"/>
            <w:sz w:val="22"/>
            <w:szCs w:val="22"/>
          </w:rPr>
          <w:t xml:space="preserve"> generated for equilibrium conditions</w:t>
        </w:r>
      </w:ins>
      <w:r w:rsidRPr="00496E2D">
        <w:rPr>
          <w:rFonts w:cstheme="minorHAnsi"/>
          <w:sz w:val="22"/>
          <w:szCs w:val="22"/>
        </w:rPr>
        <w:t xml:space="preserve">. </w:t>
      </w:r>
      <w:r w:rsidR="00EA264E">
        <w:rPr>
          <w:rFonts w:cstheme="minorHAnsi"/>
          <w:sz w:val="22"/>
          <w:szCs w:val="22"/>
        </w:rPr>
        <w:t>W</w:t>
      </w:r>
      <w:r w:rsidR="00B1097E">
        <w:rPr>
          <w:rFonts w:cstheme="minorHAnsi"/>
          <w:sz w:val="22"/>
          <w:szCs w:val="22"/>
        </w:rPr>
        <w:t xml:space="preserve">e suggest </w:t>
      </w:r>
      <w:r w:rsidRPr="00496E2D">
        <w:rPr>
          <w:rFonts w:cstheme="minorHAnsi"/>
          <w:sz w:val="22"/>
          <w:szCs w:val="22"/>
        </w:rPr>
        <w:t>that these TEAs may play an important role driving evolutionary dynamics</w:t>
      </w:r>
      <w:r w:rsidR="00B1097E">
        <w:rPr>
          <w:rFonts w:cstheme="minorHAnsi"/>
          <w:sz w:val="22"/>
          <w:szCs w:val="22"/>
        </w:rPr>
        <w:t xml:space="preserve"> in many natural systems</w:t>
      </w:r>
      <w:r w:rsidR="00EA264E">
        <w:rPr>
          <w:rFonts w:cstheme="minorHAnsi"/>
          <w:sz w:val="22"/>
          <w:szCs w:val="22"/>
        </w:rPr>
        <w:t xml:space="preserve">, and more generally, </w:t>
      </w:r>
      <w:r w:rsidRPr="00496E2D">
        <w:rPr>
          <w:rFonts w:cstheme="minorHAnsi"/>
          <w:sz w:val="22"/>
          <w:szCs w:val="22"/>
        </w:rPr>
        <w:t>that understanding transient evolutionary phenomenon may provide new insights into how populations evolve.</w:t>
      </w:r>
    </w:p>
    <w:p w14:paraId="18E79CA3" w14:textId="6816A198" w:rsidR="00FB13B8" w:rsidRPr="00496E2D" w:rsidRDefault="00644808" w:rsidP="00503830">
      <w:pPr>
        <w:spacing w:after="0" w:line="480" w:lineRule="auto"/>
        <w:contextualSpacing/>
        <w:rPr>
          <w:rFonts w:cstheme="minorHAnsi"/>
          <w:b/>
          <w:bCs/>
          <w:sz w:val="22"/>
          <w:szCs w:val="22"/>
        </w:rPr>
      </w:pPr>
      <w:r w:rsidRPr="00496E2D">
        <w:rPr>
          <w:rFonts w:cstheme="minorHAnsi"/>
          <w:b/>
          <w:bCs/>
          <w:sz w:val="22"/>
          <w:szCs w:val="22"/>
        </w:rPr>
        <w:lastRenderedPageBreak/>
        <w:t>M</w:t>
      </w:r>
      <w:r w:rsidR="001D0241">
        <w:rPr>
          <w:rFonts w:cstheme="minorHAnsi"/>
          <w:b/>
          <w:bCs/>
          <w:sz w:val="22"/>
          <w:szCs w:val="22"/>
        </w:rPr>
        <w:t>aterial and m</w:t>
      </w:r>
      <w:r w:rsidRPr="00496E2D">
        <w:rPr>
          <w:rFonts w:cstheme="minorHAnsi"/>
          <w:b/>
          <w:bCs/>
          <w:sz w:val="22"/>
          <w:szCs w:val="22"/>
        </w:rPr>
        <w:t>ethods</w:t>
      </w:r>
    </w:p>
    <w:p w14:paraId="59FAC8ED" w14:textId="310B2697" w:rsidR="0097517E" w:rsidRDefault="00644808" w:rsidP="00503830">
      <w:pPr>
        <w:spacing w:after="0" w:line="480" w:lineRule="auto"/>
        <w:contextualSpacing/>
        <w:rPr>
          <w:ins w:id="246" w:author="Clay Cressler" w:date="2020-05-22T13:42:00Z"/>
          <w:rFonts w:cstheme="minorHAnsi"/>
          <w:sz w:val="22"/>
          <w:szCs w:val="22"/>
        </w:rPr>
      </w:pPr>
      <w:r w:rsidRPr="00496E2D">
        <w:rPr>
          <w:rFonts w:cstheme="minorHAnsi"/>
          <w:i/>
          <w:iCs/>
          <w:sz w:val="22"/>
          <w:szCs w:val="22"/>
        </w:rPr>
        <w:t xml:space="preserve">Deterministic eco-evolutionary dynamics: </w:t>
      </w:r>
      <w:del w:id="247" w:author="Clay Cressler" w:date="2020-05-22T11:42:00Z">
        <w:r w:rsidRPr="00496E2D" w:rsidDel="00143468">
          <w:rPr>
            <w:rFonts w:cstheme="minorHAnsi"/>
            <w:sz w:val="22"/>
            <w:szCs w:val="22"/>
          </w:rPr>
          <w:delText>Lande</w:delText>
        </w:r>
        <w:r w:rsidR="00503830" w:rsidDel="00143468">
          <w:rPr>
            <w:rFonts w:cstheme="minorHAnsi"/>
            <w:sz w:val="22"/>
            <w:szCs w:val="22"/>
          </w:rPr>
          <w:delText xml:space="preserve"> </w:delText>
        </w:r>
        <w:r w:rsidR="00503830" w:rsidDel="00143468">
          <w:rPr>
            <w:rFonts w:cstheme="minorHAnsi"/>
            <w:sz w:val="22"/>
            <w:szCs w:val="22"/>
          </w:rPr>
          <w:fldChar w:fldCharType="begin"/>
        </w:r>
      </w:del>
      <w:del w:id="248" w:author="Clay Cressler" w:date="2020-05-22T09:11:00Z">
        <w:r w:rsidR="00EC565E" w:rsidDel="00B2275B">
          <w:rPr>
            <w:rFonts w:cstheme="minorHAnsi"/>
            <w:sz w:val="22"/>
            <w:szCs w:val="22"/>
          </w:rPr>
          <w:delInstrText xml:space="preserve"> ADDIN ZOTERO_ITEM CSL_CITATION {"citationID":"g8WK68Or","properties":{"formattedCitation":"(Lande 1976, 1982)","plainCitation":"(Lande 1976, 1982)","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evolution","volume":"63","author":[{"family":"Lande","given":"Russell"}],"issued":{"date-parts":[["1982",6,1]]}}}],"schema":"https://github.com/citation-style-language/schema/raw/master/csl-citation.json"} </w:delInstrText>
        </w:r>
      </w:del>
      <w:del w:id="249" w:author="Clay Cressler" w:date="2020-05-22T11:42:00Z">
        <w:r w:rsidR="00503830" w:rsidDel="00143468">
          <w:rPr>
            <w:rFonts w:cstheme="minorHAnsi"/>
            <w:sz w:val="22"/>
            <w:szCs w:val="22"/>
          </w:rPr>
          <w:fldChar w:fldCharType="separate"/>
        </w:r>
        <w:r w:rsidR="008E50B7" w:rsidRPr="008E50B7" w:rsidDel="00143468">
          <w:rPr>
            <w:rFonts w:ascii="Calibri" w:hAnsi="Calibri" w:cs="Calibri"/>
            <w:sz w:val="22"/>
          </w:rPr>
          <w:delText>(Lande 1976, 1982)</w:delText>
        </w:r>
        <w:r w:rsidR="00503830" w:rsidDel="00143468">
          <w:rPr>
            <w:rFonts w:cstheme="minorHAnsi"/>
            <w:sz w:val="22"/>
            <w:szCs w:val="22"/>
          </w:rPr>
          <w:fldChar w:fldCharType="end"/>
        </w:r>
        <w:r w:rsidRPr="00496E2D" w:rsidDel="00143468">
          <w:rPr>
            <w:rFonts w:cstheme="minorHAnsi"/>
            <w:sz w:val="22"/>
            <w:szCs w:val="22"/>
          </w:rPr>
          <w:delText xml:space="preserve"> derived an expression for the dynamics of trait change from classical quantitative genetics, showing that the average trait in a population changes at a rate that is proportional to the gradient of fitness with respect to the trait. This</w:delText>
        </w:r>
      </w:del>
      <w:ins w:id="250" w:author="Clay Cressler" w:date="2020-05-22T11:42:00Z">
        <w:r w:rsidR="00143468">
          <w:rPr>
            <w:rFonts w:cstheme="minorHAnsi"/>
            <w:sz w:val="22"/>
            <w:szCs w:val="22"/>
          </w:rPr>
          <w:t>The quantitative genetics</w:t>
        </w:r>
      </w:ins>
      <w:r w:rsidRPr="00496E2D">
        <w:rPr>
          <w:rFonts w:cstheme="minorHAnsi"/>
          <w:sz w:val="22"/>
          <w:szCs w:val="22"/>
        </w:rPr>
        <w:t xml:space="preserve"> approach</w:t>
      </w:r>
      <w:ins w:id="251" w:author="Clay Cressler" w:date="2020-05-22T11:43:00Z">
        <w:r w:rsidR="00143468">
          <w:rPr>
            <w:rFonts w:cstheme="minorHAnsi"/>
            <w:sz w:val="22"/>
            <w:szCs w:val="22"/>
          </w:rPr>
          <w:t xml:space="preserve"> to modeling eco-evolutionary dynamics </w:t>
        </w:r>
      </w:ins>
      <w:del w:id="252" w:author="Clay Cressler" w:date="2020-05-22T11:43:00Z">
        <w:r w:rsidRPr="00496E2D" w:rsidDel="00143468">
          <w:rPr>
            <w:rFonts w:cstheme="minorHAnsi"/>
            <w:sz w:val="22"/>
            <w:szCs w:val="22"/>
          </w:rPr>
          <w:delText xml:space="preserve"> was generalized to allow for ecological interactions to shape </w:delText>
        </w:r>
      </w:del>
      <w:ins w:id="253" w:author="Clay Cressler" w:date="2020-05-22T11:43:00Z">
        <w:r w:rsidR="00143468">
          <w:rPr>
            <w:rFonts w:cstheme="minorHAnsi"/>
            <w:sz w:val="22"/>
            <w:szCs w:val="22"/>
          </w:rPr>
          <w:t xml:space="preserve">allows for ecological and evolutionary dynamics to occur on similar timescales </w:t>
        </w:r>
        <w:r w:rsidR="00143468">
          <w:rPr>
            <w:rFonts w:cstheme="minorHAnsi"/>
            <w:sz w:val="22"/>
            <w:szCs w:val="22"/>
          </w:rPr>
          <w:fldChar w:fldCharType="begin"/>
        </w:r>
      </w:ins>
      <w:ins w:id="254" w:author="Clay Cressler" w:date="2020-05-25T15:17:00Z">
        <w:r w:rsidR="006057FC">
          <w:rPr>
            <w:rFonts w:cstheme="minorHAnsi"/>
            <w:sz w:val="22"/>
            <w:szCs w:val="22"/>
          </w:rPr>
          <w:instrText xml:space="preserve"> ADDIN ZOTERO_ITEM CSL_CITATION {"citationID":"3kgrou1e","properties":{"formattedCitation":"(Abrams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r w:rsidR="00143468">
        <w:rPr>
          <w:rFonts w:cstheme="minorHAnsi"/>
          <w:sz w:val="22"/>
          <w:szCs w:val="22"/>
        </w:rPr>
        <w:fldChar w:fldCharType="separate"/>
      </w:r>
      <w:ins w:id="255" w:author="Clay Cressler" w:date="2020-05-22T11:44:00Z">
        <w:r w:rsidR="00143468" w:rsidRPr="00143468">
          <w:rPr>
            <w:rFonts w:ascii="Calibri" w:hAnsi="Calibri" w:cs="Calibri"/>
            <w:sz w:val="22"/>
            <w:rPrChange w:id="256" w:author="Clay Cressler" w:date="2020-05-22T11:44:00Z">
              <w:rPr/>
            </w:rPrChange>
          </w:rPr>
          <w:t>(Abrams 2001)</w:t>
        </w:r>
      </w:ins>
      <w:ins w:id="257" w:author="Clay Cressler" w:date="2020-05-22T11:43:00Z">
        <w:r w:rsidR="00143468">
          <w:rPr>
            <w:rFonts w:cstheme="minorHAnsi"/>
            <w:sz w:val="22"/>
            <w:szCs w:val="22"/>
          </w:rPr>
          <w:fldChar w:fldCharType="end"/>
        </w:r>
      </w:ins>
      <w:ins w:id="258" w:author="Clay Cressler" w:date="2020-05-22T11:44:00Z">
        <w:r w:rsidR="00143468">
          <w:rPr>
            <w:rFonts w:cstheme="minorHAnsi"/>
            <w:sz w:val="22"/>
            <w:szCs w:val="22"/>
          </w:rPr>
          <w:t xml:space="preserve">; this approach </w:t>
        </w:r>
      </w:ins>
      <w:ins w:id="259" w:author="Clay Cressler" w:date="2020-05-22T11:49:00Z">
        <w:r w:rsidR="004A5C94">
          <w:rPr>
            <w:rFonts w:cstheme="minorHAnsi"/>
            <w:sz w:val="22"/>
            <w:szCs w:val="22"/>
          </w:rPr>
          <w:t>derives</w:t>
        </w:r>
      </w:ins>
      <w:ins w:id="260" w:author="Clay Cressler" w:date="2020-05-22T11:43:00Z">
        <w:r w:rsidR="00143468">
          <w:rPr>
            <w:rFonts w:cstheme="minorHAnsi"/>
            <w:sz w:val="22"/>
            <w:szCs w:val="22"/>
          </w:rPr>
          <w:t xml:space="preserve"> </w:t>
        </w:r>
      </w:ins>
      <w:r w:rsidRPr="00496E2D">
        <w:rPr>
          <w:rFonts w:cstheme="minorHAnsi"/>
          <w:sz w:val="22"/>
          <w:szCs w:val="22"/>
        </w:rPr>
        <w:t>the fitness gradient</w:t>
      </w:r>
      <w:ins w:id="261" w:author="Clay Cressler" w:date="2020-05-22T11:49:00Z">
        <w:r w:rsidR="004A5C94">
          <w:rPr>
            <w:rFonts w:cstheme="minorHAnsi"/>
            <w:sz w:val="22"/>
            <w:szCs w:val="22"/>
          </w:rPr>
          <w:t xml:space="preserve"> </w:t>
        </w:r>
      </w:ins>
      <w:ins w:id="262" w:author="Clay Cressler" w:date="2020-05-22T11:50:00Z">
        <w:r w:rsidR="004A5C94">
          <w:rPr>
            <w:rFonts w:cstheme="minorHAnsi"/>
            <w:sz w:val="22"/>
            <w:szCs w:val="22"/>
          </w:rPr>
          <w:t xml:space="preserve">equation </w:t>
        </w:r>
      </w:ins>
      <w:ins w:id="263" w:author="Clay Cressler" w:date="2020-05-22T11:51:00Z">
        <w:r w:rsidR="004A5C94">
          <w:rPr>
            <w:rFonts w:cstheme="minorHAnsi"/>
            <w:sz w:val="22"/>
            <w:szCs w:val="22"/>
          </w:rPr>
          <w:t>as an approximation</w:t>
        </w:r>
      </w:ins>
      <w:ins w:id="264" w:author="Clay Cressler" w:date="2020-05-22T11:50:00Z">
        <w:r w:rsidR="004A5C94">
          <w:rPr>
            <w:rFonts w:cstheme="minorHAnsi"/>
            <w:sz w:val="22"/>
            <w:szCs w:val="22"/>
          </w:rPr>
          <w:t xml:space="preserve"> of </w:t>
        </w:r>
      </w:ins>
      <w:ins w:id="265" w:author="Clay Cressler" w:date="2020-05-22T11:51:00Z">
        <w:r w:rsidR="004A5C94">
          <w:rPr>
            <w:rFonts w:cstheme="minorHAnsi"/>
            <w:sz w:val="22"/>
            <w:szCs w:val="22"/>
          </w:rPr>
          <w:t xml:space="preserve">the </w:t>
        </w:r>
      </w:ins>
      <w:ins w:id="266" w:author="Clay Cressler" w:date="2020-05-22T11:50:00Z">
        <w:r w:rsidR="004A5C94">
          <w:rPr>
            <w:rFonts w:cstheme="minorHAnsi"/>
            <w:sz w:val="22"/>
            <w:szCs w:val="22"/>
          </w:rPr>
          <w:t>quantitative genetics equations</w:t>
        </w:r>
      </w:ins>
      <w:ins w:id="267" w:author="Clay Cressler" w:date="2020-05-22T11:51:00Z">
        <w:r w:rsidR="004A5C94">
          <w:rPr>
            <w:rFonts w:cstheme="minorHAnsi"/>
            <w:sz w:val="22"/>
            <w:szCs w:val="22"/>
          </w:rPr>
          <w:t xml:space="preserve"> of </w:t>
        </w:r>
        <w:proofErr w:type="spellStart"/>
        <w:r w:rsidR="004A5C94">
          <w:rPr>
            <w:rFonts w:cstheme="minorHAnsi"/>
            <w:sz w:val="22"/>
            <w:szCs w:val="22"/>
          </w:rPr>
          <w:t>Lande</w:t>
        </w:r>
        <w:proofErr w:type="spellEnd"/>
        <w:r w:rsidR="004A5C94">
          <w:rPr>
            <w:rFonts w:cstheme="minorHAnsi"/>
            <w:sz w:val="22"/>
            <w:szCs w:val="22"/>
          </w:rPr>
          <w:t xml:space="preserve"> (1976) that holds assuming</w:t>
        </w:r>
      </w:ins>
      <w:ins w:id="268" w:author="Clay Cressler" w:date="2020-05-22T13:41:00Z">
        <w:r w:rsidR="0097517E">
          <w:rPr>
            <w:rFonts w:cstheme="minorHAnsi"/>
            <w:sz w:val="22"/>
            <w:szCs w:val="22"/>
          </w:rPr>
          <w:t xml:space="preserve"> that the </w:t>
        </w:r>
      </w:ins>
      <w:ins w:id="269" w:author="Clay Cressler" w:date="2020-05-22T13:42:00Z">
        <w:r w:rsidR="0097517E">
          <w:rPr>
            <w:rFonts w:cstheme="minorHAnsi"/>
            <w:sz w:val="22"/>
            <w:szCs w:val="22"/>
          </w:rPr>
          <w:t>trait distribution is unimodal and that the variance in fitness is greater than the variance in the trait</w:t>
        </w:r>
      </w:ins>
      <w:r w:rsidR="00496E2D" w:rsidRPr="00496E2D">
        <w:rPr>
          <w:rFonts w:cstheme="minorHAnsi"/>
          <w:sz w:val="22"/>
          <w:szCs w:val="22"/>
        </w:rPr>
        <w:t xml:space="preserve"> </w:t>
      </w:r>
      <w:r w:rsidR="00496E2D" w:rsidRPr="00496E2D">
        <w:rPr>
          <w:rFonts w:cstheme="minorHAnsi"/>
          <w:sz w:val="22"/>
          <w:szCs w:val="22"/>
        </w:rPr>
        <w:fldChar w:fldCharType="begin"/>
      </w:r>
      <w:ins w:id="270" w:author="Clay Cressler" w:date="2020-05-25T15:17:00Z">
        <w:r w:rsidR="006057FC">
          <w:rPr>
            <w:rFonts w:cstheme="minorHAnsi"/>
            <w:sz w:val="22"/>
            <w:szCs w:val="22"/>
          </w:rPr>
          <w:instrText xml:space="preserve"> ADDIN ZOTERO_ITEM CSL_CITATION {"citationID":"rVhELhyr","properties":{"formattedCitation":"(Taper &amp; Case 1992; Abrams {\\i{}et al.} 1993a, b; Abrams 2001)","plainCitation":"(Taper &amp; Case 1992; Abrams et al. 1993a, b; Abrams 2001)","noteIndex":0},"citationItems":[{"id":"fu1XBaw3/Qc3D2tSl","uris":["http://zotero.org/users/1264037/items/26FH6PBS"],"uri":["http://zotero.org/users/1264037/items/26FH6PBS"],"itemData":{"id":7942,"type":"article-journal","abstract":"The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fu1XBaw3/nMQIPXFM","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fu1XBaw3/dwwnl6gS","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271" w:author="Clay Cressler" w:date="2020-05-22T09:11:00Z">
        <w:r w:rsidR="00EC565E" w:rsidDel="00B2275B">
          <w:rPr>
            <w:rFonts w:cstheme="minorHAnsi"/>
            <w:sz w:val="22"/>
            <w:szCs w:val="22"/>
          </w:rPr>
          <w:delInstrText xml:space="preserve"> ADDIN ZOTERO_ITEM CSL_CITATION {"citationID":"TNh39QXs","properties":{"formattedCitation":"(Taper &amp; Case 1992; Abrams {\\i{}et al.} 1993a, b; Abrams &amp; Matsuda 1997)","plainCitation":"(Taper &amp; Case 1992; Abrams et al. 1993a, b; Abrams &amp; Matsuda 1997)","noteIndex":0},"citationItems":[{"id":7942,"uris":["http://zotero.org/users/1264037/items/26FH6PBS"],"uri":["http://zotero.org/users/1264037/items/26FH6PBS"],"itemData":{"id":7942,"type":"article-journal","abstract":"The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7734,"uris":["http://zotero.org/users/1264037/items/M6VUJ75Q"],"uri":["http://zotero.org/users/1264037/items/M6VUJ75Q"],"itemData":{"id":7734,"type":"article-journal","abstract":"We analyze simple models of predator-prey systems in which there is adaptive change in a trait of the prey that determines the rate at which it is captured by searching predators. Two models of adaptive change are explored: (1) change within a single reproducing prey population that has genetic variation for vulnerability to capture by the predator; and (2) direct competition between two independently reproducing prey populations that differ in their vulnerability. When an individual predator's consumption increases at a decreasing rate with prey availability, prey adaptation via either of these mechanisms may produce sustained cycles in both species' population densities and in the prey's mean trait value. Sufficiently rapid adaptive change (e.g., behavioral adaptation or evolution of traits with a large additive genetic variance), or sufficiently low predator birth and death rates will produce sustained cycles or chaos, even when the predator-prey dynamics with fixed prey capture rates would have been stable. Adaptive dynamics can also stabilize a system that would exhibit limit cycles if traits were fixed at their equilibrium values. When evolution fails to stabilize inherently unstable population interactions, selection decreases the prey's escape ability, which further destabilizes population dynamics. When the predator has a linear functional response, evolution of prey vulnerability always promotes stability. The relevance of these results to observed predator-prey cycles is discussed.","container-title":"Evolution; International Journal of Organic Evolution","DOI":"10.1111/j.1558-5646.1997.tb05098.x","ISSN":"1558-5646","issue":"6","journalAbbreviation":"Evolution","language":"eng","note":"PMID: 28565102","page":"1742-1750","source":"PubMed","title":"Prey adaptation as a cause of predator-prey cycles","volume":"51","author":[{"family":"Abrams","given":"Peter A."},{"family":"Matsuda","given":"Hiroyuki"}],"issued":{"date-parts":[["1997",12]]}}}],"schema":"https://github.com/citation-style-language/schema/raw/master/csl-citation.json"} </w:delInstrText>
        </w:r>
      </w:del>
      <w:r w:rsidR="00496E2D" w:rsidRPr="00496E2D">
        <w:rPr>
          <w:rFonts w:cstheme="minorHAnsi"/>
          <w:sz w:val="22"/>
          <w:szCs w:val="22"/>
        </w:rPr>
        <w:fldChar w:fldCharType="separate"/>
      </w:r>
      <w:ins w:id="272" w:author="Clay Cressler" w:date="2020-05-22T11:51:00Z">
        <w:r w:rsidR="004A5C94" w:rsidRPr="004A5C94">
          <w:rPr>
            <w:rFonts w:ascii="Calibri" w:hAnsi="Calibri" w:cs="Calibri"/>
            <w:sz w:val="22"/>
            <w:rPrChange w:id="273" w:author="Clay Cressler" w:date="2020-05-22T11:51:00Z">
              <w:rPr>
                <w:rFonts w:ascii="Times New Roman" w:hAnsi="Times New Roman" w:cs="Times New Roman"/>
              </w:rPr>
            </w:rPrChange>
          </w:rPr>
          <w:t xml:space="preserve">(Taper &amp; Case 1992; Abrams </w:t>
        </w:r>
        <w:r w:rsidR="004A5C94" w:rsidRPr="004A5C94">
          <w:rPr>
            <w:rFonts w:ascii="Calibri" w:hAnsi="Calibri" w:cs="Calibri"/>
            <w:i/>
            <w:iCs/>
            <w:sz w:val="22"/>
            <w:rPrChange w:id="274" w:author="Clay Cressler" w:date="2020-05-22T11:51:00Z">
              <w:rPr>
                <w:rFonts w:ascii="Times New Roman" w:hAnsi="Times New Roman" w:cs="Times New Roman"/>
                <w:i/>
                <w:iCs/>
              </w:rPr>
            </w:rPrChange>
          </w:rPr>
          <w:t>et al.</w:t>
        </w:r>
        <w:r w:rsidR="004A5C94" w:rsidRPr="004A5C94">
          <w:rPr>
            <w:rFonts w:ascii="Calibri" w:hAnsi="Calibri" w:cs="Calibri"/>
            <w:sz w:val="22"/>
            <w:rPrChange w:id="275" w:author="Clay Cressler" w:date="2020-05-22T11:51:00Z">
              <w:rPr>
                <w:rFonts w:ascii="Times New Roman" w:hAnsi="Times New Roman" w:cs="Times New Roman"/>
              </w:rPr>
            </w:rPrChange>
          </w:rPr>
          <w:t xml:space="preserve"> 1993a, b; Abrams 2001)</w:t>
        </w:r>
      </w:ins>
      <w:del w:id="276" w:author="Clay Cressler" w:date="2020-05-22T11:50:00Z">
        <w:r w:rsidR="008E50B7" w:rsidRPr="008E50B7" w:rsidDel="004A5C94">
          <w:rPr>
            <w:rFonts w:ascii="Calibri" w:hAnsi="Calibri" w:cs="Calibri"/>
            <w:sz w:val="22"/>
          </w:rPr>
          <w:delText xml:space="preserve">(Taper &amp; Case 1992; Abrams </w:delText>
        </w:r>
        <w:r w:rsidR="008E50B7" w:rsidRPr="008E50B7" w:rsidDel="004A5C94">
          <w:rPr>
            <w:rFonts w:ascii="Calibri" w:hAnsi="Calibri" w:cs="Calibri"/>
            <w:i/>
            <w:iCs/>
            <w:sz w:val="22"/>
          </w:rPr>
          <w:delText>et al.</w:delText>
        </w:r>
        <w:r w:rsidR="008E50B7" w:rsidRPr="008E50B7" w:rsidDel="004A5C94">
          <w:rPr>
            <w:rFonts w:ascii="Calibri" w:hAnsi="Calibri" w:cs="Calibri"/>
            <w:sz w:val="22"/>
          </w:rPr>
          <w:delText xml:space="preserve"> 1993a, b; Abrams &amp; Matsuda 1997)</w:delText>
        </w:r>
      </w:del>
      <w:r w:rsidR="00496E2D" w:rsidRPr="00496E2D">
        <w:rPr>
          <w:rFonts w:cstheme="minorHAnsi"/>
          <w:sz w:val="22"/>
          <w:szCs w:val="22"/>
        </w:rPr>
        <w:fldChar w:fldCharType="end"/>
      </w:r>
      <w:ins w:id="277" w:author="Clay Cressler" w:date="2020-05-22T13:42:00Z">
        <w:r w:rsidR="0097517E">
          <w:rPr>
            <w:rFonts w:cstheme="minorHAnsi"/>
            <w:sz w:val="22"/>
            <w:szCs w:val="22"/>
          </w:rPr>
          <w:t xml:space="preserve">. </w:t>
        </w:r>
      </w:ins>
      <w:ins w:id="278" w:author="Clay Cressler" w:date="2020-05-22T13:46:00Z">
        <w:r w:rsidR="0097517E">
          <w:rPr>
            <w:rFonts w:cstheme="minorHAnsi"/>
            <w:sz w:val="22"/>
            <w:szCs w:val="22"/>
          </w:rPr>
          <w:t>An i</w:t>
        </w:r>
      </w:ins>
      <w:ins w:id="279" w:author="Clay Cressler" w:date="2020-05-22T13:43:00Z">
        <w:r w:rsidR="0097517E">
          <w:rPr>
            <w:rFonts w:cstheme="minorHAnsi"/>
            <w:sz w:val="22"/>
            <w:szCs w:val="22"/>
          </w:rPr>
          <w:t xml:space="preserve">dentical expressions can </w:t>
        </w:r>
      </w:ins>
      <w:ins w:id="280" w:author="Clay Cressler" w:date="2020-05-22T13:44:00Z">
        <w:r w:rsidR="0097517E">
          <w:rPr>
            <w:rFonts w:cstheme="minorHAnsi"/>
            <w:sz w:val="22"/>
            <w:szCs w:val="22"/>
          </w:rPr>
          <w:t xml:space="preserve">also be derived from the dynamics of genotypes via the Price equation </w:t>
        </w:r>
        <w:r w:rsidR="0097517E">
          <w:rPr>
            <w:rFonts w:cstheme="minorHAnsi"/>
            <w:sz w:val="22"/>
            <w:szCs w:val="22"/>
          </w:rPr>
          <w:fldChar w:fldCharType="begin"/>
        </w:r>
      </w:ins>
      <w:ins w:id="281" w:author="Clay Cressler" w:date="2020-05-25T15:17:00Z">
        <w:r w:rsidR="006057FC">
          <w:rPr>
            <w:rFonts w:cstheme="minorHAnsi"/>
            <w:sz w:val="22"/>
            <w:szCs w:val="22"/>
          </w:rPr>
          <w:instrText xml:space="preserve"> ADDIN ZOTERO_ITEM CSL_CITATION {"citationID":"iV1pDKrf","properties":{"formattedCitation":"(Taylor &amp; Day 1997; Day &amp; Gandon 2006)","plainCitation":"(Taylor &amp; Day 1997; Day &amp; Gandon 2006)","noteIndex":0},"citationItems":[{"id":3563,"uris":["http://zotero.org/users/246158/items/5I5B4JCN"],"uri":["http://zotero.org/users/246158/items/5I5B4JCN"],"itemData":{"id":3563,"type":"article-journal","abstract":"We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ins>
      <w:r w:rsidR="0097517E">
        <w:rPr>
          <w:rFonts w:cstheme="minorHAnsi"/>
          <w:sz w:val="22"/>
          <w:szCs w:val="22"/>
        </w:rPr>
        <w:fldChar w:fldCharType="separate"/>
      </w:r>
      <w:ins w:id="282" w:author="Clay Cressler" w:date="2020-05-22T13:46:00Z">
        <w:r w:rsidR="0097517E" w:rsidRPr="0097517E">
          <w:rPr>
            <w:rFonts w:ascii="Calibri" w:hAnsi="Calibri" w:cs="Calibri"/>
            <w:sz w:val="22"/>
            <w:rPrChange w:id="283" w:author="Clay Cressler" w:date="2020-05-22T13:46:00Z">
              <w:rPr/>
            </w:rPrChange>
          </w:rPr>
          <w:t>(Taylor &amp; Day 1997; Day &amp; Gandon 2006)</w:t>
        </w:r>
      </w:ins>
      <w:ins w:id="284" w:author="Clay Cressler" w:date="2020-05-22T13:44:00Z">
        <w:r w:rsidR="0097517E">
          <w:rPr>
            <w:rFonts w:cstheme="minorHAnsi"/>
            <w:sz w:val="22"/>
            <w:szCs w:val="22"/>
          </w:rPr>
          <w:fldChar w:fldCharType="end"/>
        </w:r>
      </w:ins>
      <w:ins w:id="285" w:author="Clay Cressler" w:date="2020-05-22T13:46:00Z">
        <w:r w:rsidR="0097517E">
          <w:rPr>
            <w:rFonts w:cstheme="minorHAnsi"/>
            <w:sz w:val="22"/>
            <w:szCs w:val="22"/>
          </w:rPr>
          <w:t>. The rate of evolutionary change is determ</w:t>
        </w:r>
      </w:ins>
      <w:ins w:id="286" w:author="Clay Cressler" w:date="2020-05-22T13:47:00Z">
        <w:r w:rsidR="0097517E">
          <w:rPr>
            <w:rFonts w:cstheme="minorHAnsi"/>
            <w:sz w:val="22"/>
            <w:szCs w:val="22"/>
          </w:rPr>
          <w:t xml:space="preserve">ined by the additive genetic variance; this value is </w:t>
        </w:r>
      </w:ins>
      <w:ins w:id="287" w:author="Clay Cressler" w:date="2020-05-22T13:48:00Z">
        <w:r w:rsidR="0097517E">
          <w:rPr>
            <w:rFonts w:cstheme="minorHAnsi"/>
            <w:sz w:val="22"/>
            <w:szCs w:val="22"/>
          </w:rPr>
          <w:t>often held constant but can be allowed to change dynamically (Abrams et al. 1993b, Taylor &amp; Day 1997).</w:t>
        </w:r>
      </w:ins>
    </w:p>
    <w:p w14:paraId="0870E4E5" w14:textId="502AC272" w:rsidR="00FB13B8" w:rsidRPr="00496E2D" w:rsidDel="0097517E" w:rsidRDefault="00644808" w:rsidP="00503830">
      <w:pPr>
        <w:spacing w:after="0" w:line="480" w:lineRule="auto"/>
        <w:contextualSpacing/>
        <w:rPr>
          <w:del w:id="288" w:author="Clay Cressler" w:date="2020-05-22T13:43:00Z"/>
          <w:rFonts w:cstheme="minorHAnsi"/>
          <w:b/>
          <w:bCs/>
          <w:sz w:val="22"/>
          <w:szCs w:val="22"/>
        </w:rPr>
      </w:pPr>
      <w:del w:id="289" w:author="Clay Cressler" w:date="2020-05-22T13:43:00Z">
        <w:r w:rsidRPr="00496E2D" w:rsidDel="0097517E">
          <w:rPr>
            <w:rFonts w:cstheme="minorHAnsi"/>
            <w:sz w:val="22"/>
            <w:szCs w:val="22"/>
          </w:rPr>
          <w:delText xml:space="preserve">, thus defining an eco-evolutionary model. The timescale of evolutionary change, relative to ecological change, depends on the amount of </w:delText>
        </w:r>
        <w:r w:rsidR="00E81687" w:rsidDel="0097517E">
          <w:rPr>
            <w:rFonts w:cstheme="minorHAnsi"/>
            <w:sz w:val="22"/>
            <w:szCs w:val="22"/>
          </w:rPr>
          <w:delText xml:space="preserve">additive </w:delText>
        </w:r>
        <w:r w:rsidRPr="00496E2D" w:rsidDel="0097517E">
          <w:rPr>
            <w:rFonts w:cstheme="minorHAnsi"/>
            <w:sz w:val="22"/>
            <w:szCs w:val="22"/>
          </w:rPr>
          <w:delText>genetic (co)variance in the population</w:delText>
        </w:r>
        <w:r w:rsidR="00496E2D" w:rsidRPr="00496E2D" w:rsidDel="0097517E">
          <w:rPr>
            <w:rFonts w:cstheme="minorHAnsi"/>
            <w:sz w:val="22"/>
            <w:szCs w:val="22"/>
          </w:rPr>
          <w:delText xml:space="preserve"> </w:delText>
        </w:r>
        <w:r w:rsidR="00496E2D" w:rsidRPr="00496E2D" w:rsidDel="0097517E">
          <w:rPr>
            <w:rFonts w:cstheme="minorHAnsi"/>
            <w:sz w:val="22"/>
            <w:szCs w:val="22"/>
          </w:rPr>
          <w:fldChar w:fldCharType="begin"/>
        </w:r>
      </w:del>
      <w:del w:id="290" w:author="Clay Cressler" w:date="2020-05-22T09:11:00Z">
        <w:r w:rsidR="00EC565E" w:rsidDel="00B2275B">
          <w:rPr>
            <w:rFonts w:cstheme="minorHAnsi"/>
            <w:sz w:val="22"/>
            <w:szCs w:val="22"/>
          </w:rPr>
          <w:delInstrText xml:space="preserve"> ADDIN ZOTERO_ITEM CSL_CITATION {"citationID":"FahC7LaT","properties":{"formattedCitation":"(Lande 1976)","plainCitation":"(Lande 1976)","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evolution","volume":"30","author":[{"family":"Lande","given":"Russell"}],"issued":{"date-parts":[["1976",6]]}}}],"schema":"https://github.com/citation-style-language/schema/raw/master/csl-citation.json"} </w:delInstrText>
        </w:r>
      </w:del>
      <w:del w:id="291" w:author="Clay Cressler" w:date="2020-05-22T13:43:00Z">
        <w:r w:rsidR="00496E2D" w:rsidRPr="00496E2D" w:rsidDel="0097517E">
          <w:rPr>
            <w:rFonts w:cstheme="minorHAnsi"/>
            <w:sz w:val="22"/>
            <w:szCs w:val="22"/>
          </w:rPr>
          <w:fldChar w:fldCharType="separate"/>
        </w:r>
        <w:r w:rsidR="008E50B7" w:rsidRPr="008E50B7" w:rsidDel="0097517E">
          <w:rPr>
            <w:rFonts w:ascii="Calibri" w:hAnsi="Calibri" w:cs="Calibri"/>
            <w:sz w:val="22"/>
          </w:rPr>
          <w:delText>(Lande 1976)</w:delText>
        </w:r>
        <w:r w:rsidR="00496E2D" w:rsidRPr="00496E2D" w:rsidDel="0097517E">
          <w:rPr>
            <w:rFonts w:cstheme="minorHAnsi"/>
            <w:sz w:val="22"/>
            <w:szCs w:val="22"/>
          </w:rPr>
          <w:fldChar w:fldCharType="end"/>
        </w:r>
        <w:r w:rsidRPr="00496E2D" w:rsidDel="0097517E">
          <w:rPr>
            <w:rFonts w:cstheme="minorHAnsi"/>
            <w:sz w:val="22"/>
            <w:szCs w:val="22"/>
          </w:rPr>
          <w:delText>. Typically, this term is small, leading to a rough separation of timescales where ecological dynamics happen faster than evolutionary dynamics. However, the relative rate of evolutionary dynamics can be scaled by other factors to alter the separation of timescales between the two dynamics; recent work has shown that allowing evolutionary dynamics to be faster than ecological dynamics can have non-intuitive effects on both ecology and evolution</w:delText>
        </w:r>
        <w:r w:rsidR="00496E2D" w:rsidRPr="00496E2D" w:rsidDel="0097517E">
          <w:rPr>
            <w:rFonts w:cstheme="minorHAnsi"/>
            <w:sz w:val="22"/>
            <w:szCs w:val="22"/>
          </w:rPr>
          <w:delText xml:space="preserve"> </w:delText>
        </w:r>
        <w:r w:rsidR="00496E2D" w:rsidRPr="00496E2D" w:rsidDel="0097517E">
          <w:rPr>
            <w:rFonts w:cstheme="minorHAnsi"/>
            <w:sz w:val="22"/>
            <w:szCs w:val="22"/>
          </w:rPr>
          <w:fldChar w:fldCharType="begin"/>
        </w:r>
      </w:del>
      <w:del w:id="292" w:author="Clay Cressler" w:date="2020-05-22T09:11:00Z">
        <w:r w:rsidR="00EC565E" w:rsidDel="00B2275B">
          <w:rPr>
            <w:rFonts w:cstheme="minorHAnsi"/>
            <w:sz w:val="22"/>
            <w:szCs w:val="22"/>
          </w:rPr>
          <w:delInstrText xml:space="preserve"> ADDIN ZOTERO_ITEM CSL_CITATION {"citationID":"IJvQOobn","properties":{"formattedCitation":"(Cortez &amp; Ellner 2010; Cortez 2016)","plainCitation":"(Cortez &amp; Ellner 2010; Cortez 2016)","noteIndex":0},"citationItems":[{"id":1709,"uris":["http://zotero.org/users/1264037/items/JXRCRFDG"],"uri":["http://zotero.org/users/1264037/items/JXRCRFDG"],"itemData":{"id":1709,"type":"article-journal","abstract":"The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H."}],"issued":{"date-parts":[["2016",7,7]]}}}],"schema":"https://github.com/citation-style-language/schema/raw/master/csl-citation.json"} </w:delInstrText>
        </w:r>
      </w:del>
      <w:del w:id="293" w:author="Clay Cressler" w:date="2020-05-22T13:43:00Z">
        <w:r w:rsidR="00496E2D" w:rsidRPr="00496E2D" w:rsidDel="0097517E">
          <w:rPr>
            <w:rFonts w:cstheme="minorHAnsi"/>
            <w:sz w:val="22"/>
            <w:szCs w:val="22"/>
          </w:rPr>
          <w:fldChar w:fldCharType="separate"/>
        </w:r>
        <w:r w:rsidR="008E50B7" w:rsidRPr="008E50B7" w:rsidDel="0097517E">
          <w:rPr>
            <w:rFonts w:ascii="Calibri" w:hAnsi="Calibri" w:cs="Calibri"/>
            <w:sz w:val="22"/>
          </w:rPr>
          <w:delText>(Cortez &amp; Ellner 2010; Cortez 2016)</w:delText>
        </w:r>
        <w:r w:rsidR="00496E2D" w:rsidRPr="00496E2D" w:rsidDel="0097517E">
          <w:rPr>
            <w:rFonts w:cstheme="minorHAnsi"/>
            <w:sz w:val="22"/>
            <w:szCs w:val="22"/>
          </w:rPr>
          <w:fldChar w:fldCharType="end"/>
        </w:r>
        <w:r w:rsidRPr="00496E2D" w:rsidDel="0097517E">
          <w:rPr>
            <w:rFonts w:cstheme="minorHAnsi"/>
            <w:sz w:val="22"/>
            <w:szCs w:val="22"/>
          </w:rPr>
          <w:delText>. One of the key takeaways from all of this work is that the dynamics of the system tend to be determined much more by the dynamics of the faster subsystem</w:delText>
        </w:r>
        <w:r w:rsidR="00496E2D" w:rsidRPr="00496E2D" w:rsidDel="0097517E">
          <w:rPr>
            <w:rFonts w:cstheme="minorHAnsi"/>
            <w:sz w:val="22"/>
            <w:szCs w:val="22"/>
          </w:rPr>
          <w:delText xml:space="preserve"> </w:delText>
        </w:r>
        <w:r w:rsidR="00496E2D" w:rsidRPr="00496E2D" w:rsidDel="0097517E">
          <w:rPr>
            <w:rFonts w:cstheme="minorHAnsi"/>
            <w:sz w:val="22"/>
            <w:szCs w:val="22"/>
          </w:rPr>
          <w:fldChar w:fldCharType="begin"/>
        </w:r>
      </w:del>
      <w:del w:id="294" w:author="Clay Cressler" w:date="2020-05-22T09:11:00Z">
        <w:r w:rsidR="00EC565E" w:rsidDel="00B2275B">
          <w:rPr>
            <w:rFonts w:cstheme="minorHAnsi"/>
            <w:sz w:val="22"/>
            <w:szCs w:val="22"/>
          </w:rPr>
          <w:delInstrText xml:space="preserve"> ADDIN ZOTERO_ITEM CSL_CITATION {"citationID":"qrRP05s6","properties":{"formattedCitation":"(Cortez &amp; Ellner 2010)","plainCitation":"(Cortez &amp; Ellner 2010)","noteIndex":0},"citationItems":[{"id":1709,"uris":["http://zotero.org/users/1264037/items/JXRCRFDG"],"uri":["http://zotero.org/users/1264037/items/JXRCRFDG"],"itemData":{"id":1709,"type":"article-journal","abstract":"The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P"}],"issued":{"date-parts":[["2010",11]]}}}],"schema":"https://github.com/citation-style-language/schema/raw/master/csl-citation.json"} </w:delInstrText>
        </w:r>
      </w:del>
      <w:del w:id="295" w:author="Clay Cressler" w:date="2020-05-22T13:43:00Z">
        <w:r w:rsidR="00496E2D" w:rsidRPr="00496E2D" w:rsidDel="0097517E">
          <w:rPr>
            <w:rFonts w:cstheme="minorHAnsi"/>
            <w:sz w:val="22"/>
            <w:szCs w:val="22"/>
          </w:rPr>
          <w:fldChar w:fldCharType="separate"/>
        </w:r>
        <w:r w:rsidR="008E50B7" w:rsidRPr="008E50B7" w:rsidDel="0097517E">
          <w:rPr>
            <w:rFonts w:ascii="Calibri" w:hAnsi="Calibri" w:cs="Calibri"/>
            <w:sz w:val="22"/>
          </w:rPr>
          <w:delText>(Cortez &amp; Ellner 2010)</w:delText>
        </w:r>
        <w:r w:rsidR="00496E2D" w:rsidRPr="00496E2D" w:rsidDel="0097517E">
          <w:rPr>
            <w:rFonts w:cstheme="minorHAnsi"/>
            <w:sz w:val="22"/>
            <w:szCs w:val="22"/>
          </w:rPr>
          <w:fldChar w:fldCharType="end"/>
        </w:r>
        <w:r w:rsidRPr="00496E2D" w:rsidDel="0097517E">
          <w:rPr>
            <w:rFonts w:cstheme="minorHAnsi"/>
            <w:sz w:val="22"/>
            <w:szCs w:val="22"/>
          </w:rPr>
          <w:delText xml:space="preserve">. Thus, typically, </w:delText>
        </w:r>
        <w:r w:rsidR="00E81687" w:rsidDel="0097517E">
          <w:rPr>
            <w:rFonts w:cstheme="minorHAnsi"/>
            <w:sz w:val="22"/>
            <w:szCs w:val="22"/>
          </w:rPr>
          <w:delText>an eco-evolutionary</w:delText>
        </w:r>
        <w:r w:rsidR="00E81687" w:rsidRPr="00496E2D" w:rsidDel="0097517E">
          <w:rPr>
            <w:rFonts w:cstheme="minorHAnsi"/>
            <w:sz w:val="22"/>
            <w:szCs w:val="22"/>
          </w:rPr>
          <w:delText xml:space="preserve"> </w:delText>
        </w:r>
        <w:r w:rsidRPr="00496E2D" w:rsidDel="0097517E">
          <w:rPr>
            <w:rFonts w:cstheme="minorHAnsi"/>
            <w:sz w:val="22"/>
            <w:szCs w:val="22"/>
          </w:rPr>
          <w:delText>system will move quickly to an ecological equilibrium that will itself change slowly as the mean trait changes. Under this view, then, the transient behavior of the ecological system will have very little effect on the path to adaptation.</w:delText>
        </w:r>
      </w:del>
    </w:p>
    <w:p w14:paraId="6E09EA33" w14:textId="7EA03DDA" w:rsidR="00FB13B8" w:rsidRPr="00496E2D" w:rsidRDefault="001F0F2D" w:rsidP="00503830">
      <w:pPr>
        <w:spacing w:after="0" w:line="480" w:lineRule="auto"/>
        <w:ind w:firstLine="720"/>
        <w:contextualSpacing/>
        <w:rPr>
          <w:rFonts w:cstheme="minorHAnsi"/>
          <w:b/>
          <w:bCs/>
          <w:sz w:val="22"/>
          <w:szCs w:val="22"/>
        </w:rPr>
      </w:pPr>
      <w:r>
        <w:rPr>
          <w:rFonts w:cstheme="minorHAnsi"/>
          <w:sz w:val="22"/>
          <w:szCs w:val="22"/>
        </w:rPr>
        <w:t xml:space="preserve">To investigate </w:t>
      </w:r>
      <w:del w:id="296" w:author="Clay Cressler" w:date="2020-05-22T13:49:00Z">
        <w:r w:rsidDel="0097517E">
          <w:rPr>
            <w:rFonts w:cstheme="minorHAnsi"/>
            <w:sz w:val="22"/>
            <w:szCs w:val="22"/>
          </w:rPr>
          <w:delText>whether transient behavior</w:delText>
        </w:r>
      </w:del>
      <w:ins w:id="297" w:author="Clay Cressler" w:date="2020-05-22T13:49:00Z">
        <w:r w:rsidR="0097517E">
          <w:rPr>
            <w:rFonts w:cstheme="minorHAnsi"/>
            <w:sz w:val="22"/>
            <w:szCs w:val="22"/>
          </w:rPr>
          <w:t>how stochasticity</w:t>
        </w:r>
      </w:ins>
      <w:r>
        <w:rPr>
          <w:rFonts w:cstheme="minorHAnsi"/>
          <w:sz w:val="22"/>
          <w:szCs w:val="22"/>
        </w:rPr>
        <w:t xml:space="preserve"> </w:t>
      </w:r>
      <w:del w:id="298" w:author="Clay Cressler" w:date="2020-05-22T13:49:00Z">
        <w:r w:rsidDel="0097517E">
          <w:rPr>
            <w:rFonts w:cstheme="minorHAnsi"/>
            <w:sz w:val="22"/>
            <w:szCs w:val="22"/>
          </w:rPr>
          <w:delText xml:space="preserve">can </w:delText>
        </w:r>
      </w:del>
      <w:r>
        <w:rPr>
          <w:rFonts w:cstheme="minorHAnsi"/>
          <w:sz w:val="22"/>
          <w:szCs w:val="22"/>
        </w:rPr>
        <w:t>influence</w:t>
      </w:r>
      <w:ins w:id="299" w:author="Clay Cressler" w:date="2020-05-22T13:49:00Z">
        <w:r w:rsidR="0097517E">
          <w:rPr>
            <w:rFonts w:cstheme="minorHAnsi"/>
            <w:sz w:val="22"/>
            <w:szCs w:val="22"/>
          </w:rPr>
          <w:t>s</w:t>
        </w:r>
      </w:ins>
      <w:r>
        <w:rPr>
          <w:rFonts w:cstheme="minorHAnsi"/>
          <w:sz w:val="22"/>
          <w:szCs w:val="22"/>
        </w:rPr>
        <w:t xml:space="preserve"> evolutionary dynamics, we </w:t>
      </w:r>
      <w:r w:rsidR="00E81687">
        <w:rPr>
          <w:rFonts w:cstheme="minorHAnsi"/>
          <w:sz w:val="22"/>
          <w:szCs w:val="22"/>
        </w:rPr>
        <w:t>consider</w:t>
      </w:r>
      <w:r>
        <w:rPr>
          <w:rFonts w:cstheme="minorHAnsi"/>
          <w:sz w:val="22"/>
          <w:szCs w:val="22"/>
        </w:rPr>
        <w:t xml:space="preserve"> a </w:t>
      </w:r>
      <w:r w:rsidR="00644808" w:rsidRPr="00496E2D">
        <w:rPr>
          <w:rFonts w:cstheme="minorHAnsi"/>
          <w:sz w:val="22"/>
          <w:szCs w:val="22"/>
        </w:rPr>
        <w:t>simple model for density-dependent population growth</w:t>
      </w:r>
      <w:r>
        <w:rPr>
          <w:rFonts w:cstheme="minorHAnsi"/>
          <w:sz w:val="22"/>
          <w:szCs w:val="22"/>
        </w:rPr>
        <w:t xml:space="preserve"> that can provide deterministic baseline expectations</w:t>
      </w:r>
      <w:r w:rsidR="00644808" w:rsidRPr="00496E2D">
        <w:rPr>
          <w:rFonts w:cstheme="minorHAnsi"/>
          <w:sz w:val="22"/>
          <w:szCs w:val="22"/>
        </w:rPr>
        <w:t xml:space="preserve">: </w:t>
      </w:r>
    </w:p>
    <w:p w14:paraId="0D6A8B89" w14:textId="49FE90BD" w:rsidR="00FB13B8" w:rsidRPr="00496E2D" w:rsidRDefault="007D0619" w:rsidP="00503830">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r>
          <w:rPr>
            <w:rFonts w:ascii="Cambria Math" w:hAnsi="Cambria Math" w:cstheme="minorHAnsi"/>
            <w:sz w:val="22"/>
            <w:szCs w:val="22"/>
          </w:rPr>
          <m:t>=</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oMath>
      <w:r w:rsidR="00644808" w:rsidRPr="00496E2D">
        <w:rPr>
          <w:rFonts w:cstheme="minorHAnsi"/>
          <w:sz w:val="22"/>
          <w:szCs w:val="22"/>
        </w:rPr>
        <w:t xml:space="preserve">, </w:t>
      </w:r>
      <w:r w:rsidR="00496E2D">
        <w:rPr>
          <w:rFonts w:cstheme="minorHAnsi"/>
          <w:sz w:val="22"/>
          <w:szCs w:val="22"/>
        </w:rPr>
        <w:tab/>
      </w:r>
      <w:r w:rsidR="00644808" w:rsidRPr="00496E2D">
        <w:rPr>
          <w:rFonts w:cstheme="minorHAnsi"/>
          <w:sz w:val="22"/>
          <w:szCs w:val="22"/>
        </w:rPr>
        <w:t>(Equation 1)</w:t>
      </w:r>
    </w:p>
    <w:p w14:paraId="4B77B48D" w14:textId="6E74813B" w:rsidR="00FB13B8" w:rsidDel="003F17B6" w:rsidRDefault="00644808" w:rsidP="003F17B6">
      <w:pPr>
        <w:spacing w:after="0" w:line="480" w:lineRule="auto"/>
        <w:contextualSpacing/>
        <w:rPr>
          <w:del w:id="300" w:author="Clay Cressler" w:date="2020-05-22T14:01:00Z"/>
          <w:rFonts w:cstheme="minorHAnsi"/>
          <w:sz w:val="22"/>
          <w:szCs w:val="22"/>
        </w:rPr>
      </w:pPr>
      <w:r w:rsidRPr="00496E2D">
        <w:rPr>
          <w:rFonts w:cstheme="minorHAnsi"/>
          <w:sz w:val="22"/>
          <w:szCs w:val="22"/>
        </w:rPr>
        <w:t xml:space="preserve">where </w:t>
      </w:r>
      <w:r w:rsidRPr="00496E2D">
        <w:rPr>
          <w:rFonts w:cstheme="minorHAnsi"/>
          <w:i/>
          <w:iCs/>
          <w:sz w:val="22"/>
          <w:szCs w:val="22"/>
        </w:rPr>
        <w:t>R</w:t>
      </w:r>
      <w:r w:rsidRPr="00496E2D">
        <w:rPr>
          <w:rFonts w:cstheme="minorHAnsi"/>
          <w:sz w:val="22"/>
          <w:szCs w:val="22"/>
        </w:rPr>
        <w:t xml:space="preserve"> is population abundance,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the maximum birth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sidRPr="00496E2D">
        <w:rPr>
          <w:rFonts w:cstheme="minorHAnsi"/>
          <w:sz w:val="22"/>
          <w:szCs w:val="22"/>
        </w:rPr>
        <w:t xml:space="preserve">is the minimum death rate, and </w:t>
      </w:r>
      <w:r w:rsidRPr="00496E2D">
        <w:rPr>
          <w:rFonts w:cstheme="minorHAnsi"/>
          <w:i/>
          <w:iCs/>
          <w:sz w:val="22"/>
          <w:szCs w:val="22"/>
        </w:rPr>
        <w:t>b</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characterize the effects of population abundance on the realized birth and death rates, respectively. </w:t>
      </w:r>
      <w:r w:rsidR="001F0F2D">
        <w:rPr>
          <w:rFonts w:cstheme="minorHAnsi"/>
          <w:sz w:val="22"/>
          <w:szCs w:val="22"/>
        </w:rPr>
        <w:t xml:space="preserve">This model is a simple expansion of the logistic model, with maximum rate of population growth given as </w:t>
      </w:r>
      <w:proofErr w:type="spellStart"/>
      <w:r w:rsidR="001F0F2D">
        <w:rPr>
          <w:rFonts w:cstheme="minorHAnsi"/>
          <w:i/>
          <w:iCs/>
          <w:sz w:val="22"/>
          <w:szCs w:val="22"/>
        </w:rPr>
        <w:t>r</w:t>
      </w:r>
      <w:r w:rsidR="001F0F2D" w:rsidRPr="00496E2D">
        <w:rPr>
          <w:rFonts w:cstheme="minorHAnsi"/>
          <w:i/>
          <w:iCs/>
          <w:sz w:val="22"/>
          <w:szCs w:val="22"/>
          <w:vertAlign w:val="subscript"/>
        </w:rPr>
        <w:t>max</w:t>
      </w:r>
      <w:proofErr w:type="spellEnd"/>
      <w:r w:rsidR="001F0F2D">
        <w:rPr>
          <w:rFonts w:cstheme="minorHAnsi"/>
          <w:sz w:val="22"/>
          <w:szCs w:val="22"/>
        </w:rPr>
        <w:t xml:space="preserve"> = </w:t>
      </w:r>
      <w:proofErr w:type="spellStart"/>
      <w:r w:rsidR="001F0F2D" w:rsidRPr="00496E2D">
        <w:rPr>
          <w:rFonts w:cstheme="minorHAnsi"/>
          <w:i/>
          <w:iCs/>
          <w:sz w:val="22"/>
          <w:szCs w:val="22"/>
        </w:rPr>
        <w:t>b</w:t>
      </w:r>
      <w:r w:rsidR="001F0F2D" w:rsidRPr="00496E2D">
        <w:rPr>
          <w:rFonts w:cstheme="minorHAnsi"/>
          <w:i/>
          <w:iCs/>
          <w:sz w:val="22"/>
          <w:szCs w:val="22"/>
          <w:vertAlign w:val="subscript"/>
        </w:rPr>
        <w:t>max</w:t>
      </w:r>
      <w:proofErr w:type="spellEnd"/>
      <w:r w:rsidR="001F0F2D" w:rsidRPr="00496E2D">
        <w:rPr>
          <w:rFonts w:cstheme="minorHAnsi"/>
          <w:i/>
          <w:iCs/>
          <w:sz w:val="22"/>
          <w:szCs w:val="22"/>
        </w:rPr>
        <w:t xml:space="preserve"> </w:t>
      </w:r>
      <w:r w:rsidR="001F0F2D">
        <w:rPr>
          <w:rFonts w:cstheme="minorHAnsi"/>
          <w:iCs/>
          <w:sz w:val="22"/>
          <w:szCs w:val="22"/>
        </w:rPr>
        <w:t xml:space="preserve">- </w:t>
      </w:r>
      <w:proofErr w:type="spellStart"/>
      <w:r w:rsidR="001F0F2D" w:rsidRPr="00496E2D">
        <w:rPr>
          <w:rFonts w:cstheme="minorHAnsi"/>
          <w:i/>
          <w:iCs/>
          <w:sz w:val="22"/>
          <w:szCs w:val="22"/>
        </w:rPr>
        <w:t>d</w:t>
      </w:r>
      <w:r w:rsidR="001F0F2D" w:rsidRPr="00496E2D">
        <w:rPr>
          <w:rFonts w:cstheme="minorHAnsi"/>
          <w:i/>
          <w:iCs/>
          <w:sz w:val="22"/>
          <w:szCs w:val="22"/>
          <w:vertAlign w:val="subscript"/>
        </w:rPr>
        <w:t>min</w:t>
      </w:r>
      <w:proofErr w:type="spellEnd"/>
      <w:r w:rsidR="001F0F2D">
        <w:rPr>
          <w:rFonts w:cstheme="minorHAnsi"/>
          <w:sz w:val="22"/>
          <w:szCs w:val="22"/>
        </w:rPr>
        <w:t xml:space="preserve"> and a carrying capacity defined as </w:t>
      </w:r>
      <m:oMath>
        <m:r>
          <w:rPr>
            <w:rFonts w:ascii="Cambria Math" w:hAnsi="Cambria Math" w:cstheme="minorHAnsi"/>
            <w:sz w:val="22"/>
            <w:szCs w:val="22"/>
          </w:rPr>
          <m:t>K=</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oMath>
      <w:r w:rsidR="001F0F2D">
        <w:rPr>
          <w:rFonts w:cstheme="minorHAnsi"/>
          <w:sz w:val="22"/>
          <w:szCs w:val="22"/>
        </w:rPr>
        <w:t xml:space="preserve">. </w:t>
      </w:r>
      <w:ins w:id="301" w:author="Clay Cressler" w:date="2020-05-22T13:49:00Z">
        <w:r w:rsidR="0097517E">
          <w:rPr>
            <w:rFonts w:cstheme="minorHAnsi"/>
            <w:sz w:val="22"/>
            <w:szCs w:val="22"/>
          </w:rPr>
          <w:t>We redefine the logistic model t</w:t>
        </w:r>
      </w:ins>
      <w:ins w:id="302" w:author="Clay Cressler" w:date="2020-05-22T13:53:00Z">
        <w:r w:rsidR="003F17B6">
          <w:rPr>
            <w:rFonts w:cstheme="minorHAnsi"/>
            <w:sz w:val="22"/>
            <w:szCs w:val="22"/>
          </w:rPr>
          <w:t xml:space="preserve">his way to allow us to simulate </w:t>
        </w:r>
      </w:ins>
      <w:ins w:id="303" w:author="Clay Cressler" w:date="2020-05-22T13:54:00Z">
        <w:r w:rsidR="003F17B6">
          <w:rPr>
            <w:rFonts w:cstheme="minorHAnsi"/>
            <w:sz w:val="22"/>
            <w:szCs w:val="22"/>
          </w:rPr>
          <w:t xml:space="preserve">the ecological dynamics as a </w:t>
        </w:r>
      </w:ins>
      <w:ins w:id="304" w:author="Clay Cressler" w:date="2020-05-22T13:53:00Z">
        <w:r w:rsidR="003F17B6">
          <w:rPr>
            <w:rFonts w:cstheme="minorHAnsi"/>
            <w:sz w:val="22"/>
            <w:szCs w:val="22"/>
          </w:rPr>
          <w:t>stochastic birth</w:t>
        </w:r>
      </w:ins>
      <w:ins w:id="305" w:author="Clay Cressler" w:date="2020-05-22T13:54:00Z">
        <w:r w:rsidR="003F17B6">
          <w:rPr>
            <w:rFonts w:cstheme="minorHAnsi"/>
            <w:sz w:val="22"/>
            <w:szCs w:val="22"/>
          </w:rPr>
          <w:t>-</w:t>
        </w:r>
      </w:ins>
      <w:ins w:id="306" w:author="Clay Cressler" w:date="2020-05-22T13:53:00Z">
        <w:r w:rsidR="003F17B6">
          <w:rPr>
            <w:rFonts w:cstheme="minorHAnsi"/>
            <w:sz w:val="22"/>
            <w:szCs w:val="22"/>
          </w:rPr>
          <w:t>death</w:t>
        </w:r>
      </w:ins>
      <w:ins w:id="307" w:author="Clay Cressler" w:date="2020-05-22T13:54:00Z">
        <w:r w:rsidR="003F17B6">
          <w:rPr>
            <w:rFonts w:cstheme="minorHAnsi"/>
            <w:sz w:val="22"/>
            <w:szCs w:val="22"/>
          </w:rPr>
          <w:t xml:space="preserve"> process. </w:t>
        </w:r>
      </w:ins>
      <w:r w:rsidRPr="00496E2D">
        <w:rPr>
          <w:rFonts w:cstheme="minorHAnsi"/>
          <w:sz w:val="22"/>
          <w:szCs w:val="22"/>
        </w:rPr>
        <w:t xml:space="preserve">We consider the case where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evolving and is connected to mortality through </w:t>
      </w:r>
      <w:ins w:id="308" w:author="Clay Cressler" w:date="2020-05-22T13:55:00Z">
        <w:r w:rsidR="003F17B6">
          <w:rPr>
            <w:rFonts w:cstheme="minorHAnsi"/>
            <w:sz w:val="22"/>
            <w:szCs w:val="22"/>
          </w:rPr>
          <w:t xml:space="preserve">a classic life history </w:t>
        </w:r>
      </w:ins>
      <w:del w:id="309" w:author="Clay Cressler" w:date="2020-05-22T13:55:00Z">
        <w:r w:rsidRPr="00496E2D" w:rsidDel="003F17B6">
          <w:rPr>
            <w:rFonts w:cstheme="minorHAnsi"/>
            <w:sz w:val="22"/>
            <w:szCs w:val="22"/>
          </w:rPr>
          <w:delText xml:space="preserve">a </w:delText>
        </w:r>
      </w:del>
      <w:r w:rsidRPr="00496E2D">
        <w:rPr>
          <w:rFonts w:cstheme="minorHAnsi"/>
          <w:sz w:val="22"/>
          <w:szCs w:val="22"/>
        </w:rPr>
        <w:t xml:space="preserve">trade-off </w:t>
      </w:r>
      <w:ins w:id="310" w:author="Clay Cressler" w:date="2020-05-22T13:55:00Z">
        <w:r w:rsidR="003F17B6">
          <w:rPr>
            <w:rFonts w:cstheme="minorHAnsi"/>
            <w:sz w:val="22"/>
            <w:szCs w:val="22"/>
          </w:rPr>
          <w:t xml:space="preserve">between </w:t>
        </w:r>
      </w:ins>
      <w:ins w:id="311" w:author="Clay Cressler" w:date="2020-05-22T13:56:00Z">
        <w:r w:rsidR="003F17B6">
          <w:rPr>
            <w:rFonts w:cstheme="minorHAnsi"/>
            <w:sz w:val="22"/>
            <w:szCs w:val="22"/>
          </w:rPr>
          <w:t>reproduction and mortality</w:t>
        </w:r>
      </w:ins>
      <w:ins w:id="312" w:author="Clay Cressler" w:date="2020-05-22T13:59:00Z">
        <w:r w:rsidR="003F17B6">
          <w:rPr>
            <w:rFonts w:cstheme="minorHAnsi"/>
            <w:sz w:val="22"/>
            <w:szCs w:val="22"/>
          </w:rPr>
          <w:t xml:space="preserve"> </w:t>
        </w:r>
        <w:r w:rsidR="003F17B6">
          <w:rPr>
            <w:rFonts w:cstheme="minorHAnsi"/>
            <w:sz w:val="22"/>
            <w:szCs w:val="22"/>
          </w:rPr>
          <w:fldChar w:fldCharType="begin"/>
        </w:r>
      </w:ins>
      <w:ins w:id="313" w:author="Clay Cressler" w:date="2020-05-25T15:17:00Z">
        <w:r w:rsidR="006057FC">
          <w:rPr>
            <w:rFonts w:cstheme="minorHAnsi"/>
            <w:sz w:val="22"/>
            <w:szCs w:val="22"/>
          </w:rPr>
          <w:instrText xml:space="preserve"> ADDIN ZOTERO_ITEM CSL_CITATION {"citationID":"0TvtKsAz","properties":{"formattedCitation":"(Stearns 1976)","plainCitation":"(Stearns 1976)","noteIndex":0},"citationItems":[{"id":3578,"uris":["http://zotero.org/users/246158/items/I4RFHHC6"],"uri":["http://zotero.org/users/246158/items/I4RFHHC6"],"itemData":{"id":3578,"type":"article-journal","abstract":"This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C."}],"issued":{"date-parts":[["1976",3,1]]}}}],"schema":"https://github.com/citation-style-language/schema/raw/master/csl-citation.json"} </w:instrText>
        </w:r>
      </w:ins>
      <w:r w:rsidR="003F17B6">
        <w:rPr>
          <w:rFonts w:cstheme="minorHAnsi"/>
          <w:sz w:val="22"/>
          <w:szCs w:val="22"/>
        </w:rPr>
        <w:fldChar w:fldCharType="separate"/>
      </w:r>
      <w:ins w:id="314" w:author="Clay Cressler" w:date="2020-05-22T13:59:00Z">
        <w:r w:rsidR="003F17B6" w:rsidRPr="003F17B6">
          <w:rPr>
            <w:rFonts w:ascii="Calibri" w:hAnsi="Calibri" w:cs="Calibri"/>
            <w:sz w:val="22"/>
            <w:rPrChange w:id="315" w:author="Clay Cressler" w:date="2020-05-22T13:59:00Z">
              <w:rPr/>
            </w:rPrChange>
          </w:rPr>
          <w:t>(Stearns 1976)</w:t>
        </w:r>
        <w:r w:rsidR="003F17B6">
          <w:rPr>
            <w:rFonts w:cstheme="minorHAnsi"/>
            <w:sz w:val="22"/>
            <w:szCs w:val="22"/>
          </w:rPr>
          <w:fldChar w:fldCharType="end"/>
        </w:r>
      </w:ins>
      <w:ins w:id="316" w:author="Clay Cressler" w:date="2020-05-22T13:58:00Z">
        <w:r w:rsidR="003F17B6">
          <w:rPr>
            <w:rFonts w:cstheme="minorHAnsi"/>
            <w:sz w:val="22"/>
            <w:szCs w:val="22"/>
          </w:rPr>
          <w:t>. This trade-off has been widely demonstrated across plants, invertebrates, a</w:t>
        </w:r>
      </w:ins>
      <w:ins w:id="317" w:author="Clay Cressler" w:date="2020-05-22T13:59:00Z">
        <w:r w:rsidR="003F17B6">
          <w:rPr>
            <w:rFonts w:cstheme="minorHAnsi"/>
            <w:sz w:val="22"/>
            <w:szCs w:val="22"/>
          </w:rPr>
          <w:t>nd vertebrates (REFS)</w:t>
        </w:r>
      </w:ins>
      <w:ins w:id="318" w:author="Clay Cressler" w:date="2020-05-22T14:00:00Z">
        <w:r w:rsidR="003F17B6">
          <w:rPr>
            <w:rFonts w:cstheme="minorHAnsi"/>
            <w:sz w:val="22"/>
            <w:szCs w:val="22"/>
          </w:rPr>
          <w:t xml:space="preserve">; more practically, positing such a trade-off facilitates </w:t>
        </w:r>
      </w:ins>
      <w:ins w:id="319" w:author="Clay Cressler" w:date="2020-05-22T14:01:00Z">
        <w:r w:rsidR="003F17B6">
          <w:rPr>
            <w:rFonts w:cstheme="minorHAnsi"/>
            <w:sz w:val="22"/>
            <w:szCs w:val="22"/>
          </w:rPr>
          <w:t xml:space="preserve">our analysis because it leads to an evolutionary equilibrium where fitness is maximized. </w:t>
        </w:r>
      </w:ins>
      <w:del w:id="320" w:author="Clay Cressler" w:date="2020-05-22T14:01:00Z">
        <w:r w:rsidRPr="00496E2D" w:rsidDel="003F17B6">
          <w:rPr>
            <w:rFonts w:cstheme="minorHAnsi"/>
            <w:sz w:val="22"/>
            <w:szCs w:val="22"/>
          </w:rPr>
          <w:delText xml:space="preserve">described by an accelerating function, </w:delText>
        </w:r>
      </w:del>
      <m:oMath>
        <m:sSub>
          <m:sSubPr>
            <m:ctrlPr>
              <w:del w:id="321" w:author="Clay Cressler" w:date="2020-05-22T14:01:00Z">
                <w:rPr>
                  <w:rFonts w:ascii="Cambria Math" w:hAnsi="Cambria Math" w:cstheme="minorHAnsi"/>
                  <w:sz w:val="22"/>
                  <w:szCs w:val="22"/>
                </w:rPr>
              </w:del>
            </m:ctrlPr>
          </m:sSubPr>
          <m:e>
            <m:r>
              <w:del w:id="322" w:author="Clay Cressler" w:date="2020-05-22T14:01:00Z">
                <w:rPr>
                  <w:rFonts w:ascii="Cambria Math" w:hAnsi="Cambria Math" w:cstheme="minorHAnsi"/>
                  <w:sz w:val="22"/>
                  <w:szCs w:val="22"/>
                </w:rPr>
                <m:t>d</m:t>
              </w:del>
            </m:r>
          </m:e>
          <m:sub>
            <m:r>
              <w:del w:id="323" w:author="Clay Cressler" w:date="2020-05-22T14:01:00Z">
                <w:rPr>
                  <w:rFonts w:ascii="Cambria Math" w:hAnsi="Cambria Math" w:cstheme="minorHAnsi"/>
                  <w:sz w:val="22"/>
                  <w:szCs w:val="22"/>
                </w:rPr>
                <m:t>min</m:t>
              </w:del>
            </m:r>
          </m:sub>
        </m:sSub>
        <m:r>
          <w:del w:id="324" w:author="Clay Cressler" w:date="2020-05-22T14:01:00Z">
            <w:rPr>
              <w:rFonts w:ascii="Cambria Math" w:hAnsi="Cambria Math" w:cstheme="minorHAnsi"/>
              <w:sz w:val="22"/>
              <w:szCs w:val="22"/>
            </w:rPr>
            <m:t>=</m:t>
          </w:del>
        </m:r>
        <m:sSubSup>
          <m:sSubSupPr>
            <m:ctrlPr>
              <w:del w:id="325" w:author="Clay Cressler" w:date="2020-05-22T14:01:00Z">
                <w:rPr>
                  <w:rFonts w:ascii="Cambria Math" w:hAnsi="Cambria Math" w:cstheme="minorHAnsi"/>
                  <w:sz w:val="22"/>
                  <w:szCs w:val="22"/>
                </w:rPr>
              </w:del>
            </m:ctrlPr>
          </m:sSubSupPr>
          <m:e>
            <m:r>
              <w:del w:id="326" w:author="Clay Cressler" w:date="2020-05-22T14:01:00Z">
                <w:rPr>
                  <w:rFonts w:ascii="Cambria Math" w:hAnsi="Cambria Math" w:cstheme="minorHAnsi"/>
                  <w:sz w:val="22"/>
                  <w:szCs w:val="22"/>
                </w:rPr>
                <m:t>s</m:t>
              </w:del>
            </m:r>
            <m:r>
              <w:ins w:id="327" w:author="John DeLong" w:date="2020-03-26T11:06:00Z">
                <w:del w:id="328" w:author="Clay Cressler" w:date="2020-05-22T14:01:00Z">
                  <w:rPr>
                    <w:rFonts w:ascii="Cambria Math" w:hAnsi="Cambria Math" w:cstheme="minorHAnsi"/>
                    <w:sz w:val="22"/>
                    <w:szCs w:val="22"/>
                  </w:rPr>
                  <m:t>c</m:t>
                </w:del>
              </w:ins>
            </m:r>
            <m:r>
              <w:del w:id="329" w:author="Clay Cressler" w:date="2020-05-22T14:01:00Z">
                <w:rPr>
                  <w:rFonts w:ascii="Cambria Math" w:hAnsi="Cambria Math" w:cstheme="minorHAnsi"/>
                  <w:sz w:val="22"/>
                  <w:szCs w:val="22"/>
                </w:rPr>
                <m:t>b</m:t>
              </w:del>
            </m:r>
          </m:e>
          <m:sub>
            <m:r>
              <w:del w:id="330" w:author="Clay Cressler" w:date="2020-05-22T14:01:00Z">
                <w:rPr>
                  <w:rFonts w:ascii="Cambria Math" w:hAnsi="Cambria Math" w:cstheme="minorHAnsi"/>
                  <w:sz w:val="22"/>
                  <w:szCs w:val="22"/>
                </w:rPr>
                <m:t>max</m:t>
              </w:del>
            </m:r>
          </m:sub>
          <m:sup>
            <m:r>
              <w:del w:id="331" w:author="Clay Cressler" w:date="2020-05-22T14:01:00Z">
                <w:rPr>
                  <w:rFonts w:ascii="Cambria Math" w:hAnsi="Cambria Math" w:cstheme="minorHAnsi"/>
                  <w:sz w:val="22"/>
                  <w:szCs w:val="22"/>
                </w:rPr>
                <m:t>2</m:t>
              </w:del>
            </m:r>
          </m:sup>
        </m:sSubSup>
        <m:r>
          <w:del w:id="332" w:author="Clay Cressler" w:date="2020-05-22T14:01:00Z">
            <w:rPr>
              <w:rFonts w:ascii="Cambria Math" w:hAnsi="Cambria Math" w:cstheme="minorHAnsi"/>
              <w:sz w:val="22"/>
              <w:szCs w:val="22"/>
            </w:rPr>
            <m:t>.</m:t>
          </w:del>
        </m:r>
      </m:oMath>
    </w:p>
    <w:p w14:paraId="08ABA3BD" w14:textId="77777777" w:rsidR="003F17B6" w:rsidRPr="00496E2D" w:rsidRDefault="003F17B6" w:rsidP="00503830">
      <w:pPr>
        <w:spacing w:after="0" w:line="480" w:lineRule="auto"/>
        <w:contextualSpacing/>
        <w:rPr>
          <w:ins w:id="333" w:author="Clay Cressler" w:date="2020-05-22T14:01:00Z"/>
          <w:rFonts w:cstheme="minorHAnsi"/>
          <w:b/>
          <w:bCs/>
          <w:sz w:val="22"/>
          <w:szCs w:val="22"/>
        </w:rPr>
      </w:pPr>
    </w:p>
    <w:p w14:paraId="4A565E63" w14:textId="3490E327" w:rsidR="00FB13B8" w:rsidRPr="00496E2D" w:rsidRDefault="00644808" w:rsidP="0029577C">
      <w:pPr>
        <w:spacing w:after="0" w:line="480" w:lineRule="auto"/>
        <w:ind w:firstLine="720"/>
        <w:contextualSpacing/>
        <w:rPr>
          <w:rFonts w:cstheme="minorHAnsi"/>
          <w:b/>
          <w:bCs/>
          <w:sz w:val="22"/>
          <w:szCs w:val="22"/>
        </w:rPr>
      </w:pPr>
      <w:r w:rsidRPr="00496E2D">
        <w:rPr>
          <w:rFonts w:cstheme="minorHAnsi"/>
          <w:sz w:val="22"/>
          <w:szCs w:val="22"/>
        </w:rPr>
        <w:t xml:space="preserve">Using the QG approach, the dynamics of the population mean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001F0F2D">
        <w:rPr>
          <w:rFonts w:cstheme="minorHAnsi"/>
          <w:sz w:val="22"/>
          <w:szCs w:val="22"/>
        </w:rPr>
        <w:t>, a</w:t>
      </w:r>
      <w:r w:rsidRPr="00496E2D">
        <w:rPr>
          <w:rFonts w:cstheme="minorHAnsi"/>
          <w:sz w:val="22"/>
          <w:szCs w:val="22"/>
        </w:rPr>
        <w:t xml:space="preserve">re given by </w:t>
      </w:r>
    </w:p>
    <w:p w14:paraId="0AD5EB3B" w14:textId="49C0EE6C" w:rsidR="00660235" w:rsidRDefault="007D0619" w:rsidP="00503830">
      <w:pPr>
        <w:tabs>
          <w:tab w:val="right" w:pos="9360"/>
        </w:tabs>
        <w:spacing w:after="0" w:line="480" w:lineRule="auto"/>
        <w:contextualSpacing/>
        <w:rPr>
          <w:ins w:id="334" w:author="Clay Cressler" w:date="2020-05-22T14:03:00Z"/>
          <w:rFonts w:eastAsiaTheme="minorEastAsia" w:cstheme="minorHAnsi"/>
          <w:sz w:val="22"/>
          <w:szCs w:val="22"/>
        </w:rPr>
      </w:pPr>
      <m:oMathPara>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sSub>
            <m:sSubPr>
              <m:ctrlPr>
                <w:ins w:id="335" w:author="Clay Cressler" w:date="2020-05-22T14:02:00Z">
                  <w:rPr>
                    <w:rFonts w:ascii="Cambria Math" w:hAnsi="Cambria Math" w:cstheme="minorHAnsi"/>
                    <w:i/>
                    <w:sz w:val="22"/>
                    <w:szCs w:val="22"/>
                  </w:rPr>
                </w:ins>
              </m:ctrlPr>
            </m:sSubPr>
            <m:e>
              <m:d>
                <m:dPr>
                  <m:ctrlPr>
                    <w:ins w:id="336" w:author="Clay Cressler" w:date="2020-05-22T14:02:00Z">
                      <w:rPr>
                        <w:rFonts w:ascii="Cambria Math" w:hAnsi="Cambria Math" w:cstheme="minorHAnsi"/>
                        <w:i/>
                        <w:sz w:val="22"/>
                        <w:szCs w:val="22"/>
                      </w:rPr>
                    </w:ins>
                  </m:ctrlPr>
                </m:dPr>
                <m:e>
                  <m:f>
                    <m:fPr>
                      <m:ctrlPr>
                        <w:rPr>
                          <w:rFonts w:ascii="Cambria Math" w:hAnsi="Cambria Math" w:cstheme="minorHAnsi"/>
                          <w:sz w:val="22"/>
                          <w:szCs w:val="22"/>
                        </w:rPr>
                      </m:ctrlPr>
                    </m:fPr>
                    <m:num>
                      <m:r>
                        <w:rPr>
                          <w:rFonts w:ascii="Cambria Math" w:hAnsi="Cambria Math" w:cstheme="minorHAnsi"/>
                          <w:sz w:val="22"/>
                          <w:szCs w:val="22"/>
                        </w:rPr>
                        <m:t>∂</m:t>
                      </m:r>
                      <m:r>
                        <w:ins w:id="337" w:author="Clay Cressler" w:date="2020-05-22T14:06:00Z">
                          <w:rPr>
                            <w:rFonts w:ascii="Cambria Math" w:hAnsi="Cambria Math" w:cstheme="minorHAnsi"/>
                            <w:sz w:val="22"/>
                            <w:szCs w:val="22"/>
                          </w:rPr>
                          <m:t>W</m:t>
                        </w:ins>
                      </m:r>
                      <m:d>
                        <m:dPr>
                          <m:ctrlPr>
                            <w:del w:id="338" w:author="Clay Cressler" w:date="2020-05-22T14:06:00Z">
                              <w:rPr>
                                <w:rFonts w:ascii="Cambria Math" w:hAnsi="Cambria Math" w:cstheme="minorHAnsi"/>
                                <w:sz w:val="22"/>
                                <w:szCs w:val="22"/>
                              </w:rPr>
                            </w:del>
                          </m:ctrlPr>
                        </m:dPr>
                        <m:e>
                          <m:f>
                            <m:fPr>
                              <m:type m:val="skw"/>
                              <m:ctrlPr>
                                <w:ins w:id="339" w:author="John DeLong" w:date="2020-03-26T11:03:00Z">
                                  <w:del w:id="340" w:author="Clay Cressler" w:date="2020-05-22T14:05:00Z">
                                    <w:rPr>
                                      <w:rFonts w:ascii="Cambria Math" w:hAnsi="Cambria Math" w:cstheme="minorHAnsi"/>
                                      <w:i/>
                                      <w:sz w:val="22"/>
                                      <w:szCs w:val="22"/>
                                    </w:rPr>
                                  </w:del>
                                </w:ins>
                              </m:ctrlPr>
                            </m:fPr>
                            <m:num>
                              <m:acc>
                                <m:accPr>
                                  <m:chr m:val="̇"/>
                                  <m:ctrlPr>
                                    <w:ins w:id="341" w:author="John DeLong" w:date="2020-03-26T11:03:00Z">
                                      <w:del w:id="342" w:author="Clay Cressler" w:date="2020-05-22T14:05:00Z">
                                        <w:rPr>
                                          <w:rFonts w:ascii="Cambria Math" w:hAnsi="Cambria Math" w:cstheme="minorHAnsi"/>
                                          <w:i/>
                                          <w:sz w:val="22"/>
                                          <w:szCs w:val="22"/>
                                        </w:rPr>
                                      </w:del>
                                    </w:ins>
                                  </m:ctrlPr>
                                </m:accPr>
                                <m:e>
                                  <m:r>
                                    <w:ins w:id="343" w:author="John DeLong" w:date="2020-03-26T11:03:00Z">
                                      <w:del w:id="344" w:author="Clay Cressler" w:date="2020-05-22T14:05:00Z">
                                        <w:rPr>
                                          <w:rFonts w:ascii="Cambria Math" w:hAnsi="Cambria Math" w:cstheme="minorHAnsi"/>
                                          <w:sz w:val="22"/>
                                          <w:szCs w:val="22"/>
                                        </w:rPr>
                                        <m:t>R</m:t>
                                      </w:del>
                                    </w:ins>
                                  </m:r>
                                </m:e>
                              </m:acc>
                            </m:num>
                            <m:den>
                              <m:r>
                                <w:ins w:id="345" w:author="John DeLong" w:date="2020-03-26T11:03:00Z">
                                  <w:del w:id="346" w:author="Clay Cressler" w:date="2020-05-22T14:05:00Z">
                                    <w:rPr>
                                      <w:rFonts w:ascii="Cambria Math" w:hAnsi="Cambria Math" w:cstheme="minorHAnsi"/>
                                      <w:sz w:val="22"/>
                                      <w:szCs w:val="22"/>
                                    </w:rPr>
                                    <m:t>R</m:t>
                                  </w:del>
                                </w:ins>
                              </m:r>
                            </m:den>
                          </m:f>
                          <m:f>
                            <m:fPr>
                              <m:type m:val="lin"/>
                              <m:ctrlPr>
                                <w:del w:id="347" w:author="Clay Cressler" w:date="2020-05-22T14:06:00Z">
                                  <w:rPr>
                                    <w:rFonts w:ascii="Cambria Math" w:hAnsi="Cambria Math" w:cstheme="minorHAnsi"/>
                                    <w:sz w:val="22"/>
                                    <w:szCs w:val="22"/>
                                  </w:rPr>
                                </w:del>
                              </m:ctrlPr>
                            </m:fPr>
                            <m:num>
                              <m:acc>
                                <m:accPr>
                                  <m:chr m:val="˙"/>
                                  <m:ctrlPr>
                                    <w:del w:id="348" w:author="Clay Cressler" w:date="2020-05-22T14:06:00Z">
                                      <w:rPr>
                                        <w:rFonts w:ascii="Cambria Math" w:hAnsi="Cambria Math" w:cstheme="minorHAnsi"/>
                                        <w:sz w:val="22"/>
                                        <w:szCs w:val="22"/>
                                      </w:rPr>
                                    </w:del>
                                  </m:ctrlPr>
                                </m:accPr>
                                <m:e>
                                  <m:r>
                                    <w:del w:id="349" w:author="Clay Cressler" w:date="2020-05-22T14:06:00Z">
                                      <w:rPr>
                                        <w:rFonts w:ascii="Cambria Math" w:hAnsi="Cambria Math" w:cstheme="minorHAnsi"/>
                                        <w:sz w:val="22"/>
                                        <w:szCs w:val="22"/>
                                      </w:rPr>
                                      <m:t>R</m:t>
                                    </w:del>
                                  </m:r>
                                </m:e>
                              </m:acc>
                            </m:num>
                            <m:den>
                              <m:r>
                                <w:del w:id="350" w:author="Clay Cressler" w:date="2020-05-22T14:06:00Z">
                                  <w:rPr>
                                    <w:rFonts w:ascii="Cambria Math" w:hAnsi="Cambria Math" w:cstheme="minorHAnsi"/>
                                    <w:sz w:val="22"/>
                                    <w:szCs w:val="22"/>
                                  </w:rPr>
                                  <m:t>R</m:t>
                                </w:del>
                              </m:r>
                            </m:den>
                          </m:f>
                        </m:e>
                      </m:d>
                    </m:num>
                    <m:den>
                      <m:r>
                        <w:rPr>
                          <w:rFonts w:ascii="Cambria Math" w:hAnsi="Cambria Math" w:cstheme="minorHAnsi"/>
                          <w:sz w:val="22"/>
                          <w:szCs w:val="22"/>
                        </w:rPr>
                        <m:t>∂</m:t>
                      </m:r>
                      <m:sSub>
                        <m:sSubPr>
                          <m:ctrlPr>
                            <w:ins w:id="351" w:author="Clay Cressler" w:date="2020-05-22T14:02:00Z">
                              <w:rPr>
                                <w:rFonts w:ascii="Cambria Math" w:hAnsi="Cambria Math" w:cstheme="minorHAnsi"/>
                                <w:i/>
                                <w:sz w:val="22"/>
                                <w:szCs w:val="22"/>
                              </w:rPr>
                            </w:ins>
                          </m:ctrlPr>
                        </m:sSubPr>
                        <m:e>
                          <m:r>
                            <w:ins w:id="352" w:author="Clay Cressler" w:date="2020-05-22T14:02:00Z">
                              <w:rPr>
                                <w:rFonts w:ascii="Cambria Math" w:hAnsi="Cambria Math" w:cstheme="minorHAnsi"/>
                                <w:sz w:val="22"/>
                                <w:szCs w:val="22"/>
                              </w:rPr>
                              <m:t>b</m:t>
                            </w:ins>
                          </m:r>
                        </m:e>
                        <m:sub>
                          <m:r>
                            <w:ins w:id="353" w:author="Clay Cressler" w:date="2020-05-22T14:02:00Z">
                              <w:rPr>
                                <w:rFonts w:ascii="Cambria Math" w:hAnsi="Cambria Math" w:cstheme="minorHAnsi"/>
                                <w:sz w:val="22"/>
                                <w:szCs w:val="22"/>
                              </w:rPr>
                              <m:t>max</m:t>
                            </w:ins>
                          </m:r>
                        </m:sub>
                      </m:sSub>
                      <m:acc>
                        <m:accPr>
                          <m:chr m:val="̅"/>
                          <m:ctrlPr>
                            <w:del w:id="354" w:author="Clay Cressler" w:date="2020-05-22T14:02:00Z">
                              <w:rPr>
                                <w:rFonts w:ascii="Cambria Math" w:hAnsi="Cambria Math" w:cstheme="minorHAnsi"/>
                                <w:sz w:val="22"/>
                                <w:szCs w:val="22"/>
                              </w:rPr>
                            </w:del>
                          </m:ctrlPr>
                        </m:accPr>
                        <m:e>
                          <m:sSub>
                            <m:sSubPr>
                              <m:ctrlPr>
                                <w:del w:id="355" w:author="Clay Cressler" w:date="2020-05-22T14:02:00Z">
                                  <w:rPr>
                                    <w:rFonts w:ascii="Cambria Math" w:hAnsi="Cambria Math" w:cstheme="minorHAnsi"/>
                                    <w:i/>
                                    <w:sz w:val="22"/>
                                    <w:szCs w:val="22"/>
                                  </w:rPr>
                                </w:del>
                              </m:ctrlPr>
                            </m:sSubPr>
                            <m:e>
                              <m:r>
                                <w:del w:id="356" w:author="Clay Cressler" w:date="2020-05-22T14:02:00Z">
                                  <w:rPr>
                                    <w:rFonts w:ascii="Cambria Math" w:hAnsi="Cambria Math" w:cstheme="minorHAnsi"/>
                                    <w:sz w:val="22"/>
                                    <w:szCs w:val="22"/>
                                  </w:rPr>
                                  <m:t>b</m:t>
                                </w:del>
                              </m:r>
                            </m:e>
                            <m:sub>
                              <m:r>
                                <w:del w:id="357" w:author="Clay Cressler" w:date="2020-05-22T14:02:00Z">
                                  <w:rPr>
                                    <w:rFonts w:ascii="Cambria Math" w:hAnsi="Cambria Math" w:cstheme="minorHAnsi"/>
                                    <w:sz w:val="22"/>
                                    <w:szCs w:val="22"/>
                                  </w:rPr>
                                  <m:t>max</m:t>
                                </w:del>
                              </m:r>
                            </m:sub>
                          </m:sSub>
                        </m:e>
                      </m:acc>
                    </m:den>
                  </m:f>
                </m:e>
              </m:d>
            </m:e>
            <m:sub>
              <m:sSub>
                <m:sSubPr>
                  <m:ctrlPr>
                    <w:ins w:id="358" w:author="Clay Cressler" w:date="2020-05-22T14:02:00Z">
                      <w:rPr>
                        <w:rFonts w:ascii="Cambria Math" w:hAnsi="Cambria Math" w:cstheme="minorHAnsi"/>
                        <w:i/>
                        <w:sz w:val="22"/>
                        <w:szCs w:val="22"/>
                      </w:rPr>
                    </w:ins>
                  </m:ctrlPr>
                </m:sSubPr>
                <m:e>
                  <m:r>
                    <w:ins w:id="359" w:author="Clay Cressler" w:date="2020-05-22T14:02:00Z">
                      <w:rPr>
                        <w:rFonts w:ascii="Cambria Math" w:hAnsi="Cambria Math" w:cstheme="minorHAnsi"/>
                        <w:sz w:val="22"/>
                        <w:szCs w:val="22"/>
                      </w:rPr>
                      <m:t>b</m:t>
                    </w:ins>
                  </m:r>
                </m:e>
                <m:sub>
                  <m:r>
                    <w:ins w:id="360" w:author="Clay Cressler" w:date="2020-05-22T14:02:00Z">
                      <w:rPr>
                        <w:rFonts w:ascii="Cambria Math" w:hAnsi="Cambria Math" w:cstheme="minorHAnsi"/>
                        <w:sz w:val="22"/>
                        <w:szCs w:val="22"/>
                      </w:rPr>
                      <m:t>max</m:t>
                    </w:ins>
                  </m:r>
                </m:sub>
              </m:sSub>
              <m:r>
                <w:ins w:id="361" w:author="Clay Cressler" w:date="2020-05-22T14:02:00Z">
                  <w:rPr>
                    <w:rFonts w:ascii="Cambria Math" w:hAnsi="Cambria Math" w:cstheme="minorHAnsi"/>
                    <w:sz w:val="22"/>
                    <w:szCs w:val="22"/>
                  </w:rPr>
                  <m:t>=</m:t>
                </w:ins>
              </m:r>
              <m:acc>
                <m:accPr>
                  <m:chr m:val="̅"/>
                  <m:ctrlPr>
                    <w:ins w:id="362" w:author="Clay Cressler" w:date="2020-05-22T14:03:00Z">
                      <w:rPr>
                        <w:rFonts w:ascii="Cambria Math" w:hAnsi="Cambria Math" w:cstheme="minorHAnsi"/>
                        <w:i/>
                        <w:sz w:val="22"/>
                        <w:szCs w:val="22"/>
                      </w:rPr>
                    </w:ins>
                  </m:ctrlPr>
                </m:accPr>
                <m:e>
                  <m:sSub>
                    <m:sSubPr>
                      <m:ctrlPr>
                        <w:ins w:id="363" w:author="Clay Cressler" w:date="2020-05-22T14:03:00Z">
                          <w:rPr>
                            <w:rFonts w:ascii="Cambria Math" w:hAnsi="Cambria Math" w:cstheme="minorHAnsi"/>
                            <w:i/>
                            <w:sz w:val="22"/>
                            <w:szCs w:val="22"/>
                          </w:rPr>
                        </w:ins>
                      </m:ctrlPr>
                    </m:sSubPr>
                    <m:e>
                      <m:r>
                        <w:ins w:id="364" w:author="Clay Cressler" w:date="2020-05-22T14:02:00Z">
                          <w:rPr>
                            <w:rFonts w:ascii="Cambria Math" w:hAnsi="Cambria Math" w:cstheme="minorHAnsi"/>
                            <w:sz w:val="22"/>
                            <w:szCs w:val="22"/>
                          </w:rPr>
                          <m:t>b</m:t>
                        </w:ins>
                      </m:r>
                    </m:e>
                    <m:sub>
                      <m:r>
                        <w:ins w:id="365" w:author="Clay Cressler" w:date="2020-05-22T14:03:00Z">
                          <w:rPr>
                            <w:rFonts w:ascii="Cambria Math" w:hAnsi="Cambria Math" w:cstheme="minorHAnsi"/>
                            <w:sz w:val="22"/>
                            <w:szCs w:val="22"/>
                          </w:rPr>
                          <m:t>max</m:t>
                        </w:ins>
                      </m:r>
                    </m:sub>
                  </m:sSub>
                </m:e>
              </m:acc>
              <m:r>
                <w:del w:id="366" w:author="Clay Cressler" w:date="2020-05-22T14:03:00Z">
                  <w:rPr>
                    <w:rFonts w:ascii="Cambria Math" w:hAnsi="Cambria Math" w:cstheme="minorHAnsi"/>
                    <w:sz w:val="22"/>
                    <w:szCs w:val="22"/>
                  </w:rPr>
                  <m:t> </m:t>
                </w:del>
              </m:r>
            </m:sub>
          </m:sSub>
          <m:r>
            <w:ins w:id="367" w:author="Clay Cressler" w:date="2020-05-22T14:03:00Z">
              <w:rPr>
                <w:rFonts w:ascii="Cambria Math" w:eastAsiaTheme="minorEastAsia" w:hAnsi="Cambria Math" w:cstheme="minorHAnsi"/>
                <w:sz w:val="22"/>
                <w:szCs w:val="22"/>
              </w:rPr>
              <m:t>,</m:t>
            </w:ins>
          </m:r>
        </m:oMath>
      </m:oMathPara>
    </w:p>
    <w:p w14:paraId="544A476B" w14:textId="1E642A3D" w:rsidR="00FB13B8" w:rsidRPr="00496E2D" w:rsidRDefault="00F411B3" w:rsidP="00503830">
      <w:pPr>
        <w:tabs>
          <w:tab w:val="right" w:pos="9360"/>
        </w:tabs>
        <w:spacing w:after="0" w:line="480" w:lineRule="auto"/>
        <w:contextualSpacing/>
        <w:rPr>
          <w:rFonts w:cstheme="minorHAnsi"/>
          <w:b/>
          <w:bCs/>
          <w:sz w:val="22"/>
          <w:szCs w:val="22"/>
        </w:rPr>
      </w:pPr>
      <w:del w:id="368" w:author="Clay Cressler" w:date="2020-05-22T14:03:00Z">
        <w:r w:rsidDel="00660235">
          <w:rPr>
            <w:rFonts w:eastAsiaTheme="minorEastAsia" w:cstheme="minorHAnsi"/>
            <w:sz w:val="22"/>
            <w:szCs w:val="22"/>
          </w:rPr>
          <w:delText xml:space="preserve">, </w:delText>
        </w:r>
      </w:del>
      <w:r>
        <w:rPr>
          <w:rFonts w:cstheme="minorHAnsi"/>
          <w:sz w:val="22"/>
          <w:szCs w:val="22"/>
        </w:rPr>
        <w:t>w</w:t>
      </w:r>
      <w:r w:rsidR="00644808" w:rsidRPr="00496E2D">
        <w:rPr>
          <w:rFonts w:cstheme="minorHAnsi"/>
          <w:sz w:val="22"/>
          <w:szCs w:val="22"/>
        </w:rPr>
        <w:t xml:space="preserve">here </w:t>
      </w:r>
      <w:r w:rsidR="00644808" w:rsidRPr="00496E2D">
        <w:rPr>
          <w:rFonts w:cstheme="minorHAnsi"/>
          <w:i/>
          <w:iCs/>
          <w:sz w:val="22"/>
          <w:szCs w:val="22"/>
        </w:rPr>
        <w:t xml:space="preserve">V </w:t>
      </w:r>
      <w:r w:rsidR="00644808" w:rsidRPr="00496E2D">
        <w:rPr>
          <w:rFonts w:cstheme="minorHAnsi"/>
          <w:sz w:val="22"/>
          <w:szCs w:val="22"/>
        </w:rPr>
        <w:t>is the</w:t>
      </w:r>
      <w:ins w:id="369" w:author="John DeLong" w:date="2020-03-26T10:52:00Z">
        <w:r w:rsidR="00380B83">
          <w:rPr>
            <w:rFonts w:cstheme="minorHAnsi"/>
            <w:sz w:val="22"/>
            <w:szCs w:val="22"/>
          </w:rPr>
          <w:t xml:space="preserve"> product of narrow-sense heritability and</w:t>
        </w:r>
      </w:ins>
      <w:r w:rsidR="00644808" w:rsidRPr="00496E2D">
        <w:rPr>
          <w:rFonts w:cstheme="minorHAnsi"/>
          <w:sz w:val="22"/>
          <w:szCs w:val="22"/>
        </w:rPr>
        <w:t xml:space="preserve"> additive genetic variance in </w:t>
      </w:r>
      <w:proofErr w:type="spellStart"/>
      <w:r w:rsidR="00644808" w:rsidRPr="00496E2D">
        <w:rPr>
          <w:rFonts w:cstheme="minorHAnsi"/>
          <w:i/>
          <w:iCs/>
          <w:sz w:val="22"/>
          <w:szCs w:val="22"/>
        </w:rPr>
        <w:t>b</w:t>
      </w:r>
      <w:r w:rsidR="00644808" w:rsidRPr="00496E2D">
        <w:rPr>
          <w:rFonts w:cstheme="minorHAnsi"/>
          <w:i/>
          <w:iCs/>
          <w:sz w:val="22"/>
          <w:szCs w:val="22"/>
          <w:vertAlign w:val="subscript"/>
        </w:rPr>
        <w:t>max</w:t>
      </w:r>
      <w:proofErr w:type="spellEnd"/>
      <w:r w:rsidR="00644808" w:rsidRPr="00496E2D">
        <w:rPr>
          <w:rFonts w:cstheme="minorHAnsi"/>
          <w:i/>
          <w:iCs/>
          <w:sz w:val="22"/>
          <w:szCs w:val="22"/>
        </w:rPr>
        <w:t>,</w:t>
      </w:r>
      <w:r w:rsidR="00644808" w:rsidRPr="00496E2D">
        <w:rPr>
          <w:rFonts w:cstheme="minorHAnsi"/>
          <w:sz w:val="22"/>
          <w:szCs w:val="22"/>
        </w:rPr>
        <w:t xml:space="preserve"> </w:t>
      </w:r>
      <m:oMath>
        <m:r>
          <w:ins w:id="370" w:author="Clay Cressler" w:date="2020-05-22T14:06:00Z">
            <w:rPr>
              <w:rFonts w:ascii="Cambria Math" w:hAnsi="Cambria Math" w:cstheme="minorHAnsi"/>
              <w:sz w:val="22"/>
              <w:szCs w:val="22"/>
            </w:rPr>
            <m:t>W=</m:t>
          </w:ins>
        </m:r>
        <m:f>
          <m:fPr>
            <m:type m:val="lin"/>
            <m:ctrlPr>
              <w:ins w:id="371" w:author="John DeLong" w:date="2020-03-26T11:03:00Z">
                <w:rPr>
                  <w:rFonts w:ascii="Cambria Math" w:hAnsi="Cambria Math" w:cstheme="minorHAnsi"/>
                  <w:i/>
                  <w:sz w:val="22"/>
                  <w:szCs w:val="22"/>
                </w:rPr>
              </w:ins>
            </m:ctrlPr>
          </m:fPr>
          <m:num>
            <m:acc>
              <m:accPr>
                <m:chr m:val="̇"/>
                <m:ctrlPr>
                  <w:ins w:id="372" w:author="John DeLong" w:date="2020-03-26T11:03:00Z">
                    <w:rPr>
                      <w:rFonts w:ascii="Cambria Math" w:hAnsi="Cambria Math" w:cstheme="minorHAnsi"/>
                      <w:i/>
                      <w:sz w:val="22"/>
                      <w:szCs w:val="22"/>
                    </w:rPr>
                  </w:ins>
                </m:ctrlPr>
              </m:accPr>
              <m:e>
                <m:r>
                  <w:ins w:id="373" w:author="John DeLong" w:date="2020-03-26T11:03:00Z">
                    <w:rPr>
                      <w:rFonts w:ascii="Cambria Math" w:hAnsi="Cambria Math" w:cstheme="minorHAnsi"/>
                      <w:sz w:val="22"/>
                      <w:szCs w:val="22"/>
                    </w:rPr>
                    <m:t>R</m:t>
                  </w:ins>
                </m:r>
              </m:e>
            </m:acc>
          </m:num>
          <m:den>
            <m:r>
              <w:ins w:id="374" w:author="John DeLong" w:date="2020-03-26T11:03:00Z">
                <w:rPr>
                  <w:rFonts w:ascii="Cambria Math" w:hAnsi="Cambria Math" w:cstheme="minorHAnsi"/>
                  <w:sz w:val="22"/>
                  <w:szCs w:val="22"/>
                </w:rPr>
                <m:t>R</m:t>
              </w:ins>
            </m:r>
          </m:den>
        </m:f>
        <m:f>
          <m:fPr>
            <m:type m:val="lin"/>
            <m:ctrlPr>
              <w:del w:id="375" w:author="John DeLong" w:date="2020-03-26T11:03:00Z">
                <w:rPr>
                  <w:rFonts w:ascii="Cambria Math" w:hAnsi="Cambria Math" w:cstheme="minorHAnsi"/>
                  <w:sz w:val="22"/>
                  <w:szCs w:val="22"/>
                </w:rPr>
              </w:del>
            </m:ctrlPr>
          </m:fPr>
          <m:num>
            <m:acc>
              <m:accPr>
                <m:chr m:val="˙"/>
                <m:ctrlPr>
                  <w:del w:id="376" w:author="John DeLong" w:date="2020-03-26T11:03:00Z">
                    <w:rPr>
                      <w:rFonts w:ascii="Cambria Math" w:hAnsi="Cambria Math" w:cstheme="minorHAnsi"/>
                      <w:sz w:val="22"/>
                      <w:szCs w:val="22"/>
                    </w:rPr>
                  </w:del>
                </m:ctrlPr>
              </m:accPr>
              <m:e>
                <m:r>
                  <w:del w:id="377" w:author="John DeLong" w:date="2020-03-26T11:03:00Z">
                    <w:rPr>
                      <w:rFonts w:ascii="Cambria Math" w:hAnsi="Cambria Math" w:cstheme="minorHAnsi"/>
                      <w:sz w:val="22"/>
                      <w:szCs w:val="22"/>
                    </w:rPr>
                    <m:t>R</m:t>
                  </w:del>
                </m:r>
              </m:e>
            </m:acc>
          </m:num>
          <m:den>
            <m:r>
              <w:del w:id="378" w:author="John DeLong" w:date="2020-03-26T11:03:00Z">
                <w:rPr>
                  <w:rFonts w:ascii="Cambria Math" w:hAnsi="Cambria Math" w:cstheme="minorHAnsi"/>
                  <w:sz w:val="22"/>
                  <w:szCs w:val="22"/>
                </w:rPr>
                <m:t>R</m:t>
              </w:del>
            </m:r>
          </m:den>
        </m:f>
      </m:oMath>
      <w:r w:rsidR="001F0F2D">
        <w:rPr>
          <w:rFonts w:eastAsiaTheme="minorEastAsia" w:cstheme="minorHAnsi"/>
          <w:sz w:val="22"/>
          <w:szCs w:val="22"/>
        </w:rPr>
        <w:t xml:space="preserve"> </w:t>
      </w:r>
      <w:r w:rsidR="00644808" w:rsidRPr="00496E2D">
        <w:rPr>
          <w:rFonts w:cstheme="minorHAnsi"/>
          <w:sz w:val="22"/>
          <w:szCs w:val="22"/>
        </w:rPr>
        <w:t xml:space="preserve">is </w:t>
      </w:r>
      <w:ins w:id="379" w:author="Clay Cressler" w:date="2020-05-22T14:03:00Z">
        <w:r w:rsidR="00660235">
          <w:rPr>
            <w:rFonts w:cstheme="minorHAnsi"/>
            <w:sz w:val="22"/>
            <w:szCs w:val="22"/>
          </w:rPr>
          <w:t xml:space="preserve">the </w:t>
        </w:r>
      </w:ins>
      <w:r w:rsidR="00644808" w:rsidRPr="00496E2D">
        <w:rPr>
          <w:rFonts w:cstheme="minorHAnsi"/>
          <w:sz w:val="22"/>
          <w:szCs w:val="22"/>
        </w:rPr>
        <w:t>per-capita growth rate (</w:t>
      </w:r>
      <w:ins w:id="380" w:author="Clay Cressler" w:date="2020-05-22T14:06:00Z">
        <w:r w:rsidR="00660235">
          <w:rPr>
            <w:rFonts w:cstheme="minorHAnsi"/>
            <w:sz w:val="22"/>
            <w:szCs w:val="22"/>
          </w:rPr>
          <w:t xml:space="preserve">i.e., </w:t>
        </w:r>
      </w:ins>
      <w:del w:id="381" w:author="Clay Cressler" w:date="2020-05-22T14:03:00Z">
        <w:r w:rsidDel="00660235">
          <w:rPr>
            <w:rFonts w:cstheme="minorHAnsi"/>
            <w:sz w:val="22"/>
            <w:szCs w:val="22"/>
          </w:rPr>
          <w:delText>average</w:delText>
        </w:r>
      </w:del>
      <w:ins w:id="382" w:author="Clay Cressler" w:date="2020-05-22T14:03:00Z">
        <w:r w:rsidR="00660235">
          <w:rPr>
            <w:rFonts w:cstheme="minorHAnsi"/>
            <w:sz w:val="22"/>
            <w:szCs w:val="22"/>
          </w:rPr>
          <w:t>individual</w:t>
        </w:r>
      </w:ins>
      <w:r>
        <w:rPr>
          <w:rFonts w:cstheme="minorHAnsi"/>
          <w:sz w:val="22"/>
          <w:szCs w:val="22"/>
        </w:rPr>
        <w:t xml:space="preserve"> </w:t>
      </w:r>
      <w:r w:rsidR="00644808" w:rsidRPr="00496E2D">
        <w:rPr>
          <w:rFonts w:cstheme="minorHAnsi"/>
          <w:sz w:val="22"/>
          <w:szCs w:val="22"/>
        </w:rPr>
        <w:t>fitness), and</w:t>
      </w:r>
      <m:oMath>
        <m:r>
          <w:ins w:id="383" w:author="Clay Cressler" w:date="2020-05-22T14:05:00Z">
            <w:rPr>
              <w:rFonts w:ascii="Cambria Math" w:hAnsi="Cambria Math" w:cstheme="minorHAnsi"/>
              <w:sz w:val="22"/>
              <w:szCs w:val="22"/>
            </w:rPr>
            <m:t xml:space="preserve"> </m:t>
          </w:ins>
        </m:r>
        <m:sSub>
          <m:sSubPr>
            <m:ctrlPr>
              <w:ins w:id="384" w:author="Clay Cressler" w:date="2020-05-22T14:05:00Z">
                <w:rPr>
                  <w:rFonts w:ascii="Cambria Math" w:hAnsi="Cambria Math" w:cstheme="minorHAnsi"/>
                  <w:i/>
                  <w:sz w:val="22"/>
                  <w:szCs w:val="22"/>
                </w:rPr>
              </w:ins>
            </m:ctrlPr>
          </m:sSubPr>
          <m:e>
            <m:d>
              <m:dPr>
                <m:ctrlPr>
                  <w:ins w:id="385" w:author="Clay Cressler" w:date="2020-05-22T14:05:00Z">
                    <w:rPr>
                      <w:rFonts w:ascii="Cambria Math" w:hAnsi="Cambria Math" w:cstheme="minorHAnsi"/>
                      <w:i/>
                      <w:sz w:val="22"/>
                      <w:szCs w:val="22"/>
                    </w:rPr>
                  </w:ins>
                </m:ctrlPr>
              </m:dPr>
              <m:e>
                <m:f>
                  <m:fPr>
                    <m:ctrlPr>
                      <w:ins w:id="386" w:author="Clay Cressler" w:date="2020-05-22T14:05:00Z">
                        <w:rPr>
                          <w:rFonts w:ascii="Cambria Math" w:hAnsi="Cambria Math" w:cstheme="minorHAnsi"/>
                          <w:sz w:val="22"/>
                          <w:szCs w:val="22"/>
                        </w:rPr>
                      </w:ins>
                    </m:ctrlPr>
                  </m:fPr>
                  <m:num>
                    <m:r>
                      <w:ins w:id="387" w:author="Clay Cressler" w:date="2020-05-22T14:05:00Z">
                        <w:rPr>
                          <w:rFonts w:ascii="Cambria Math" w:hAnsi="Cambria Math" w:cstheme="minorHAnsi"/>
                          <w:sz w:val="22"/>
                          <w:szCs w:val="22"/>
                        </w:rPr>
                        <m:t>∂</m:t>
                      </w:ins>
                    </m:r>
                    <m:r>
                      <w:ins w:id="388" w:author="Clay Cressler" w:date="2020-05-22T14:06:00Z">
                        <w:rPr>
                          <w:rFonts w:ascii="Cambria Math" w:hAnsi="Cambria Math" w:cstheme="minorHAnsi"/>
                          <w:sz w:val="22"/>
                          <w:szCs w:val="22"/>
                        </w:rPr>
                        <m:t>W</m:t>
                      </w:ins>
                    </m:r>
                  </m:num>
                  <m:den>
                    <m:r>
                      <w:ins w:id="389" w:author="Clay Cressler" w:date="2020-05-22T14:05:00Z">
                        <w:rPr>
                          <w:rFonts w:ascii="Cambria Math" w:hAnsi="Cambria Math" w:cstheme="minorHAnsi"/>
                          <w:sz w:val="22"/>
                          <w:szCs w:val="22"/>
                        </w:rPr>
                        <m:t>∂</m:t>
                      </w:ins>
                    </m:r>
                    <m:sSub>
                      <m:sSubPr>
                        <m:ctrlPr>
                          <w:ins w:id="390" w:author="Clay Cressler" w:date="2020-05-22T14:05:00Z">
                            <w:rPr>
                              <w:rFonts w:ascii="Cambria Math" w:hAnsi="Cambria Math" w:cstheme="minorHAnsi"/>
                              <w:i/>
                              <w:sz w:val="22"/>
                              <w:szCs w:val="22"/>
                            </w:rPr>
                          </w:ins>
                        </m:ctrlPr>
                      </m:sSubPr>
                      <m:e>
                        <m:r>
                          <w:ins w:id="391" w:author="Clay Cressler" w:date="2020-05-22T14:05:00Z">
                            <w:rPr>
                              <w:rFonts w:ascii="Cambria Math" w:hAnsi="Cambria Math" w:cstheme="minorHAnsi"/>
                              <w:sz w:val="22"/>
                              <w:szCs w:val="22"/>
                            </w:rPr>
                            <m:t>b</m:t>
                          </w:ins>
                        </m:r>
                      </m:e>
                      <m:sub>
                        <m:r>
                          <w:ins w:id="392" w:author="Clay Cressler" w:date="2020-05-22T14:05:00Z">
                            <w:rPr>
                              <w:rFonts w:ascii="Cambria Math" w:hAnsi="Cambria Math" w:cstheme="minorHAnsi"/>
                              <w:sz w:val="22"/>
                              <w:szCs w:val="22"/>
                            </w:rPr>
                            <m:t>max</m:t>
                          </w:ins>
                        </m:r>
                      </m:sub>
                    </m:sSub>
                  </m:den>
                </m:f>
              </m:e>
            </m:d>
          </m:e>
          <m:sub>
            <m:sSub>
              <m:sSubPr>
                <m:ctrlPr>
                  <w:ins w:id="393" w:author="Clay Cressler" w:date="2020-05-22T14:05:00Z">
                    <w:rPr>
                      <w:rFonts w:ascii="Cambria Math" w:hAnsi="Cambria Math" w:cstheme="minorHAnsi"/>
                      <w:i/>
                      <w:sz w:val="22"/>
                      <w:szCs w:val="22"/>
                    </w:rPr>
                  </w:ins>
                </m:ctrlPr>
              </m:sSubPr>
              <m:e>
                <m:r>
                  <w:ins w:id="394" w:author="Clay Cressler" w:date="2020-05-22T14:05:00Z">
                    <w:rPr>
                      <w:rFonts w:ascii="Cambria Math" w:hAnsi="Cambria Math" w:cstheme="minorHAnsi"/>
                      <w:sz w:val="22"/>
                      <w:szCs w:val="22"/>
                    </w:rPr>
                    <m:t>b</m:t>
                  </w:ins>
                </m:r>
              </m:e>
              <m:sub>
                <m:r>
                  <w:ins w:id="395" w:author="Clay Cressler" w:date="2020-05-22T14:05:00Z">
                    <w:rPr>
                      <w:rFonts w:ascii="Cambria Math" w:hAnsi="Cambria Math" w:cstheme="minorHAnsi"/>
                      <w:sz w:val="22"/>
                      <w:szCs w:val="22"/>
                    </w:rPr>
                    <m:t>max</m:t>
                  </w:ins>
                </m:r>
              </m:sub>
            </m:sSub>
            <m:r>
              <w:ins w:id="396" w:author="Clay Cressler" w:date="2020-05-22T14:05:00Z">
                <w:rPr>
                  <w:rFonts w:ascii="Cambria Math" w:hAnsi="Cambria Math" w:cstheme="minorHAnsi"/>
                  <w:sz w:val="22"/>
                  <w:szCs w:val="22"/>
                </w:rPr>
                <m:t>=</m:t>
              </w:ins>
            </m:r>
            <m:acc>
              <m:accPr>
                <m:chr m:val="̅"/>
                <m:ctrlPr>
                  <w:ins w:id="397" w:author="Clay Cressler" w:date="2020-05-22T14:05:00Z">
                    <w:rPr>
                      <w:rFonts w:ascii="Cambria Math" w:hAnsi="Cambria Math" w:cstheme="minorHAnsi"/>
                      <w:i/>
                      <w:sz w:val="22"/>
                      <w:szCs w:val="22"/>
                    </w:rPr>
                  </w:ins>
                </m:ctrlPr>
              </m:accPr>
              <m:e>
                <m:sSub>
                  <m:sSubPr>
                    <m:ctrlPr>
                      <w:ins w:id="398" w:author="Clay Cressler" w:date="2020-05-22T14:05:00Z">
                        <w:rPr>
                          <w:rFonts w:ascii="Cambria Math" w:hAnsi="Cambria Math" w:cstheme="minorHAnsi"/>
                          <w:i/>
                          <w:sz w:val="22"/>
                          <w:szCs w:val="22"/>
                        </w:rPr>
                      </w:ins>
                    </m:ctrlPr>
                  </m:sSubPr>
                  <m:e>
                    <m:r>
                      <w:ins w:id="399" w:author="Clay Cressler" w:date="2020-05-22T14:05:00Z">
                        <w:rPr>
                          <w:rFonts w:ascii="Cambria Math" w:hAnsi="Cambria Math" w:cstheme="minorHAnsi"/>
                          <w:sz w:val="22"/>
                          <w:szCs w:val="22"/>
                        </w:rPr>
                        <m:t>b</m:t>
                      </w:ins>
                    </m:r>
                  </m:e>
                  <m:sub>
                    <m:r>
                      <w:ins w:id="400" w:author="Clay Cressler" w:date="2020-05-22T14:05:00Z">
                        <w:rPr>
                          <w:rFonts w:ascii="Cambria Math" w:hAnsi="Cambria Math" w:cstheme="minorHAnsi"/>
                          <w:sz w:val="22"/>
                          <w:szCs w:val="22"/>
                        </w:rPr>
                        <m:t>max</m:t>
                      </w:ins>
                    </m:r>
                  </m:sub>
                </m:sSub>
              </m:e>
            </m:acc>
          </m:sub>
        </m:sSub>
      </m:oMath>
      <w:del w:id="401" w:author="Clay Cressler" w:date="2020-05-22T14:05:00Z">
        <w:r w:rsidR="00644808" w:rsidRPr="00496E2D" w:rsidDel="00660235">
          <w:rPr>
            <w:rFonts w:cstheme="minorHAnsi"/>
            <w:sz w:val="22"/>
            <w:szCs w:val="22"/>
          </w:rPr>
          <w:delText xml:space="preserve"> </w:delText>
        </w:r>
      </w:del>
      <m:oMath>
        <m:r>
          <w:del w:id="402" w:author="Clay Cressler" w:date="2020-05-22T14:05:00Z">
            <w:rPr>
              <w:rFonts w:ascii="Cambria Math" w:hAnsi="Cambria Math" w:cstheme="minorHAnsi"/>
              <w:sz w:val="22"/>
              <w:szCs w:val="22"/>
            </w:rPr>
            <m:t>∂</m:t>
          </w:del>
        </m:r>
        <m:f>
          <m:fPr>
            <m:type m:val="lin"/>
            <m:ctrlPr>
              <w:del w:id="403" w:author="Clay Cressler" w:date="2020-05-22T14:05:00Z">
                <w:rPr>
                  <w:rFonts w:ascii="Cambria Math" w:hAnsi="Cambria Math" w:cstheme="minorHAnsi"/>
                  <w:sz w:val="22"/>
                  <w:szCs w:val="22"/>
                </w:rPr>
              </w:del>
            </m:ctrlPr>
          </m:fPr>
          <m:num>
            <m:d>
              <m:dPr>
                <m:ctrlPr>
                  <w:del w:id="404" w:author="Clay Cressler" w:date="2020-05-22T14:05:00Z">
                    <w:rPr>
                      <w:rFonts w:ascii="Cambria Math" w:hAnsi="Cambria Math" w:cstheme="minorHAnsi"/>
                      <w:sz w:val="22"/>
                      <w:szCs w:val="22"/>
                    </w:rPr>
                  </w:del>
                </m:ctrlPr>
              </m:dPr>
              <m:e>
                <m:f>
                  <m:fPr>
                    <m:type m:val="lin"/>
                    <m:ctrlPr>
                      <w:ins w:id="405" w:author="John DeLong" w:date="2020-03-26T11:03:00Z">
                        <w:del w:id="406" w:author="Clay Cressler" w:date="2020-05-22T14:05:00Z">
                          <w:rPr>
                            <w:rFonts w:ascii="Cambria Math" w:hAnsi="Cambria Math" w:cstheme="minorHAnsi"/>
                            <w:i/>
                            <w:sz w:val="22"/>
                            <w:szCs w:val="22"/>
                          </w:rPr>
                        </w:del>
                      </w:ins>
                    </m:ctrlPr>
                  </m:fPr>
                  <m:num>
                    <m:acc>
                      <m:accPr>
                        <m:chr m:val="̇"/>
                        <m:ctrlPr>
                          <w:ins w:id="407" w:author="John DeLong" w:date="2020-03-26T11:03:00Z">
                            <w:del w:id="408" w:author="Clay Cressler" w:date="2020-05-22T14:05:00Z">
                              <w:rPr>
                                <w:rFonts w:ascii="Cambria Math" w:hAnsi="Cambria Math" w:cstheme="minorHAnsi"/>
                                <w:i/>
                                <w:sz w:val="22"/>
                                <w:szCs w:val="22"/>
                              </w:rPr>
                            </w:del>
                          </w:ins>
                        </m:ctrlPr>
                      </m:accPr>
                      <m:e>
                        <m:r>
                          <w:ins w:id="409" w:author="John DeLong" w:date="2020-03-26T11:03:00Z">
                            <w:del w:id="410" w:author="Clay Cressler" w:date="2020-05-22T14:05:00Z">
                              <w:rPr>
                                <w:rFonts w:ascii="Cambria Math" w:hAnsi="Cambria Math" w:cstheme="minorHAnsi"/>
                                <w:sz w:val="22"/>
                                <w:szCs w:val="22"/>
                              </w:rPr>
                              <m:t>R</m:t>
                            </w:del>
                          </w:ins>
                        </m:r>
                      </m:e>
                    </m:acc>
                  </m:num>
                  <m:den>
                    <m:r>
                      <w:ins w:id="411" w:author="John DeLong" w:date="2020-03-26T11:03:00Z">
                        <w:del w:id="412" w:author="Clay Cressler" w:date="2020-05-22T14:05:00Z">
                          <w:rPr>
                            <w:rFonts w:ascii="Cambria Math" w:hAnsi="Cambria Math" w:cstheme="minorHAnsi"/>
                            <w:sz w:val="22"/>
                            <w:szCs w:val="22"/>
                          </w:rPr>
                          <m:t>R</m:t>
                        </w:del>
                      </w:ins>
                    </m:r>
                  </m:den>
                </m:f>
                <m:f>
                  <m:fPr>
                    <m:type m:val="lin"/>
                    <m:ctrlPr>
                      <w:del w:id="413" w:author="Clay Cressler" w:date="2020-05-22T14:05:00Z">
                        <w:rPr>
                          <w:rFonts w:ascii="Cambria Math" w:hAnsi="Cambria Math" w:cstheme="minorHAnsi"/>
                          <w:sz w:val="22"/>
                          <w:szCs w:val="22"/>
                        </w:rPr>
                      </w:del>
                    </m:ctrlPr>
                  </m:fPr>
                  <m:num>
                    <m:acc>
                      <m:accPr>
                        <m:chr m:val="˙"/>
                        <m:ctrlPr>
                          <w:del w:id="414" w:author="Clay Cressler" w:date="2020-05-22T14:05:00Z">
                            <w:rPr>
                              <w:rFonts w:ascii="Cambria Math" w:hAnsi="Cambria Math" w:cstheme="minorHAnsi"/>
                              <w:sz w:val="22"/>
                              <w:szCs w:val="22"/>
                            </w:rPr>
                          </w:del>
                        </m:ctrlPr>
                      </m:accPr>
                      <m:e>
                        <m:r>
                          <w:del w:id="415" w:author="Clay Cressler" w:date="2020-05-22T14:05:00Z">
                            <w:rPr>
                              <w:rFonts w:ascii="Cambria Math" w:hAnsi="Cambria Math" w:cstheme="minorHAnsi"/>
                              <w:sz w:val="22"/>
                              <w:szCs w:val="22"/>
                            </w:rPr>
                            <m:t>R</m:t>
                          </w:del>
                        </m:r>
                      </m:e>
                    </m:acc>
                  </m:num>
                  <m:den>
                    <m:r>
                      <w:del w:id="416" w:author="Clay Cressler" w:date="2020-05-22T14:05:00Z">
                        <w:rPr>
                          <w:rFonts w:ascii="Cambria Math" w:hAnsi="Cambria Math" w:cstheme="minorHAnsi"/>
                          <w:sz w:val="22"/>
                          <w:szCs w:val="22"/>
                        </w:rPr>
                        <m:t>R</m:t>
                      </w:del>
                    </m:r>
                  </m:den>
                </m:f>
              </m:e>
            </m:d>
          </m:num>
          <m:den>
            <m:r>
              <w:del w:id="417" w:author="Clay Cressler" w:date="2020-05-22T14:05:00Z">
                <w:rPr>
                  <w:rFonts w:ascii="Cambria Math" w:hAnsi="Cambria Math" w:cstheme="minorHAnsi"/>
                  <w:sz w:val="22"/>
                  <w:szCs w:val="22"/>
                </w:rPr>
                <m:t>∂</m:t>
              </w:del>
            </m:r>
          </m:den>
        </m:f>
        <m:acc>
          <m:accPr>
            <m:chr m:val="̅"/>
            <m:ctrlPr>
              <w:del w:id="418" w:author="Clay Cressler" w:date="2020-05-22T14:05:00Z">
                <w:rPr>
                  <w:rFonts w:ascii="Cambria Math" w:hAnsi="Cambria Math" w:cstheme="minorHAnsi"/>
                  <w:i/>
                  <w:sz w:val="22"/>
                  <w:szCs w:val="22"/>
                </w:rPr>
              </w:del>
            </m:ctrlPr>
          </m:accPr>
          <m:e>
            <m:sSub>
              <m:sSubPr>
                <m:ctrlPr>
                  <w:del w:id="419" w:author="Clay Cressler" w:date="2020-05-22T14:05:00Z">
                    <w:rPr>
                      <w:rFonts w:ascii="Cambria Math" w:hAnsi="Cambria Math" w:cstheme="minorHAnsi"/>
                      <w:i/>
                      <w:sz w:val="22"/>
                      <w:szCs w:val="22"/>
                    </w:rPr>
                  </w:del>
                </m:ctrlPr>
              </m:sSubPr>
              <m:e>
                <m:r>
                  <w:del w:id="420" w:author="Clay Cressler" w:date="2020-05-22T14:05:00Z">
                    <w:rPr>
                      <w:rFonts w:ascii="Cambria Math" w:hAnsi="Cambria Math" w:cstheme="minorHAnsi"/>
                      <w:sz w:val="22"/>
                      <w:szCs w:val="22"/>
                    </w:rPr>
                    <m:t>b</m:t>
                  </w:del>
                </m:r>
              </m:e>
              <m:sub>
                <m:r>
                  <w:del w:id="421" w:author="Clay Cressler" w:date="2020-05-22T14:05:00Z">
                    <w:rPr>
                      <w:rFonts w:ascii="Cambria Math" w:hAnsi="Cambria Math" w:cstheme="minorHAnsi"/>
                      <w:sz w:val="22"/>
                      <w:szCs w:val="22"/>
                    </w:rPr>
                    <m:t>max</m:t>
                  </w:del>
                </m:r>
              </m:sub>
            </m:sSub>
          </m:e>
        </m:acc>
      </m:oMath>
      <w:del w:id="422" w:author="Clay Cressler" w:date="2020-05-22T14:05:00Z">
        <w:r w:rsidR="001F0F2D" w:rsidDel="00660235">
          <w:rPr>
            <w:rFonts w:eastAsiaTheme="minorEastAsia" w:cstheme="minorHAnsi"/>
            <w:sz w:val="22"/>
            <w:szCs w:val="22"/>
          </w:rPr>
          <w:delText xml:space="preserve"> </w:delText>
        </w:r>
      </w:del>
      <w:r w:rsidR="00644808" w:rsidRPr="00496E2D">
        <w:rPr>
          <w:rFonts w:cstheme="minorHAnsi"/>
          <w:sz w:val="22"/>
          <w:szCs w:val="22"/>
        </w:rPr>
        <w:t xml:space="preserve">is the </w:t>
      </w:r>
      <w:del w:id="423" w:author="Clay Cressler" w:date="2020-05-22T14:05:00Z">
        <w:r w:rsidR="00644808" w:rsidRPr="00496E2D" w:rsidDel="00660235">
          <w:rPr>
            <w:rFonts w:cstheme="minorHAnsi"/>
            <w:sz w:val="22"/>
            <w:szCs w:val="22"/>
          </w:rPr>
          <w:delText>selection</w:delText>
        </w:r>
      </w:del>
      <w:ins w:id="424" w:author="Clay Cressler" w:date="2020-05-22T14:05:00Z">
        <w:r w:rsidR="00660235">
          <w:rPr>
            <w:rFonts w:cstheme="minorHAnsi"/>
            <w:sz w:val="22"/>
            <w:szCs w:val="22"/>
          </w:rPr>
          <w:t>fitness</w:t>
        </w:r>
      </w:ins>
      <w:r w:rsidR="00644808" w:rsidRPr="00496E2D">
        <w:rPr>
          <w:rFonts w:cstheme="minorHAnsi"/>
          <w:sz w:val="22"/>
          <w:szCs w:val="22"/>
        </w:rPr>
        <w:t xml:space="preserve"> gradient</w:t>
      </w:r>
      <w:ins w:id="425" w:author="Clay Cressler" w:date="2020-05-22T14:05:00Z">
        <w:r w:rsidR="00660235">
          <w:rPr>
            <w:rFonts w:cstheme="minorHAnsi"/>
            <w:sz w:val="22"/>
            <w:szCs w:val="22"/>
          </w:rPr>
          <w:t xml:space="preserve"> evaluated at the mean trait</w:t>
        </w:r>
      </w:ins>
      <w:r w:rsidR="00644808" w:rsidRPr="00496E2D">
        <w:rPr>
          <w:rFonts w:cstheme="minorHAnsi"/>
          <w:sz w:val="22"/>
          <w:szCs w:val="22"/>
        </w:rPr>
        <w:t xml:space="preserve">. </w:t>
      </w:r>
      <w:ins w:id="426" w:author="Clay Cressler" w:date="2020-05-22T14:09:00Z">
        <w:r w:rsidR="00660235">
          <w:rPr>
            <w:rFonts w:cstheme="minorHAnsi"/>
            <w:sz w:val="22"/>
            <w:szCs w:val="22"/>
          </w:rPr>
          <w:t xml:space="preserve">The fitness gradient will equal zero at the evolutionary equilibrium. </w:t>
        </w:r>
      </w:ins>
      <w:ins w:id="427" w:author="Clay Cressler" w:date="2020-05-22T14:07:00Z">
        <w:r w:rsidR="00660235">
          <w:rPr>
            <w:rFonts w:cstheme="minorHAnsi"/>
            <w:sz w:val="22"/>
            <w:szCs w:val="22"/>
          </w:rPr>
          <w:t xml:space="preserve">Given equation (1) above, the fitness gradient is equal to </w:t>
        </w:r>
      </w:ins>
      <m:oMath>
        <m:r>
          <w:ins w:id="428" w:author="Clay Cressler" w:date="2020-05-22T14:07:00Z">
            <w:rPr>
              <w:rFonts w:ascii="Cambria Math" w:hAnsi="Cambria Math" w:cstheme="minorHAnsi"/>
              <w:sz w:val="22"/>
              <w:szCs w:val="22"/>
            </w:rPr>
            <m:t>1-</m:t>
          </w:ins>
        </m:r>
        <m:sSubSup>
          <m:sSubSupPr>
            <m:ctrlPr>
              <w:ins w:id="429" w:author="Clay Cressler" w:date="2020-05-22T14:07:00Z">
                <w:rPr>
                  <w:rFonts w:ascii="Cambria Math" w:hAnsi="Cambria Math" w:cstheme="minorHAnsi"/>
                  <w:i/>
                  <w:sz w:val="22"/>
                  <w:szCs w:val="22"/>
                </w:rPr>
              </w:ins>
            </m:ctrlPr>
          </m:sSubSupPr>
          <m:e>
            <m:r>
              <w:ins w:id="430" w:author="Clay Cressler" w:date="2020-05-22T14:08:00Z">
                <w:rPr>
                  <w:rFonts w:ascii="Cambria Math" w:hAnsi="Cambria Math" w:cstheme="minorHAnsi"/>
                  <w:sz w:val="22"/>
                  <w:szCs w:val="22"/>
                </w:rPr>
                <m:t>d</m:t>
              </w:ins>
            </m:r>
          </m:e>
          <m:sub>
            <m:r>
              <w:ins w:id="431" w:author="Clay Cressler" w:date="2020-05-22T14:07:00Z">
                <w:rPr>
                  <w:rFonts w:ascii="Cambria Math" w:hAnsi="Cambria Math" w:cstheme="minorHAnsi"/>
                  <w:sz w:val="22"/>
                  <w:szCs w:val="22"/>
                </w:rPr>
                <m:t>min</m:t>
              </w:ins>
            </m:r>
          </m:sub>
          <m:sup>
            <m:r>
              <w:ins w:id="432" w:author="Clay Cressler" w:date="2020-05-22T14:07:00Z">
                <w:rPr>
                  <w:rFonts w:ascii="Cambria Math" w:hAnsi="Cambria Math" w:cstheme="minorHAnsi"/>
                  <w:sz w:val="22"/>
                  <w:szCs w:val="22"/>
                </w:rPr>
                <m:t>'</m:t>
              </w:ins>
            </m:r>
          </m:sup>
        </m:sSubSup>
        <m:d>
          <m:dPr>
            <m:ctrlPr>
              <w:ins w:id="433" w:author="Clay Cressler" w:date="2020-05-22T14:08:00Z">
                <w:rPr>
                  <w:rFonts w:ascii="Cambria Math" w:hAnsi="Cambria Math" w:cstheme="minorHAnsi"/>
                  <w:i/>
                  <w:sz w:val="22"/>
                  <w:szCs w:val="22"/>
                </w:rPr>
              </w:ins>
            </m:ctrlPr>
          </m:dPr>
          <m:e>
            <m:acc>
              <m:accPr>
                <m:chr m:val="̅"/>
                <m:ctrlPr>
                  <w:ins w:id="434" w:author="Clay Cressler" w:date="2020-05-22T14:14:00Z">
                    <w:rPr>
                      <w:rFonts w:ascii="Cambria Math" w:hAnsi="Cambria Math" w:cstheme="minorHAnsi"/>
                      <w:i/>
                      <w:sz w:val="22"/>
                      <w:szCs w:val="22"/>
                    </w:rPr>
                  </w:ins>
                </m:ctrlPr>
              </m:accPr>
              <m:e>
                <m:sSub>
                  <m:sSubPr>
                    <m:ctrlPr>
                      <w:ins w:id="435" w:author="Clay Cressler" w:date="2020-05-22T14:08:00Z">
                        <w:rPr>
                          <w:rFonts w:ascii="Cambria Math" w:hAnsi="Cambria Math" w:cstheme="minorHAnsi"/>
                          <w:i/>
                          <w:sz w:val="22"/>
                          <w:szCs w:val="22"/>
                        </w:rPr>
                      </w:ins>
                    </m:ctrlPr>
                  </m:sSubPr>
                  <m:e>
                    <m:r>
                      <w:ins w:id="436" w:author="Clay Cressler" w:date="2020-05-22T14:08:00Z">
                        <w:rPr>
                          <w:rFonts w:ascii="Cambria Math" w:hAnsi="Cambria Math" w:cstheme="minorHAnsi"/>
                          <w:sz w:val="22"/>
                          <w:szCs w:val="22"/>
                        </w:rPr>
                        <m:t>b</m:t>
                      </w:ins>
                    </m:r>
                  </m:e>
                  <m:sub>
                    <m:r>
                      <w:ins w:id="437" w:author="Clay Cressler" w:date="2020-05-22T14:08:00Z">
                        <w:rPr>
                          <w:rFonts w:ascii="Cambria Math" w:hAnsi="Cambria Math" w:cstheme="minorHAnsi"/>
                          <w:sz w:val="22"/>
                          <w:szCs w:val="22"/>
                        </w:rPr>
                        <m:t>max</m:t>
                      </w:ins>
                    </m:r>
                  </m:sub>
                </m:sSub>
              </m:e>
            </m:acc>
          </m:e>
        </m:d>
      </m:oMath>
      <w:ins w:id="438" w:author="Clay Cressler" w:date="2020-05-22T14:08:00Z">
        <w:r w:rsidR="00660235">
          <w:rPr>
            <w:rFonts w:eastAsiaTheme="minorEastAsia" w:cstheme="minorHAnsi"/>
            <w:sz w:val="22"/>
            <w:szCs w:val="22"/>
          </w:rPr>
          <w:t>, which implies that the minimum death rate must be an increasing function of the maximum birth ra</w:t>
        </w:r>
      </w:ins>
      <w:ins w:id="439" w:author="Clay Cressler" w:date="2020-05-22T14:09:00Z">
        <w:r w:rsidR="00660235">
          <w:rPr>
            <w:rFonts w:eastAsiaTheme="minorEastAsia" w:cstheme="minorHAnsi"/>
            <w:sz w:val="22"/>
            <w:szCs w:val="22"/>
          </w:rPr>
          <w:t xml:space="preserve">te for an evolutionary equilibrium to exist. For </w:t>
        </w:r>
      </w:ins>
      <w:ins w:id="440" w:author="Clay Cressler" w:date="2020-05-22T14:16:00Z">
        <w:r w:rsidR="003A1EF2">
          <w:rPr>
            <w:rFonts w:eastAsiaTheme="minorEastAsia" w:cstheme="minorHAnsi"/>
            <w:sz w:val="22"/>
            <w:szCs w:val="22"/>
          </w:rPr>
          <w:t>any</w:t>
        </w:r>
      </w:ins>
      <w:ins w:id="441" w:author="Clay Cressler" w:date="2020-05-22T14:10:00Z">
        <w:r w:rsidR="00660235">
          <w:rPr>
            <w:rFonts w:eastAsiaTheme="minorEastAsia" w:cstheme="minorHAnsi"/>
            <w:sz w:val="22"/>
            <w:szCs w:val="22"/>
          </w:rPr>
          <w:t xml:space="preserve"> equilibrium to represent a fitness maximum</w:t>
        </w:r>
      </w:ins>
      <w:ins w:id="442" w:author="Clay Cressler" w:date="2020-05-22T14:12:00Z">
        <w:r w:rsidR="003A1EF2">
          <w:rPr>
            <w:rFonts w:eastAsiaTheme="minorEastAsia" w:cstheme="minorHAnsi"/>
            <w:sz w:val="22"/>
            <w:szCs w:val="22"/>
          </w:rPr>
          <w:t xml:space="preserve"> requires </w:t>
        </w:r>
      </w:ins>
      <m:oMath>
        <m:f>
          <m:fPr>
            <m:ctrlPr>
              <w:ins w:id="443" w:author="Clay Cressler" w:date="2020-05-22T14:13:00Z">
                <w:rPr>
                  <w:rFonts w:ascii="Cambria Math" w:eastAsiaTheme="minorEastAsia" w:hAnsi="Cambria Math" w:cstheme="minorHAnsi"/>
                  <w:i/>
                  <w:sz w:val="22"/>
                  <w:szCs w:val="22"/>
                </w:rPr>
              </w:ins>
            </m:ctrlPr>
          </m:fPr>
          <m:num>
            <m:sSup>
              <m:sSupPr>
                <m:ctrlPr>
                  <w:ins w:id="444" w:author="Clay Cressler" w:date="2020-05-22T14:13:00Z">
                    <w:rPr>
                      <w:rFonts w:ascii="Cambria Math" w:eastAsiaTheme="minorEastAsia" w:hAnsi="Cambria Math" w:cstheme="minorHAnsi"/>
                      <w:i/>
                      <w:sz w:val="22"/>
                      <w:szCs w:val="22"/>
                    </w:rPr>
                  </w:ins>
                </m:ctrlPr>
              </m:sSupPr>
              <m:e>
                <m:r>
                  <w:ins w:id="445" w:author="Clay Cressler" w:date="2020-05-22T14:13:00Z">
                    <w:rPr>
                      <w:rFonts w:ascii="Cambria Math" w:eastAsiaTheme="minorEastAsia" w:hAnsi="Cambria Math" w:cstheme="minorHAnsi"/>
                      <w:sz w:val="22"/>
                      <w:szCs w:val="22"/>
                    </w:rPr>
                    <m:t>∂</m:t>
                  </w:ins>
                </m:r>
              </m:e>
              <m:sup>
                <m:r>
                  <w:ins w:id="446" w:author="Clay Cressler" w:date="2020-05-22T14:13:00Z">
                    <w:rPr>
                      <w:rFonts w:ascii="Cambria Math" w:eastAsiaTheme="minorEastAsia" w:hAnsi="Cambria Math" w:cstheme="minorHAnsi"/>
                      <w:sz w:val="22"/>
                      <w:szCs w:val="22"/>
                    </w:rPr>
                    <m:t>2</m:t>
                  </w:ins>
                </m:r>
              </m:sup>
            </m:sSup>
            <m:r>
              <w:ins w:id="447" w:author="Clay Cressler" w:date="2020-05-22T14:13:00Z">
                <w:rPr>
                  <w:rFonts w:ascii="Cambria Math" w:eastAsiaTheme="minorEastAsia" w:hAnsi="Cambria Math" w:cstheme="minorHAnsi"/>
                  <w:sz w:val="22"/>
                  <w:szCs w:val="22"/>
                </w:rPr>
                <m:t>W</m:t>
              </w:ins>
            </m:r>
          </m:num>
          <m:den>
            <m:r>
              <w:ins w:id="448" w:author="Clay Cressler" w:date="2020-05-22T14:13:00Z">
                <w:rPr>
                  <w:rFonts w:ascii="Cambria Math" w:eastAsiaTheme="minorEastAsia" w:hAnsi="Cambria Math" w:cstheme="minorHAnsi"/>
                  <w:sz w:val="22"/>
                  <w:szCs w:val="22"/>
                </w:rPr>
                <m:t>∂</m:t>
              </w:ins>
            </m:r>
            <m:sSubSup>
              <m:sSubSupPr>
                <m:ctrlPr>
                  <w:ins w:id="449" w:author="Clay Cressler" w:date="2020-05-22T14:13:00Z">
                    <w:rPr>
                      <w:rFonts w:ascii="Cambria Math" w:eastAsiaTheme="minorEastAsia" w:hAnsi="Cambria Math" w:cstheme="minorHAnsi"/>
                      <w:i/>
                      <w:sz w:val="22"/>
                      <w:szCs w:val="22"/>
                    </w:rPr>
                  </w:ins>
                </m:ctrlPr>
              </m:sSubSupPr>
              <m:e>
                <m:r>
                  <w:ins w:id="450" w:author="Clay Cressler" w:date="2020-05-22T14:13:00Z">
                    <w:rPr>
                      <w:rFonts w:ascii="Cambria Math" w:eastAsiaTheme="minorEastAsia" w:hAnsi="Cambria Math" w:cstheme="minorHAnsi"/>
                      <w:sz w:val="22"/>
                      <w:szCs w:val="22"/>
                    </w:rPr>
                    <m:t>b</m:t>
                  </w:ins>
                </m:r>
              </m:e>
              <m:sub>
                <m:r>
                  <w:ins w:id="451" w:author="Clay Cressler" w:date="2020-05-22T14:13:00Z">
                    <w:rPr>
                      <w:rFonts w:ascii="Cambria Math" w:eastAsiaTheme="minorEastAsia" w:hAnsi="Cambria Math" w:cstheme="minorHAnsi"/>
                      <w:sz w:val="22"/>
                      <w:szCs w:val="22"/>
                    </w:rPr>
                    <m:t>ma</m:t>
                  </w:ins>
                </m:r>
                <m:r>
                  <w:ins w:id="452" w:author="Clay Cressler" w:date="2020-05-22T14:14:00Z">
                    <w:rPr>
                      <w:rFonts w:ascii="Cambria Math" w:eastAsiaTheme="minorEastAsia" w:hAnsi="Cambria Math" w:cstheme="minorHAnsi"/>
                      <w:sz w:val="22"/>
                      <w:szCs w:val="22"/>
                    </w:rPr>
                    <m:t>x</m:t>
                  </w:ins>
                </m:r>
              </m:sub>
              <m:sup>
                <m:r>
                  <w:ins w:id="453" w:author="Clay Cressler" w:date="2020-05-22T14:13:00Z">
                    <w:rPr>
                      <w:rFonts w:ascii="Cambria Math" w:eastAsiaTheme="minorEastAsia" w:hAnsi="Cambria Math" w:cstheme="minorHAnsi"/>
                      <w:sz w:val="22"/>
                      <w:szCs w:val="22"/>
                    </w:rPr>
                    <m:t>2</m:t>
                  </w:ins>
                </m:r>
              </m:sup>
            </m:sSubSup>
          </m:den>
        </m:f>
        <m:r>
          <w:ins w:id="454" w:author="Clay Cressler" w:date="2020-05-22T14:15:00Z">
            <w:rPr>
              <w:rFonts w:ascii="Cambria Math" w:eastAsiaTheme="minorEastAsia" w:hAnsi="Cambria Math" w:cstheme="minorHAnsi"/>
              <w:sz w:val="22"/>
              <w:szCs w:val="22"/>
            </w:rPr>
            <m:t>=-</m:t>
          </w:ins>
        </m:r>
        <m:sSubSup>
          <m:sSubSupPr>
            <m:ctrlPr>
              <w:ins w:id="455" w:author="Clay Cressler" w:date="2020-05-22T14:15:00Z">
                <w:rPr>
                  <w:rFonts w:ascii="Cambria Math" w:eastAsiaTheme="minorEastAsia" w:hAnsi="Cambria Math" w:cstheme="minorHAnsi"/>
                  <w:i/>
                  <w:sz w:val="22"/>
                  <w:szCs w:val="22"/>
                </w:rPr>
              </w:ins>
            </m:ctrlPr>
          </m:sSubSupPr>
          <m:e>
            <m:r>
              <w:ins w:id="456" w:author="Clay Cressler" w:date="2020-05-22T14:15:00Z">
                <w:rPr>
                  <w:rFonts w:ascii="Cambria Math" w:eastAsiaTheme="minorEastAsia" w:hAnsi="Cambria Math" w:cstheme="minorHAnsi"/>
                  <w:sz w:val="22"/>
                  <w:szCs w:val="22"/>
                </w:rPr>
                <m:t>d</m:t>
              </w:ins>
            </m:r>
          </m:e>
          <m:sub>
            <m:r>
              <w:ins w:id="457" w:author="Clay Cressler" w:date="2020-05-22T14:15:00Z">
                <w:rPr>
                  <w:rFonts w:ascii="Cambria Math" w:eastAsiaTheme="minorEastAsia" w:hAnsi="Cambria Math" w:cstheme="minorHAnsi"/>
                  <w:sz w:val="22"/>
                  <w:szCs w:val="22"/>
                </w:rPr>
                <m:t>min</m:t>
              </w:ins>
            </m:r>
          </m:sub>
          <m:sup>
            <m:r>
              <w:ins w:id="458" w:author="Clay Cressler" w:date="2020-05-22T14:15:00Z">
                <w:rPr>
                  <w:rFonts w:ascii="Cambria Math" w:eastAsiaTheme="minorEastAsia" w:hAnsi="Cambria Math" w:cstheme="minorHAnsi"/>
                  <w:sz w:val="22"/>
                  <w:szCs w:val="22"/>
                </w:rPr>
                <m:t>''</m:t>
              </w:ins>
            </m:r>
          </m:sup>
        </m:sSubSup>
        <m:d>
          <m:dPr>
            <m:ctrlPr>
              <w:ins w:id="459" w:author="Clay Cressler" w:date="2020-05-22T14:15:00Z">
                <w:rPr>
                  <w:rFonts w:ascii="Cambria Math" w:eastAsiaTheme="minorEastAsia" w:hAnsi="Cambria Math" w:cstheme="minorHAnsi"/>
                  <w:i/>
                  <w:sz w:val="22"/>
                  <w:szCs w:val="22"/>
                </w:rPr>
              </w:ins>
            </m:ctrlPr>
          </m:dPr>
          <m:e>
            <m:sSub>
              <m:sSubPr>
                <m:ctrlPr>
                  <w:ins w:id="460" w:author="Clay Cressler" w:date="2020-05-22T14:15:00Z">
                    <w:rPr>
                      <w:rFonts w:ascii="Cambria Math" w:eastAsiaTheme="minorEastAsia" w:hAnsi="Cambria Math" w:cstheme="minorHAnsi"/>
                      <w:i/>
                      <w:sz w:val="22"/>
                      <w:szCs w:val="22"/>
                    </w:rPr>
                  </w:ins>
                </m:ctrlPr>
              </m:sSubPr>
              <m:e>
                <m:r>
                  <w:ins w:id="461" w:author="Clay Cressler" w:date="2020-05-22T14:15:00Z">
                    <w:rPr>
                      <w:rFonts w:ascii="Cambria Math" w:eastAsiaTheme="minorEastAsia" w:hAnsi="Cambria Math" w:cstheme="minorHAnsi"/>
                      <w:sz w:val="22"/>
                      <w:szCs w:val="22"/>
                    </w:rPr>
                    <m:t>b</m:t>
                  </w:ins>
                </m:r>
              </m:e>
              <m:sub>
                <m:r>
                  <w:ins w:id="462" w:author="Clay Cressler" w:date="2020-05-22T14:15:00Z">
                    <w:rPr>
                      <w:rFonts w:ascii="Cambria Math" w:eastAsiaTheme="minorEastAsia" w:hAnsi="Cambria Math" w:cstheme="minorHAnsi"/>
                      <w:sz w:val="22"/>
                      <w:szCs w:val="22"/>
                    </w:rPr>
                    <m:t>max</m:t>
                  </w:ins>
                </m:r>
              </m:sub>
            </m:sSub>
          </m:e>
        </m:d>
        <m:r>
          <w:ins w:id="463" w:author="Clay Cressler" w:date="2020-05-22T14:14:00Z">
            <w:rPr>
              <w:rFonts w:ascii="Cambria Math" w:eastAsiaTheme="minorEastAsia" w:hAnsi="Cambria Math" w:cstheme="minorHAnsi"/>
              <w:sz w:val="22"/>
              <w:szCs w:val="22"/>
            </w:rPr>
            <m:t>&lt;0</m:t>
          </w:ins>
        </m:r>
        <m:r>
          <w:ins w:id="464" w:author="Clay Cressler" w:date="2020-05-22T14:16:00Z">
            <w:rPr>
              <w:rFonts w:ascii="Cambria Math" w:eastAsiaTheme="minorEastAsia" w:hAnsi="Cambria Math" w:cstheme="minorHAnsi"/>
              <w:sz w:val="22"/>
              <w:szCs w:val="22"/>
            </w:rPr>
            <m:t xml:space="preserve">,  </m:t>
          </w:ins>
        </m:r>
        <m:func>
          <m:funcPr>
            <m:ctrlPr>
              <w:del w:id="465" w:author="Clay Cressler" w:date="2020-05-22T14:13:00Z">
                <w:rPr>
                  <w:rFonts w:ascii="Cambria Math" w:eastAsiaTheme="minorEastAsia" w:hAnsi="Cambria Math" w:cstheme="minorHAnsi"/>
                  <w:i/>
                  <w:sz w:val="22"/>
                  <w:szCs w:val="22"/>
                </w:rPr>
              </w:del>
            </m:ctrlPr>
          </m:funcPr>
          <m:fName>
            <m:r>
              <w:del w:id="466" w:author="Clay Cressler" w:date="2020-05-22T14:13:00Z">
                <m:rPr>
                  <m:sty m:val="p"/>
                </m:rPr>
                <w:rPr>
                  <w:rFonts w:ascii="Cambria Math" w:eastAsiaTheme="minorEastAsia" w:hAnsi="Cambria Math" w:cstheme="minorHAnsi"/>
                  <w:sz w:val="22"/>
                  <w:szCs w:val="22"/>
                </w:rPr>
                <m:t>max</m:t>
              </w:del>
            </m:r>
          </m:fName>
          <m:e/>
        </m:func>
      </m:oMath>
      <w:del w:id="467" w:author="Clay Cressler" w:date="2020-05-22T14:16:00Z">
        <w:r w:rsidR="00644808" w:rsidRPr="00496E2D" w:rsidDel="003A1EF2">
          <w:rPr>
            <w:rFonts w:cstheme="minorHAnsi"/>
            <w:sz w:val="22"/>
            <w:szCs w:val="22"/>
          </w:rPr>
          <w:delText>E</w:delText>
        </w:r>
      </w:del>
      <w:ins w:id="468" w:author="Clay Cressler" w:date="2020-05-22T14:16:00Z">
        <w:r w:rsidR="003A1EF2">
          <w:rPr>
            <w:rFonts w:cstheme="minorHAnsi"/>
            <w:sz w:val="22"/>
            <w:szCs w:val="22"/>
          </w:rPr>
          <w:t xml:space="preserve"> which implies that the minimum death rate must be an accelerating function of maximum birth rate</w:t>
        </w:r>
      </w:ins>
      <w:ins w:id="469" w:author="Clay Cressler" w:date="2020-05-22T14:17:00Z">
        <w:r w:rsidR="003A1EF2">
          <w:rPr>
            <w:rFonts w:cstheme="minorHAnsi"/>
            <w:sz w:val="22"/>
            <w:szCs w:val="22"/>
          </w:rPr>
          <w:t xml:space="preserve">. As such, we assume that </w:t>
        </w:r>
      </w:ins>
      <m:oMath>
        <m:sSub>
          <m:sSubPr>
            <m:ctrlPr>
              <w:ins w:id="470" w:author="Clay Cressler" w:date="2020-05-22T14:17:00Z">
                <w:rPr>
                  <w:rFonts w:ascii="Cambria Math" w:hAnsi="Cambria Math" w:cstheme="minorHAnsi"/>
                  <w:i/>
                  <w:sz w:val="22"/>
                  <w:szCs w:val="22"/>
                </w:rPr>
              </w:ins>
            </m:ctrlPr>
          </m:sSubPr>
          <m:e>
            <m:r>
              <w:ins w:id="471" w:author="Clay Cressler" w:date="2020-05-22T14:17:00Z">
                <w:rPr>
                  <w:rFonts w:ascii="Cambria Math" w:hAnsi="Cambria Math" w:cstheme="minorHAnsi"/>
                  <w:sz w:val="22"/>
                  <w:szCs w:val="22"/>
                </w:rPr>
                <m:t>d</m:t>
              </w:ins>
            </m:r>
          </m:e>
          <m:sub>
            <m:r>
              <w:ins w:id="472" w:author="Clay Cressler" w:date="2020-05-22T14:17:00Z">
                <w:rPr>
                  <w:rFonts w:ascii="Cambria Math" w:hAnsi="Cambria Math" w:cstheme="minorHAnsi"/>
                  <w:sz w:val="22"/>
                  <w:szCs w:val="22"/>
                </w:rPr>
                <m:t>min</m:t>
              </w:ins>
            </m:r>
          </m:sub>
        </m:sSub>
        <m:r>
          <w:ins w:id="473" w:author="Clay Cressler" w:date="2020-05-22T14:17:00Z">
            <w:rPr>
              <w:rFonts w:ascii="Cambria Math" w:hAnsi="Cambria Math" w:cstheme="minorHAnsi"/>
              <w:sz w:val="22"/>
              <w:szCs w:val="22"/>
            </w:rPr>
            <m:t>=c</m:t>
          </w:ins>
        </m:r>
        <m:sSubSup>
          <m:sSubSupPr>
            <m:ctrlPr>
              <w:ins w:id="474" w:author="Clay Cressler" w:date="2020-05-22T14:17:00Z">
                <w:rPr>
                  <w:rFonts w:ascii="Cambria Math" w:hAnsi="Cambria Math" w:cstheme="minorHAnsi"/>
                  <w:i/>
                  <w:sz w:val="22"/>
                  <w:szCs w:val="22"/>
                </w:rPr>
              </w:ins>
            </m:ctrlPr>
          </m:sSubSupPr>
          <m:e>
            <m:r>
              <w:ins w:id="475" w:author="Clay Cressler" w:date="2020-05-22T14:17:00Z">
                <w:rPr>
                  <w:rFonts w:ascii="Cambria Math" w:hAnsi="Cambria Math" w:cstheme="minorHAnsi"/>
                  <w:sz w:val="22"/>
                  <w:szCs w:val="22"/>
                </w:rPr>
                <m:t>b</m:t>
              </w:ins>
            </m:r>
          </m:e>
          <m:sub>
            <m:r>
              <w:ins w:id="476" w:author="Clay Cressler" w:date="2020-05-22T14:17:00Z">
                <w:rPr>
                  <w:rFonts w:ascii="Cambria Math" w:hAnsi="Cambria Math" w:cstheme="minorHAnsi"/>
                  <w:sz w:val="22"/>
                  <w:szCs w:val="22"/>
                </w:rPr>
                <m:t>max</m:t>
              </w:ins>
            </m:r>
          </m:sub>
          <m:sup>
            <m:r>
              <w:ins w:id="477" w:author="Clay Cressler" w:date="2020-05-22T14:17:00Z">
                <w:rPr>
                  <w:rFonts w:ascii="Cambria Math" w:hAnsi="Cambria Math" w:cstheme="minorHAnsi"/>
                  <w:sz w:val="22"/>
                  <w:szCs w:val="22"/>
                </w:rPr>
                <m:t>2</m:t>
              </w:ins>
            </m:r>
          </m:sup>
        </m:sSubSup>
      </m:oMath>
      <w:ins w:id="478" w:author="Clay Cressler" w:date="2020-05-22T14:17:00Z">
        <w:r w:rsidR="003A1EF2">
          <w:rPr>
            <w:rFonts w:eastAsiaTheme="minorEastAsia" w:cstheme="minorHAnsi"/>
            <w:sz w:val="22"/>
            <w:szCs w:val="22"/>
          </w:rPr>
          <w:t xml:space="preserve">, making the equation for the evolutionary dynamics </w:t>
        </w:r>
      </w:ins>
      <w:del w:id="479" w:author="Clay Cressler" w:date="2020-05-22T14:16:00Z">
        <w:r w:rsidR="00644808" w:rsidRPr="00496E2D" w:rsidDel="003A1EF2">
          <w:rPr>
            <w:rFonts w:cstheme="minorHAnsi"/>
            <w:sz w:val="22"/>
            <w:szCs w:val="22"/>
          </w:rPr>
          <w:delText>v</w:delText>
        </w:r>
      </w:del>
      <w:del w:id="480" w:author="Clay Cressler" w:date="2020-05-22T14:17:00Z">
        <w:r w:rsidR="00644808" w:rsidRPr="00496E2D" w:rsidDel="003A1EF2">
          <w:rPr>
            <w:rFonts w:cstheme="minorHAnsi"/>
            <w:sz w:val="22"/>
            <w:szCs w:val="22"/>
          </w:rPr>
          <w:delText xml:space="preserve">aluating that derivative, the equation is </w:delText>
        </w:r>
      </w:del>
    </w:p>
    <w:p w14:paraId="40A2C517" w14:textId="3EF1524F" w:rsidR="00FB13B8" w:rsidRPr="00496E2D" w:rsidRDefault="007D0619" w:rsidP="00503830">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d>
          <m:dPr>
            <m:ctrlPr>
              <w:rPr>
                <w:rFonts w:ascii="Cambria Math" w:hAnsi="Cambria Math" w:cstheme="minorHAnsi"/>
                <w:sz w:val="22"/>
                <w:szCs w:val="22"/>
              </w:rPr>
            </m:ctrlPr>
          </m:dPr>
          <m:e>
            <m:r>
              <w:rPr>
                <w:rFonts w:ascii="Cambria Math" w:hAnsi="Cambria Math" w:cstheme="minorHAnsi"/>
                <w:sz w:val="22"/>
                <w:szCs w:val="22"/>
              </w:rPr>
              <m:t>1-2</m:t>
            </m:r>
            <m:r>
              <w:del w:id="481" w:author="John DeLong" w:date="2020-03-26T11:07:00Z">
                <w:rPr>
                  <w:rFonts w:ascii="Cambria Math" w:hAnsi="Cambria Math" w:cstheme="minorHAnsi"/>
                  <w:sz w:val="22"/>
                  <w:szCs w:val="22"/>
                </w:rPr>
                <m:t>s</m:t>
              </w:del>
            </m:r>
            <m:r>
              <w:ins w:id="482" w:author="John DeLong" w:date="2020-03-26T11:07:00Z">
                <w:rPr>
                  <w:rFonts w:ascii="Cambria Math" w:hAnsi="Cambria Math" w:cstheme="minorHAnsi"/>
                  <w:sz w:val="22"/>
                  <w:szCs w:val="22"/>
                </w:rPr>
                <m:t>c</m:t>
              </w:ins>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sidR="00F411B3">
        <w:rPr>
          <w:rFonts w:cstheme="minorHAnsi"/>
          <w:sz w:val="22"/>
          <w:szCs w:val="22"/>
        </w:rPr>
        <w:t xml:space="preserve"> </w:t>
      </w:r>
      <w:r w:rsidR="00F411B3">
        <w:rPr>
          <w:rFonts w:cstheme="minorHAnsi"/>
          <w:sz w:val="22"/>
          <w:szCs w:val="22"/>
        </w:rPr>
        <w:tab/>
        <w:t>(</w:t>
      </w:r>
      <w:r w:rsidR="00644808" w:rsidRPr="00496E2D">
        <w:rPr>
          <w:rFonts w:cstheme="minorHAnsi"/>
          <w:sz w:val="22"/>
          <w:szCs w:val="22"/>
        </w:rPr>
        <w:t>Equation 2)</w:t>
      </w:r>
    </w:p>
    <w:p w14:paraId="3F6FC871" w14:textId="65A23A2A" w:rsidR="00FB13B8" w:rsidRPr="00496E2D" w:rsidRDefault="00644808" w:rsidP="00503830">
      <w:pPr>
        <w:spacing w:after="0" w:line="480" w:lineRule="auto"/>
        <w:contextualSpacing/>
        <w:rPr>
          <w:rFonts w:eastAsiaTheme="minorEastAsia" w:cstheme="minorHAnsi"/>
          <w:sz w:val="22"/>
          <w:szCs w:val="22"/>
        </w:rPr>
      </w:pPr>
      <w:r w:rsidRPr="00496E2D">
        <w:rPr>
          <w:rFonts w:cstheme="minorHAnsi"/>
          <w:sz w:val="22"/>
          <w:szCs w:val="22"/>
        </w:rPr>
        <w:t>Thus, in the deterministic QG model given by equations (1-2), the population will approach the eco-evolutionary equilibrium</w:t>
      </w:r>
      <w:ins w:id="483" w:author="Clay Cressler" w:date="2020-05-22T14:18:00Z">
        <w:r w:rsidR="003A1EF2">
          <w:rPr>
            <w:rFonts w:cstheme="minorHAnsi"/>
            <w:sz w:val="22"/>
            <w:szCs w:val="22"/>
          </w:rPr>
          <w:t xml:space="preserve">: </w:t>
        </w:r>
      </w:ins>
      <w:r w:rsidRPr="00496E2D">
        <w:rPr>
          <w:rFonts w:cstheme="minorHAnsi"/>
          <w:sz w:val="22"/>
          <w:szCs w:val="22"/>
        </w:rPr>
        <w:t xml:space="preserve"> </w:t>
      </w:r>
    </w:p>
    <w:p w14:paraId="3E695CA9" w14:textId="1680A45B" w:rsidR="00FB13B8" w:rsidRPr="00496E2D" w:rsidRDefault="007D0619" w:rsidP="00503830">
      <w:pPr>
        <w:tabs>
          <w:tab w:val="right" w:pos="9360"/>
        </w:tabs>
        <w:spacing w:after="0" w:line="480" w:lineRule="auto"/>
        <w:contextualSpacing/>
        <w:rPr>
          <w:rFonts w:eastAsiaTheme="minorEastAsia" w:cstheme="minorHAnsi"/>
          <w:sz w:val="22"/>
          <w:szCs w:val="22"/>
        </w:rPr>
      </w:pPr>
      <m:oMath>
        <m:d>
          <m:dPr>
            <m:ctrlPr>
              <w:rPr>
                <w:rFonts w:ascii="Cambria Math" w:hAnsi="Cambria Math" w:cstheme="minorHAnsi"/>
                <w:sz w:val="22"/>
                <w:szCs w:val="22"/>
              </w:rPr>
            </m:ctrlPr>
          </m:dPr>
          <m:e>
            <m:acc>
              <m:accPr>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m:t>
            </m:r>
            <m:f>
              <m:fPr>
                <m:ctrlPr>
                  <w:rPr>
                    <w:rFonts w:ascii="Cambria Math" w:hAnsi="Cambria Math" w:cstheme="minorHAnsi"/>
                    <w:sz w:val="22"/>
                    <w:szCs w:val="22"/>
                  </w:rPr>
                </m:ctrlPr>
              </m:fPr>
              <m:num>
                <m:acc>
                  <m:accPr>
                    <m:chr m:val="̅"/>
                    <m:ctrlPr>
                      <w:ins w:id="484" w:author="Clay Cressler" w:date="2020-05-25T10:49:00Z">
                        <w:rPr>
                          <w:rFonts w:ascii="Cambria Math" w:hAnsi="Cambria Math" w:cstheme="minorHAnsi"/>
                          <w:sz w:val="22"/>
                          <w:szCs w:val="22"/>
                        </w:rPr>
                      </w:ins>
                    </m:ctrlPr>
                  </m:accPr>
                  <m:e>
                    <m:sSub>
                      <m:sSubPr>
                        <m:ctrlPr>
                          <w:ins w:id="485" w:author="Clay Cressler" w:date="2020-05-25T10:49:00Z">
                            <w:rPr>
                              <w:rFonts w:ascii="Cambria Math" w:hAnsi="Cambria Math" w:cstheme="minorHAnsi"/>
                              <w:sz w:val="22"/>
                              <w:szCs w:val="22"/>
                            </w:rPr>
                          </w:ins>
                        </m:ctrlPr>
                      </m:sSubPr>
                      <m:e>
                        <m:r>
                          <w:ins w:id="486" w:author="Clay Cressler" w:date="2020-05-25T10:49:00Z">
                            <w:rPr>
                              <w:rFonts w:ascii="Cambria Math" w:hAnsi="Cambria Math" w:cstheme="minorHAnsi"/>
                              <w:sz w:val="22"/>
                              <w:szCs w:val="22"/>
                            </w:rPr>
                            <m:t>b</m:t>
                          </w:ins>
                        </m:r>
                      </m:e>
                      <m:sub>
                        <m:r>
                          <w:ins w:id="487" w:author="Clay Cressler" w:date="2020-05-25T10:49:00Z">
                            <w:rPr>
                              <w:rFonts w:ascii="Cambria Math" w:hAnsi="Cambria Math" w:cstheme="minorHAnsi"/>
                              <w:sz w:val="22"/>
                              <w:szCs w:val="22"/>
                            </w:rPr>
                            <m:t>max</m:t>
                          </w:ins>
                        </m:r>
                      </m:sub>
                    </m:sSub>
                  </m:e>
                </m:acc>
                <m:sSub>
                  <m:sSubPr>
                    <m:ctrlPr>
                      <w:del w:id="488" w:author="Clay Cressler" w:date="2020-05-25T10:49:00Z">
                        <w:rPr>
                          <w:rFonts w:ascii="Cambria Math" w:hAnsi="Cambria Math" w:cstheme="minorHAnsi"/>
                          <w:sz w:val="22"/>
                          <w:szCs w:val="22"/>
                        </w:rPr>
                      </w:del>
                    </m:ctrlPr>
                  </m:sSubPr>
                  <m:e>
                    <m:r>
                      <w:del w:id="489" w:author="Clay Cressler" w:date="2020-05-25T10:49:00Z">
                        <w:rPr>
                          <w:rFonts w:ascii="Cambria Math" w:hAnsi="Cambria Math" w:cstheme="minorHAnsi"/>
                          <w:sz w:val="22"/>
                          <w:szCs w:val="22"/>
                        </w:rPr>
                        <m:t>b</m:t>
                      </w:del>
                    </m:r>
                  </m:e>
                  <m:sub>
                    <m:r>
                      <w:del w:id="490" w:author="Clay Cressler" w:date="2020-05-25T10:49:00Z">
                        <w:rPr>
                          <w:rFonts w:ascii="Cambria Math" w:hAnsi="Cambria Math" w:cstheme="minorHAnsi"/>
                          <w:sz w:val="22"/>
                          <w:szCs w:val="22"/>
                        </w:rPr>
                        <m:t>max</m:t>
                      </w:del>
                    </m:r>
                  </m:sub>
                </m:sSub>
                <m:r>
                  <w:rPr>
                    <w:rFonts w:ascii="Cambria Math" w:hAnsi="Cambria Math" w:cstheme="minorHAnsi"/>
                    <w:sz w:val="22"/>
                    <w:szCs w:val="22"/>
                  </w:rPr>
                  <m:t>-</m:t>
                </m:r>
                <m:acc>
                  <m:accPr>
                    <m:chr m:val="̅"/>
                    <m:ctrlPr>
                      <w:ins w:id="491" w:author="Clay Cressler" w:date="2020-05-25T10:49:00Z">
                        <w:rPr>
                          <w:rFonts w:ascii="Cambria Math" w:hAnsi="Cambria Math" w:cstheme="minorHAnsi"/>
                          <w:sz w:val="22"/>
                          <w:szCs w:val="22"/>
                        </w:rPr>
                      </w:ins>
                    </m:ctrlPr>
                  </m:accPr>
                  <m:e>
                    <m:sSub>
                      <m:sSubPr>
                        <m:ctrlPr>
                          <w:ins w:id="492" w:author="Clay Cressler" w:date="2020-05-25T10:49:00Z">
                            <w:rPr>
                              <w:rFonts w:ascii="Cambria Math" w:hAnsi="Cambria Math" w:cstheme="minorHAnsi"/>
                              <w:sz w:val="22"/>
                              <w:szCs w:val="22"/>
                            </w:rPr>
                          </w:ins>
                        </m:ctrlPr>
                      </m:sSubPr>
                      <m:e>
                        <m:r>
                          <w:ins w:id="493" w:author="Clay Cressler" w:date="2020-05-25T10:49:00Z">
                            <w:rPr>
                              <w:rFonts w:ascii="Cambria Math" w:hAnsi="Cambria Math" w:cstheme="minorHAnsi"/>
                              <w:sz w:val="22"/>
                              <w:szCs w:val="22"/>
                            </w:rPr>
                            <m:t>d</m:t>
                          </w:ins>
                        </m:r>
                      </m:e>
                      <m:sub>
                        <m:r>
                          <w:ins w:id="494" w:author="Clay Cressler" w:date="2020-05-25T10:49:00Z">
                            <w:rPr>
                              <w:rFonts w:ascii="Cambria Math" w:hAnsi="Cambria Math" w:cstheme="minorHAnsi"/>
                              <w:sz w:val="22"/>
                              <w:szCs w:val="22"/>
                            </w:rPr>
                            <m:t>min</m:t>
                          </w:ins>
                        </m:r>
                      </m:sub>
                    </m:sSub>
                  </m:e>
                </m:acc>
                <m:sSub>
                  <m:sSubPr>
                    <m:ctrlPr>
                      <w:del w:id="495" w:author="Clay Cressler" w:date="2020-05-25T10:49:00Z">
                        <w:rPr>
                          <w:rFonts w:ascii="Cambria Math" w:hAnsi="Cambria Math" w:cstheme="minorHAnsi"/>
                          <w:sz w:val="22"/>
                          <w:szCs w:val="22"/>
                        </w:rPr>
                      </w:del>
                    </m:ctrlPr>
                  </m:sSubPr>
                  <m:e>
                    <m:r>
                      <w:del w:id="496" w:author="Clay Cressler" w:date="2020-05-25T10:49:00Z">
                        <w:rPr>
                          <w:rFonts w:ascii="Cambria Math" w:hAnsi="Cambria Math" w:cstheme="minorHAnsi"/>
                          <w:sz w:val="22"/>
                          <w:szCs w:val="22"/>
                        </w:rPr>
                        <m:t>d</m:t>
                      </w:del>
                    </m:r>
                  </m:e>
                  <m:sub>
                    <m:r>
                      <w:del w:id="497" w:author="Clay Cressler" w:date="2020-05-25T10:49:00Z">
                        <w:rPr>
                          <w:rFonts w:ascii="Cambria Math" w:hAnsi="Cambria Math" w:cstheme="minorHAnsi"/>
                          <w:sz w:val="22"/>
                          <w:szCs w:val="22"/>
                        </w:rPr>
                        <m:t>min</m:t>
                      </w:del>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r>
                  <w:del w:id="498" w:author="John DeLong" w:date="2020-03-26T11:07:00Z">
                    <w:rPr>
                      <w:rFonts w:ascii="Cambria Math" w:hAnsi="Cambria Math" w:cstheme="minorHAnsi"/>
                      <w:sz w:val="22"/>
                      <w:szCs w:val="22"/>
                    </w:rPr>
                    <m:t>s</m:t>
                  </w:del>
                </m:r>
                <m:r>
                  <w:ins w:id="499" w:author="John DeLong" w:date="2020-03-26T11:07:00Z">
                    <w:rPr>
                      <w:rFonts w:ascii="Cambria Math" w:hAnsi="Cambria Math" w:cstheme="minorHAnsi"/>
                      <w:sz w:val="22"/>
                      <w:szCs w:val="22"/>
                    </w:rPr>
                    <m:t>c</m:t>
                  </w:ins>
                </m:r>
              </m:den>
            </m:f>
          </m:e>
        </m:d>
      </m:oMath>
      <w:r w:rsidR="00644808" w:rsidRPr="00496E2D">
        <w:rPr>
          <w:rFonts w:eastAsiaTheme="minorEastAsia" w:cstheme="minorHAnsi"/>
          <w:sz w:val="22"/>
          <w:szCs w:val="22"/>
        </w:rPr>
        <w:t xml:space="preserve">. </w:t>
      </w:r>
      <w:r w:rsidR="00F411B3">
        <w:rPr>
          <w:rFonts w:eastAsiaTheme="minorEastAsia" w:cstheme="minorHAnsi"/>
          <w:sz w:val="22"/>
          <w:szCs w:val="22"/>
        </w:rPr>
        <w:tab/>
      </w:r>
      <w:r w:rsidR="00644808" w:rsidRPr="00496E2D">
        <w:rPr>
          <w:rFonts w:eastAsiaTheme="minorEastAsia" w:cstheme="minorHAnsi"/>
          <w:sz w:val="22"/>
          <w:szCs w:val="22"/>
        </w:rPr>
        <w:t>(Equation 3)</w:t>
      </w:r>
    </w:p>
    <w:p w14:paraId="6B148F6A" w14:textId="201B515D" w:rsidR="00FB13B8" w:rsidRPr="00496E2D" w:rsidRDefault="00644808" w:rsidP="00503830">
      <w:pPr>
        <w:spacing w:after="0" w:line="480" w:lineRule="auto"/>
        <w:contextualSpacing/>
        <w:rPr>
          <w:rFonts w:cstheme="minorHAnsi"/>
          <w:b/>
          <w:bCs/>
          <w:sz w:val="22"/>
          <w:szCs w:val="22"/>
        </w:rPr>
      </w:pPr>
      <w:del w:id="500" w:author="Clay Cressler" w:date="2020-05-22T14:18:00Z">
        <w:r w:rsidRPr="00496E2D" w:rsidDel="003A1EF2">
          <w:rPr>
            <w:rFonts w:cstheme="minorHAnsi"/>
            <w:sz w:val="22"/>
            <w:szCs w:val="22"/>
          </w:rPr>
          <w:delText>This value</w:delText>
        </w:r>
      </w:del>
      <w:ins w:id="501" w:author="Clay Cressler" w:date="2020-05-22T14:18:00Z">
        <w:r w:rsidR="003A1EF2">
          <w:rPr>
            <w:rFonts w:cstheme="minorHAnsi"/>
            <w:sz w:val="22"/>
            <w:szCs w:val="22"/>
          </w:rPr>
          <w:t xml:space="preserve">We </w:t>
        </w:r>
      </w:ins>
      <w:ins w:id="502" w:author="Clay Cressler" w:date="2020-05-22T14:19:00Z">
        <w:r w:rsidR="003A1EF2">
          <w:rPr>
            <w:rFonts w:cstheme="minorHAnsi"/>
            <w:sz w:val="22"/>
            <w:szCs w:val="22"/>
          </w:rPr>
          <w:t xml:space="preserve">borrow the terminology of the adaptive dynamics literature and call </w:t>
        </w:r>
      </w:ins>
      <w:ins w:id="503" w:author="Clay Cressler" w:date="2020-05-22T14:18:00Z">
        <w:r w:rsidR="003A1EF2">
          <w:rPr>
            <w:rFonts w:cstheme="minorHAnsi"/>
            <w:sz w:val="22"/>
            <w:szCs w:val="22"/>
          </w:rPr>
          <w:t>this v</w:t>
        </w:r>
      </w:ins>
      <w:ins w:id="504" w:author="Clay Cressler" w:date="2020-05-22T14:19:00Z">
        <w:r w:rsidR="003A1EF2">
          <w:rPr>
            <w:rFonts w:cstheme="minorHAnsi"/>
            <w:sz w:val="22"/>
            <w:szCs w:val="22"/>
          </w:rPr>
          <w:t>alue</w:t>
        </w:r>
      </w:ins>
      <w:r w:rsidRPr="00496E2D">
        <w:rPr>
          <w:rFonts w:cstheme="minorHAnsi"/>
          <w:sz w:val="22"/>
          <w:szCs w:val="22"/>
        </w:rPr>
        <w:t xml:space="preserve"> o</w:t>
      </w:r>
      <w:r w:rsidR="00F411B3">
        <w:rPr>
          <w:rFonts w:cstheme="minorHAnsi"/>
          <w:sz w:val="22"/>
          <w:szCs w:val="22"/>
        </w:rPr>
        <w:t xml:space="preserve">f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00F411B3">
        <w:rPr>
          <w:rFonts w:cstheme="minorHAnsi"/>
          <w:sz w:val="22"/>
          <w:szCs w:val="22"/>
        </w:rPr>
        <w:t xml:space="preserve"> </w:t>
      </w:r>
      <w:del w:id="505" w:author="Clay Cressler" w:date="2020-05-22T14:19:00Z">
        <w:r w:rsidR="00F411B3" w:rsidDel="003A1EF2">
          <w:rPr>
            <w:rFonts w:cstheme="minorHAnsi"/>
            <w:sz w:val="22"/>
            <w:szCs w:val="22"/>
          </w:rPr>
          <w:delText>i</w:delText>
        </w:r>
        <w:r w:rsidRPr="00496E2D" w:rsidDel="003A1EF2">
          <w:rPr>
            <w:rFonts w:cstheme="minorHAnsi"/>
            <w:sz w:val="22"/>
            <w:szCs w:val="22"/>
          </w:rPr>
          <w:delText xml:space="preserve">s </w:delText>
        </w:r>
      </w:del>
      <w:r w:rsidRPr="00496E2D">
        <w:rPr>
          <w:rFonts w:cstheme="minorHAnsi"/>
          <w:sz w:val="22"/>
          <w:szCs w:val="22"/>
        </w:rPr>
        <w:t>an evolutionarily stable strategy (ESS)</w:t>
      </w:r>
      <w:ins w:id="506" w:author="Clay Cressler" w:date="2020-05-22T14:20:00Z">
        <w:r w:rsidR="003A1EF2">
          <w:rPr>
            <w:rFonts w:cstheme="minorHAnsi"/>
            <w:sz w:val="22"/>
            <w:szCs w:val="22"/>
          </w:rPr>
          <w:t xml:space="preserve">, since it is an evolutionary equilibrium where fitness is maximized. </w:t>
        </w:r>
      </w:ins>
      <w:del w:id="507" w:author="Clay Cressler" w:date="2020-05-22T14:20:00Z">
        <w:r w:rsidRPr="00496E2D" w:rsidDel="003A1EF2">
          <w:rPr>
            <w:rFonts w:cstheme="minorHAnsi"/>
            <w:sz w:val="22"/>
            <w:szCs w:val="22"/>
          </w:rPr>
          <w:delText xml:space="preserve"> that maximizes fitness</w:delText>
        </w:r>
        <w:r w:rsidR="001F0F2D" w:rsidDel="003A1EF2">
          <w:rPr>
            <w:rFonts w:cstheme="minorHAnsi"/>
            <w:sz w:val="22"/>
            <w:szCs w:val="22"/>
          </w:rPr>
          <w:delText xml:space="preserve">, and </w:delText>
        </w:r>
      </w:del>
      <m:oMath>
        <m:acc>
          <m:accPr>
            <m:ctrlPr>
              <w:del w:id="508" w:author="Clay Cressler" w:date="2020-05-22T14:20:00Z">
                <w:rPr>
                  <w:rFonts w:ascii="Cambria Math" w:hAnsi="Cambria Math" w:cstheme="minorHAnsi"/>
                  <w:i/>
                  <w:sz w:val="22"/>
                  <w:szCs w:val="22"/>
                </w:rPr>
              </w:del>
            </m:ctrlPr>
          </m:accPr>
          <m:e>
            <m:r>
              <w:del w:id="509" w:author="Clay Cressler" w:date="2020-05-22T14:20:00Z">
                <w:rPr>
                  <w:rFonts w:ascii="Cambria Math" w:hAnsi="Cambria Math" w:cstheme="minorHAnsi"/>
                  <w:sz w:val="22"/>
                  <w:szCs w:val="22"/>
                </w:rPr>
                <m:t>R</m:t>
              </w:del>
            </m:r>
          </m:e>
        </m:acc>
      </m:oMath>
      <w:del w:id="510" w:author="Clay Cressler" w:date="2020-05-22T14:20:00Z">
        <w:r w:rsidR="001F0F2D" w:rsidDel="003A1EF2">
          <w:rPr>
            <w:rFonts w:eastAsiaTheme="minorEastAsia" w:cstheme="minorHAnsi"/>
            <w:sz w:val="22"/>
            <w:szCs w:val="22"/>
          </w:rPr>
          <w:delText xml:space="preserve"> </w:delText>
        </w:r>
        <w:r w:rsidR="001F0F2D" w:rsidDel="003A1EF2">
          <w:rPr>
            <w:rFonts w:cstheme="minorHAnsi"/>
            <w:sz w:val="22"/>
            <w:szCs w:val="22"/>
          </w:rPr>
          <w:delText>is equivalent</w:delText>
        </w:r>
        <w:r w:rsidR="00FA7ED6" w:rsidDel="003A1EF2">
          <w:rPr>
            <w:rFonts w:cstheme="minorHAnsi"/>
            <w:sz w:val="22"/>
            <w:szCs w:val="22"/>
          </w:rPr>
          <w:delText xml:space="preserve"> to </w:delText>
        </w:r>
        <w:r w:rsidR="001F0F2D" w:rsidDel="003A1EF2">
          <w:rPr>
            <w:rFonts w:cstheme="minorHAnsi"/>
            <w:sz w:val="22"/>
            <w:szCs w:val="22"/>
          </w:rPr>
          <w:delText>carrying capacity</w:delText>
        </w:r>
        <w:r w:rsidRPr="00496E2D" w:rsidDel="003A1EF2">
          <w:rPr>
            <w:rFonts w:cstheme="minorHAnsi"/>
            <w:sz w:val="22"/>
            <w:szCs w:val="22"/>
          </w:rPr>
          <w:delText>.</w:delText>
        </w:r>
      </w:del>
    </w:p>
    <w:p w14:paraId="2FDDF962" w14:textId="34145767" w:rsidR="00FB13B8" w:rsidRPr="00496E2D" w:rsidRDefault="00644808" w:rsidP="00503830">
      <w:pPr>
        <w:spacing w:after="0" w:line="480" w:lineRule="auto"/>
        <w:contextualSpacing/>
        <w:rPr>
          <w:rFonts w:cstheme="minorHAnsi"/>
          <w:sz w:val="22"/>
          <w:szCs w:val="22"/>
        </w:rPr>
      </w:pPr>
      <w:r w:rsidRPr="00496E2D">
        <w:rPr>
          <w:rFonts w:cstheme="minorHAnsi"/>
          <w:i/>
          <w:iCs/>
          <w:sz w:val="22"/>
          <w:szCs w:val="22"/>
        </w:rPr>
        <w:t xml:space="preserve">Stochastic eco-evolutionary dynamics: </w:t>
      </w:r>
      <w:r w:rsidRPr="00496E2D">
        <w:rPr>
          <w:rFonts w:cstheme="minorHAnsi"/>
          <w:sz w:val="22"/>
          <w:szCs w:val="22"/>
        </w:rPr>
        <w:t xml:space="preserve">GEMs simulate </w:t>
      </w:r>
      <w:ins w:id="511" w:author="Clay Cressler" w:date="2020-05-22T14:29:00Z">
        <w:r w:rsidR="0029577C">
          <w:rPr>
            <w:rFonts w:cstheme="minorHAnsi"/>
            <w:sz w:val="22"/>
            <w:szCs w:val="22"/>
          </w:rPr>
          <w:t xml:space="preserve">ecological dynamics through a stochastic birth-death process </w:t>
        </w:r>
      </w:ins>
      <w:del w:id="512" w:author="Clay Cressler" w:date="2020-05-22T14:29:00Z">
        <w:r w:rsidRPr="00496E2D" w:rsidDel="0029577C">
          <w:rPr>
            <w:rFonts w:cstheme="minorHAnsi"/>
            <w:sz w:val="22"/>
            <w:szCs w:val="22"/>
          </w:rPr>
          <w:delText xml:space="preserve">the dynamics of an ODE model by breaking down rates of change for the population as a whole into discrete birth and death events </w:delText>
        </w:r>
      </w:del>
      <w:r w:rsidRPr="00496E2D">
        <w:rPr>
          <w:rFonts w:cstheme="minorHAnsi"/>
          <w:sz w:val="22"/>
          <w:szCs w:val="22"/>
        </w:rPr>
        <w:fldChar w:fldCharType="begin"/>
      </w:r>
      <w:ins w:id="513" w:author="Clay Cressler" w:date="2020-05-25T15:17:00Z">
        <w:r w:rsidR="006057FC">
          <w:rPr>
            <w:rFonts w:cstheme="minorHAnsi"/>
            <w:sz w:val="22"/>
            <w:szCs w:val="22"/>
          </w:rPr>
          <w: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2019)","noteIndex":0},"citationItems":[{"id":"fu1XBaw3/CEtOIAS8","uris":["http://zotero.org/users/1264037/items/QD62TNZM"],"uri":["http://zotero.org/users/1264037/items/QD62TNZM"],"itemData":{"id":2631,"type":"article-journal","abstract":"Heritable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P."}],"issued":{"date-parts":[["2016",2,1]]}}},{"id":"fu1XBaw3/eO6gSEbo","uris":["http://zotero.org/users/1264037/items/CPMJ5H34"],"uri":["http://zotero.org/users/1264037/items/CPMJ5H34"],"itemData":{"id":6088,"type":"article-journal","abstract":"Age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M."}],"issued":{"date-parts":[["2018",4,1]]}}},{"id":"fu1XBaw3/Z8MmCWLQ","uris":["http://zotero.org/users/1264037/items/XCPYDJP6"],"uri":["http://zotero.org/users/1264037/items/XCPYDJP6"],"itemData":{"id":7518,"type":"article-journal","abstract":"Invading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514" w:author="Clay Cressler" w:date="2020-05-22T09:11:00Z">
        <w:r w:rsidR="00EC565E" w:rsidDel="00B2275B">
          <w:rPr>
            <w:rFonts w:cstheme="minorHAnsi"/>
            <w:sz w:val="22"/>
            <w:szCs w:val="22"/>
          </w:rPr>
          <w:del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Pr="00496E2D">
        <w:rPr>
          <w:rFonts w:cstheme="minorHAnsi"/>
          <w:sz w:val="22"/>
          <w:szCs w:val="22"/>
        </w:rPr>
        <w:fldChar w:fldCharType="separate"/>
      </w:r>
      <w:bookmarkStart w:id="515" w:name="__Fieldmark__1396_3467020329"/>
      <w:bookmarkStart w:id="516" w:name="__Fieldmark__401_3467020329"/>
      <w:r w:rsidR="008E50B7" w:rsidRPr="008E50B7">
        <w:rPr>
          <w:rFonts w:ascii="Calibri" w:hAnsi="Calibri" w:cs="Calibri"/>
          <w:sz w:val="22"/>
        </w:rPr>
        <w:t>(DeLong &amp; Gibert 2016; DeLong &amp; Luhring 2018; DeLong &amp; Belmaker 2019)</w:t>
      </w:r>
      <w:r w:rsidRPr="00496E2D">
        <w:rPr>
          <w:rFonts w:cstheme="minorHAnsi"/>
          <w:sz w:val="22"/>
          <w:szCs w:val="22"/>
        </w:rPr>
        <w:fldChar w:fldCharType="end"/>
      </w:r>
      <w:bookmarkEnd w:id="515"/>
      <w:bookmarkEnd w:id="516"/>
      <w:r w:rsidRPr="00496E2D">
        <w:rPr>
          <w:rFonts w:cstheme="minorHAnsi"/>
          <w:sz w:val="22"/>
          <w:szCs w:val="22"/>
        </w:rPr>
        <w:t xml:space="preserve">. GEMs build on the standard Gillespie algorithm </w:t>
      </w:r>
      <w:del w:id="517" w:author="Clay Cressler" w:date="2020-05-22T14:30:00Z">
        <w:r w:rsidRPr="00496E2D" w:rsidDel="0029577C">
          <w:rPr>
            <w:rFonts w:cstheme="minorHAnsi"/>
            <w:sz w:val="22"/>
            <w:szCs w:val="22"/>
          </w:rPr>
          <w:delText>that</w:delText>
        </w:r>
      </w:del>
      <w:ins w:id="518" w:author="Clay Cressler" w:date="2020-05-22T14:30:00Z">
        <w:r w:rsidR="0029577C">
          <w:rPr>
            <w:rFonts w:cstheme="minorHAnsi"/>
            <w:sz w:val="22"/>
            <w:szCs w:val="22"/>
          </w:rPr>
          <w:t>for</w:t>
        </w:r>
      </w:ins>
      <w:r w:rsidRPr="00496E2D">
        <w:rPr>
          <w:rFonts w:cstheme="minorHAnsi"/>
          <w:sz w:val="22"/>
          <w:szCs w:val="22"/>
        </w:rPr>
        <w:t xml:space="preserve"> simulat</w:t>
      </w:r>
      <w:del w:id="519" w:author="Clay Cressler" w:date="2020-05-22T14:30:00Z">
        <w:r w:rsidRPr="00496E2D" w:rsidDel="0029577C">
          <w:rPr>
            <w:rFonts w:cstheme="minorHAnsi"/>
            <w:sz w:val="22"/>
            <w:szCs w:val="22"/>
          </w:rPr>
          <w:delText>es</w:delText>
        </w:r>
      </w:del>
      <w:ins w:id="520" w:author="Clay Cressler" w:date="2020-05-22T14:30:00Z">
        <w:r w:rsidR="0029577C">
          <w:rPr>
            <w:rFonts w:cstheme="minorHAnsi"/>
            <w:sz w:val="22"/>
            <w:szCs w:val="22"/>
          </w:rPr>
          <w:t>ing</w:t>
        </w:r>
      </w:ins>
      <w:r w:rsidRPr="00496E2D">
        <w:rPr>
          <w:rFonts w:cstheme="minorHAnsi"/>
          <w:sz w:val="22"/>
          <w:szCs w:val="22"/>
        </w:rPr>
        <w:t xml:space="preserve"> ODE models where demographic stochasticity (random variation in the sequence and number of demographic events) influences the outcomes </w:t>
      </w:r>
      <w:r w:rsidRPr="00496E2D">
        <w:rPr>
          <w:rFonts w:cstheme="minorHAnsi"/>
          <w:sz w:val="22"/>
          <w:szCs w:val="22"/>
        </w:rPr>
        <w:fldChar w:fldCharType="begin"/>
      </w:r>
      <w:ins w:id="521" w:author="Clay Cressler" w:date="2020-05-25T15:17:00Z">
        <w:r w:rsidR="006057FC">
          <w:rPr>
            <w:rFonts w:cstheme="minorHAnsi"/>
            <w:sz w:val="22"/>
            <w:szCs w:val="22"/>
          </w:rPr>
          <w:instrText xml:space="preserve"> ADDIN ZOTERO_ITEM CSL_CITATION {"citationID":"5F1uLreH","properties":{"formattedCitation":"(Gillespie 1977; Yaari {\\i{}et al.} 2012)","plainCitation":"(Gillespie 1977; Yaari et al. 2012)","noteIndex":0},"citationItems":[{"id":"fu1XBaw3/kvPCutOn","uris":["http://zotero.org/users/1264037/items/QR2HAGVK"],"uri":["http://zotero.org/users/1264037/items/QR2HAGVK"],"itemData":{"id":179,"type":"article-journal","container-title":"The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T."}],"issued":{"date-parts":[["1977",12,1]]}}},{"id":"fu1XBaw3/LJUiDA1i","uris":["http://zotero.org/users/1264037/items/CUXSKHUM"],"uri":["http://zotero.org/users/1264037/items/CUXSKHUM"],"itemData":{"id":2659,"type":"article-journal","abstract":"Recent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instrText>
        </w:r>
      </w:ins>
      <w:del w:id="522" w:author="Clay Cressler" w:date="2020-05-22T09:11:00Z">
        <w:r w:rsidR="00EC565E" w:rsidDel="00B2275B">
          <w:rPr>
            <w:rFonts w:cstheme="minorHAnsi"/>
            <w:sz w:val="22"/>
            <w:szCs w:val="22"/>
          </w:rPr>
          <w:delInstrText xml:space="preserve"> ADDIN ZOTERO_ITEM CSL_CITATION {"citationID":"5F1uLreH","properties":{"formattedCitation":"(Gillespie 1977; Yaari {\\i{}et al.} 2012)","plainCitation":"(Gillespie 1977; Yaari et al. 2012)","noteIndex":0},"citationItems":[{"id":179,"uris":["http://zotero.org/users/1264037/items/QR2HAGVK"],"uri":["http://zotero.org/users/1264037/items/QR2HAGVK"],"itemData":{"id":179,"type":"article-journal","container-title":"The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T."}],"issued":{"date-parts":[["1977",12,1]]}}},{"id":2659,"uris":["http://zotero.org/users/1264037/items/CUXSKHUM"],"uri":["http://zotero.org/users/1264037/items/CUXSKHUM"],"itemData":{"id":2659,"type":"article-journal","abstract":"Recent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delInstrText>
        </w:r>
      </w:del>
      <w:r w:rsidRPr="00496E2D">
        <w:rPr>
          <w:rFonts w:cstheme="minorHAnsi"/>
          <w:sz w:val="22"/>
          <w:szCs w:val="22"/>
        </w:rPr>
        <w:fldChar w:fldCharType="separate"/>
      </w:r>
      <w:bookmarkStart w:id="523" w:name="__Fieldmark__1403_3467020329"/>
      <w:bookmarkStart w:id="524" w:name="__Fieldmark__412_3467020329"/>
      <w:r w:rsidR="008E50B7" w:rsidRPr="008E50B7">
        <w:rPr>
          <w:rFonts w:ascii="Calibri" w:hAnsi="Calibri" w:cs="Calibri"/>
          <w:sz w:val="22"/>
        </w:rPr>
        <w:t xml:space="preserve">(Gillespie 1977; Yaari </w:t>
      </w:r>
      <w:r w:rsidR="008E50B7" w:rsidRPr="008E50B7">
        <w:rPr>
          <w:rFonts w:ascii="Calibri" w:hAnsi="Calibri" w:cs="Calibri"/>
          <w:i/>
          <w:iCs/>
          <w:sz w:val="22"/>
        </w:rPr>
        <w:t>et al.</w:t>
      </w:r>
      <w:r w:rsidR="008E50B7" w:rsidRPr="008E50B7">
        <w:rPr>
          <w:rFonts w:ascii="Calibri" w:hAnsi="Calibri" w:cs="Calibri"/>
          <w:sz w:val="22"/>
        </w:rPr>
        <w:t xml:space="preserve"> 2012)</w:t>
      </w:r>
      <w:r w:rsidRPr="00496E2D">
        <w:rPr>
          <w:rFonts w:cstheme="minorHAnsi"/>
          <w:sz w:val="22"/>
          <w:szCs w:val="22"/>
        </w:rPr>
        <w:fldChar w:fldCharType="end"/>
      </w:r>
      <w:bookmarkEnd w:id="523"/>
      <w:bookmarkEnd w:id="524"/>
      <w:ins w:id="525" w:author="Clay Cressler" w:date="2020-05-22T14:30:00Z">
        <w:r w:rsidR="0029577C">
          <w:rPr>
            <w:rFonts w:cstheme="minorHAnsi"/>
            <w:sz w:val="22"/>
            <w:szCs w:val="22"/>
          </w:rPr>
          <w:t xml:space="preserve"> by incorporating </w:t>
        </w:r>
      </w:ins>
      <w:del w:id="526" w:author="Clay Cressler" w:date="2020-05-22T14:46:00Z">
        <w:r w:rsidRPr="00496E2D" w:rsidDel="00C36CE6">
          <w:rPr>
            <w:rFonts w:cstheme="minorHAnsi"/>
            <w:sz w:val="22"/>
            <w:szCs w:val="22"/>
          </w:rPr>
          <w:delText xml:space="preserve">. GEMs also incorporate </w:delText>
        </w:r>
      </w:del>
      <w:r w:rsidRPr="00496E2D">
        <w:rPr>
          <w:rFonts w:cstheme="minorHAnsi"/>
          <w:sz w:val="22"/>
          <w:szCs w:val="22"/>
        </w:rPr>
        <w:t>demographic heterogeneity (variation among individuals in demographic traits</w:t>
      </w:r>
      <w:ins w:id="527" w:author="Clay Cressler" w:date="2020-05-22T14:31:00Z">
        <w:r w:rsidR="0029577C">
          <w:rPr>
            <w:rFonts w:cstheme="minorHAnsi"/>
            <w:sz w:val="22"/>
            <w:szCs w:val="22"/>
          </w:rPr>
          <w:t>.</w:t>
        </w:r>
      </w:ins>
      <w:ins w:id="528" w:author="Clay Cressler" w:date="2020-05-22T14:30:00Z">
        <w:r w:rsidR="0029577C">
          <w:rPr>
            <w:rFonts w:cstheme="minorHAnsi"/>
            <w:sz w:val="22"/>
            <w:szCs w:val="22"/>
          </w:rPr>
          <w:t xml:space="preserve"> </w:t>
        </w:r>
      </w:ins>
      <w:del w:id="529" w:author="Clay Cressler" w:date="2020-05-22T14:30:00Z">
        <w:r w:rsidRPr="00496E2D" w:rsidDel="0029577C">
          <w:rPr>
            <w:rFonts w:cstheme="minorHAnsi"/>
            <w:sz w:val="22"/>
            <w:szCs w:val="22"/>
          </w:rPr>
          <w:delText>) by giving e</w:delText>
        </w:r>
      </w:del>
      <w:ins w:id="530" w:author="Clay Cressler" w:date="2020-05-22T14:30:00Z">
        <w:r w:rsidR="0029577C">
          <w:rPr>
            <w:rFonts w:cstheme="minorHAnsi"/>
            <w:sz w:val="22"/>
            <w:szCs w:val="22"/>
          </w:rPr>
          <w:t>E</w:t>
        </w:r>
      </w:ins>
      <w:r w:rsidRPr="00496E2D">
        <w:rPr>
          <w:rFonts w:cstheme="minorHAnsi"/>
          <w:sz w:val="22"/>
          <w:szCs w:val="22"/>
        </w:rPr>
        <w:t>very individual</w:t>
      </w:r>
      <w:ins w:id="531" w:author="Clay Cressler" w:date="2020-05-22T14:30:00Z">
        <w:r w:rsidR="0029577C">
          <w:rPr>
            <w:rFonts w:cstheme="minorHAnsi"/>
            <w:sz w:val="22"/>
            <w:szCs w:val="22"/>
          </w:rPr>
          <w:t xml:space="preserve"> in the simulation has</w:t>
        </w:r>
      </w:ins>
      <w:r w:rsidRPr="00496E2D">
        <w:rPr>
          <w:rFonts w:cstheme="minorHAnsi"/>
          <w:sz w:val="22"/>
          <w:szCs w:val="22"/>
        </w:rPr>
        <w:t xml:space="preserve"> a trait value drawn from a distribution with known mean and variance</w:t>
      </w:r>
      <w:ins w:id="532" w:author="John DeLong" w:date="2020-03-26T11:00:00Z">
        <w:r w:rsidR="00EA18D4">
          <w:rPr>
            <w:rFonts w:cstheme="minorHAnsi"/>
            <w:sz w:val="22"/>
            <w:szCs w:val="22"/>
          </w:rPr>
          <w:t>, with t</w:t>
        </w:r>
      </w:ins>
      <w:del w:id="533" w:author="John DeLong" w:date="2020-03-26T11:00:00Z">
        <w:r w:rsidRPr="00496E2D" w:rsidDel="00EA18D4">
          <w:rPr>
            <w:rFonts w:cstheme="minorHAnsi"/>
            <w:sz w:val="22"/>
            <w:szCs w:val="22"/>
          </w:rPr>
          <w:delText xml:space="preserve">. </w:delText>
        </w:r>
      </w:del>
      <w:ins w:id="534" w:author="John DeLong" w:date="2020-03-26T10:59:00Z">
        <w:r w:rsidR="00EA18D4">
          <w:rPr>
            <w:rFonts w:cstheme="minorHAnsi"/>
            <w:sz w:val="22"/>
            <w:szCs w:val="22"/>
          </w:rPr>
          <w:t xml:space="preserve">he </w:t>
        </w:r>
        <w:proofErr w:type="gramStart"/>
        <w:r w:rsidR="00EA18D4">
          <w:rPr>
            <w:rFonts w:cstheme="minorHAnsi"/>
            <w:sz w:val="22"/>
            <w:szCs w:val="22"/>
          </w:rPr>
          <w:t>type</w:t>
        </w:r>
        <w:proofErr w:type="gramEnd"/>
        <w:r w:rsidR="00EA18D4">
          <w:rPr>
            <w:rFonts w:cstheme="minorHAnsi"/>
            <w:sz w:val="22"/>
            <w:szCs w:val="22"/>
          </w:rPr>
          <w:t xml:space="preserve"> of distribution depend</w:t>
        </w:r>
      </w:ins>
      <w:ins w:id="535" w:author="John DeLong" w:date="2020-03-26T11:00:00Z">
        <w:r w:rsidR="00EA18D4">
          <w:rPr>
            <w:rFonts w:cstheme="minorHAnsi"/>
            <w:sz w:val="22"/>
            <w:szCs w:val="22"/>
          </w:rPr>
          <w:t>ing</w:t>
        </w:r>
      </w:ins>
      <w:ins w:id="536" w:author="John DeLong" w:date="2020-03-26T10:59:00Z">
        <w:r w:rsidR="00EA18D4">
          <w:rPr>
            <w:rFonts w:cstheme="minorHAnsi"/>
            <w:sz w:val="22"/>
            <w:szCs w:val="22"/>
          </w:rPr>
          <w:t xml:space="preserve"> on </w:t>
        </w:r>
      </w:ins>
      <w:ins w:id="537" w:author="John DeLong" w:date="2020-03-26T11:00:00Z">
        <w:r w:rsidR="00EA18D4">
          <w:rPr>
            <w:rFonts w:cstheme="minorHAnsi"/>
            <w:sz w:val="22"/>
            <w:szCs w:val="22"/>
          </w:rPr>
          <w:t xml:space="preserve">nature of the </w:t>
        </w:r>
        <w:r w:rsidR="00EA18D4">
          <w:rPr>
            <w:rFonts w:cstheme="minorHAnsi"/>
            <w:sz w:val="22"/>
            <w:szCs w:val="22"/>
          </w:rPr>
          <w:lastRenderedPageBreak/>
          <w:t>trait.</w:t>
        </w:r>
      </w:ins>
      <w:ins w:id="538" w:author="Clay Cressler" w:date="2020-05-22T14:31:00Z">
        <w:r w:rsidR="0029577C">
          <w:rPr>
            <w:rFonts w:cstheme="minorHAnsi"/>
            <w:sz w:val="22"/>
            <w:szCs w:val="22"/>
          </w:rPr>
          <w:t xml:space="preserve"> </w:t>
        </w:r>
      </w:ins>
      <w:ins w:id="539" w:author="John DeLong" w:date="2020-03-26T11:00:00Z">
        <w:del w:id="540" w:author="Clay Cressler" w:date="2020-05-22T14:31:00Z">
          <w:r w:rsidR="00EA18D4" w:rsidDel="0029577C">
            <w:rPr>
              <w:rFonts w:cstheme="minorHAnsi"/>
              <w:sz w:val="22"/>
              <w:szCs w:val="22"/>
            </w:rPr>
            <w:delText xml:space="preserve"> </w:delText>
          </w:r>
        </w:del>
      </w:ins>
      <w:del w:id="541" w:author="Clay Cressler" w:date="2020-05-22T14:31:00Z">
        <w:r w:rsidRPr="00496E2D" w:rsidDel="0029577C">
          <w:rPr>
            <w:rFonts w:cstheme="minorHAnsi"/>
            <w:sz w:val="22"/>
            <w:szCs w:val="22"/>
          </w:rPr>
          <w:delText xml:space="preserve">Thus, a standard Gillespie </w:delText>
        </w:r>
      </w:del>
      <w:ins w:id="542" w:author="John DeLong" w:date="2020-03-26T10:58:00Z">
        <w:del w:id="543" w:author="Clay Cressler" w:date="2020-05-22T14:31:00Z">
          <w:r w:rsidR="00EA18D4" w:rsidDel="0029577C">
            <w:rPr>
              <w:rFonts w:cstheme="minorHAnsi"/>
              <w:sz w:val="22"/>
              <w:szCs w:val="22"/>
            </w:rPr>
            <w:delText xml:space="preserve">algorithm </w:delText>
          </w:r>
        </w:del>
      </w:ins>
      <w:del w:id="544" w:author="Clay Cressler" w:date="2020-05-22T14:31:00Z">
        <w:r w:rsidRPr="00496E2D" w:rsidDel="0029577C">
          <w:rPr>
            <w:rFonts w:cstheme="minorHAnsi"/>
            <w:sz w:val="22"/>
            <w:szCs w:val="22"/>
          </w:rPr>
          <w:delText xml:space="preserve">might represent a population size by a number, such as 10, whereas a GEM represents this population with a vector of 10 traits. </w:delText>
        </w:r>
      </w:del>
      <w:r w:rsidRPr="00496E2D">
        <w:rPr>
          <w:rFonts w:cstheme="minorHAnsi"/>
          <w:sz w:val="22"/>
          <w:szCs w:val="22"/>
        </w:rPr>
        <w:t>In a GEM, an individual’s trait value determines its probability of giving birth or dyin</w:t>
      </w:r>
      <w:ins w:id="545" w:author="Clay Cressler" w:date="2020-05-22T14:32:00Z">
        <w:r w:rsidR="0029577C">
          <w:rPr>
            <w:rFonts w:cstheme="minorHAnsi"/>
            <w:sz w:val="22"/>
            <w:szCs w:val="22"/>
          </w:rPr>
          <w:t xml:space="preserve">g; evolutionary dynamics thus emerge out of </w:t>
        </w:r>
      </w:ins>
      <w:ins w:id="546" w:author="Clay Cressler" w:date="2020-05-22T14:46:00Z">
        <w:r w:rsidR="00C36CE6">
          <w:rPr>
            <w:rFonts w:cstheme="minorHAnsi"/>
            <w:sz w:val="22"/>
            <w:szCs w:val="22"/>
          </w:rPr>
          <w:t xml:space="preserve">the </w:t>
        </w:r>
      </w:ins>
      <w:ins w:id="547" w:author="Clay Cressler" w:date="2020-05-22T14:32:00Z">
        <w:r w:rsidR="0029577C">
          <w:rPr>
            <w:rFonts w:cstheme="minorHAnsi"/>
            <w:sz w:val="22"/>
            <w:szCs w:val="22"/>
          </w:rPr>
          <w:t xml:space="preserve">stochastic births and deaths of individuals within the population </w:t>
        </w:r>
        <w:r w:rsidR="0029577C">
          <w:rPr>
            <w:rFonts w:cstheme="minorHAnsi"/>
            <w:sz w:val="22"/>
            <w:szCs w:val="22"/>
          </w:rPr>
          <w:fldChar w:fldCharType="begin"/>
        </w:r>
      </w:ins>
      <w:ins w:id="548" w:author="Clay Cressler" w:date="2020-05-25T15:17:00Z">
        <w:r w:rsidR="006057FC">
          <w:rPr>
            <w:rFonts w:cstheme="minorHAnsi"/>
            <w:sz w:val="22"/>
            <w:szCs w:val="22"/>
          </w:rPr>
          <w:instrText xml:space="preserve"> ADDIN ZOTERO_ITEM CSL_CITATION {"citationID":"xCdn58gC","properties":{"formattedCitation":"(Dieckmann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r w:rsidR="0029577C">
        <w:rPr>
          <w:rFonts w:cstheme="minorHAnsi"/>
          <w:sz w:val="22"/>
          <w:szCs w:val="22"/>
        </w:rPr>
        <w:fldChar w:fldCharType="separate"/>
      </w:r>
      <w:ins w:id="549" w:author="Clay Cressler" w:date="2020-05-22T14:33:00Z">
        <w:r w:rsidR="0029577C" w:rsidRPr="0029577C">
          <w:rPr>
            <w:rFonts w:ascii="Calibri" w:hAnsi="Calibri" w:cs="Times New Roman"/>
            <w:sz w:val="22"/>
            <w:rPrChange w:id="550" w:author="Clay Cressler" w:date="2020-05-22T14:33:00Z">
              <w:rPr>
                <w:rFonts w:ascii="Times New Roman" w:hAnsi="Times New Roman" w:cs="Times New Roman"/>
              </w:rPr>
            </w:rPrChange>
          </w:rPr>
          <w:t xml:space="preserve">(Dieckmann &amp; Law 1996; Champagnat </w:t>
        </w:r>
        <w:r w:rsidR="0029577C" w:rsidRPr="0029577C">
          <w:rPr>
            <w:rFonts w:ascii="Calibri" w:hAnsi="Calibri" w:cs="Times New Roman"/>
            <w:i/>
            <w:iCs/>
            <w:sz w:val="22"/>
            <w:rPrChange w:id="551" w:author="Clay Cressler" w:date="2020-05-22T14:33:00Z">
              <w:rPr>
                <w:rFonts w:ascii="Times New Roman" w:hAnsi="Times New Roman" w:cs="Times New Roman"/>
                <w:i/>
                <w:iCs/>
              </w:rPr>
            </w:rPrChange>
          </w:rPr>
          <w:t>et al.</w:t>
        </w:r>
        <w:r w:rsidR="0029577C" w:rsidRPr="0029577C">
          <w:rPr>
            <w:rFonts w:ascii="Calibri" w:hAnsi="Calibri" w:cs="Times New Roman"/>
            <w:sz w:val="22"/>
            <w:rPrChange w:id="552" w:author="Clay Cressler" w:date="2020-05-22T14:33:00Z">
              <w:rPr>
                <w:rFonts w:ascii="Times New Roman" w:hAnsi="Times New Roman" w:cs="Times New Roman"/>
              </w:rPr>
            </w:rPrChange>
          </w:rPr>
          <w:t xml:space="preserve"> 2006; Doebeli </w:t>
        </w:r>
        <w:r w:rsidR="0029577C" w:rsidRPr="0029577C">
          <w:rPr>
            <w:rFonts w:ascii="Calibri" w:hAnsi="Calibri" w:cs="Times New Roman"/>
            <w:i/>
            <w:iCs/>
            <w:sz w:val="22"/>
            <w:rPrChange w:id="553" w:author="Clay Cressler" w:date="2020-05-22T14:33:00Z">
              <w:rPr>
                <w:rFonts w:ascii="Times New Roman" w:hAnsi="Times New Roman" w:cs="Times New Roman"/>
                <w:i/>
                <w:iCs/>
              </w:rPr>
            </w:rPrChange>
          </w:rPr>
          <w:t>et al.</w:t>
        </w:r>
        <w:r w:rsidR="0029577C" w:rsidRPr="0029577C">
          <w:rPr>
            <w:rFonts w:ascii="Calibri" w:hAnsi="Calibri" w:cs="Times New Roman"/>
            <w:sz w:val="22"/>
            <w:rPrChange w:id="554" w:author="Clay Cressler" w:date="2020-05-22T14:33:00Z">
              <w:rPr>
                <w:rFonts w:ascii="Times New Roman" w:hAnsi="Times New Roman" w:cs="Times New Roman"/>
              </w:rPr>
            </w:rPrChange>
          </w:rPr>
          <w:t xml:space="preserve"> 2017)</w:t>
        </w:r>
      </w:ins>
      <w:ins w:id="555" w:author="Clay Cressler" w:date="2020-05-22T14:32:00Z">
        <w:r w:rsidR="0029577C">
          <w:rPr>
            <w:rFonts w:cstheme="minorHAnsi"/>
            <w:sz w:val="22"/>
            <w:szCs w:val="22"/>
          </w:rPr>
          <w:fldChar w:fldCharType="end"/>
        </w:r>
      </w:ins>
      <w:del w:id="556" w:author="Clay Cressler" w:date="2020-05-22T14:32:00Z">
        <w:r w:rsidRPr="00496E2D" w:rsidDel="0029577C">
          <w:rPr>
            <w:rFonts w:cstheme="minorHAnsi"/>
            <w:sz w:val="22"/>
            <w:szCs w:val="22"/>
          </w:rPr>
          <w:delText>g</w:delText>
        </w:r>
      </w:del>
      <w:del w:id="557" w:author="Clay Cressler" w:date="2020-05-22T14:31:00Z">
        <w:r w:rsidRPr="00496E2D" w:rsidDel="0029577C">
          <w:rPr>
            <w:rFonts w:cstheme="minorHAnsi"/>
            <w:sz w:val="22"/>
            <w:szCs w:val="22"/>
          </w:rPr>
          <w:delText xml:space="preserve">. </w:delText>
        </w:r>
      </w:del>
    </w:p>
    <w:p w14:paraId="7B3F806F" w14:textId="77777777" w:rsidR="00EA264E" w:rsidRDefault="00644808" w:rsidP="00EA264E">
      <w:pPr>
        <w:spacing w:after="0" w:line="480" w:lineRule="auto"/>
        <w:ind w:firstLine="720"/>
        <w:contextualSpacing/>
        <w:rPr>
          <w:rFonts w:cstheme="minorHAnsi"/>
          <w:sz w:val="22"/>
          <w:szCs w:val="22"/>
        </w:rPr>
      </w:pPr>
      <w:commentRangeStart w:id="558"/>
      <w:r w:rsidRPr="00496E2D">
        <w:rPr>
          <w:rFonts w:cstheme="minorHAnsi"/>
          <w:sz w:val="22"/>
          <w:szCs w:val="22"/>
        </w:rPr>
        <w:t>GEMs function in an iterative cycle of birth and death events. Rather than taking a constant parameter value, as in a standard Gillespie simulation, the random draw of a trait from the trait vector is used either as a parameter or as a trait that influences a parameter. Thus, each individual experiences a particular probability of birth or death depending on their traits. Once the individual is chosen and the rate terms are calculated, an event is randomly chosen ‘wheel-of-fortune’ style. If the event is a death, that individual (and its trait) are removed from the population. If the event is a birth, a new individual is added to the population given some rule for heritability of that trait</w:t>
      </w:r>
      <w:r w:rsidR="005B10ED">
        <w:rPr>
          <w:rFonts w:cstheme="minorHAnsi"/>
          <w:sz w:val="22"/>
          <w:szCs w:val="22"/>
        </w:rPr>
        <w:t xml:space="preserve"> (Appendix S1)</w:t>
      </w:r>
      <w:r w:rsidRPr="00496E2D">
        <w:rPr>
          <w:rFonts w:cstheme="minorHAnsi"/>
          <w:sz w:val="22"/>
          <w:szCs w:val="22"/>
        </w:rPr>
        <w:t>. As a GEM is running, the loss and addition of individuals in the population affects both population dynamics and the dynamics of both the mean and variance of the trait distribution</w:t>
      </w:r>
      <w:r w:rsidRPr="00496E2D">
        <w:rPr>
          <w:rFonts w:eastAsiaTheme="minorEastAsia" w:cstheme="minorHAnsi"/>
          <w:sz w:val="22"/>
          <w:szCs w:val="22"/>
        </w:rPr>
        <w:t>.</w:t>
      </w:r>
      <w:r w:rsidRPr="00496E2D">
        <w:rPr>
          <w:rFonts w:cstheme="minorHAnsi"/>
          <w:sz w:val="22"/>
          <w:szCs w:val="22"/>
        </w:rPr>
        <w:t xml:space="preserve"> Populations gradually lose individuals with high likely of mortality and gradually add individuals with higher likelihood of births, generating natural selection without needing to specify explicit equations for the trait dynamics or without needing to identify explicitly the expected trait equilibria such as an ESS.</w:t>
      </w:r>
      <w:r w:rsidR="00EA264E" w:rsidRPr="00EA264E">
        <w:rPr>
          <w:rFonts w:cstheme="minorHAnsi"/>
          <w:sz w:val="22"/>
          <w:szCs w:val="22"/>
        </w:rPr>
        <w:t xml:space="preserve"> </w:t>
      </w:r>
      <w:commentRangeEnd w:id="558"/>
      <w:r w:rsidR="0029577C">
        <w:rPr>
          <w:rStyle w:val="CommentReference"/>
        </w:rPr>
        <w:commentReference w:id="558"/>
      </w:r>
    </w:p>
    <w:p w14:paraId="5415A18F" w14:textId="7EF11A79" w:rsidR="003E76EB" w:rsidDel="00EA18D4" w:rsidRDefault="00EA264E" w:rsidP="00503830">
      <w:pPr>
        <w:spacing w:after="0" w:line="480" w:lineRule="auto"/>
        <w:ind w:firstLine="720"/>
        <w:contextualSpacing/>
        <w:rPr>
          <w:del w:id="559" w:author="John DeLong" w:date="2020-03-26T10:57:00Z"/>
          <w:rFonts w:cstheme="minorHAnsi"/>
          <w:sz w:val="22"/>
          <w:szCs w:val="22"/>
        </w:rPr>
      </w:pPr>
      <w:commentRangeStart w:id="560"/>
      <w:r w:rsidRPr="00496E2D">
        <w:rPr>
          <w:rFonts w:cstheme="minorHAnsi"/>
          <w:sz w:val="22"/>
          <w:szCs w:val="22"/>
        </w:rPr>
        <w:t xml:space="preserve">The inclusion of both demographic heterogeneity and </w:t>
      </w:r>
      <w:ins w:id="561" w:author="Clay Cressler" w:date="2020-05-22T17:14:00Z">
        <w:r w:rsidR="00425907">
          <w:rPr>
            <w:rFonts w:cstheme="minorHAnsi"/>
            <w:sz w:val="22"/>
            <w:szCs w:val="22"/>
          </w:rPr>
          <w:t xml:space="preserve">demographic </w:t>
        </w:r>
      </w:ins>
      <w:r w:rsidRPr="00496E2D">
        <w:rPr>
          <w:rFonts w:cstheme="minorHAnsi"/>
          <w:sz w:val="22"/>
          <w:szCs w:val="22"/>
        </w:rPr>
        <w:t>stochasticity</w:t>
      </w:r>
      <w:ins w:id="562" w:author="Clay Cressler" w:date="2020-05-22T17:23:00Z">
        <w:r w:rsidR="00113313">
          <w:rPr>
            <w:rFonts w:cstheme="minorHAnsi"/>
            <w:sz w:val="22"/>
            <w:szCs w:val="22"/>
          </w:rPr>
          <w:t xml:space="preserve"> in GEMs</w:t>
        </w:r>
      </w:ins>
      <w:r w:rsidRPr="00496E2D">
        <w:rPr>
          <w:rFonts w:cstheme="minorHAnsi"/>
          <w:sz w:val="22"/>
          <w:szCs w:val="22"/>
        </w:rPr>
        <w:t xml:space="preserve"> </w:t>
      </w:r>
      <w:ins w:id="563" w:author="Clay Cressler" w:date="2020-05-22T17:22:00Z">
        <w:r w:rsidR="00113313">
          <w:rPr>
            <w:rFonts w:cstheme="minorHAnsi"/>
            <w:sz w:val="22"/>
            <w:szCs w:val="22"/>
          </w:rPr>
          <w:t xml:space="preserve">has two potentially important effects on the </w:t>
        </w:r>
      </w:ins>
      <w:ins w:id="564" w:author="Clay Cressler" w:date="2020-05-22T17:26:00Z">
        <w:r w:rsidR="00113313">
          <w:rPr>
            <w:rFonts w:cstheme="minorHAnsi"/>
            <w:sz w:val="22"/>
            <w:szCs w:val="22"/>
          </w:rPr>
          <w:t>predictions</w:t>
        </w:r>
      </w:ins>
      <w:ins w:id="565" w:author="Clay Cressler" w:date="2020-05-22T17:23:00Z">
        <w:r w:rsidR="00113313">
          <w:rPr>
            <w:rFonts w:cstheme="minorHAnsi"/>
            <w:sz w:val="22"/>
            <w:szCs w:val="22"/>
          </w:rPr>
          <w:t xml:space="preserve"> these models make. </w:t>
        </w:r>
      </w:ins>
      <w:del w:id="566" w:author="Clay Cressler" w:date="2020-05-22T17:23:00Z">
        <w:r w:rsidRPr="00496E2D" w:rsidDel="00113313">
          <w:rPr>
            <w:rFonts w:cstheme="minorHAnsi"/>
            <w:sz w:val="22"/>
            <w:szCs w:val="22"/>
          </w:rPr>
          <w:delText xml:space="preserve">increases the realism of GEM outcomes. This </w:delText>
        </w:r>
      </w:del>
      <w:del w:id="567" w:author="Clay Cressler" w:date="2020-05-22T17:14:00Z">
        <w:r w:rsidRPr="00496E2D" w:rsidDel="00425907">
          <w:rPr>
            <w:rFonts w:cstheme="minorHAnsi"/>
            <w:sz w:val="22"/>
            <w:szCs w:val="22"/>
          </w:rPr>
          <w:delText>is because in real populations, variation in fitness arises from two components</w:delText>
        </w:r>
      </w:del>
      <w:del w:id="568" w:author="Clay Cressler" w:date="2020-05-22T17:23:00Z">
        <w:r w:rsidRPr="00496E2D" w:rsidDel="00113313">
          <w:rPr>
            <w:rFonts w:cstheme="minorHAnsi"/>
            <w:sz w:val="22"/>
            <w:szCs w:val="22"/>
          </w:rPr>
          <w:delText xml:space="preserve">. </w:delText>
        </w:r>
      </w:del>
      <w:r w:rsidRPr="00496E2D">
        <w:rPr>
          <w:rFonts w:cstheme="minorHAnsi"/>
          <w:sz w:val="22"/>
          <w:szCs w:val="22"/>
        </w:rPr>
        <w:t xml:space="preserve">First, </w:t>
      </w:r>
      <w:ins w:id="569" w:author="Clay Cressler" w:date="2020-05-22T17:23:00Z">
        <w:r w:rsidR="00113313">
          <w:rPr>
            <w:rFonts w:cstheme="minorHAnsi"/>
            <w:sz w:val="22"/>
            <w:szCs w:val="22"/>
          </w:rPr>
          <w:t xml:space="preserve">it is increasingly recognized that </w:t>
        </w:r>
      </w:ins>
      <w:ins w:id="570" w:author="Clay Cressler" w:date="2020-05-22T17:25:00Z">
        <w:r w:rsidR="00113313">
          <w:rPr>
            <w:rFonts w:cstheme="minorHAnsi"/>
            <w:sz w:val="22"/>
            <w:szCs w:val="22"/>
          </w:rPr>
          <w:t>variation in traits among individuals</w:t>
        </w:r>
      </w:ins>
      <w:ins w:id="571" w:author="Clay Cressler" w:date="2020-05-22T17:23:00Z">
        <w:r w:rsidR="00113313">
          <w:rPr>
            <w:rFonts w:cstheme="minorHAnsi"/>
            <w:sz w:val="22"/>
            <w:szCs w:val="22"/>
          </w:rPr>
          <w:t xml:space="preserve"> can have important effects on </w:t>
        </w:r>
      </w:ins>
      <w:ins w:id="572" w:author="Clay Cressler" w:date="2020-05-22T17:24:00Z">
        <w:r w:rsidR="00113313">
          <w:rPr>
            <w:rFonts w:cstheme="minorHAnsi"/>
            <w:sz w:val="22"/>
            <w:szCs w:val="22"/>
          </w:rPr>
          <w:t xml:space="preserve">ecological </w:t>
        </w:r>
      </w:ins>
      <w:ins w:id="573" w:author="Clay Cressler" w:date="2020-05-22T17:26:00Z">
        <w:r w:rsidR="00113313">
          <w:rPr>
            <w:rFonts w:cstheme="minorHAnsi"/>
            <w:sz w:val="22"/>
            <w:szCs w:val="22"/>
          </w:rPr>
          <w:t xml:space="preserve">and evolutionary </w:t>
        </w:r>
      </w:ins>
      <w:ins w:id="574" w:author="Clay Cressler" w:date="2020-05-22T17:24:00Z">
        <w:r w:rsidR="00113313">
          <w:rPr>
            <w:rFonts w:cstheme="minorHAnsi"/>
            <w:sz w:val="22"/>
            <w:szCs w:val="22"/>
          </w:rPr>
          <w:t>dynamics</w:t>
        </w:r>
      </w:ins>
      <w:ins w:id="575" w:author="Clay Cressler" w:date="2020-05-22T17:29:00Z">
        <w:r w:rsidR="00113313">
          <w:rPr>
            <w:rFonts w:cstheme="minorHAnsi"/>
            <w:sz w:val="22"/>
            <w:szCs w:val="22"/>
          </w:rPr>
          <w:t xml:space="preserve">, </w:t>
        </w:r>
      </w:ins>
      <w:ins w:id="576" w:author="Clay Cressler" w:date="2020-05-22T17:24:00Z">
        <w:r w:rsidR="00113313">
          <w:rPr>
            <w:rFonts w:cstheme="minorHAnsi"/>
            <w:sz w:val="22"/>
            <w:szCs w:val="22"/>
          </w:rPr>
          <w:t xml:space="preserve">even if </w:t>
        </w:r>
      </w:ins>
      <w:ins w:id="577" w:author="Clay Cressler" w:date="2020-05-22T17:25:00Z">
        <w:r w:rsidR="00113313">
          <w:rPr>
            <w:rFonts w:cstheme="minorHAnsi"/>
            <w:sz w:val="22"/>
            <w:szCs w:val="22"/>
          </w:rPr>
          <w:t xml:space="preserve">those differences are not heritable </w:t>
        </w:r>
      </w:ins>
      <w:ins w:id="578" w:author="Clay Cressler" w:date="2020-05-22T17:26:00Z">
        <w:r w:rsidR="00113313">
          <w:rPr>
            <w:rFonts w:cstheme="minorHAnsi"/>
            <w:sz w:val="22"/>
            <w:szCs w:val="22"/>
          </w:rPr>
          <w:t>(</w:t>
        </w:r>
      </w:ins>
      <w:ins w:id="579" w:author="Clay Cressler" w:date="2020-05-22T17:25:00Z">
        <w:r w:rsidR="00113313" w:rsidRPr="00496E2D">
          <w:rPr>
            <w:rFonts w:cstheme="minorHAnsi"/>
            <w:sz w:val="22"/>
            <w:szCs w:val="22"/>
          </w:rPr>
          <w:fldChar w:fldCharType="begin"/>
        </w:r>
      </w:ins>
      <w:ins w:id="580" w:author="Clay Cressler" w:date="2020-05-25T16:51:00Z">
        <w:r w:rsidR="00DF5341">
          <w:rPr>
            <w:rFonts w:cstheme="minorHAnsi"/>
            <w:sz w:val="22"/>
            <w:szCs w:val="22"/>
          </w:rPr>
          <w:instrText xml:space="preserve"> ADDIN ZOTERO_ITEM CSL_CITATION {"citationID":"RMMor0o1","properties":{"formattedCitation":"(Kendall {\\i{}et al.} 2011; Stover {\\i{}et al.} 2012; Cressler {\\i{}et al.} 2017)","plainCitation":"(Kendall et al. 2011; Stover et al. 2012; Cressler et al. 2017)","noteIndex":0},"citationItems":[{"id":"fu1XBaw3/laYR1ys0","uris":["http://zotero.org/users/1264037/items/XAY6EMUV"],"uri":["http://zotero.org/users/1264037/items/XAY6EMUV"],"itemData":{"id":7710,"type":"article-journal","abstract":"Demographic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M."}],"issued":{"date-parts":[["2011",10]]}}},{"id":"fu1XBaw3/yRPBXklb","uris":["http://zotero.org/users/1264037/items/CSGTTN3Z"],"uri":["http://zotero.org/users/1264037/items/CSGTTN3Z"],"itemData":{"id":7590,"type":"article-journal","abstract":"Among-individual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A."}],"issued":{"date-parts":[["2012",5,1]]}}},{"id":"fu1XBaw3/XN9FuU7a","uris":["http://zotero.org/users/1264037/items/HQKSNXZC"],"uri":["http://zotero.org/users/1264037/items/HQKSNXZC"],"itemData":{"id":7588,"type":"article-journal","abstract":"Individual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ins>
      <w:ins w:id="581" w:author="Clay Cressler" w:date="2020-05-22T17:25:00Z">
        <w:r w:rsidR="00113313" w:rsidRPr="00496E2D">
          <w:rPr>
            <w:rFonts w:cstheme="minorHAnsi"/>
            <w:sz w:val="22"/>
            <w:szCs w:val="22"/>
          </w:rPr>
          <w:fldChar w:fldCharType="separate"/>
        </w:r>
      </w:ins>
      <w:ins w:id="582" w:author="Clay Cressler" w:date="2020-05-25T16:51:00Z">
        <w:r w:rsidR="00DF5341" w:rsidRPr="00DF5341">
          <w:rPr>
            <w:rFonts w:ascii="Calibri" w:hAnsi="Calibri" w:cs="Calibri"/>
            <w:sz w:val="22"/>
            <w:rPrChange w:id="583" w:author="Clay Cressler" w:date="2020-05-25T16:51:00Z">
              <w:rPr>
                <w:rFonts w:ascii="Times New Roman" w:hAnsi="Times New Roman" w:cs="Times New Roman"/>
              </w:rPr>
            </w:rPrChange>
          </w:rPr>
          <w:t xml:space="preserve">(Kendall </w:t>
        </w:r>
        <w:r w:rsidR="00DF5341" w:rsidRPr="00DF5341">
          <w:rPr>
            <w:rFonts w:ascii="Calibri" w:hAnsi="Calibri" w:cs="Calibri"/>
            <w:i/>
            <w:iCs/>
            <w:sz w:val="22"/>
            <w:rPrChange w:id="584" w:author="Clay Cressler" w:date="2020-05-25T16:51:00Z">
              <w:rPr>
                <w:rFonts w:ascii="Times New Roman" w:hAnsi="Times New Roman" w:cs="Times New Roman"/>
                <w:i/>
                <w:iCs/>
              </w:rPr>
            </w:rPrChange>
          </w:rPr>
          <w:t>et al.</w:t>
        </w:r>
        <w:r w:rsidR="00DF5341" w:rsidRPr="00DF5341">
          <w:rPr>
            <w:rFonts w:ascii="Calibri" w:hAnsi="Calibri" w:cs="Calibri"/>
            <w:sz w:val="22"/>
            <w:rPrChange w:id="585" w:author="Clay Cressler" w:date="2020-05-25T16:51:00Z">
              <w:rPr>
                <w:rFonts w:ascii="Times New Roman" w:hAnsi="Times New Roman" w:cs="Times New Roman"/>
              </w:rPr>
            </w:rPrChange>
          </w:rPr>
          <w:t xml:space="preserve"> 2011; Stover </w:t>
        </w:r>
        <w:r w:rsidR="00DF5341" w:rsidRPr="00DF5341">
          <w:rPr>
            <w:rFonts w:ascii="Calibri" w:hAnsi="Calibri" w:cs="Calibri"/>
            <w:i/>
            <w:iCs/>
            <w:sz w:val="22"/>
            <w:rPrChange w:id="586" w:author="Clay Cressler" w:date="2020-05-25T16:51:00Z">
              <w:rPr>
                <w:rFonts w:ascii="Times New Roman" w:hAnsi="Times New Roman" w:cs="Times New Roman"/>
                <w:i/>
                <w:iCs/>
              </w:rPr>
            </w:rPrChange>
          </w:rPr>
          <w:t>et al.</w:t>
        </w:r>
        <w:r w:rsidR="00DF5341" w:rsidRPr="00DF5341">
          <w:rPr>
            <w:rFonts w:ascii="Calibri" w:hAnsi="Calibri" w:cs="Calibri"/>
            <w:sz w:val="22"/>
            <w:rPrChange w:id="587" w:author="Clay Cressler" w:date="2020-05-25T16:51:00Z">
              <w:rPr>
                <w:rFonts w:ascii="Times New Roman" w:hAnsi="Times New Roman" w:cs="Times New Roman"/>
              </w:rPr>
            </w:rPrChange>
          </w:rPr>
          <w:t xml:space="preserve"> 2012; Cressler </w:t>
        </w:r>
        <w:r w:rsidR="00DF5341" w:rsidRPr="00DF5341">
          <w:rPr>
            <w:rFonts w:ascii="Calibri" w:hAnsi="Calibri" w:cs="Calibri"/>
            <w:i/>
            <w:iCs/>
            <w:sz w:val="22"/>
            <w:rPrChange w:id="588" w:author="Clay Cressler" w:date="2020-05-25T16:51:00Z">
              <w:rPr>
                <w:rFonts w:ascii="Times New Roman" w:hAnsi="Times New Roman" w:cs="Times New Roman"/>
                <w:i/>
                <w:iCs/>
              </w:rPr>
            </w:rPrChange>
          </w:rPr>
          <w:t>et al.</w:t>
        </w:r>
        <w:r w:rsidR="00DF5341" w:rsidRPr="00DF5341">
          <w:rPr>
            <w:rFonts w:ascii="Calibri" w:hAnsi="Calibri" w:cs="Calibri"/>
            <w:sz w:val="22"/>
            <w:rPrChange w:id="589" w:author="Clay Cressler" w:date="2020-05-25T16:51:00Z">
              <w:rPr>
                <w:rFonts w:ascii="Times New Roman" w:hAnsi="Times New Roman" w:cs="Times New Roman"/>
              </w:rPr>
            </w:rPrChange>
          </w:rPr>
          <w:t xml:space="preserve"> 2017)</w:t>
        </w:r>
      </w:ins>
      <w:ins w:id="590" w:author="Clay Cressler" w:date="2020-05-22T17:25:00Z">
        <w:r w:rsidR="00113313" w:rsidRPr="00496E2D">
          <w:rPr>
            <w:rFonts w:cstheme="minorHAnsi"/>
            <w:sz w:val="22"/>
            <w:szCs w:val="22"/>
          </w:rPr>
          <w:fldChar w:fldCharType="end"/>
        </w:r>
      </w:ins>
      <w:ins w:id="591" w:author="Clay Cressler" w:date="2020-05-22T17:27:00Z">
        <w:r w:rsidR="00113313" w:rsidRPr="00DF5341">
          <w:rPr>
            <w:rFonts w:cstheme="minorHAnsi"/>
            <w:sz w:val="22"/>
            <w:szCs w:val="22"/>
            <w:lang w:val="en-CA"/>
            <w:rPrChange w:id="592" w:author="Clay Cressler" w:date="2020-05-25T16:52:00Z">
              <w:rPr>
                <w:rFonts w:cstheme="minorHAnsi"/>
                <w:sz w:val="22"/>
                <w:szCs w:val="22"/>
              </w:rPr>
            </w:rPrChange>
          </w:rPr>
          <w:t xml:space="preserve">. </w:t>
        </w:r>
        <w:r w:rsidR="00113313">
          <w:rPr>
            <w:rFonts w:cstheme="minorHAnsi"/>
            <w:sz w:val="22"/>
            <w:szCs w:val="22"/>
          </w:rPr>
          <w:t xml:space="preserve">Second, </w:t>
        </w:r>
      </w:ins>
      <w:ins w:id="593" w:author="Clay Cressler" w:date="2020-05-22T17:29:00Z">
        <w:r w:rsidR="00113313">
          <w:rPr>
            <w:rFonts w:cstheme="minorHAnsi"/>
            <w:sz w:val="22"/>
            <w:szCs w:val="22"/>
          </w:rPr>
          <w:t>wh</w:t>
        </w:r>
      </w:ins>
      <w:ins w:id="594" w:author="Clay Cressler" w:date="2020-05-22T17:30:00Z">
        <w:r w:rsidR="00113313">
          <w:rPr>
            <w:rFonts w:cstheme="minorHAnsi"/>
            <w:sz w:val="22"/>
            <w:szCs w:val="22"/>
          </w:rPr>
          <w:t xml:space="preserve">en trait differences do lead to </w:t>
        </w:r>
      </w:ins>
      <w:ins w:id="595" w:author="Clay Cressler" w:date="2020-05-22T14:55:00Z">
        <w:r w:rsidR="00250DE1">
          <w:rPr>
            <w:rFonts w:cstheme="minorHAnsi"/>
            <w:sz w:val="22"/>
            <w:szCs w:val="22"/>
          </w:rPr>
          <w:t>differences in the expected fitness of</w:t>
        </w:r>
      </w:ins>
      <w:ins w:id="596" w:author="Clay Cressler" w:date="2020-05-22T14:56:00Z">
        <w:r w:rsidR="00250DE1">
          <w:rPr>
            <w:rFonts w:cstheme="minorHAnsi"/>
            <w:sz w:val="22"/>
            <w:szCs w:val="22"/>
          </w:rPr>
          <w:t xml:space="preserve"> those individuals </w:t>
        </w:r>
      </w:ins>
      <w:del w:id="597" w:author="Clay Cressler" w:date="2020-05-22T14:56:00Z">
        <w:r w:rsidRPr="00496E2D" w:rsidDel="00250DE1">
          <w:rPr>
            <w:rFonts w:cstheme="minorHAnsi"/>
            <w:sz w:val="22"/>
            <w:szCs w:val="22"/>
          </w:rPr>
          <w:delText xml:space="preserve">real demographic heterogeneity allows populations to distribute along some curve that links traits to fitness </w:delText>
        </w:r>
      </w:del>
      <w:r w:rsidRPr="00496E2D">
        <w:rPr>
          <w:rFonts w:cstheme="minorHAnsi"/>
          <w:sz w:val="22"/>
          <w:szCs w:val="22"/>
        </w:rPr>
        <w:t>(Figure 1A)</w:t>
      </w:r>
      <w:ins w:id="598" w:author="Clay Cressler" w:date="2020-05-22T17:30:00Z">
        <w:r w:rsidR="00113313">
          <w:rPr>
            <w:rFonts w:cstheme="minorHAnsi"/>
            <w:sz w:val="22"/>
            <w:szCs w:val="22"/>
          </w:rPr>
          <w:t xml:space="preserve">, </w:t>
        </w:r>
      </w:ins>
      <w:del w:id="599" w:author="Clay Cressler" w:date="2020-05-22T17:30:00Z">
        <w:r w:rsidRPr="00496E2D" w:rsidDel="00113313">
          <w:rPr>
            <w:rFonts w:cstheme="minorHAnsi"/>
            <w:sz w:val="22"/>
            <w:szCs w:val="22"/>
          </w:rPr>
          <w:delText xml:space="preserve">. </w:delText>
        </w:r>
      </w:del>
      <w:del w:id="600" w:author="Clay Cressler" w:date="2020-05-22T14:56:00Z">
        <w:r w:rsidRPr="00496E2D" w:rsidDel="00250DE1">
          <w:rPr>
            <w:rFonts w:cstheme="minorHAnsi"/>
            <w:sz w:val="22"/>
            <w:szCs w:val="22"/>
          </w:rPr>
          <w:delText>If that</w:delText>
        </w:r>
      </w:del>
      <w:del w:id="601" w:author="Clay Cressler" w:date="2020-05-22T17:30:00Z">
        <w:r w:rsidRPr="00496E2D" w:rsidDel="00113313">
          <w:rPr>
            <w:rFonts w:cstheme="minorHAnsi"/>
            <w:sz w:val="22"/>
            <w:szCs w:val="22"/>
          </w:rPr>
          <w:delText xml:space="preserve"> </w:delText>
        </w:r>
      </w:del>
      <w:del w:id="602" w:author="Clay Cressler" w:date="2020-05-22T14:56:00Z">
        <w:r w:rsidRPr="00496E2D" w:rsidDel="00250DE1">
          <w:rPr>
            <w:rFonts w:cstheme="minorHAnsi"/>
            <w:sz w:val="22"/>
            <w:szCs w:val="22"/>
          </w:rPr>
          <w:delText>curve is unimodal,</w:delText>
        </w:r>
      </w:del>
      <w:del w:id="603" w:author="Clay Cressler" w:date="2020-05-22T17:30:00Z">
        <w:r w:rsidRPr="00496E2D" w:rsidDel="00113313">
          <w:rPr>
            <w:rFonts w:cstheme="minorHAnsi"/>
            <w:sz w:val="22"/>
            <w:szCs w:val="22"/>
          </w:rPr>
          <w:delText xml:space="preserve"> a fitness peak</w:delText>
        </w:r>
      </w:del>
      <w:commentRangeStart w:id="604"/>
      <w:commentRangeStart w:id="605"/>
      <w:del w:id="606" w:author="Clay Cressler" w:date="2020-05-22T14:57:00Z">
        <w:r w:rsidRPr="00496E2D" w:rsidDel="00250DE1">
          <w:rPr>
            <w:rFonts w:cstheme="minorHAnsi"/>
            <w:sz w:val="22"/>
            <w:szCs w:val="22"/>
          </w:rPr>
          <w:delText xml:space="preserve"> occurs at the top of the curve</w:delText>
        </w:r>
      </w:del>
      <w:commentRangeEnd w:id="604"/>
      <w:del w:id="607" w:author="Clay Cressler" w:date="2020-05-22T17:30:00Z">
        <w:r w:rsidR="00B024DB" w:rsidDel="00113313">
          <w:rPr>
            <w:rStyle w:val="CommentReference"/>
          </w:rPr>
          <w:commentReference w:id="604"/>
        </w:r>
        <w:commentRangeEnd w:id="605"/>
        <w:r w:rsidR="00B024DB" w:rsidDel="00113313">
          <w:rPr>
            <w:rStyle w:val="CommentReference"/>
          </w:rPr>
          <w:commentReference w:id="605"/>
        </w:r>
        <w:r w:rsidRPr="00496E2D" w:rsidDel="00113313">
          <w:rPr>
            <w:rFonts w:cstheme="minorHAnsi"/>
            <w:sz w:val="22"/>
            <w:szCs w:val="22"/>
          </w:rPr>
          <w:delText>. By including a distribution of individuals that vary in expected fitness, GEMs allow demographic heterogeneity to influence ecological and evolutionary outcomes</w:delText>
        </w:r>
      </w:del>
      <w:ins w:id="608" w:author="John DeLong" w:date="2020-03-26T10:55:00Z">
        <w:del w:id="609" w:author="Clay Cressler" w:date="2020-05-22T17:30:00Z">
          <w:r w:rsidR="00F57AD8" w:rsidDel="00113313">
            <w:rPr>
              <w:rFonts w:cstheme="minorHAnsi"/>
              <w:sz w:val="22"/>
              <w:szCs w:val="22"/>
            </w:rPr>
            <w:delText>, which have been shown to be critical factors in adaptive</w:delText>
          </w:r>
        </w:del>
        <w:del w:id="610" w:author="Clay Cressler" w:date="2020-05-22T17:25:00Z">
          <w:r w:rsidR="00F57AD8" w:rsidDel="00113313">
            <w:rPr>
              <w:rFonts w:cstheme="minorHAnsi"/>
              <w:sz w:val="22"/>
              <w:szCs w:val="22"/>
            </w:rPr>
            <w:delText xml:space="preserve"> evolution</w:delText>
          </w:r>
        </w:del>
      </w:ins>
      <w:del w:id="611" w:author="Clay Cressler" w:date="2020-05-22T17:25:00Z">
        <w:r w:rsidRPr="00496E2D" w:rsidDel="00113313">
          <w:rPr>
            <w:rFonts w:cstheme="minorHAnsi"/>
            <w:sz w:val="22"/>
            <w:szCs w:val="22"/>
          </w:rPr>
          <w:delText xml:space="preserve"> </w:delText>
        </w:r>
        <w:r w:rsidRPr="00496E2D" w:rsidDel="00113313">
          <w:rPr>
            <w:rFonts w:cstheme="minorHAnsi"/>
            <w:sz w:val="22"/>
            <w:szCs w:val="22"/>
          </w:rPr>
          <w:fldChar w:fldCharType="begin"/>
        </w:r>
        <w:r w:rsidRPr="00113313" w:rsidDel="00113313">
          <w:rPr>
            <w:rFonts w:cstheme="minorHAnsi"/>
            <w:sz w:val="22"/>
            <w:szCs w:val="22"/>
          </w:rPr>
          <w:delInstrText xml:space="preserve"> ADDIN ZOTERO_ITEM CSL_CITATION {"citationID":"RMMor0o1","properties":{"formattedCitation":"(Kendall {\\i{}et al.} 2011; Stover {\\i{}et al.} 2012; Cressler {\\i{}et al.} 2017)","plainCitation":"(Kendall et al. 2011; Stover et al. 2012; Cressler et al. 2017)","noteIndex":0},"citationItems":[{"id":7710,"uris":["http://zotero.org/users/1264037/items/XAY6EMUV"],"uri":["http://zotero.org/users/1264037/items/XAY6EMUV"],"itemData":{"id":7710,"type":"article-journal","abstract":"Demographic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M."}],"issued":{"date-parts":[["2011",10]]}}},{"id":7590,"uris":["http://zotero.org/users/1264037/items/CSGTTN3Z"],"uri":["http://zotero.org/users/1264037/items/CSGTTN3Z"],"itemData":{"id":7590,"type":"article-journal","abstract":"Among-individual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A."}],"issued":{"date-parts":[["2012",5,1]]}}},{"id":7588,"uris":["http://zotero.org/users/1264037/items/HQKSNXZC"],"uri":["http://zotero.org/users/1264037/items/HQKSNXZC"],"itemData":{"id":7588,"type":"article-journal","abstract":"Individual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delInstrText>
        </w:r>
        <w:r w:rsidRPr="00496E2D" w:rsidDel="00113313">
          <w:rPr>
            <w:rFonts w:cstheme="minorHAnsi"/>
            <w:sz w:val="22"/>
            <w:szCs w:val="22"/>
          </w:rPr>
          <w:fldChar w:fldCharType="separate"/>
        </w:r>
        <w:r w:rsidR="008E50B7" w:rsidRPr="008E50B7" w:rsidDel="00113313">
          <w:rPr>
            <w:rFonts w:ascii="Calibri" w:hAnsi="Calibri" w:cs="Calibri"/>
            <w:sz w:val="22"/>
          </w:rPr>
          <w:delText xml:space="preserve">(Kendall </w:delText>
        </w:r>
        <w:r w:rsidR="008E50B7" w:rsidRPr="008E50B7" w:rsidDel="00113313">
          <w:rPr>
            <w:rFonts w:ascii="Calibri" w:hAnsi="Calibri" w:cs="Calibri"/>
            <w:i/>
            <w:iCs/>
            <w:sz w:val="22"/>
          </w:rPr>
          <w:delText>et al.</w:delText>
        </w:r>
        <w:r w:rsidR="008E50B7" w:rsidRPr="008E50B7" w:rsidDel="00113313">
          <w:rPr>
            <w:rFonts w:ascii="Calibri" w:hAnsi="Calibri" w:cs="Calibri"/>
            <w:sz w:val="22"/>
          </w:rPr>
          <w:delText xml:space="preserve"> 2011; Stover </w:delText>
        </w:r>
        <w:r w:rsidR="008E50B7" w:rsidRPr="008E50B7" w:rsidDel="00113313">
          <w:rPr>
            <w:rFonts w:ascii="Calibri" w:hAnsi="Calibri" w:cs="Calibri"/>
            <w:i/>
            <w:iCs/>
            <w:sz w:val="22"/>
          </w:rPr>
          <w:delText>et al.</w:delText>
        </w:r>
        <w:r w:rsidR="008E50B7" w:rsidRPr="008E50B7" w:rsidDel="00113313">
          <w:rPr>
            <w:rFonts w:ascii="Calibri" w:hAnsi="Calibri" w:cs="Calibri"/>
            <w:sz w:val="22"/>
          </w:rPr>
          <w:delText xml:space="preserve"> 2012; Cressler </w:delText>
        </w:r>
        <w:r w:rsidR="008E50B7" w:rsidRPr="008E50B7" w:rsidDel="00113313">
          <w:rPr>
            <w:rFonts w:ascii="Calibri" w:hAnsi="Calibri" w:cs="Calibri"/>
            <w:i/>
            <w:iCs/>
            <w:sz w:val="22"/>
          </w:rPr>
          <w:delText>et al.</w:delText>
        </w:r>
        <w:r w:rsidR="008E50B7" w:rsidRPr="008E50B7" w:rsidDel="00113313">
          <w:rPr>
            <w:rFonts w:ascii="Calibri" w:hAnsi="Calibri" w:cs="Calibri"/>
            <w:sz w:val="22"/>
          </w:rPr>
          <w:delText xml:space="preserve"> 2017)</w:delText>
        </w:r>
        <w:r w:rsidRPr="00496E2D" w:rsidDel="00113313">
          <w:rPr>
            <w:rFonts w:cstheme="minorHAnsi"/>
            <w:sz w:val="22"/>
            <w:szCs w:val="22"/>
          </w:rPr>
          <w:fldChar w:fldCharType="end"/>
        </w:r>
      </w:del>
      <w:del w:id="612" w:author="Clay Cressler" w:date="2020-05-22T17:30:00Z">
        <w:r w:rsidRPr="00496E2D" w:rsidDel="00113313">
          <w:rPr>
            <w:rFonts w:cstheme="minorHAnsi"/>
            <w:sz w:val="22"/>
            <w:szCs w:val="22"/>
          </w:rPr>
          <w:delText xml:space="preserve">. Second, individual </w:delText>
        </w:r>
      </w:del>
      <w:r w:rsidRPr="00496E2D">
        <w:rPr>
          <w:rFonts w:cstheme="minorHAnsi"/>
          <w:sz w:val="22"/>
          <w:szCs w:val="22"/>
        </w:rPr>
        <w:t xml:space="preserve">demographic stochasticity causes individuals to randomly deviate from </w:t>
      </w:r>
      <w:del w:id="613" w:author="Clay Cressler" w:date="2020-05-22T17:12:00Z">
        <w:r w:rsidRPr="00496E2D" w:rsidDel="00425907">
          <w:rPr>
            <w:rFonts w:cstheme="minorHAnsi"/>
            <w:sz w:val="22"/>
            <w:szCs w:val="22"/>
          </w:rPr>
          <w:delText>the expectation given by the fitness-trait curve</w:delText>
        </w:r>
      </w:del>
      <w:ins w:id="614" w:author="Clay Cressler" w:date="2020-05-22T17:12:00Z">
        <w:r w:rsidR="00425907">
          <w:rPr>
            <w:rFonts w:cstheme="minorHAnsi"/>
            <w:sz w:val="22"/>
            <w:szCs w:val="22"/>
          </w:rPr>
          <w:t>their expected fitness</w:t>
        </w:r>
      </w:ins>
      <w:r w:rsidRPr="00496E2D">
        <w:rPr>
          <w:rFonts w:cstheme="minorHAnsi"/>
          <w:sz w:val="22"/>
          <w:szCs w:val="22"/>
        </w:rPr>
        <w:t xml:space="preserve"> </w:t>
      </w:r>
      <w:del w:id="615" w:author="Clay Cressler" w:date="2020-05-22T17:30:00Z">
        <w:r w:rsidRPr="00496E2D" w:rsidDel="00113313">
          <w:rPr>
            <w:rFonts w:cstheme="minorHAnsi"/>
            <w:sz w:val="22"/>
            <w:szCs w:val="22"/>
          </w:rPr>
          <w:delText>(Figure 1A</w:delText>
        </w:r>
      </w:del>
      <w:del w:id="616" w:author="Clay Cressler" w:date="2020-05-22T17:12:00Z">
        <w:r w:rsidRPr="00496E2D" w:rsidDel="00425907">
          <w:rPr>
            <w:rFonts w:cstheme="minorHAnsi"/>
            <w:sz w:val="22"/>
            <w:szCs w:val="22"/>
          </w:rPr>
          <w:delText xml:space="preserve">). Even with an optimal trait, individuals may randomly display high or low fitness through chance alone </w:delText>
        </w:r>
      </w:del>
      <w:r w:rsidRPr="00496E2D">
        <w:rPr>
          <w:rFonts w:cstheme="minorHAnsi"/>
          <w:sz w:val="22"/>
          <w:szCs w:val="22"/>
        </w:rPr>
        <w:fldChar w:fldCharType="begin"/>
      </w:r>
      <w:ins w:id="617" w:author="Clay Cressler" w:date="2020-05-25T15:17:00Z">
        <w:r w:rsidR="006057FC">
          <w:rPr>
            <w:rFonts w:cstheme="minorHAnsi"/>
            <w:sz w:val="22"/>
            <w:szCs w:val="22"/>
          </w:rPr>
          <w:instrText xml:space="preserve"> ADDIN ZOTERO_ITEM CSL_CITATION {"citationID":"wxkaVpky","properties":{"formattedCitation":"(van Daalen &amp; Caswell 2017)","plainCitation":"(van Daalen &amp; Caswell 2017)","noteIndex":0},"citationItems":[{"id":"fu1XBaw3/Flicj0Ns","uris":["http://zotero.org/users/1264037/items/QSQTBE98"],"uri":["http://zotero.org/users/1264037/items/QSQTBE98"],"itemData":{"id":5838,"type":"article-journal","abstract":"Lifetime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ins>
      <w:del w:id="618" w:author="Clay Cressler" w:date="2020-05-22T09:11:00Z">
        <w:r w:rsidDel="00B2275B">
          <w:rPr>
            <w:rFonts w:cstheme="minorHAnsi"/>
            <w:sz w:val="22"/>
            <w:szCs w:val="22"/>
          </w:rPr>
          <w:delInstrText xml:space="preserve"> ADDIN ZOTERO_ITEM CSL_CITATION {"citationID":"wxkaVpky","properties":{"formattedCitation":"(van Daalen &amp; Caswell 2017)","plainCitation":"(van Daalen &amp; Caswell 2017)","noteIndex":0},"citationItems":[{"id":5838,"uris":["http://zotero.org/users/1264037/items/QSQTBE98"],"uri":["http://zotero.org/users/1264037/items/QSQTBE98"],"itemData":{"id":5838,"type":"article-journal","abstract":"Lifetime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delInstrText>
        </w:r>
      </w:del>
      <w:r w:rsidRPr="00496E2D">
        <w:rPr>
          <w:rFonts w:cstheme="minorHAnsi"/>
          <w:sz w:val="22"/>
          <w:szCs w:val="22"/>
        </w:rPr>
        <w:fldChar w:fldCharType="separate"/>
      </w:r>
      <w:r w:rsidR="008E50B7" w:rsidRPr="008E50B7">
        <w:rPr>
          <w:rFonts w:ascii="Calibri" w:hAnsi="Calibri" w:cs="Calibri"/>
          <w:sz w:val="22"/>
        </w:rPr>
        <w:t>(van Daalen &amp; Caswell 2017)</w:t>
      </w:r>
      <w:r w:rsidRPr="00496E2D">
        <w:rPr>
          <w:rFonts w:cstheme="minorHAnsi"/>
          <w:sz w:val="22"/>
          <w:szCs w:val="22"/>
        </w:rPr>
        <w:fldChar w:fldCharType="end"/>
      </w:r>
      <w:r w:rsidRPr="00496E2D">
        <w:rPr>
          <w:rFonts w:cstheme="minorHAnsi"/>
          <w:sz w:val="22"/>
          <w:szCs w:val="22"/>
        </w:rPr>
        <w:t xml:space="preserve">. For example, </w:t>
      </w:r>
      <w:r w:rsidRPr="00496E2D">
        <w:rPr>
          <w:rFonts w:cstheme="minorHAnsi"/>
          <w:sz w:val="22"/>
          <w:szCs w:val="22"/>
        </w:rPr>
        <w:fldChar w:fldCharType="begin"/>
      </w:r>
      <w:ins w:id="619" w:author="Clay Cressler" w:date="2020-05-25T15:17:00Z">
        <w:r w:rsidR="006057FC">
          <w:rPr>
            <w:rFonts w:cstheme="minorHAnsi"/>
            <w:sz w:val="22"/>
            <w:szCs w:val="22"/>
          </w:rPr>
          <w:instrText xml:space="preserve"> ADDIN ZOTERO_ITEM CSL_CITATION {"citationID":"DirHMnyE","properties":{"formattedCitation":"(Banks and Thompson 1987)","plainCitation":"(Banks and Thompson 1987)","dontUpdate":true,"noteIndex":0},"citationItems":[{"id":"fu1XBaw3/cMJL0Mr7","uris":["http://zotero.org/users/1264037/items/YZCNGSH9"],"uri":["http://zotero.org/users/1264037/items/YZCNGSH9"],"itemData":{"id":7731,"type":"article-journal","abstract":"(1)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del w:id="620" w:author="Clay Cressler" w:date="2020-05-22T09:11:00Z">
        <w:r w:rsidRPr="00496E2D" w:rsidDel="00B2275B">
          <w:rPr>
            <w:rFonts w:cstheme="minorHAnsi"/>
            <w:sz w:val="22"/>
            <w:szCs w:val="22"/>
          </w:rPr>
          <w:delInstrText xml:space="preserve"> ADDIN ZOTERO_ITEM CSL_CITATION {"citationID":"DirHMnyE","properties":{"formattedCitation":"(Banks and Thompson 1987)","plainCitation":"(Banks and Thompson 1987)","dontUpdate":true,"noteIndex":0},"citationItems":[{"id":7731,"uris":["http://zotero.org/users/1264037/items/YZCNGSH9"],"uri":["http://zotero.org/users/1264037/items/YZCNGSH9"],"itemData":{"id":7731,"type":"article-journal","abstract":"(1)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sidRPr="00496E2D">
        <w:rPr>
          <w:rFonts w:cstheme="minorHAnsi"/>
          <w:sz w:val="22"/>
          <w:szCs w:val="22"/>
        </w:rPr>
        <w:fldChar w:fldCharType="separate"/>
      </w:r>
      <w:r w:rsidRPr="00496E2D">
        <w:rPr>
          <w:rFonts w:cstheme="minorHAnsi"/>
          <w:sz w:val="22"/>
          <w:szCs w:val="22"/>
        </w:rPr>
        <w:t>Banks and Thompson</w:t>
      </w:r>
      <w:r w:rsidRPr="00496E2D">
        <w:rPr>
          <w:rFonts w:cstheme="minorHAnsi"/>
          <w:sz w:val="22"/>
          <w:szCs w:val="22"/>
        </w:rPr>
        <w:fldChar w:fldCharType="end"/>
      </w:r>
      <w:r w:rsidRPr="00496E2D">
        <w:rPr>
          <w:rFonts w:cstheme="minorHAnsi"/>
          <w:sz w:val="22"/>
          <w:szCs w:val="22"/>
        </w:rPr>
        <w:t xml:space="preserve"> </w:t>
      </w:r>
      <w:r>
        <w:rPr>
          <w:rFonts w:cstheme="minorHAnsi"/>
          <w:sz w:val="22"/>
          <w:szCs w:val="22"/>
        </w:rPr>
        <w:fldChar w:fldCharType="begin"/>
      </w:r>
      <w:ins w:id="621" w:author="Clay Cressler" w:date="2020-05-25T15:17:00Z">
        <w:r w:rsidR="006057FC">
          <w:rPr>
            <w:rFonts w:cstheme="minorHAnsi"/>
            <w:sz w:val="22"/>
            <w:szCs w:val="22"/>
          </w:rPr>
          <w:instrText xml:space="preserve"> ADDIN ZOTERO_ITEM CSL_CITATION {"citationID":"38kRwvXZ","properties":{"formattedCitation":"(Banks &amp; Thompson 1987)","plainCitation":"(Banks &amp; Thompson 1987)","noteIndex":0},"citationItems":[{"id":"fu1XBaw3/cMJL0Mr7","uris":["http://zotero.org/users/1264037/items/YZCNGSH9"],"uri":["http://zotero.org/users/1264037/items/YZCNGSH9"],"itemData":{"id":7731,"type":"article-journal","abstract":"(1)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del w:id="622" w:author="Clay Cressler" w:date="2020-05-22T09:11:00Z">
        <w:r w:rsidDel="00B2275B">
          <w:rPr>
            <w:rFonts w:cstheme="minorHAnsi"/>
            <w:sz w:val="22"/>
            <w:szCs w:val="22"/>
          </w:rPr>
          <w:delInstrText xml:space="preserve"> ADDIN ZOTERO_ITEM CSL_CITATION {"citationID":"38kRwvXZ","properties":{"formattedCitation":"(Banks &amp; Thompson 1987)","plainCitation":"(Banks &amp; Thompson 1987)","noteIndex":0},"citationItems":[{"id":7731,"uris":["http://zotero.org/users/1264037/items/YZCNGSH9"],"uri":["http://zotero.org/users/1264037/items/YZCNGSH9"],"itemData":{"id":7731,"type":"article-journal","abstract":"(1)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Pr>
          <w:rFonts w:cstheme="minorHAnsi"/>
          <w:sz w:val="22"/>
          <w:szCs w:val="22"/>
        </w:rPr>
        <w:fldChar w:fldCharType="separate"/>
      </w:r>
      <w:r w:rsidR="008E50B7" w:rsidRPr="008E50B7">
        <w:rPr>
          <w:rFonts w:ascii="Calibri" w:hAnsi="Calibri" w:cs="Calibri"/>
          <w:sz w:val="22"/>
        </w:rPr>
        <w:t>(Banks &amp; Thompson 1987)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assessed lifetime reproductive success of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with respect to individual head width (Figure 1B). Although there was a clear fitness-maximizing value of head width</w:t>
      </w:r>
      <w:r>
        <w:rPr>
          <w:rFonts w:cstheme="minorHAnsi"/>
          <w:sz w:val="22"/>
          <w:szCs w:val="22"/>
        </w:rPr>
        <w:t xml:space="preserve"> </w:t>
      </w:r>
      <w:r>
        <w:rPr>
          <w:rFonts w:cstheme="minorHAnsi"/>
          <w:sz w:val="22"/>
          <w:szCs w:val="22"/>
        </w:rPr>
        <w:lastRenderedPageBreak/>
        <w:t>in the damselfly population</w:t>
      </w:r>
      <w:r w:rsidRPr="00496E2D">
        <w:rPr>
          <w:rFonts w:cstheme="minorHAnsi"/>
          <w:sz w:val="22"/>
          <w:szCs w:val="22"/>
        </w:rPr>
        <w:t xml:space="preserve">, the realized lifetime reproductive success of individuals was quite variable, and many individuals with the optimal head width realized relatively low fitness (Figure 1B). </w:t>
      </w:r>
    </w:p>
    <w:p w14:paraId="79B5F515" w14:textId="15272975"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On top of individual variation in realized fitness, demographic stochasticity </w:t>
      </w:r>
      <w:del w:id="623" w:author="John DeLong" w:date="2020-03-26T10:56:00Z">
        <w:r w:rsidRPr="00496E2D" w:rsidDel="00EA18D4">
          <w:rPr>
            <w:rFonts w:cstheme="minorHAnsi"/>
            <w:sz w:val="22"/>
            <w:szCs w:val="22"/>
          </w:rPr>
          <w:delText xml:space="preserve">(random variation in the sequence and number of demographic events) </w:delText>
        </w:r>
      </w:del>
      <w:r w:rsidRPr="00496E2D">
        <w:rPr>
          <w:rFonts w:cstheme="minorHAnsi"/>
          <w:sz w:val="22"/>
          <w:szCs w:val="22"/>
        </w:rPr>
        <w:t xml:space="preserve">has long been recognized to have important effects on the dynamics of adaptation, for example through genetic drift </w:t>
      </w:r>
      <w:r w:rsidRPr="00496E2D">
        <w:rPr>
          <w:rFonts w:cstheme="minorHAnsi"/>
          <w:sz w:val="22"/>
          <w:szCs w:val="22"/>
        </w:rPr>
        <w:fldChar w:fldCharType="begin"/>
      </w:r>
      <w:ins w:id="624" w:author="Clay Cressler" w:date="2020-05-25T15:17:00Z">
        <w:r w:rsidR="006057FC">
          <w:rPr>
            <w:rFonts w:cstheme="minorHAnsi"/>
            <w:sz w:val="22"/>
            <w:szCs w:val="22"/>
          </w:rPr>
          <w:instrText xml:space="preserve"> ADDIN ZOTERO_ITEM CSL_CITATION {"citationID":"rnQyK01T","properties":{"formattedCitation":"(Lenormand {\\i{}et al.} 2009)","plainCitation":"(Lenormand et al. 2009)","noteIndex":0},"citationItems":[{"id":"fu1XBaw3/Dq56Fjym","uris":["http://zotero.org/users/1264037/items/2T5DREQB"],"uri":["http://zotero.org/users/1264037/items/2T5DREQB"],"itemData":{"id":7690,"type":"article-journal","abstract":"The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ins>
      <w:del w:id="625" w:author="Clay Cressler" w:date="2020-05-22T09:11:00Z">
        <w:r w:rsidR="00EC565E" w:rsidDel="00B2275B">
          <w:rPr>
            <w:rFonts w:cstheme="minorHAnsi"/>
            <w:sz w:val="22"/>
            <w:szCs w:val="22"/>
          </w:rPr>
          <w:delInstrText xml:space="preserve"> ADDIN ZOTERO_ITEM CSL_CITATION {"citationID":"rnQyK01T","properties":{"formattedCitation":"(Lenormand {\\i{}et al.} 2009)","plainCitation":"(Lenormand et al. 2009)","noteIndex":0},"citationItems":[{"id":7690,"uris":["http://zotero.org/users/1264037/items/2T5DREQB"],"uri":["http://zotero.org/users/1264037/items/2T5DREQB"],"itemData":{"id":7690,"type":"article-journal","abstract":"The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del>
      <w:r w:rsidRPr="00496E2D">
        <w:rPr>
          <w:rFonts w:cstheme="minorHAnsi"/>
          <w:sz w:val="22"/>
          <w:szCs w:val="22"/>
        </w:rPr>
        <w:fldChar w:fldCharType="separate"/>
      </w:r>
      <w:bookmarkStart w:id="626" w:name="__Fieldmark__1473_3467020329"/>
      <w:bookmarkStart w:id="627" w:name="__Fieldmark__527_3467020329"/>
      <w:r w:rsidR="008E50B7" w:rsidRPr="008E50B7">
        <w:rPr>
          <w:rFonts w:ascii="Calibri" w:hAnsi="Calibri" w:cs="Calibri"/>
          <w:sz w:val="22"/>
        </w:rPr>
        <w:t xml:space="preserve">(Lenormand </w:t>
      </w:r>
      <w:r w:rsidR="008E50B7" w:rsidRPr="008E50B7">
        <w:rPr>
          <w:rFonts w:ascii="Calibri" w:hAnsi="Calibri" w:cs="Calibri"/>
          <w:i/>
          <w:iCs/>
          <w:sz w:val="22"/>
        </w:rPr>
        <w:t>et al.</w:t>
      </w:r>
      <w:r w:rsidR="008E50B7" w:rsidRPr="008E50B7">
        <w:rPr>
          <w:rFonts w:ascii="Calibri" w:hAnsi="Calibri" w:cs="Calibri"/>
          <w:sz w:val="22"/>
        </w:rPr>
        <w:t xml:space="preserve"> 2009)</w:t>
      </w:r>
      <w:r w:rsidRPr="00496E2D">
        <w:rPr>
          <w:rFonts w:cstheme="minorHAnsi"/>
          <w:sz w:val="22"/>
          <w:szCs w:val="22"/>
        </w:rPr>
        <w:fldChar w:fldCharType="end"/>
      </w:r>
      <w:bookmarkEnd w:id="626"/>
      <w:bookmarkEnd w:id="627"/>
      <w:r w:rsidRPr="00496E2D">
        <w:rPr>
          <w:rFonts w:cstheme="minorHAnsi"/>
          <w:sz w:val="22"/>
          <w:szCs w:val="22"/>
        </w:rPr>
        <w:t xml:space="preserve"> or the loss of high-fitness genotypes </w:t>
      </w:r>
      <w:r w:rsidRPr="00496E2D">
        <w:rPr>
          <w:rFonts w:cstheme="minorHAnsi"/>
          <w:sz w:val="22"/>
          <w:szCs w:val="22"/>
        </w:rPr>
        <w:fldChar w:fldCharType="begin"/>
      </w:r>
      <w:ins w:id="628" w:author="Clay Cressler" w:date="2020-05-25T15:17:00Z">
        <w:r w:rsidR="006057FC">
          <w:rPr>
            <w:rFonts w:cstheme="minorHAnsi"/>
            <w:sz w:val="22"/>
            <w:szCs w:val="22"/>
          </w:rPr>
          <w:instrText xml:space="preserve"> ADDIN ZOTERO_ITEM CSL_CITATION {"citationID":"LfTOGqXO","properties":{"formattedCitation":"(Crespi 2000)","plainCitation":"(Crespi 2000)","noteIndex":0},"citationItems":[{"id":"fu1XBaw3/ZcckyzXA","uris":["http://zotero.org/users/1264037/items/MIQAAPP7"],"uri":["http://zotero.org/users/1264037/items/MIQAAPP7"],"itemData":{"id":7708,"type":"article-journal","abstract":"This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ins>
      <w:del w:id="629" w:author="Clay Cressler" w:date="2020-05-22T09:11:00Z">
        <w:r w:rsidR="00EC565E" w:rsidDel="00B2275B">
          <w:rPr>
            <w:rFonts w:cstheme="minorHAnsi"/>
            <w:sz w:val="22"/>
            <w:szCs w:val="22"/>
          </w:rPr>
          <w:delInstrText xml:space="preserve"> ADDIN ZOTERO_ITEM CSL_CITATION {"citationID":"LfTOGqXO","properties":{"formattedCitation":"(Crespi 2000)","plainCitation":"(Crespi 2000)","noteIndex":0},"citationItems":[{"id":7708,"uris":["http://zotero.org/users/1264037/items/MIQAAPP7"],"uri":["http://zotero.org/users/1264037/items/MIQAAPP7"],"itemData":{"id":7708,"type":"article-journal","abstract":"This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delInstrText>
        </w:r>
      </w:del>
      <w:r w:rsidRPr="00496E2D">
        <w:rPr>
          <w:rFonts w:cstheme="minorHAnsi"/>
          <w:sz w:val="22"/>
          <w:szCs w:val="22"/>
        </w:rPr>
        <w:fldChar w:fldCharType="separate"/>
      </w:r>
      <w:bookmarkStart w:id="630" w:name="__Fieldmark__1480_3467020329"/>
      <w:bookmarkStart w:id="631" w:name="__Fieldmark__536_3467020329"/>
      <w:r w:rsidR="008E50B7" w:rsidRPr="008E50B7">
        <w:rPr>
          <w:rFonts w:ascii="Calibri" w:hAnsi="Calibri" w:cs="Calibri"/>
          <w:sz w:val="22"/>
        </w:rPr>
        <w:t>(Crespi 2000)</w:t>
      </w:r>
      <w:r w:rsidRPr="00496E2D">
        <w:rPr>
          <w:rFonts w:cstheme="minorHAnsi"/>
          <w:sz w:val="22"/>
          <w:szCs w:val="22"/>
        </w:rPr>
        <w:fldChar w:fldCharType="end"/>
      </w:r>
      <w:bookmarkEnd w:id="630"/>
      <w:bookmarkEnd w:id="631"/>
      <w:r w:rsidRPr="00496E2D">
        <w:rPr>
          <w:rFonts w:cstheme="minorHAnsi"/>
          <w:sz w:val="22"/>
          <w:szCs w:val="22"/>
        </w:rPr>
        <w:t xml:space="preserve">. </w:t>
      </w:r>
      <w:commentRangeEnd w:id="560"/>
      <w:r w:rsidR="005A511B">
        <w:rPr>
          <w:rStyle w:val="CommentReference"/>
        </w:rPr>
        <w:commentReference w:id="560"/>
      </w:r>
    </w:p>
    <w:p w14:paraId="05917334" w14:textId="77777777" w:rsidR="00FB13B8" w:rsidRPr="00496E2D" w:rsidRDefault="00644808" w:rsidP="00503830">
      <w:pPr>
        <w:spacing w:after="0" w:line="480" w:lineRule="auto"/>
        <w:contextualSpacing/>
        <w:rPr>
          <w:rFonts w:cstheme="minorHAnsi"/>
          <w:sz w:val="22"/>
          <w:szCs w:val="22"/>
        </w:rPr>
      </w:pPr>
      <w:r w:rsidRPr="00496E2D">
        <w:rPr>
          <w:rFonts w:cstheme="minorHAnsi"/>
          <w:i/>
          <w:sz w:val="22"/>
          <w:szCs w:val="22"/>
        </w:rPr>
        <w:t xml:space="preserve">Sets of comparisons: </w:t>
      </w:r>
      <w:r w:rsidRPr="00496E2D">
        <w:rPr>
          <w:rFonts w:cstheme="minorHAnsi"/>
          <w:sz w:val="22"/>
          <w:szCs w:val="22"/>
        </w:rPr>
        <w:t>We ran three sets of simulations, each with a specific purpose:</w:t>
      </w:r>
    </w:p>
    <w:p w14:paraId="06A6B559" w14:textId="0161E8FE" w:rsidR="00FB13B8" w:rsidRPr="00496E2D" w:rsidRDefault="00644808" w:rsidP="00503830">
      <w:pPr>
        <w:spacing w:after="0" w:line="480" w:lineRule="auto"/>
        <w:ind w:firstLine="720"/>
        <w:contextualSpacing/>
        <w:rPr>
          <w:rFonts w:cstheme="minorHAnsi"/>
          <w:b/>
          <w:bCs/>
          <w:sz w:val="22"/>
          <w:szCs w:val="22"/>
        </w:rPr>
      </w:pPr>
      <w:r w:rsidRPr="00496E2D">
        <w:rPr>
          <w:rFonts w:cstheme="minorHAnsi"/>
          <w:sz w:val="22"/>
          <w:szCs w:val="22"/>
        </w:rPr>
        <w:t xml:space="preserve">Comparison 1: We first examined the role of individual variation 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on the ecological dynamics of this model when no evolution was possible. To do this, we set heritability </w:t>
      </w:r>
      <w:r w:rsidRPr="0046658B">
        <w:rPr>
          <w:rFonts w:cstheme="minorHAnsi"/>
          <w:i/>
          <w:sz w:val="22"/>
          <w:szCs w:val="22"/>
        </w:rPr>
        <w:t>h</w:t>
      </w:r>
      <w:r w:rsidRPr="00496E2D">
        <w:rPr>
          <w:rFonts w:cstheme="minorHAnsi"/>
          <w:sz w:val="22"/>
          <w:szCs w:val="22"/>
          <w:vertAlign w:val="superscript"/>
        </w:rPr>
        <w:t>2</w:t>
      </w:r>
      <w:r w:rsidRPr="00496E2D">
        <w:rPr>
          <w:rFonts w:cstheme="minorHAnsi"/>
          <w:sz w:val="22"/>
          <w:szCs w:val="22"/>
        </w:rPr>
        <w:t xml:space="preserve"> = 0 and introduced variation in traits in the population with CV = 0.3. Because in our model, the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is locked to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w:t>
      </w:r>
      <w:r w:rsidR="0046658B">
        <w:rPr>
          <w:rFonts w:cstheme="minorHAnsi"/>
          <w:sz w:val="22"/>
          <w:szCs w:val="22"/>
        </w:rPr>
        <w:t xml:space="preserve"> variance in </w:t>
      </w:r>
      <w:proofErr w:type="spellStart"/>
      <w:r w:rsidR="0046658B" w:rsidRPr="0046658B">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Pr>
          <w:rFonts w:cstheme="minorHAnsi"/>
          <w:sz w:val="22"/>
          <w:szCs w:val="22"/>
        </w:rPr>
        <w:t xml:space="preserve"> will drive variance in </w:t>
      </w:r>
      <w:proofErr w:type="spellStart"/>
      <w:r w:rsidR="0046658B" w:rsidRPr="0039376F">
        <w:rPr>
          <w:rFonts w:eastAsiaTheme="minorEastAsia" w:cstheme="minorHAnsi"/>
          <w:i/>
          <w:sz w:val="22"/>
          <w:szCs w:val="22"/>
        </w:rPr>
        <w:t>d</w:t>
      </w:r>
      <w:r w:rsidR="0046658B" w:rsidRPr="00496E2D">
        <w:rPr>
          <w:rFonts w:eastAsiaTheme="minorEastAsia" w:cstheme="minorHAnsi"/>
          <w:sz w:val="22"/>
          <w:szCs w:val="22"/>
          <w:vertAlign w:val="subscript"/>
        </w:rPr>
        <w:t>min</w:t>
      </w:r>
      <w:proofErr w:type="spellEnd"/>
      <w:r w:rsidR="0046658B">
        <w:rPr>
          <w:rFonts w:cstheme="minorHAnsi"/>
          <w:sz w:val="22"/>
          <w:szCs w:val="22"/>
        </w:rPr>
        <w:t xml:space="preserve">. We therefore broke this apart to evaluate the </w:t>
      </w:r>
      <w:r w:rsidR="005823A8">
        <w:rPr>
          <w:rFonts w:cstheme="minorHAnsi"/>
          <w:sz w:val="22"/>
          <w:szCs w:val="22"/>
        </w:rPr>
        <w:t>effect</w:t>
      </w:r>
      <w:r w:rsidR="0046658B">
        <w:rPr>
          <w:rFonts w:cstheme="minorHAnsi"/>
          <w:sz w:val="22"/>
          <w:szCs w:val="22"/>
        </w:rPr>
        <w:t xml:space="preserve"> of variance in each parameter</w:t>
      </w:r>
      <w:r w:rsidR="005823A8">
        <w:rPr>
          <w:rFonts w:cstheme="minorHAnsi"/>
          <w:sz w:val="22"/>
          <w:szCs w:val="22"/>
        </w:rPr>
        <w:t xml:space="preserve"> on ecological dynamics</w:t>
      </w:r>
      <w:r w:rsidR="0046658B">
        <w:rPr>
          <w:rFonts w:cstheme="minorHAnsi"/>
          <w:sz w:val="22"/>
          <w:szCs w:val="22"/>
        </w:rPr>
        <w:t xml:space="preserve"> separately. W</w:t>
      </w:r>
      <w:r w:rsidRPr="00496E2D">
        <w:rPr>
          <w:rFonts w:cstheme="minorHAnsi"/>
          <w:sz w:val="22"/>
          <w:szCs w:val="22"/>
        </w:rPr>
        <w:t xml:space="preserve">e examined whether variation in neither trait,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alone, or both traits combined, influenced the dynamics</w:t>
      </w:r>
      <w:r w:rsidR="0046658B">
        <w:rPr>
          <w:rFonts w:cstheme="minorHAnsi"/>
          <w:sz w:val="22"/>
          <w:szCs w:val="22"/>
        </w:rPr>
        <w:t xml:space="preserve">, </w:t>
      </w:r>
      <w:r w:rsidR="005823A8">
        <w:rPr>
          <w:rFonts w:cstheme="minorHAnsi"/>
          <w:sz w:val="22"/>
          <w:szCs w:val="22"/>
        </w:rPr>
        <w:t xml:space="preserve">respectively, </w:t>
      </w:r>
      <w:r w:rsidR="0046658B">
        <w:rPr>
          <w:rFonts w:cstheme="minorHAnsi"/>
          <w:sz w:val="22"/>
          <w:szCs w:val="22"/>
        </w:rPr>
        <w:t>by eliminating variance altogether</w:t>
      </w:r>
      <w:r w:rsidR="00E81687">
        <w:rPr>
          <w:rFonts w:cstheme="minorHAnsi"/>
          <w:sz w:val="22"/>
          <w:szCs w:val="22"/>
        </w:rPr>
        <w:t>;</w:t>
      </w:r>
      <w:r w:rsidR="0046658B">
        <w:rPr>
          <w:rFonts w:cstheme="minorHAnsi"/>
          <w:sz w:val="22"/>
          <w:szCs w:val="22"/>
        </w:rPr>
        <w:t xml:space="preserve"> by allowing variance in </w:t>
      </w:r>
      <w:proofErr w:type="spellStart"/>
      <w:r w:rsidR="0046658B" w:rsidRPr="0039376F">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sidRPr="00496E2D">
        <w:rPr>
          <w:rFonts w:cstheme="minorHAnsi"/>
          <w:sz w:val="22"/>
          <w:szCs w:val="22"/>
        </w:rPr>
        <w:t xml:space="preserve"> </w:t>
      </w:r>
      <w:r w:rsidR="0046658B">
        <w:rPr>
          <w:rFonts w:cstheme="minorHAnsi"/>
          <w:sz w:val="22"/>
          <w:szCs w:val="22"/>
        </w:rPr>
        <w:t xml:space="preserve">but </w:t>
      </w:r>
      <w:r w:rsidR="00E81687">
        <w:rPr>
          <w:rFonts w:cstheme="minorHAnsi"/>
          <w:sz w:val="22"/>
          <w:szCs w:val="22"/>
        </w:rPr>
        <w:t>holding</w:t>
      </w:r>
      <w:r w:rsidR="0046658B">
        <w:rPr>
          <w:rFonts w:cstheme="minorHAnsi"/>
          <w:sz w:val="22"/>
          <w:szCs w:val="22"/>
        </w:rPr>
        <w:t xml:space="preserve"> </w:t>
      </w:r>
      <w:proofErr w:type="spellStart"/>
      <w:r w:rsidR="0046658B" w:rsidRPr="0039376F">
        <w:rPr>
          <w:rFonts w:eastAsiaTheme="minorEastAsia" w:cstheme="minorHAnsi"/>
          <w:i/>
          <w:sz w:val="22"/>
          <w:szCs w:val="22"/>
        </w:rPr>
        <w:t>d</w:t>
      </w:r>
      <w:r w:rsidR="0046658B" w:rsidRPr="00496E2D">
        <w:rPr>
          <w:rFonts w:eastAsiaTheme="minorEastAsia" w:cstheme="minorHAnsi"/>
          <w:sz w:val="22"/>
          <w:szCs w:val="22"/>
          <w:vertAlign w:val="subscript"/>
        </w:rPr>
        <w:t>min</w:t>
      </w:r>
      <w:proofErr w:type="spellEnd"/>
      <w:r w:rsidR="00E81687">
        <w:rPr>
          <w:rFonts w:eastAsiaTheme="minorEastAsia" w:cstheme="minorHAnsi"/>
          <w:sz w:val="22"/>
          <w:szCs w:val="22"/>
        </w:rPr>
        <w:t xml:space="preserve"> constant</w:t>
      </w:r>
      <w:r w:rsidR="00E81687">
        <w:rPr>
          <w:rFonts w:cstheme="minorHAnsi"/>
          <w:sz w:val="22"/>
          <w:szCs w:val="22"/>
        </w:rPr>
        <w:t>;</w:t>
      </w:r>
      <w:r w:rsidR="0046658B">
        <w:rPr>
          <w:rFonts w:cstheme="minorHAnsi"/>
          <w:sz w:val="22"/>
          <w:szCs w:val="22"/>
        </w:rPr>
        <w:t xml:space="preserve"> </w:t>
      </w:r>
      <w:r w:rsidR="00E81687">
        <w:rPr>
          <w:rFonts w:cstheme="minorHAnsi"/>
          <w:sz w:val="22"/>
          <w:szCs w:val="22"/>
        </w:rPr>
        <w:t xml:space="preserve">by </w:t>
      </w:r>
      <w:r w:rsidR="0046658B">
        <w:rPr>
          <w:rFonts w:cstheme="minorHAnsi"/>
          <w:sz w:val="22"/>
          <w:szCs w:val="22"/>
        </w:rPr>
        <w:t>allowing</w:t>
      </w:r>
      <w:r w:rsidR="00E81687">
        <w:rPr>
          <w:rFonts w:cstheme="minorHAnsi"/>
          <w:sz w:val="22"/>
          <w:szCs w:val="22"/>
        </w:rPr>
        <w:t xml:space="preserve"> variance in </w:t>
      </w:r>
      <w:proofErr w:type="spellStart"/>
      <w:r w:rsidR="00E81687">
        <w:rPr>
          <w:rFonts w:cstheme="minorHAnsi"/>
          <w:i/>
          <w:iCs/>
          <w:sz w:val="22"/>
          <w:szCs w:val="22"/>
        </w:rPr>
        <w:t>d</w:t>
      </w:r>
      <w:r w:rsidR="00E81687">
        <w:rPr>
          <w:rFonts w:cstheme="minorHAnsi"/>
          <w:sz w:val="22"/>
          <w:szCs w:val="22"/>
          <w:vertAlign w:val="subscript"/>
        </w:rPr>
        <w:t>min</w:t>
      </w:r>
      <w:proofErr w:type="spellEnd"/>
      <w:r w:rsidR="0046658B">
        <w:rPr>
          <w:rFonts w:cstheme="minorHAnsi"/>
          <w:sz w:val="22"/>
          <w:szCs w:val="22"/>
        </w:rPr>
        <w:t xml:space="preserve"> </w:t>
      </w:r>
      <w:r w:rsidR="00E81687">
        <w:rPr>
          <w:rFonts w:cstheme="minorHAnsi"/>
          <w:sz w:val="22"/>
          <w:szCs w:val="22"/>
        </w:rPr>
        <w:t xml:space="preserve">but holding </w:t>
      </w:r>
      <w:proofErr w:type="spellStart"/>
      <w:r w:rsidR="0046658B" w:rsidRPr="0039376F">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sidRPr="00496E2D">
        <w:rPr>
          <w:rFonts w:cstheme="minorHAnsi"/>
          <w:sz w:val="22"/>
          <w:szCs w:val="22"/>
        </w:rPr>
        <w:t xml:space="preserve"> </w:t>
      </w:r>
      <w:r w:rsidR="00E81687">
        <w:rPr>
          <w:rFonts w:cstheme="minorHAnsi"/>
          <w:sz w:val="22"/>
          <w:szCs w:val="22"/>
        </w:rPr>
        <w:t xml:space="preserve">constant (achieved by first allowing variation in </w:t>
      </w:r>
      <w:proofErr w:type="spellStart"/>
      <w:r w:rsidR="00E81687">
        <w:rPr>
          <w:rFonts w:cstheme="minorHAnsi"/>
          <w:i/>
          <w:iCs/>
          <w:sz w:val="22"/>
          <w:szCs w:val="22"/>
        </w:rPr>
        <w:t>b</w:t>
      </w:r>
      <w:r w:rsidR="00E81687">
        <w:rPr>
          <w:rFonts w:cstheme="minorHAnsi"/>
          <w:sz w:val="22"/>
          <w:szCs w:val="22"/>
          <w:vertAlign w:val="subscript"/>
        </w:rPr>
        <w:t>max</w:t>
      </w:r>
      <w:proofErr w:type="spellEnd"/>
      <w:r w:rsidR="00E81687">
        <w:rPr>
          <w:rFonts w:cstheme="minorHAnsi"/>
          <w:i/>
          <w:iCs/>
          <w:sz w:val="22"/>
          <w:szCs w:val="22"/>
        </w:rPr>
        <w:t xml:space="preserve"> </w:t>
      </w:r>
      <w:r w:rsidR="0046658B">
        <w:rPr>
          <w:rFonts w:cstheme="minorHAnsi"/>
          <w:sz w:val="22"/>
          <w:szCs w:val="22"/>
        </w:rPr>
        <w:t xml:space="preserve">to drive variation in </w:t>
      </w:r>
      <w:proofErr w:type="spellStart"/>
      <w:r w:rsidR="0046658B" w:rsidRPr="0039376F">
        <w:rPr>
          <w:rFonts w:eastAsiaTheme="minorEastAsia" w:cstheme="minorHAnsi"/>
          <w:i/>
          <w:sz w:val="22"/>
          <w:szCs w:val="22"/>
        </w:rPr>
        <w:t>d</w:t>
      </w:r>
      <w:r w:rsidR="0046658B" w:rsidRPr="00496E2D">
        <w:rPr>
          <w:rFonts w:eastAsiaTheme="minorEastAsia" w:cstheme="minorHAnsi"/>
          <w:sz w:val="22"/>
          <w:szCs w:val="22"/>
          <w:vertAlign w:val="subscript"/>
        </w:rPr>
        <w:t>min</w:t>
      </w:r>
      <w:proofErr w:type="spellEnd"/>
      <w:r w:rsidR="0046658B" w:rsidRPr="00496E2D">
        <w:rPr>
          <w:rFonts w:eastAsiaTheme="minorEastAsia" w:cstheme="minorHAnsi"/>
          <w:sz w:val="22"/>
          <w:szCs w:val="22"/>
        </w:rPr>
        <w:t xml:space="preserve"> </w:t>
      </w:r>
      <w:r w:rsidR="0046658B">
        <w:rPr>
          <w:rFonts w:cstheme="minorHAnsi"/>
          <w:sz w:val="22"/>
          <w:szCs w:val="22"/>
        </w:rPr>
        <w:t xml:space="preserve">but then re-setting </w:t>
      </w:r>
      <w:proofErr w:type="spellStart"/>
      <w:r w:rsidR="0046658B" w:rsidRPr="0039376F">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sidRPr="00496E2D">
        <w:rPr>
          <w:rFonts w:cstheme="minorHAnsi"/>
          <w:sz w:val="22"/>
          <w:szCs w:val="22"/>
        </w:rPr>
        <w:t xml:space="preserve"> </w:t>
      </w:r>
      <w:r w:rsidR="0046658B">
        <w:rPr>
          <w:rFonts w:cstheme="minorHAnsi"/>
          <w:sz w:val="22"/>
          <w:szCs w:val="22"/>
        </w:rPr>
        <w:t>to the mean</w:t>
      </w:r>
      <w:r w:rsidR="00E81687">
        <w:rPr>
          <w:rFonts w:cstheme="minorHAnsi"/>
          <w:sz w:val="22"/>
          <w:szCs w:val="22"/>
        </w:rPr>
        <w:t>);</w:t>
      </w:r>
      <w:r w:rsidR="0046658B">
        <w:rPr>
          <w:rFonts w:cstheme="minorHAnsi"/>
          <w:sz w:val="22"/>
          <w:szCs w:val="22"/>
        </w:rPr>
        <w:t xml:space="preserve"> and </w:t>
      </w:r>
      <w:r w:rsidR="00E81687">
        <w:rPr>
          <w:rFonts w:cstheme="minorHAnsi"/>
          <w:sz w:val="22"/>
          <w:szCs w:val="22"/>
        </w:rPr>
        <w:t>by</w:t>
      </w:r>
      <w:r w:rsidR="0046658B">
        <w:rPr>
          <w:rFonts w:cstheme="minorHAnsi"/>
          <w:sz w:val="22"/>
          <w:szCs w:val="22"/>
        </w:rPr>
        <w:t xml:space="preserve"> allowing both to vary together as </w:t>
      </w:r>
      <w:r w:rsidR="00E81687">
        <w:rPr>
          <w:rFonts w:cstheme="minorHAnsi"/>
          <w:sz w:val="22"/>
          <w:szCs w:val="22"/>
        </w:rPr>
        <w:t>normal</w:t>
      </w:r>
      <w:r w:rsidRPr="00496E2D">
        <w:rPr>
          <w:rFonts w:cstheme="minorHAnsi"/>
          <w:sz w:val="22"/>
          <w:szCs w:val="22"/>
        </w:rPr>
        <w:t>. This examination also confirmed whether in the absence of trait variance that the GEM dynamics reduced to a standard Gillespie simulation of the ecological model (Equation 1)</w:t>
      </w:r>
      <w:ins w:id="632" w:author="John DeLong" w:date="2020-03-26T09:40:00Z">
        <w:r w:rsidR="00390EBB">
          <w:rPr>
            <w:rFonts w:cstheme="minorHAnsi"/>
            <w:sz w:val="22"/>
            <w:szCs w:val="22"/>
          </w:rPr>
          <w:t>.</w:t>
        </w:r>
      </w:ins>
      <w:r w:rsidR="00E51D63">
        <w:rPr>
          <w:rFonts w:cstheme="minorHAnsi"/>
          <w:sz w:val="22"/>
          <w:szCs w:val="22"/>
        </w:rPr>
        <w:t xml:space="preserve"> We used </w:t>
      </w:r>
      <w:r w:rsidR="00E51D63" w:rsidRPr="00496E2D">
        <w:rPr>
          <w:rFonts w:eastAsiaTheme="minorEastAsia" w:cstheme="minorHAnsi"/>
          <w:i/>
          <w:sz w:val="22"/>
          <w:szCs w:val="22"/>
        </w:rPr>
        <w:t>b</w:t>
      </w:r>
      <w:r w:rsidR="00E51D63" w:rsidRPr="00496E2D">
        <w:rPr>
          <w:rFonts w:eastAsiaTheme="minorEastAsia" w:cstheme="minorHAnsi"/>
          <w:sz w:val="22"/>
          <w:szCs w:val="22"/>
          <w:vertAlign w:val="subscript"/>
        </w:rPr>
        <w:t>s</w:t>
      </w:r>
      <w:r w:rsidR="00E51D63" w:rsidRPr="00496E2D">
        <w:rPr>
          <w:rFonts w:eastAsiaTheme="minorEastAsia" w:cstheme="minorHAnsi"/>
          <w:sz w:val="22"/>
          <w:szCs w:val="22"/>
        </w:rPr>
        <w:t xml:space="preserve"> = </w:t>
      </w:r>
      <w:r w:rsidR="00E51D63" w:rsidRPr="00496E2D">
        <w:rPr>
          <w:rFonts w:eastAsiaTheme="minorEastAsia" w:cstheme="minorHAnsi"/>
          <w:i/>
          <w:sz w:val="22"/>
          <w:szCs w:val="22"/>
        </w:rPr>
        <w:t>d</w:t>
      </w:r>
      <w:r w:rsidR="00E51D63" w:rsidRPr="00496E2D">
        <w:rPr>
          <w:rFonts w:eastAsiaTheme="minorEastAsia" w:cstheme="minorHAnsi"/>
          <w:sz w:val="22"/>
          <w:szCs w:val="22"/>
          <w:vertAlign w:val="subscript"/>
        </w:rPr>
        <w:t>s</w:t>
      </w:r>
      <w:r w:rsidR="00E51D63" w:rsidRPr="00496E2D">
        <w:rPr>
          <w:rFonts w:eastAsiaTheme="minorEastAsia" w:cstheme="minorHAnsi"/>
          <w:sz w:val="22"/>
          <w:szCs w:val="22"/>
        </w:rPr>
        <w:t xml:space="preserve"> </w:t>
      </w:r>
      <w:r w:rsidR="00E51D63">
        <w:rPr>
          <w:rFonts w:eastAsiaTheme="minorEastAsia" w:cstheme="minorHAnsi"/>
          <w:sz w:val="22"/>
          <w:szCs w:val="22"/>
        </w:rPr>
        <w:t xml:space="preserve">= </w:t>
      </w:r>
      <w:r w:rsidR="00E51D63" w:rsidRPr="00E51D63">
        <w:rPr>
          <w:rFonts w:cstheme="minorHAnsi"/>
          <w:sz w:val="22"/>
          <w:szCs w:val="22"/>
        </w:rPr>
        <w:t>0.04</w:t>
      </w:r>
      <w:r w:rsidR="00E51D63">
        <w:rPr>
          <w:rFonts w:cstheme="minorHAnsi"/>
          <w:sz w:val="22"/>
          <w:szCs w:val="22"/>
        </w:rPr>
        <w:t xml:space="preserve"> for this simulation</w:t>
      </w:r>
      <w:r w:rsidRPr="00496E2D">
        <w:rPr>
          <w:rFonts w:cstheme="minorHAnsi"/>
          <w:sz w:val="22"/>
          <w:szCs w:val="22"/>
        </w:rPr>
        <w:t>.</w:t>
      </w:r>
    </w:p>
    <w:p w14:paraId="4487DD17" w14:textId="3A69573E" w:rsidR="00FB13B8" w:rsidRPr="00496E2D" w:rsidRDefault="00644808" w:rsidP="00503830">
      <w:pPr>
        <w:spacing w:after="0" w:line="480" w:lineRule="auto"/>
        <w:ind w:firstLine="720"/>
        <w:contextualSpacing/>
        <w:rPr>
          <w:rFonts w:eastAsiaTheme="minorEastAsia" w:cstheme="minorHAnsi"/>
          <w:sz w:val="22"/>
          <w:szCs w:val="22"/>
        </w:rPr>
      </w:pPr>
      <w:r w:rsidRPr="00496E2D">
        <w:rPr>
          <w:rFonts w:cstheme="minorHAnsi"/>
          <w:sz w:val="22"/>
          <w:szCs w:val="22"/>
        </w:rPr>
        <w:t xml:space="preserve">Comparison 2: We next evaluated differences between the GEM and QG approaches by comparing outcomes across different values of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and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which set the strength of density dependence on birth rates and death rates, respectively (Equation 1). Varying these two parameters effectively changes the carrying capacity of the system such that starting at any given population size means starting at a different distance from equilibrium</w:t>
      </w:r>
      <w:del w:id="633" w:author="John DeLong" w:date="2020-03-26T10:36:00Z">
        <w:r w:rsidR="005823A8" w:rsidDel="00DA3501">
          <w:rPr>
            <w:rFonts w:eastAsiaTheme="minorEastAsia" w:cstheme="minorHAnsi"/>
            <w:sz w:val="22"/>
            <w:szCs w:val="22"/>
          </w:rPr>
          <w:delText xml:space="preserve"> (different levels of environmental stochasticity </w:delText>
        </w:r>
      </w:del>
      <w:del w:id="634" w:author="John DeLong" w:date="2020-03-26T10:35:00Z">
        <w:r w:rsidR="005823A8" w:rsidDel="00DA3501">
          <w:rPr>
            <w:rFonts w:eastAsiaTheme="minorEastAsia" w:cstheme="minorHAnsi"/>
            <w:sz w:val="22"/>
            <w:szCs w:val="22"/>
          </w:rPr>
          <w:delText xml:space="preserve">caused </w:delText>
        </w:r>
      </w:del>
      <w:del w:id="635" w:author="John DeLong" w:date="2020-03-26T10:36:00Z">
        <w:r w:rsidR="005823A8" w:rsidDel="00DA3501">
          <w:rPr>
            <w:rFonts w:eastAsiaTheme="minorEastAsia" w:cstheme="minorHAnsi"/>
            <w:sz w:val="22"/>
            <w:szCs w:val="22"/>
          </w:rPr>
          <w:delText>by the user)</w:delText>
        </w:r>
      </w:del>
      <w:r w:rsidRPr="00496E2D">
        <w:rPr>
          <w:rFonts w:eastAsiaTheme="minorEastAsia" w:cstheme="minorHAnsi"/>
          <w:sz w:val="22"/>
          <w:szCs w:val="22"/>
        </w:rPr>
        <w:t xml:space="preserve">. We expected that these simulations would vary in the amount of stochastic loss of trait variation because of the different rates populations would grow at the </w:t>
      </w:r>
      <w:r w:rsidRPr="00496E2D">
        <w:rPr>
          <w:rFonts w:eastAsiaTheme="minorEastAsia" w:cstheme="minorHAnsi"/>
          <w:sz w:val="22"/>
          <w:szCs w:val="22"/>
        </w:rPr>
        <w:lastRenderedPageBreak/>
        <w:t>start of the simulation. We initiated these populations at a population abundance of five and allowed them to grow.</w:t>
      </w:r>
    </w:p>
    <w:p w14:paraId="49AFED0F" w14:textId="5894541A" w:rsidR="00A829D5" w:rsidRDefault="00644808" w:rsidP="00503830">
      <w:pPr>
        <w:spacing w:after="0" w:line="480" w:lineRule="auto"/>
        <w:ind w:firstLine="720"/>
        <w:contextualSpacing/>
        <w:rPr>
          <w:ins w:id="636" w:author="Clay Cressler" w:date="2020-05-21T10:55:00Z"/>
          <w:rFonts w:eastAsiaTheme="minorEastAsia" w:cstheme="minorHAnsi"/>
          <w:sz w:val="22"/>
          <w:szCs w:val="22"/>
        </w:rPr>
      </w:pPr>
      <w:r w:rsidRPr="00496E2D">
        <w:rPr>
          <w:rFonts w:cstheme="minorHAnsi"/>
          <w:sz w:val="22"/>
          <w:szCs w:val="22"/>
        </w:rPr>
        <w:t xml:space="preserve">Comparison 3: </w:t>
      </w:r>
      <w:r w:rsidRPr="00496E2D">
        <w:rPr>
          <w:rFonts w:eastAsiaTheme="minorEastAsia" w:cstheme="minorHAnsi"/>
          <w:sz w:val="22"/>
          <w:szCs w:val="22"/>
        </w:rPr>
        <w:t xml:space="preserve">Finally, we asked how harvesting a population that has already achieved </w:t>
      </w:r>
      <w:del w:id="637" w:author="Clay Cressler" w:date="2020-05-21T10:54:00Z">
        <w:r w:rsidRPr="00496E2D" w:rsidDel="00A829D5">
          <w:rPr>
            <w:rFonts w:eastAsiaTheme="minorEastAsia" w:cstheme="minorHAnsi"/>
            <w:sz w:val="22"/>
            <w:szCs w:val="22"/>
          </w:rPr>
          <w:delText>an ESS trait and ecological</w:delText>
        </w:r>
      </w:del>
      <w:ins w:id="638" w:author="Clay Cressler" w:date="2020-05-21T10:54:00Z">
        <w:r w:rsidR="00A829D5">
          <w:rPr>
            <w:rFonts w:eastAsiaTheme="minorEastAsia" w:cstheme="minorHAnsi"/>
            <w:sz w:val="22"/>
            <w:szCs w:val="22"/>
          </w:rPr>
          <w:t>an eco-evolutionary</w:t>
        </w:r>
      </w:ins>
      <w:r w:rsidRPr="00496E2D">
        <w:rPr>
          <w:rFonts w:eastAsiaTheme="minorEastAsia" w:cstheme="minorHAnsi"/>
          <w:sz w:val="22"/>
          <w:szCs w:val="22"/>
        </w:rPr>
        <w:t xml:space="preserve"> equilibrium would cause it to evolve. </w:t>
      </w:r>
      <w:ins w:id="639" w:author="Clay Cressler" w:date="2020-05-21T10:55:00Z">
        <w:r w:rsidR="00A829D5">
          <w:rPr>
            <w:rFonts w:eastAsiaTheme="minorEastAsia" w:cstheme="minorHAnsi"/>
            <w:sz w:val="22"/>
            <w:szCs w:val="22"/>
          </w:rPr>
          <w:t xml:space="preserve">The deterministic model for the </w:t>
        </w:r>
      </w:ins>
      <w:ins w:id="640" w:author="Clay Cressler" w:date="2020-05-21T10:59:00Z">
        <w:r w:rsidR="00A829D5">
          <w:rPr>
            <w:rFonts w:eastAsiaTheme="minorEastAsia" w:cstheme="minorHAnsi"/>
            <w:sz w:val="22"/>
            <w:szCs w:val="22"/>
          </w:rPr>
          <w:t>population</w:t>
        </w:r>
      </w:ins>
      <w:ins w:id="641" w:author="Clay Cressler" w:date="2020-05-21T10:55:00Z">
        <w:r w:rsidR="00A829D5">
          <w:rPr>
            <w:rFonts w:eastAsiaTheme="minorEastAsia" w:cstheme="minorHAnsi"/>
            <w:sz w:val="22"/>
            <w:szCs w:val="22"/>
          </w:rPr>
          <w:t xml:space="preserve"> dynamics is the following:</w:t>
        </w:r>
      </w:ins>
    </w:p>
    <w:p w14:paraId="3BCEC4CA" w14:textId="684FCA0F" w:rsidR="00A829D5" w:rsidRDefault="007D0619" w:rsidP="00503830">
      <w:pPr>
        <w:spacing w:after="0" w:line="480" w:lineRule="auto"/>
        <w:ind w:firstLine="720"/>
        <w:contextualSpacing/>
        <w:rPr>
          <w:ins w:id="642" w:author="Clay Cressler" w:date="2020-05-21T10:55:00Z"/>
          <w:rFonts w:eastAsiaTheme="minorEastAsia" w:cstheme="minorHAnsi"/>
          <w:sz w:val="22"/>
          <w:szCs w:val="22"/>
        </w:rPr>
      </w:pPr>
      <m:oMathPara>
        <m:oMath>
          <m:f>
            <m:fPr>
              <m:ctrlPr>
                <w:ins w:id="643" w:author="Clay Cressler" w:date="2020-05-21T10:55:00Z">
                  <w:rPr>
                    <w:rFonts w:ascii="Cambria Math" w:eastAsiaTheme="minorEastAsia" w:hAnsi="Cambria Math" w:cstheme="minorHAnsi"/>
                    <w:i/>
                    <w:sz w:val="22"/>
                    <w:szCs w:val="22"/>
                  </w:rPr>
                </w:ins>
              </m:ctrlPr>
            </m:fPr>
            <m:num>
              <m:r>
                <w:ins w:id="644" w:author="Clay Cressler" w:date="2020-05-21T10:55:00Z">
                  <w:rPr>
                    <w:rFonts w:ascii="Cambria Math" w:eastAsiaTheme="minorEastAsia" w:hAnsi="Cambria Math" w:cstheme="minorHAnsi"/>
                    <w:sz w:val="22"/>
                    <w:szCs w:val="22"/>
                  </w:rPr>
                  <m:t>dR</m:t>
                </w:ins>
              </m:r>
            </m:num>
            <m:den>
              <m:r>
                <w:ins w:id="645" w:author="Clay Cressler" w:date="2020-05-21T10:55:00Z">
                  <w:rPr>
                    <w:rFonts w:ascii="Cambria Math" w:eastAsiaTheme="minorEastAsia" w:hAnsi="Cambria Math" w:cstheme="minorHAnsi"/>
                    <w:sz w:val="22"/>
                    <w:szCs w:val="22"/>
                  </w:rPr>
                  <m:t>dt</m:t>
                </w:ins>
              </m:r>
            </m:den>
          </m:f>
          <m:r>
            <w:ins w:id="646" w:author="Clay Cressler" w:date="2020-05-21T10:55:00Z">
              <w:rPr>
                <w:rFonts w:ascii="Cambria Math" w:eastAsiaTheme="minorEastAsia" w:hAnsi="Cambria Math" w:cstheme="minorHAnsi"/>
                <w:sz w:val="22"/>
                <w:szCs w:val="22"/>
              </w:rPr>
              <m:t>=</m:t>
            </w:ins>
          </m:r>
          <m:sSub>
            <m:sSubPr>
              <m:ctrlPr>
                <w:ins w:id="647" w:author="Clay Cressler" w:date="2020-05-21T10:56:00Z">
                  <w:rPr>
                    <w:rFonts w:ascii="Cambria Math" w:eastAsiaTheme="minorEastAsia" w:hAnsi="Cambria Math" w:cstheme="minorHAnsi"/>
                    <w:i/>
                    <w:sz w:val="22"/>
                    <w:szCs w:val="22"/>
                  </w:rPr>
                </w:ins>
              </m:ctrlPr>
            </m:sSubPr>
            <m:e>
              <m:r>
                <w:ins w:id="648" w:author="Clay Cressler" w:date="2020-05-21T10:56:00Z">
                  <w:rPr>
                    <w:rFonts w:ascii="Cambria Math" w:eastAsiaTheme="minorEastAsia" w:hAnsi="Cambria Math" w:cstheme="minorHAnsi"/>
                    <w:sz w:val="22"/>
                    <w:szCs w:val="22"/>
                  </w:rPr>
                  <m:t>(b</m:t>
                </w:ins>
              </m:r>
            </m:e>
            <m:sub>
              <m:r>
                <w:ins w:id="649" w:author="Clay Cressler" w:date="2020-05-21T10:56:00Z">
                  <w:rPr>
                    <w:rFonts w:ascii="Cambria Math" w:eastAsiaTheme="minorEastAsia" w:hAnsi="Cambria Math" w:cstheme="minorHAnsi"/>
                    <w:sz w:val="22"/>
                    <w:szCs w:val="22"/>
                  </w:rPr>
                  <m:t>max</m:t>
                </w:ins>
              </m:r>
            </m:sub>
          </m:sSub>
          <m:r>
            <w:ins w:id="650" w:author="Clay Cressler" w:date="2020-05-21T10:56:00Z">
              <w:rPr>
                <w:rFonts w:ascii="Cambria Math" w:eastAsiaTheme="minorEastAsia" w:hAnsi="Cambria Math" w:cstheme="minorHAnsi"/>
                <w:sz w:val="22"/>
                <w:szCs w:val="22"/>
              </w:rPr>
              <m:t>-</m:t>
            </w:ins>
          </m:r>
          <m:sSub>
            <m:sSubPr>
              <m:ctrlPr>
                <w:ins w:id="651" w:author="Clay Cressler" w:date="2020-05-21T10:56:00Z">
                  <w:rPr>
                    <w:rFonts w:ascii="Cambria Math" w:eastAsiaTheme="minorEastAsia" w:hAnsi="Cambria Math" w:cstheme="minorHAnsi"/>
                    <w:i/>
                    <w:sz w:val="22"/>
                    <w:szCs w:val="22"/>
                  </w:rPr>
                </w:ins>
              </m:ctrlPr>
            </m:sSubPr>
            <m:e>
              <m:r>
                <w:ins w:id="652" w:author="Clay Cressler" w:date="2020-05-21T10:56:00Z">
                  <w:rPr>
                    <w:rFonts w:ascii="Cambria Math" w:eastAsiaTheme="minorEastAsia" w:hAnsi="Cambria Math" w:cstheme="minorHAnsi"/>
                    <w:sz w:val="22"/>
                    <w:szCs w:val="22"/>
                  </w:rPr>
                  <m:t>b</m:t>
                </w:ins>
              </m:r>
            </m:e>
            <m:sub>
              <m:r>
                <w:ins w:id="653" w:author="Clay Cressler" w:date="2020-05-21T10:56:00Z">
                  <w:rPr>
                    <w:rFonts w:ascii="Cambria Math" w:eastAsiaTheme="minorEastAsia" w:hAnsi="Cambria Math" w:cstheme="minorHAnsi"/>
                    <w:sz w:val="22"/>
                    <w:szCs w:val="22"/>
                  </w:rPr>
                  <m:t>s</m:t>
                </w:ins>
              </m:r>
            </m:sub>
          </m:sSub>
          <m:r>
            <w:ins w:id="654" w:author="Clay Cressler" w:date="2020-05-21T10:56:00Z">
              <w:rPr>
                <w:rFonts w:ascii="Cambria Math" w:eastAsiaTheme="minorEastAsia" w:hAnsi="Cambria Math" w:cstheme="minorHAnsi"/>
                <w:sz w:val="22"/>
                <w:szCs w:val="22"/>
              </w:rPr>
              <m:t>R)R-(</m:t>
            </w:ins>
          </m:r>
          <m:sSub>
            <m:sSubPr>
              <m:ctrlPr>
                <w:ins w:id="655" w:author="Clay Cressler" w:date="2020-05-21T10:56:00Z">
                  <w:rPr>
                    <w:rFonts w:ascii="Cambria Math" w:eastAsiaTheme="minorEastAsia" w:hAnsi="Cambria Math" w:cstheme="minorHAnsi"/>
                    <w:i/>
                    <w:sz w:val="22"/>
                    <w:szCs w:val="22"/>
                  </w:rPr>
                </w:ins>
              </m:ctrlPr>
            </m:sSubPr>
            <m:e>
              <m:r>
                <w:ins w:id="656" w:author="Clay Cressler" w:date="2020-05-21T10:56:00Z">
                  <w:rPr>
                    <w:rFonts w:ascii="Cambria Math" w:eastAsiaTheme="minorEastAsia" w:hAnsi="Cambria Math" w:cstheme="minorHAnsi"/>
                    <w:sz w:val="22"/>
                    <w:szCs w:val="22"/>
                  </w:rPr>
                  <m:t>d</m:t>
                </w:ins>
              </m:r>
            </m:e>
            <m:sub>
              <m:r>
                <w:ins w:id="657" w:author="Clay Cressler" w:date="2020-05-21T10:56:00Z">
                  <w:rPr>
                    <w:rFonts w:ascii="Cambria Math" w:eastAsiaTheme="minorEastAsia" w:hAnsi="Cambria Math" w:cstheme="minorHAnsi"/>
                    <w:sz w:val="22"/>
                    <w:szCs w:val="22"/>
                  </w:rPr>
                  <m:t>min</m:t>
                </w:ins>
              </m:r>
            </m:sub>
          </m:sSub>
          <m:r>
            <w:ins w:id="658" w:author="Clay Cressler" w:date="2020-05-21T10:56:00Z">
              <w:rPr>
                <w:rFonts w:ascii="Cambria Math" w:eastAsiaTheme="minorEastAsia" w:hAnsi="Cambria Math" w:cstheme="minorHAnsi"/>
                <w:sz w:val="22"/>
                <w:szCs w:val="22"/>
              </w:rPr>
              <m:t>+</m:t>
            </w:ins>
          </m:r>
          <m:sSub>
            <m:sSubPr>
              <m:ctrlPr>
                <w:ins w:id="659" w:author="Clay Cressler" w:date="2020-05-21T10:56:00Z">
                  <w:rPr>
                    <w:rFonts w:ascii="Cambria Math" w:eastAsiaTheme="minorEastAsia" w:hAnsi="Cambria Math" w:cstheme="minorHAnsi"/>
                    <w:i/>
                    <w:sz w:val="22"/>
                    <w:szCs w:val="22"/>
                  </w:rPr>
                </w:ins>
              </m:ctrlPr>
            </m:sSubPr>
            <m:e>
              <m:r>
                <w:ins w:id="660" w:author="Clay Cressler" w:date="2020-05-21T10:56:00Z">
                  <w:rPr>
                    <w:rFonts w:ascii="Cambria Math" w:eastAsiaTheme="minorEastAsia" w:hAnsi="Cambria Math" w:cstheme="minorHAnsi"/>
                    <w:sz w:val="22"/>
                    <w:szCs w:val="22"/>
                  </w:rPr>
                  <m:t>d</m:t>
                </w:ins>
              </m:r>
            </m:e>
            <m:sub>
              <m:r>
                <w:ins w:id="661" w:author="Clay Cressler" w:date="2020-05-21T10:56:00Z">
                  <w:rPr>
                    <w:rFonts w:ascii="Cambria Math" w:eastAsiaTheme="minorEastAsia" w:hAnsi="Cambria Math" w:cstheme="minorHAnsi"/>
                    <w:sz w:val="22"/>
                    <w:szCs w:val="22"/>
                  </w:rPr>
                  <m:t>s</m:t>
                </w:ins>
              </m:r>
            </m:sub>
          </m:sSub>
          <m:r>
            <w:ins w:id="662" w:author="Clay Cressler" w:date="2020-05-21T10:56:00Z">
              <w:rPr>
                <w:rFonts w:ascii="Cambria Math" w:eastAsiaTheme="minorEastAsia" w:hAnsi="Cambria Math" w:cstheme="minorHAnsi"/>
                <w:sz w:val="22"/>
                <w:szCs w:val="22"/>
              </w:rPr>
              <m:t>R)R-</m:t>
            </w:ins>
          </m:r>
          <m:r>
            <w:ins w:id="663" w:author="Clay Cressler" w:date="2020-05-21T10:57:00Z">
              <w:rPr>
                <w:rFonts w:ascii="Cambria Math" w:eastAsiaTheme="minorEastAsia" w:hAnsi="Cambria Math" w:cstheme="minorHAnsi"/>
                <w:sz w:val="22"/>
                <w:szCs w:val="22"/>
              </w:rPr>
              <m:t xml:space="preserve">x </m:t>
            </w:ins>
          </m:r>
          <m:r>
            <m:rPr>
              <m:sty m:val="p"/>
            </m:rPr>
            <w:rPr>
              <w:rFonts w:ascii="Cambria Math" w:eastAsiaTheme="minorEastAsia" w:hAnsi="Cambria Math" w:cstheme="minorHAnsi"/>
              <w:sz w:val="22"/>
              <w:szCs w:val="22"/>
            </w:rPr>
            <m:t>max⁡</m:t>
          </m:r>
          <m:r>
            <w:ins w:id="664" w:author="Clay Cressler" w:date="2020-05-21T10:57:00Z">
              <w:rPr>
                <w:rFonts w:ascii="Cambria Math" w:eastAsiaTheme="minorEastAsia" w:hAnsi="Cambria Math" w:cstheme="minorHAnsi"/>
                <w:sz w:val="22"/>
                <w:szCs w:val="22"/>
              </w:rPr>
              <m:t>(0,R-</m:t>
            </w:ins>
          </m:r>
          <m:sSub>
            <m:sSubPr>
              <m:ctrlPr>
                <w:ins w:id="665" w:author="Clay Cressler" w:date="2020-05-21T10:57:00Z">
                  <w:rPr>
                    <w:rFonts w:ascii="Cambria Math" w:eastAsiaTheme="minorEastAsia" w:hAnsi="Cambria Math" w:cstheme="minorHAnsi"/>
                    <w:i/>
                    <w:sz w:val="22"/>
                    <w:szCs w:val="22"/>
                  </w:rPr>
                </w:ins>
              </m:ctrlPr>
            </m:sSubPr>
            <m:e>
              <m:r>
                <w:ins w:id="666" w:author="Clay Cressler" w:date="2020-05-21T10:57:00Z">
                  <w:rPr>
                    <w:rFonts w:ascii="Cambria Math" w:eastAsiaTheme="minorEastAsia" w:hAnsi="Cambria Math" w:cstheme="minorHAnsi"/>
                    <w:sz w:val="22"/>
                    <w:szCs w:val="22"/>
                  </w:rPr>
                  <m:t>R</m:t>
                </w:ins>
              </m:r>
            </m:e>
            <m:sub>
              <m:r>
                <w:ins w:id="667" w:author="Clay Cressler" w:date="2020-05-21T10:57:00Z">
                  <w:rPr>
                    <w:rFonts w:ascii="Cambria Math" w:eastAsiaTheme="minorEastAsia" w:hAnsi="Cambria Math" w:cstheme="minorHAnsi"/>
                    <w:sz w:val="22"/>
                    <w:szCs w:val="22"/>
                  </w:rPr>
                  <m:t>cull</m:t>
                </w:ins>
              </m:r>
            </m:sub>
          </m:sSub>
          <m:r>
            <w:ins w:id="668" w:author="Clay Cressler" w:date="2020-05-21T10:57:00Z">
              <w:rPr>
                <w:rFonts w:ascii="Cambria Math" w:eastAsiaTheme="minorEastAsia" w:hAnsi="Cambria Math" w:cstheme="minorHAnsi"/>
                <w:sz w:val="22"/>
                <w:szCs w:val="22"/>
              </w:rPr>
              <m:t>)</m:t>
            </w:ins>
          </m:r>
          <m:r>
            <w:ins w:id="669" w:author="Clay Cressler" w:date="2020-05-21T10:58:00Z">
              <w:rPr>
                <w:rFonts w:ascii="Cambria Math" w:eastAsiaTheme="minorEastAsia" w:hAnsi="Cambria Math" w:cstheme="minorHAnsi"/>
                <w:sz w:val="22"/>
                <w:szCs w:val="22"/>
              </w:rPr>
              <m:t>.</m:t>
            </w:ins>
          </m:r>
          <m:r>
            <w:del w:id="670" w:author="Clay Cressler" w:date="2020-05-21T10:57:00Z">
              <m:rPr>
                <m:sty m:val="p"/>
              </m:rPr>
              <w:rPr>
                <w:rFonts w:ascii="Cambria Math" w:eastAsiaTheme="minorEastAsia" w:hAnsi="Cambria Math" w:cstheme="minorHAnsi"/>
                <w:sz w:val="22"/>
                <w:szCs w:val="22"/>
              </w:rPr>
              <m:t>max⁡⁡</m:t>
            </w:del>
          </m:r>
          <m:r>
            <w:ins w:id="671" w:author="Clay Cressler" w:date="2020-05-21T10:57:00Z">
              <w:rPr>
                <w:rFonts w:ascii="Cambria Math" w:eastAsiaTheme="minorEastAsia" w:hAnsi="Cambria Math" w:cstheme="minorHAnsi"/>
                <w:sz w:val="22"/>
                <w:szCs w:val="22"/>
              </w:rPr>
              <m:t xml:space="preserve"> </m:t>
            </w:ins>
          </m:r>
          <m:func>
            <m:funcPr>
              <m:ctrlPr>
                <w:del w:id="672" w:author="Clay Cressler" w:date="2020-05-21T10:56:00Z">
                  <w:rPr>
                    <w:rFonts w:ascii="Cambria Math" w:eastAsiaTheme="minorEastAsia" w:hAnsi="Cambria Math" w:cstheme="minorHAnsi"/>
                    <w:i/>
                    <w:sz w:val="22"/>
                    <w:szCs w:val="22"/>
                  </w:rPr>
                </w:del>
              </m:ctrlPr>
            </m:funcPr>
            <m:fName>
              <m:r>
                <w:del w:id="673" w:author="Clay Cressler" w:date="2020-05-21T10:56:00Z">
                  <m:rPr>
                    <m:sty m:val="p"/>
                  </m:rPr>
                  <w:rPr>
                    <w:rFonts w:ascii="Cambria Math" w:eastAsiaTheme="minorEastAsia" w:hAnsi="Cambria Math" w:cstheme="minorHAnsi"/>
                    <w:sz w:val="22"/>
                    <w:szCs w:val="22"/>
                  </w:rPr>
                  <m:t>max</m:t>
                </w:del>
              </m:r>
            </m:fName>
            <m:e/>
          </m:func>
        </m:oMath>
      </m:oMathPara>
    </w:p>
    <w:p w14:paraId="5BBB89B9" w14:textId="59B9AEA6" w:rsidR="00FB13B8" w:rsidRPr="00496E2D" w:rsidRDefault="00A829D5">
      <w:pPr>
        <w:spacing w:after="0" w:line="480" w:lineRule="auto"/>
        <w:contextualSpacing/>
        <w:rPr>
          <w:rFonts w:eastAsiaTheme="minorEastAsia" w:cstheme="minorHAnsi"/>
          <w:sz w:val="22"/>
          <w:szCs w:val="22"/>
        </w:rPr>
        <w:pPrChange w:id="674" w:author="Clay Cressler" w:date="2020-05-21T11:03:00Z">
          <w:pPr>
            <w:spacing w:after="0" w:line="480" w:lineRule="auto"/>
            <w:ind w:firstLine="720"/>
            <w:contextualSpacing/>
          </w:pPr>
        </w:pPrChange>
      </w:pPr>
      <w:ins w:id="675" w:author="Clay Cressler" w:date="2020-05-21T10:58:00Z">
        <w:r>
          <w:rPr>
            <w:rFonts w:eastAsiaTheme="minorEastAsia" w:cstheme="minorHAnsi"/>
            <w:sz w:val="22"/>
            <w:szCs w:val="22"/>
          </w:rPr>
          <w:t xml:space="preserve">Under this model, we cull the population at the rate </w:t>
        </w:r>
      </w:ins>
      <m:oMath>
        <m:r>
          <w:ins w:id="676" w:author="Clay Cressler" w:date="2020-05-21T10:58:00Z">
            <w:rPr>
              <w:rFonts w:ascii="Cambria Math" w:eastAsiaTheme="minorEastAsia" w:hAnsi="Cambria Math" w:cstheme="minorHAnsi"/>
              <w:sz w:val="22"/>
              <w:szCs w:val="22"/>
            </w:rPr>
            <m:t>x</m:t>
          </w:ins>
        </m:r>
      </m:oMath>
      <w:ins w:id="677" w:author="Clay Cressler" w:date="2020-05-21T10:58:00Z">
        <w:r>
          <w:rPr>
            <w:rFonts w:eastAsiaTheme="minorEastAsia" w:cstheme="minorHAnsi"/>
            <w:sz w:val="22"/>
            <w:szCs w:val="22"/>
          </w:rPr>
          <w:t xml:space="preserve"> whenever </w:t>
        </w:r>
      </w:ins>
      <m:oMath>
        <m:r>
          <w:ins w:id="678" w:author="Clay Cressler" w:date="2020-05-21T10:58:00Z">
            <w:rPr>
              <w:rFonts w:ascii="Cambria Math" w:eastAsiaTheme="minorEastAsia" w:hAnsi="Cambria Math" w:cstheme="minorHAnsi"/>
              <w:sz w:val="22"/>
              <w:szCs w:val="22"/>
            </w:rPr>
            <m:t>R&gt;</m:t>
          </w:ins>
        </m:r>
        <m:sSub>
          <m:sSubPr>
            <m:ctrlPr>
              <w:ins w:id="679" w:author="Clay Cressler" w:date="2020-05-21T10:58:00Z">
                <w:rPr>
                  <w:rFonts w:ascii="Cambria Math" w:eastAsiaTheme="minorEastAsia" w:hAnsi="Cambria Math" w:cstheme="minorHAnsi"/>
                  <w:i/>
                  <w:sz w:val="22"/>
                  <w:szCs w:val="22"/>
                </w:rPr>
              </w:ins>
            </m:ctrlPr>
          </m:sSubPr>
          <m:e>
            <m:r>
              <w:ins w:id="680" w:author="Clay Cressler" w:date="2020-05-21T10:58:00Z">
                <w:rPr>
                  <w:rFonts w:ascii="Cambria Math" w:eastAsiaTheme="minorEastAsia" w:hAnsi="Cambria Math" w:cstheme="minorHAnsi"/>
                  <w:sz w:val="22"/>
                  <w:szCs w:val="22"/>
                </w:rPr>
                <m:t>R</m:t>
              </w:ins>
            </m:r>
          </m:e>
          <m:sub>
            <m:r>
              <w:ins w:id="681" w:author="Clay Cressler" w:date="2020-05-21T10:58:00Z">
                <w:rPr>
                  <w:rFonts w:ascii="Cambria Math" w:eastAsiaTheme="minorEastAsia" w:hAnsi="Cambria Math" w:cstheme="minorHAnsi"/>
                  <w:sz w:val="22"/>
                  <w:szCs w:val="22"/>
                </w:rPr>
                <m:t>cull</m:t>
              </w:ins>
            </m:r>
          </m:sub>
        </m:sSub>
      </m:oMath>
      <w:ins w:id="682" w:author="Clay Cressler" w:date="2020-05-21T10:58:00Z">
        <w:r>
          <w:rPr>
            <w:rFonts w:eastAsiaTheme="minorEastAsia" w:cstheme="minorHAnsi"/>
            <w:sz w:val="22"/>
            <w:szCs w:val="22"/>
          </w:rPr>
          <w:t xml:space="preserve">. As </w:t>
        </w:r>
      </w:ins>
      <m:oMath>
        <m:r>
          <w:ins w:id="683" w:author="Clay Cressler" w:date="2020-05-21T10:58:00Z">
            <w:rPr>
              <w:rFonts w:ascii="Cambria Math" w:eastAsiaTheme="minorEastAsia" w:hAnsi="Cambria Math" w:cstheme="minorHAnsi"/>
              <w:sz w:val="22"/>
              <w:szCs w:val="22"/>
            </w:rPr>
            <m:t>x→∞</m:t>
          </w:ins>
        </m:r>
      </m:oMath>
      <w:ins w:id="684" w:author="Clay Cressler" w:date="2020-05-21T10:58:00Z">
        <w:r>
          <w:rPr>
            <w:rFonts w:eastAsiaTheme="minorEastAsia" w:cstheme="minorHAnsi"/>
            <w:sz w:val="22"/>
            <w:szCs w:val="22"/>
          </w:rPr>
          <w:t xml:space="preserve">, the </w:t>
        </w:r>
      </w:ins>
      <w:ins w:id="685" w:author="Clay Cressler" w:date="2020-05-21T10:59:00Z">
        <w:r>
          <w:rPr>
            <w:rFonts w:eastAsiaTheme="minorEastAsia" w:cstheme="minorHAnsi"/>
            <w:sz w:val="22"/>
            <w:szCs w:val="22"/>
          </w:rPr>
          <w:t xml:space="preserve">equilibrium </w:t>
        </w:r>
      </w:ins>
      <m:oMath>
        <m:acc>
          <m:accPr>
            <m:ctrlPr>
              <w:ins w:id="686" w:author="Clay Cressler" w:date="2020-05-21T10:59:00Z">
                <w:rPr>
                  <w:rFonts w:ascii="Cambria Math" w:eastAsiaTheme="minorEastAsia" w:hAnsi="Cambria Math" w:cstheme="minorHAnsi"/>
                  <w:i/>
                  <w:sz w:val="22"/>
                  <w:szCs w:val="22"/>
                </w:rPr>
              </w:ins>
            </m:ctrlPr>
          </m:accPr>
          <m:e>
            <m:r>
              <w:ins w:id="687" w:author="Clay Cressler" w:date="2020-05-21T10:59:00Z">
                <w:rPr>
                  <w:rFonts w:ascii="Cambria Math" w:eastAsiaTheme="minorEastAsia" w:hAnsi="Cambria Math" w:cstheme="minorHAnsi"/>
                  <w:sz w:val="22"/>
                  <w:szCs w:val="22"/>
                </w:rPr>
                <m:t>R</m:t>
              </w:ins>
            </m:r>
          </m:e>
        </m:acc>
        <m:r>
          <w:ins w:id="688" w:author="Clay Cressler" w:date="2020-05-21T10:59:00Z">
            <w:rPr>
              <w:rFonts w:ascii="Cambria Math" w:eastAsiaTheme="minorEastAsia" w:hAnsi="Cambria Math" w:cstheme="minorHAnsi"/>
              <w:sz w:val="22"/>
              <w:szCs w:val="22"/>
            </w:rPr>
            <m:t>→</m:t>
          </w:ins>
        </m:r>
        <m:sSub>
          <m:sSubPr>
            <m:ctrlPr>
              <w:ins w:id="689" w:author="Clay Cressler" w:date="2020-05-21T10:59:00Z">
                <w:rPr>
                  <w:rFonts w:ascii="Cambria Math" w:eastAsiaTheme="minorEastAsia" w:hAnsi="Cambria Math" w:cstheme="minorHAnsi"/>
                  <w:i/>
                  <w:sz w:val="22"/>
                  <w:szCs w:val="22"/>
                </w:rPr>
              </w:ins>
            </m:ctrlPr>
          </m:sSubPr>
          <m:e>
            <m:r>
              <w:ins w:id="690" w:author="Clay Cressler" w:date="2020-05-21T10:59:00Z">
                <w:rPr>
                  <w:rFonts w:ascii="Cambria Math" w:eastAsiaTheme="minorEastAsia" w:hAnsi="Cambria Math" w:cstheme="minorHAnsi"/>
                  <w:sz w:val="22"/>
                  <w:szCs w:val="22"/>
                </w:rPr>
                <m:t>R</m:t>
              </w:ins>
            </m:r>
          </m:e>
          <m:sub>
            <m:r>
              <w:ins w:id="691" w:author="Clay Cressler" w:date="2020-05-21T10:59:00Z">
                <w:rPr>
                  <w:rFonts w:ascii="Cambria Math" w:eastAsiaTheme="minorEastAsia" w:hAnsi="Cambria Math" w:cstheme="minorHAnsi"/>
                  <w:sz w:val="22"/>
                  <w:szCs w:val="22"/>
                </w:rPr>
                <m:t>cull</m:t>
              </w:ins>
            </m:r>
          </m:sub>
        </m:sSub>
      </m:oMath>
      <w:ins w:id="692" w:author="Clay Cressler" w:date="2020-05-21T10:59:00Z">
        <w:r>
          <w:rPr>
            <w:rFonts w:eastAsiaTheme="minorEastAsia" w:cstheme="minorHAnsi"/>
            <w:sz w:val="22"/>
            <w:szCs w:val="22"/>
          </w:rPr>
          <w:t xml:space="preserve">. As we show in the Appendix, because this culling is </w:t>
        </w:r>
      </w:ins>
      <w:ins w:id="693" w:author="Clay Cressler" w:date="2020-05-21T11:00:00Z">
        <w:r>
          <w:rPr>
            <w:rFonts w:eastAsiaTheme="minorEastAsia" w:cstheme="minorHAnsi"/>
            <w:sz w:val="22"/>
            <w:szCs w:val="22"/>
          </w:rPr>
          <w:t xml:space="preserve">trait-independent, the evolutionary dynamics for the mean trait </w:t>
        </w:r>
      </w:ins>
      <m:oMath>
        <m:d>
          <m:dPr>
            <m:ctrlPr>
              <w:ins w:id="694" w:author="Clay Cressler" w:date="2020-05-21T11:01:00Z">
                <w:rPr>
                  <w:rFonts w:ascii="Cambria Math" w:eastAsiaTheme="minorEastAsia" w:hAnsi="Cambria Math" w:cstheme="minorHAnsi"/>
                  <w:i/>
                  <w:sz w:val="22"/>
                  <w:szCs w:val="22"/>
                </w:rPr>
              </w:ins>
            </m:ctrlPr>
          </m:dPr>
          <m:e>
            <m:r>
              <w:ins w:id="695" w:author="Clay Cressler" w:date="2020-05-21T11:02:00Z">
                <w:rPr>
                  <w:rFonts w:ascii="Cambria Math" w:eastAsiaTheme="minorEastAsia" w:hAnsi="Cambria Math" w:cstheme="minorHAnsi"/>
                  <w:sz w:val="22"/>
                  <w:szCs w:val="22"/>
                </w:rPr>
                <m:t>d</m:t>
              </w:ins>
            </m:r>
            <m:acc>
              <m:accPr>
                <m:chr m:val="̅"/>
                <m:ctrlPr>
                  <w:ins w:id="696" w:author="Clay Cressler" w:date="2020-05-21T11:02:00Z">
                    <w:rPr>
                      <w:rFonts w:ascii="Cambria Math" w:eastAsiaTheme="minorEastAsia" w:hAnsi="Cambria Math" w:cstheme="minorHAnsi"/>
                      <w:i/>
                      <w:sz w:val="22"/>
                      <w:szCs w:val="22"/>
                    </w:rPr>
                  </w:ins>
                </m:ctrlPr>
              </m:accPr>
              <m:e>
                <m:sSub>
                  <m:sSubPr>
                    <m:ctrlPr>
                      <w:ins w:id="697" w:author="Clay Cressler" w:date="2020-05-21T11:02:00Z">
                        <w:rPr>
                          <w:rFonts w:ascii="Cambria Math" w:eastAsiaTheme="minorEastAsia" w:hAnsi="Cambria Math" w:cstheme="minorHAnsi"/>
                          <w:i/>
                          <w:sz w:val="22"/>
                          <w:szCs w:val="22"/>
                        </w:rPr>
                      </w:ins>
                    </m:ctrlPr>
                  </m:sSubPr>
                  <m:e>
                    <m:r>
                      <w:ins w:id="698" w:author="Clay Cressler" w:date="2020-05-21T11:02:00Z">
                        <w:rPr>
                          <w:rFonts w:ascii="Cambria Math" w:eastAsiaTheme="minorEastAsia" w:hAnsi="Cambria Math" w:cstheme="minorHAnsi"/>
                          <w:sz w:val="22"/>
                          <w:szCs w:val="22"/>
                        </w:rPr>
                        <m:t>b</m:t>
                      </w:ins>
                    </m:r>
                  </m:e>
                  <m:sub>
                    <m:r>
                      <w:ins w:id="699" w:author="Clay Cressler" w:date="2020-05-21T11:02:00Z">
                        <w:rPr>
                          <w:rFonts w:ascii="Cambria Math" w:eastAsiaTheme="minorEastAsia" w:hAnsi="Cambria Math" w:cstheme="minorHAnsi"/>
                          <w:sz w:val="22"/>
                          <w:szCs w:val="22"/>
                        </w:rPr>
                        <m:t>max</m:t>
                      </w:ins>
                    </m:r>
                  </m:sub>
                </m:sSub>
              </m:e>
            </m:acc>
            <m:r>
              <w:ins w:id="700" w:author="Clay Cressler" w:date="2020-05-21T11:02:00Z">
                <w:rPr>
                  <w:rFonts w:ascii="Cambria Math" w:eastAsiaTheme="minorEastAsia" w:hAnsi="Cambria Math" w:cstheme="minorHAnsi"/>
                  <w:sz w:val="22"/>
                  <w:szCs w:val="22"/>
                </w:rPr>
                <m:t>/dt</m:t>
              </w:ins>
            </m:r>
          </m:e>
        </m:d>
      </m:oMath>
      <w:ins w:id="701" w:author="Clay Cressler" w:date="2020-05-21T11:02:00Z">
        <w:r>
          <w:rPr>
            <w:rFonts w:eastAsiaTheme="minorEastAsia" w:cstheme="minorHAnsi"/>
            <w:sz w:val="22"/>
            <w:szCs w:val="22"/>
          </w:rPr>
          <w:t xml:space="preserve"> are still given by equation (2) above.</w:t>
        </w:r>
      </w:ins>
      <w:ins w:id="702" w:author="Clay Cressler" w:date="2020-05-21T11:03:00Z">
        <w:r>
          <w:rPr>
            <w:rFonts w:eastAsiaTheme="minorEastAsia" w:cstheme="minorHAnsi"/>
            <w:sz w:val="22"/>
            <w:szCs w:val="22"/>
          </w:rPr>
          <w:t xml:space="preserve"> </w:t>
        </w:r>
      </w:ins>
      <w:commentRangeStart w:id="703"/>
      <w:del w:id="704" w:author="Clay Cressler" w:date="2020-05-21T11:03:00Z">
        <w:r w:rsidR="005823A8" w:rsidDel="00A829D5">
          <w:rPr>
            <w:rFonts w:eastAsiaTheme="minorEastAsia" w:cstheme="minorHAnsi"/>
            <w:sz w:val="22"/>
            <w:szCs w:val="22"/>
          </w:rPr>
          <w:delText>We implemented a random cull</w:delText>
        </w:r>
      </w:del>
      <w:ins w:id="705" w:author="John DeLong" w:date="2020-03-26T10:37:00Z">
        <w:del w:id="706" w:author="Clay Cressler" w:date="2020-05-21T11:03:00Z">
          <w:r w:rsidR="00DA3501" w:rsidDel="00A829D5">
            <w:rPr>
              <w:rFonts w:eastAsiaTheme="minorEastAsia" w:cstheme="minorHAnsi"/>
              <w:sz w:val="22"/>
              <w:szCs w:val="22"/>
            </w:rPr>
            <w:delText>ed the population</w:delText>
          </w:r>
        </w:del>
      </w:ins>
      <w:del w:id="707" w:author="Clay Cressler" w:date="2020-05-21T11:03:00Z">
        <w:r w:rsidR="005823A8" w:rsidDel="00A829D5">
          <w:rPr>
            <w:rFonts w:eastAsiaTheme="minorEastAsia" w:cstheme="minorHAnsi"/>
            <w:sz w:val="22"/>
            <w:szCs w:val="22"/>
          </w:rPr>
          <w:delText xml:space="preserve"> to a specific abundance level below equilibrium</w:delText>
        </w:r>
      </w:del>
      <w:ins w:id="708" w:author="John DeLong" w:date="2020-03-26T10:39:00Z">
        <w:del w:id="709" w:author="Clay Cressler" w:date="2020-05-21T11:03:00Z">
          <w:r w:rsidR="00DA3501" w:rsidDel="00A829D5">
            <w:rPr>
              <w:rFonts w:eastAsiaTheme="minorEastAsia" w:cstheme="minorHAnsi"/>
              <w:sz w:val="22"/>
              <w:szCs w:val="22"/>
            </w:rPr>
            <w:delText>, removing</w:delText>
          </w:r>
          <w:r w:rsidR="00DA3501" w:rsidRPr="00DA3501" w:rsidDel="00A829D5">
            <w:rPr>
              <w:rFonts w:eastAsiaTheme="minorEastAsia" w:cstheme="minorHAnsi"/>
              <w:sz w:val="22"/>
              <w:szCs w:val="22"/>
            </w:rPr>
            <w:delText xml:space="preserve"> </w:delText>
          </w:r>
          <w:r w:rsidR="00DA3501" w:rsidRPr="00496E2D" w:rsidDel="00A829D5">
            <w:rPr>
              <w:rFonts w:eastAsiaTheme="minorEastAsia" w:cstheme="minorHAnsi"/>
              <w:sz w:val="22"/>
              <w:szCs w:val="22"/>
            </w:rPr>
            <w:delText xml:space="preserve">individuals from the population </w:delText>
          </w:r>
          <w:r w:rsidR="00DA3501" w:rsidDel="00A829D5">
            <w:rPr>
              <w:rFonts w:eastAsiaTheme="minorEastAsia" w:cstheme="minorHAnsi"/>
              <w:sz w:val="22"/>
              <w:szCs w:val="22"/>
            </w:rPr>
            <w:delText>independent</w:delText>
          </w:r>
          <w:r w:rsidR="00DA3501" w:rsidRPr="00496E2D" w:rsidDel="00A829D5">
            <w:rPr>
              <w:rFonts w:eastAsiaTheme="minorEastAsia" w:cstheme="minorHAnsi"/>
              <w:sz w:val="22"/>
              <w:szCs w:val="22"/>
            </w:rPr>
            <w:delText xml:space="preserve"> of their trait values</w:delText>
          </w:r>
        </w:del>
      </w:ins>
      <w:del w:id="710" w:author="Clay Cressler" w:date="2020-05-21T11:03:00Z">
        <w:r w:rsidR="005823A8" w:rsidDel="00A829D5">
          <w:rPr>
            <w:rFonts w:eastAsiaTheme="minorEastAsia" w:cstheme="minorHAnsi"/>
            <w:sz w:val="22"/>
            <w:szCs w:val="22"/>
          </w:rPr>
          <w:delText xml:space="preserve">. </w:delText>
        </w:r>
      </w:del>
      <w:r w:rsidR="005823A8">
        <w:rPr>
          <w:rFonts w:eastAsiaTheme="minorEastAsia" w:cstheme="minorHAnsi"/>
          <w:sz w:val="22"/>
          <w:szCs w:val="22"/>
        </w:rPr>
        <w:t xml:space="preserve">Thus, </w:t>
      </w:r>
      <w:r w:rsidR="00644808" w:rsidRPr="00496E2D">
        <w:rPr>
          <w:rFonts w:eastAsiaTheme="minorEastAsia" w:cstheme="minorHAnsi"/>
          <w:sz w:val="22"/>
          <w:szCs w:val="22"/>
        </w:rPr>
        <w:t xml:space="preserve">harvesting </w:t>
      </w:r>
      <w:r w:rsidR="005823A8">
        <w:rPr>
          <w:rFonts w:eastAsiaTheme="minorEastAsia" w:cstheme="minorHAnsi"/>
          <w:sz w:val="22"/>
          <w:szCs w:val="22"/>
        </w:rPr>
        <w:t xml:space="preserve">here </w:t>
      </w:r>
      <w:r w:rsidR="00644808" w:rsidRPr="00496E2D">
        <w:rPr>
          <w:rFonts w:eastAsiaTheme="minorEastAsia" w:cstheme="minorHAnsi"/>
          <w:sz w:val="22"/>
          <w:szCs w:val="22"/>
        </w:rPr>
        <w:t>is functioning as a form of environmental stochasticity</w:t>
      </w:r>
      <w:del w:id="711" w:author="John DeLong" w:date="2020-03-26T10:39:00Z">
        <w:r w:rsidR="00644808" w:rsidRPr="00496E2D" w:rsidDel="00DA3501">
          <w:rPr>
            <w:rFonts w:eastAsiaTheme="minorEastAsia" w:cstheme="minorHAnsi"/>
            <w:sz w:val="22"/>
            <w:szCs w:val="22"/>
          </w:rPr>
          <w:delText>, since individuals are removed from the population irrespective of their trait values</w:delText>
        </w:r>
      </w:del>
      <w:r w:rsidR="00644808" w:rsidRPr="00496E2D">
        <w:rPr>
          <w:rFonts w:eastAsiaTheme="minorEastAsia" w:cstheme="minorHAnsi"/>
          <w:sz w:val="22"/>
          <w:szCs w:val="22"/>
        </w:rPr>
        <w:t xml:space="preserve">. </w:t>
      </w:r>
      <w:commentRangeEnd w:id="703"/>
      <w:r>
        <w:rPr>
          <w:rStyle w:val="CommentReference"/>
        </w:rPr>
        <w:commentReference w:id="703"/>
      </w:r>
      <w:r w:rsidR="00644808" w:rsidRPr="00496E2D">
        <w:rPr>
          <w:rFonts w:eastAsiaTheme="minorEastAsia" w:cstheme="minorHAnsi"/>
          <w:sz w:val="22"/>
          <w:szCs w:val="22"/>
        </w:rPr>
        <w:t>We do this with an intermediate level of density dependence with three levels of culling.</w:t>
      </w:r>
    </w:p>
    <w:p w14:paraId="307770BB" w14:textId="33C08F6E" w:rsidR="00FB13B8" w:rsidRPr="00496E2D" w:rsidRDefault="00644808" w:rsidP="00503830">
      <w:pPr>
        <w:spacing w:after="0" w:line="480" w:lineRule="auto"/>
        <w:contextualSpacing/>
        <w:rPr>
          <w:rFonts w:cstheme="minorHAnsi"/>
          <w:sz w:val="22"/>
          <w:szCs w:val="22"/>
        </w:rPr>
      </w:pPr>
      <w:r w:rsidRPr="00496E2D">
        <w:rPr>
          <w:rFonts w:eastAsiaTheme="minorEastAsia" w:cstheme="minorHAnsi"/>
          <w:i/>
          <w:iCs/>
          <w:sz w:val="22"/>
          <w:szCs w:val="22"/>
        </w:rPr>
        <w:t>M</w:t>
      </w:r>
      <w:r w:rsidRPr="00496E2D">
        <w:rPr>
          <w:rFonts w:cstheme="minorHAnsi"/>
          <w:i/>
          <w:sz w:val="22"/>
          <w:szCs w:val="22"/>
        </w:rPr>
        <w:t xml:space="preserve">odeling details: </w:t>
      </w:r>
      <w:r w:rsidRPr="00496E2D">
        <w:rPr>
          <w:rFonts w:eastAsiaTheme="minorEastAsia" w:cstheme="minorHAnsi"/>
          <w:sz w:val="22"/>
          <w:szCs w:val="22"/>
        </w:rPr>
        <w:t xml:space="preserve">For Comparisons 1 and 2, populations were initialized with five individuals with mean traits </w:t>
      </w:r>
      <w:commentRangeStart w:id="712"/>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hAnsi="Cambria Math" w:cstheme="minorHAnsi"/>
            <w:sz w:val="22"/>
            <w:szCs w:val="22"/>
          </w:rPr>
          <m:t>=0.3</m:t>
        </m:r>
      </m:oMath>
      <w:r w:rsidRPr="00496E2D">
        <w:rPr>
          <w:rFonts w:eastAsiaTheme="minorEastAsia" w:cstheme="minorHAnsi"/>
          <w:sz w:val="22"/>
          <w:szCs w:val="22"/>
        </w:rPr>
        <w:t xml:space="preserve"> and </w:t>
      </w:r>
      <w:del w:id="713" w:author="John DeLong" w:date="2020-03-26T11:08:00Z">
        <w:r w:rsidRPr="00496E2D" w:rsidDel="0097341D">
          <w:rPr>
            <w:rFonts w:eastAsiaTheme="minorEastAsia" w:cstheme="minorHAnsi"/>
            <w:i/>
            <w:iCs/>
            <w:sz w:val="22"/>
            <w:szCs w:val="22"/>
          </w:rPr>
          <w:delText>s</w:delText>
        </w:r>
        <w:r w:rsidRPr="00496E2D" w:rsidDel="0097341D">
          <w:rPr>
            <w:rFonts w:eastAsiaTheme="minorEastAsia" w:cstheme="minorHAnsi"/>
            <w:sz w:val="22"/>
            <w:szCs w:val="22"/>
          </w:rPr>
          <w:delText xml:space="preserve"> </w:delText>
        </w:r>
      </w:del>
      <w:ins w:id="714" w:author="John DeLong" w:date="2020-03-26T11:08:00Z">
        <w:r w:rsidR="0097341D">
          <w:rPr>
            <w:rFonts w:eastAsiaTheme="minorEastAsia" w:cstheme="minorHAnsi"/>
            <w:i/>
            <w:iCs/>
            <w:sz w:val="22"/>
            <w:szCs w:val="22"/>
          </w:rPr>
          <w:t>c</w:t>
        </w:r>
        <w:r w:rsidR="0097341D" w:rsidRPr="00496E2D">
          <w:rPr>
            <w:rFonts w:eastAsiaTheme="minorEastAsia" w:cstheme="minorHAnsi"/>
            <w:sz w:val="22"/>
            <w:szCs w:val="22"/>
          </w:rPr>
          <w:t xml:space="preserve"> </w:t>
        </w:r>
      </w:ins>
      <w:r w:rsidRPr="00496E2D">
        <w:rPr>
          <w:rFonts w:eastAsiaTheme="minorEastAsia" w:cstheme="minorHAnsi"/>
          <w:sz w:val="22"/>
          <w:szCs w:val="22"/>
        </w:rPr>
        <w:t>= 0.0926</w:t>
      </w:r>
      <w:ins w:id="715" w:author="Clay Cressler" w:date="2020-05-21T11:04:00Z">
        <w:r w:rsidR="001669C2">
          <w:rPr>
            <w:rFonts w:eastAsiaTheme="minorEastAsia" w:cstheme="minorHAnsi"/>
            <w:sz w:val="22"/>
            <w:szCs w:val="22"/>
          </w:rPr>
          <w:t xml:space="preserve"> </w:t>
        </w:r>
      </w:ins>
      <w:commentRangeEnd w:id="712"/>
      <w:ins w:id="716" w:author="Clay Cressler" w:date="2020-05-21T11:06:00Z">
        <w:r w:rsidR="001669C2">
          <w:rPr>
            <w:rStyle w:val="CommentReference"/>
          </w:rPr>
          <w:commentReference w:id="712"/>
        </w:r>
      </w:ins>
      <w:ins w:id="717" w:author="Clay Cressler" w:date="2020-05-21T11:05:00Z">
        <w:r w:rsidR="001669C2">
          <w:rPr>
            <w:rFonts w:eastAsiaTheme="minorEastAsia" w:cstheme="minorHAnsi"/>
            <w:sz w:val="22"/>
            <w:szCs w:val="22"/>
          </w:rPr>
          <w:t xml:space="preserve">(since </w:t>
        </w:r>
      </w:ins>
      <m:oMath>
        <m:sSub>
          <m:sSubPr>
            <m:ctrlPr>
              <w:ins w:id="718" w:author="Clay Cressler" w:date="2020-05-21T11:05:00Z">
                <w:rPr>
                  <w:rFonts w:ascii="Cambria Math" w:eastAsiaTheme="minorEastAsia" w:hAnsi="Cambria Math" w:cstheme="minorHAnsi"/>
                  <w:i/>
                  <w:sz w:val="22"/>
                  <w:szCs w:val="22"/>
                </w:rPr>
              </w:ins>
            </m:ctrlPr>
          </m:sSubPr>
          <m:e>
            <m:r>
              <w:ins w:id="719" w:author="Clay Cressler" w:date="2020-05-21T11:05:00Z">
                <w:rPr>
                  <w:rFonts w:ascii="Cambria Math" w:eastAsiaTheme="minorEastAsia" w:hAnsi="Cambria Math" w:cstheme="minorHAnsi"/>
                  <w:sz w:val="22"/>
                  <w:szCs w:val="22"/>
                </w:rPr>
                <m:t>d</m:t>
              </w:ins>
            </m:r>
          </m:e>
          <m:sub>
            <m:r>
              <w:ins w:id="720" w:author="Clay Cressler" w:date="2020-05-21T11:05:00Z">
                <w:rPr>
                  <w:rFonts w:ascii="Cambria Math" w:eastAsiaTheme="minorEastAsia" w:hAnsi="Cambria Math" w:cstheme="minorHAnsi"/>
                  <w:sz w:val="22"/>
                  <w:szCs w:val="22"/>
                </w:rPr>
                <m:t>min</m:t>
              </w:ins>
            </m:r>
          </m:sub>
        </m:sSub>
        <m:r>
          <w:ins w:id="721" w:author="Clay Cressler" w:date="2020-05-21T11:05:00Z">
            <w:rPr>
              <w:rFonts w:ascii="Cambria Math" w:eastAsiaTheme="minorEastAsia" w:hAnsi="Cambria Math" w:cstheme="minorHAnsi"/>
              <w:sz w:val="22"/>
              <w:szCs w:val="22"/>
            </w:rPr>
            <m:t>=c</m:t>
          </w:ins>
        </m:r>
        <m:sSubSup>
          <m:sSubSupPr>
            <m:ctrlPr>
              <w:ins w:id="722" w:author="Clay Cressler" w:date="2020-05-21T11:05:00Z">
                <w:rPr>
                  <w:rFonts w:ascii="Cambria Math" w:eastAsiaTheme="minorEastAsia" w:hAnsi="Cambria Math" w:cstheme="minorHAnsi"/>
                  <w:i/>
                  <w:sz w:val="22"/>
                  <w:szCs w:val="22"/>
                </w:rPr>
              </w:ins>
            </m:ctrlPr>
          </m:sSubSupPr>
          <m:e>
            <m:r>
              <w:ins w:id="723" w:author="Clay Cressler" w:date="2020-05-21T11:05:00Z">
                <w:rPr>
                  <w:rFonts w:ascii="Cambria Math" w:eastAsiaTheme="minorEastAsia" w:hAnsi="Cambria Math" w:cstheme="minorHAnsi"/>
                  <w:sz w:val="22"/>
                  <w:szCs w:val="22"/>
                </w:rPr>
                <m:t>b</m:t>
              </w:ins>
            </m:r>
          </m:e>
          <m:sub>
            <m:r>
              <w:ins w:id="724" w:author="Clay Cressler" w:date="2020-05-21T11:05:00Z">
                <w:rPr>
                  <w:rFonts w:ascii="Cambria Math" w:eastAsiaTheme="minorEastAsia" w:hAnsi="Cambria Math" w:cstheme="minorHAnsi"/>
                  <w:sz w:val="22"/>
                  <w:szCs w:val="22"/>
                </w:rPr>
                <m:t>max</m:t>
              </w:ins>
            </m:r>
          </m:sub>
          <m:sup>
            <m:r>
              <w:ins w:id="725" w:author="Clay Cressler" w:date="2020-05-21T11:05:00Z">
                <w:rPr>
                  <w:rFonts w:ascii="Cambria Math" w:eastAsiaTheme="minorEastAsia" w:hAnsi="Cambria Math" w:cstheme="minorHAnsi"/>
                  <w:sz w:val="22"/>
                  <w:szCs w:val="22"/>
                </w:rPr>
                <m:t>2</m:t>
              </w:ins>
            </m:r>
          </m:sup>
        </m:sSubSup>
        <m:func>
          <m:funcPr>
            <m:ctrlPr>
              <w:del w:id="726" w:author="Clay Cressler" w:date="2020-05-21T11:05:00Z">
                <w:rPr>
                  <w:rFonts w:ascii="Cambria Math" w:eastAsiaTheme="minorEastAsia" w:hAnsi="Cambria Math" w:cstheme="minorHAnsi"/>
                  <w:i/>
                  <w:sz w:val="22"/>
                  <w:szCs w:val="22"/>
                </w:rPr>
              </w:del>
            </m:ctrlPr>
          </m:funcPr>
          <m:fName>
            <m:r>
              <w:del w:id="727" w:author="Clay Cressler" w:date="2020-05-21T11:05:00Z">
                <m:rPr>
                  <m:sty m:val="p"/>
                </m:rPr>
                <w:rPr>
                  <w:rFonts w:ascii="Cambria Math" w:eastAsiaTheme="minorEastAsia" w:hAnsi="Cambria Math" w:cstheme="minorHAnsi"/>
                  <w:sz w:val="22"/>
                  <w:szCs w:val="22"/>
                </w:rPr>
                <m:t>min</m:t>
              </w:del>
            </m:r>
          </m:fName>
          <m:e/>
        </m:func>
      </m:oMath>
      <w:ins w:id="728" w:author="Clay Cressler" w:date="2020-05-21T11:05:00Z">
        <w:r w:rsidR="001669C2">
          <w:rPr>
            <w:rFonts w:eastAsiaTheme="minorEastAsia" w:cstheme="minorHAnsi"/>
            <w:sz w:val="22"/>
            <w:szCs w:val="22"/>
          </w:rPr>
          <w:t xml:space="preserve">, </w:t>
        </w:r>
      </w:ins>
      <m:oMath>
        <m:r>
          <w:ins w:id="729" w:author="Clay Cressler" w:date="2020-05-21T11:05:00Z">
            <w:rPr>
              <w:rFonts w:ascii="Cambria Math" w:eastAsiaTheme="minorEastAsia" w:hAnsi="Cambria Math" w:cstheme="minorHAnsi"/>
              <w:sz w:val="22"/>
              <w:szCs w:val="22"/>
            </w:rPr>
            <m:t>c=</m:t>
          </w:ins>
        </m:r>
        <m:f>
          <m:fPr>
            <m:ctrlPr>
              <w:ins w:id="730" w:author="Clay Cressler" w:date="2020-05-21T11:05:00Z">
                <w:rPr>
                  <w:rFonts w:ascii="Cambria Math" w:eastAsiaTheme="minorEastAsia" w:hAnsi="Cambria Math" w:cstheme="minorHAnsi"/>
                  <w:i/>
                  <w:sz w:val="22"/>
                  <w:szCs w:val="22"/>
                </w:rPr>
              </w:ins>
            </m:ctrlPr>
          </m:fPr>
          <m:num>
            <m:sSub>
              <m:sSubPr>
                <m:ctrlPr>
                  <w:ins w:id="731" w:author="Clay Cressler" w:date="2020-05-21T11:05:00Z">
                    <w:rPr>
                      <w:rFonts w:ascii="Cambria Math" w:eastAsiaTheme="minorEastAsia" w:hAnsi="Cambria Math" w:cstheme="minorHAnsi"/>
                      <w:i/>
                      <w:sz w:val="22"/>
                      <w:szCs w:val="22"/>
                    </w:rPr>
                  </w:ins>
                </m:ctrlPr>
              </m:sSubPr>
              <m:e>
                <m:r>
                  <w:ins w:id="732" w:author="Clay Cressler" w:date="2020-05-21T11:05:00Z">
                    <w:rPr>
                      <w:rFonts w:ascii="Cambria Math" w:eastAsiaTheme="minorEastAsia" w:hAnsi="Cambria Math" w:cstheme="minorHAnsi"/>
                      <w:sz w:val="22"/>
                      <w:szCs w:val="22"/>
                    </w:rPr>
                    <m:t>d</m:t>
                  </w:ins>
                </m:r>
              </m:e>
              <m:sub>
                <m:r>
                  <w:ins w:id="733" w:author="Clay Cressler" w:date="2020-05-21T11:05:00Z">
                    <w:rPr>
                      <w:rFonts w:ascii="Cambria Math" w:eastAsiaTheme="minorEastAsia" w:hAnsi="Cambria Math" w:cstheme="minorHAnsi"/>
                      <w:sz w:val="22"/>
                      <w:szCs w:val="22"/>
                    </w:rPr>
                    <m:t>min</m:t>
                  </w:ins>
                </m:r>
              </m:sub>
            </m:sSub>
          </m:num>
          <m:den>
            <m:sSubSup>
              <m:sSubSupPr>
                <m:ctrlPr>
                  <w:ins w:id="734" w:author="Clay Cressler" w:date="2020-05-21T11:05:00Z">
                    <w:rPr>
                      <w:rFonts w:ascii="Cambria Math" w:eastAsiaTheme="minorEastAsia" w:hAnsi="Cambria Math" w:cstheme="minorHAnsi"/>
                      <w:i/>
                      <w:sz w:val="22"/>
                      <w:szCs w:val="22"/>
                    </w:rPr>
                  </w:ins>
                </m:ctrlPr>
              </m:sSubSupPr>
              <m:e>
                <m:r>
                  <w:ins w:id="735" w:author="Clay Cressler" w:date="2020-05-21T11:05:00Z">
                    <w:rPr>
                      <w:rFonts w:ascii="Cambria Math" w:eastAsiaTheme="minorEastAsia" w:hAnsi="Cambria Math" w:cstheme="minorHAnsi"/>
                      <w:sz w:val="22"/>
                      <w:szCs w:val="22"/>
                    </w:rPr>
                    <m:t>b</m:t>
                  </w:ins>
                </m:r>
              </m:e>
              <m:sub>
                <m:r>
                  <w:ins w:id="736" w:author="Clay Cressler" w:date="2020-05-21T11:05:00Z">
                    <w:rPr>
                      <w:rFonts w:ascii="Cambria Math" w:eastAsiaTheme="minorEastAsia" w:hAnsi="Cambria Math" w:cstheme="minorHAnsi"/>
                      <w:sz w:val="22"/>
                      <w:szCs w:val="22"/>
                    </w:rPr>
                    <m:t>max</m:t>
                  </w:ins>
                </m:r>
              </m:sub>
              <m:sup>
                <m:r>
                  <w:ins w:id="737" w:author="Clay Cressler" w:date="2020-05-21T11:05:00Z">
                    <w:rPr>
                      <w:rFonts w:ascii="Cambria Math" w:eastAsiaTheme="minorEastAsia" w:hAnsi="Cambria Math" w:cstheme="minorHAnsi"/>
                      <w:sz w:val="22"/>
                      <w:szCs w:val="22"/>
                    </w:rPr>
                    <m:t>2</m:t>
                  </w:ins>
                </m:r>
              </m:sup>
            </m:sSubSup>
          </m:den>
        </m:f>
        <m:r>
          <w:ins w:id="738" w:author="Clay Cressler" w:date="2020-05-21T11:05:00Z">
            <w:rPr>
              <w:rFonts w:ascii="Cambria Math" w:eastAsiaTheme="minorEastAsia" w:hAnsi="Cambria Math" w:cstheme="minorHAnsi"/>
              <w:sz w:val="22"/>
              <w:szCs w:val="22"/>
            </w:rPr>
            <m:t>=</m:t>
          </w:ins>
        </m:r>
        <m:f>
          <m:fPr>
            <m:ctrlPr>
              <w:ins w:id="739" w:author="Clay Cressler" w:date="2020-05-21T11:06:00Z">
                <w:rPr>
                  <w:rFonts w:ascii="Cambria Math" w:eastAsiaTheme="minorEastAsia" w:hAnsi="Cambria Math" w:cstheme="minorHAnsi"/>
                  <w:i/>
                  <w:sz w:val="22"/>
                  <w:szCs w:val="22"/>
                </w:rPr>
              </w:ins>
            </m:ctrlPr>
          </m:fPr>
          <m:num>
            <m:r>
              <w:ins w:id="740" w:author="Clay Cressler" w:date="2020-05-21T11:05:00Z">
                <w:rPr>
                  <w:rFonts w:ascii="Cambria Math" w:eastAsiaTheme="minorEastAsia" w:hAnsi="Cambria Math" w:cstheme="minorHAnsi"/>
                  <w:sz w:val="22"/>
                  <w:szCs w:val="22"/>
                </w:rPr>
                <m:t>0.3</m:t>
              </w:ins>
            </m:r>
          </m:num>
          <m:den>
            <m:sSup>
              <m:sSupPr>
                <m:ctrlPr>
                  <w:ins w:id="741" w:author="Clay Cressler" w:date="2020-05-21T11:06:00Z">
                    <w:rPr>
                      <w:rFonts w:ascii="Cambria Math" w:eastAsiaTheme="minorEastAsia" w:hAnsi="Cambria Math" w:cstheme="minorHAnsi"/>
                      <w:i/>
                      <w:sz w:val="22"/>
                      <w:szCs w:val="22"/>
                    </w:rPr>
                  </w:ins>
                </m:ctrlPr>
              </m:sSupPr>
              <m:e>
                <m:r>
                  <w:ins w:id="742" w:author="Clay Cressler" w:date="2020-05-21T11:06:00Z">
                    <w:rPr>
                      <w:rFonts w:ascii="Cambria Math" w:eastAsiaTheme="minorEastAsia" w:hAnsi="Cambria Math" w:cstheme="minorHAnsi"/>
                      <w:sz w:val="22"/>
                      <w:szCs w:val="22"/>
                    </w:rPr>
                    <m:t>1.8</m:t>
                  </w:ins>
                </m:r>
              </m:e>
              <m:sup>
                <m:r>
                  <w:ins w:id="743" w:author="Clay Cressler" w:date="2020-05-21T11:06:00Z">
                    <w:rPr>
                      <w:rFonts w:ascii="Cambria Math" w:eastAsiaTheme="minorEastAsia" w:hAnsi="Cambria Math" w:cstheme="minorHAnsi"/>
                      <w:sz w:val="22"/>
                      <w:szCs w:val="22"/>
                    </w:rPr>
                    <m:t>2</m:t>
                  </w:ins>
                </m:r>
              </m:sup>
            </m:sSup>
          </m:den>
        </m:f>
        <m:r>
          <w:ins w:id="744" w:author="Clay Cressler" w:date="2020-05-21T11:06:00Z">
            <w:rPr>
              <w:rFonts w:ascii="Cambria Math" w:eastAsiaTheme="minorEastAsia" w:hAnsi="Cambria Math" w:cstheme="minorHAnsi"/>
              <w:sz w:val="22"/>
              <w:szCs w:val="22"/>
            </w:rPr>
            <m:t>=0.0926</m:t>
          </w:ins>
        </m:r>
      </m:oMath>
      <w:ins w:id="745" w:author="Clay Cressler" w:date="2020-05-21T11:06:00Z">
        <w:r w:rsidR="001669C2">
          <w:rPr>
            <w:rFonts w:eastAsiaTheme="minorEastAsia" w:cstheme="minorHAnsi"/>
            <w:sz w:val="22"/>
            <w:szCs w:val="22"/>
          </w:rPr>
          <w:t>).</w:t>
        </w:r>
      </w:ins>
      <w:del w:id="746" w:author="Clay Cressler" w:date="2020-05-21T11:05:00Z">
        <w:r w:rsidRPr="00496E2D" w:rsidDel="001669C2">
          <w:rPr>
            <w:rFonts w:eastAsiaTheme="minorEastAsia" w:cstheme="minorHAnsi"/>
            <w:sz w:val="22"/>
            <w:szCs w:val="22"/>
          </w:rPr>
          <w:delText>.</w:delText>
        </w:r>
      </w:del>
      <w:r w:rsidRPr="00496E2D">
        <w:rPr>
          <w:rFonts w:eastAsiaTheme="minorEastAsia" w:cstheme="minorHAnsi"/>
          <w:sz w:val="22"/>
          <w:szCs w:val="22"/>
        </w:rPr>
        <w:t xml:space="preserve"> </w:t>
      </w:r>
      <w:del w:id="747" w:author="John DeLong" w:date="2020-03-26T10:49:00Z">
        <w:r w:rsidRPr="00496E2D" w:rsidDel="00380B83">
          <w:rPr>
            <w:rFonts w:eastAsiaTheme="minorEastAsia" w:cstheme="minorHAnsi"/>
            <w:sz w:val="22"/>
            <w:szCs w:val="22"/>
          </w:rPr>
          <w:delText xml:space="preserve">Heritability was fixed at 0.75. </w:delText>
        </w:r>
      </w:del>
      <w:r w:rsidRPr="00496E2D">
        <w:rPr>
          <w:rFonts w:eastAsiaTheme="minorEastAsia" w:cstheme="minorHAnsi"/>
          <w:sz w:val="22"/>
          <w:szCs w:val="22"/>
        </w:rPr>
        <w:t xml:space="preserve">The ESS </w:t>
      </w:r>
      <m:oMath>
        <m:acc>
          <m:accPr>
            <m:chr m:val="̅"/>
            <m:ctrlPr>
              <w:ins w:id="748" w:author="Clay Cressler" w:date="2020-05-25T13:24:00Z">
                <w:rPr>
                  <w:rFonts w:ascii="Cambria Math" w:eastAsiaTheme="minorEastAsia" w:hAnsi="Cambria Math" w:cstheme="minorHAnsi"/>
                  <w:i/>
                  <w:sz w:val="22"/>
                  <w:szCs w:val="22"/>
                  <w:vertAlign w:val="subscript"/>
                </w:rPr>
              </w:ins>
            </m:ctrlPr>
          </m:accPr>
          <m:e>
            <m:sSub>
              <m:sSubPr>
                <m:ctrlPr>
                  <w:ins w:id="749" w:author="Clay Cressler" w:date="2020-05-25T13:24:00Z">
                    <w:rPr>
                      <w:rFonts w:ascii="Cambria Math" w:eastAsiaTheme="minorEastAsia" w:hAnsi="Cambria Math" w:cstheme="minorHAnsi"/>
                      <w:i/>
                      <w:sz w:val="22"/>
                      <w:szCs w:val="22"/>
                    </w:rPr>
                  </w:ins>
                </m:ctrlPr>
              </m:sSubPr>
              <m:e>
                <m:r>
                  <w:rPr>
                    <w:rFonts w:ascii="Cambria Math" w:eastAsiaTheme="minorEastAsia" w:hAnsi="Cambria Math" w:cstheme="minorHAnsi"/>
                    <w:sz w:val="22"/>
                    <w:szCs w:val="22"/>
                  </w:rPr>
                  <m:t>b</m:t>
                </m:r>
              </m:e>
              <m:sub>
                <m:r>
                  <w:ins w:id="750" w:author="Clay Cressler" w:date="2020-05-25T13:24:00Z">
                    <w:rPr>
                      <w:rFonts w:ascii="Cambria Math" w:eastAsiaTheme="minorEastAsia" w:hAnsi="Cambria Math" w:cstheme="minorHAnsi"/>
                      <w:sz w:val="22"/>
                      <w:szCs w:val="22"/>
                    </w:rPr>
                    <m:t>max</m:t>
                  </w:ins>
                </m:r>
              </m:sub>
            </m:sSub>
          </m:e>
        </m:acc>
        <m:r>
          <w:del w:id="751" w:author="Clay Cressler" w:date="2020-05-25T13:24:00Z">
            <w:rPr>
              <w:rFonts w:ascii="Cambria Math" w:eastAsiaTheme="minorEastAsia" w:hAnsi="Cambria Math" w:cstheme="minorHAnsi"/>
              <w:sz w:val="22"/>
              <w:szCs w:val="22"/>
              <w:vertAlign w:val="subscript"/>
              <w:rPrChange w:id="752" w:author="Clay Cressler" w:date="2020-05-25T13:24:00Z">
                <w:rPr>
                  <w:rFonts w:ascii="Cambria Math" w:eastAsiaTheme="minorEastAsia" w:hAnsi="Cambria Math" w:cstheme="minorHAnsi"/>
                  <w:sz w:val="22"/>
                  <w:szCs w:val="22"/>
                  <w:vertAlign w:val="subscript"/>
                </w:rPr>
              </w:rPrChange>
            </w:rPr>
            <m:t>max</m:t>
          </w:del>
        </m:r>
      </m:oMath>
      <w:r w:rsidRPr="00496E2D">
        <w:rPr>
          <w:rFonts w:cstheme="minorHAnsi"/>
          <w:sz w:val="22"/>
          <w:szCs w:val="22"/>
        </w:rPr>
        <w:t xml:space="preserve"> </w:t>
      </w:r>
      <w:r w:rsidRPr="00496E2D">
        <w:rPr>
          <w:rFonts w:eastAsiaTheme="minorEastAsia" w:cstheme="minorHAnsi"/>
          <w:sz w:val="22"/>
          <w:szCs w:val="22"/>
        </w:rPr>
        <w:t xml:space="preserve">for this system is 5.4, which means the ESS </w:t>
      </w:r>
      <m:oMath>
        <m:acc>
          <m:accPr>
            <m:chr m:val="̅"/>
            <m:ctrlPr>
              <w:ins w:id="753" w:author="Clay Cressler" w:date="2020-05-25T13:25:00Z">
                <w:rPr>
                  <w:rFonts w:ascii="Cambria Math" w:eastAsiaTheme="minorEastAsia" w:hAnsi="Cambria Math" w:cstheme="minorHAnsi"/>
                  <w:i/>
                  <w:sz w:val="22"/>
                  <w:szCs w:val="22"/>
                </w:rPr>
              </w:ins>
            </m:ctrlPr>
          </m:accPr>
          <m:e>
            <m:sSub>
              <m:sSubPr>
                <m:ctrlPr>
                  <w:ins w:id="754" w:author="Clay Cressler" w:date="2020-05-25T13:24:00Z">
                    <w:rPr>
                      <w:rFonts w:ascii="Cambria Math" w:eastAsiaTheme="minorEastAsia" w:hAnsi="Cambria Math" w:cstheme="minorHAnsi"/>
                      <w:i/>
                      <w:sz w:val="22"/>
                      <w:szCs w:val="22"/>
                    </w:rPr>
                  </w:ins>
                </m:ctrlPr>
              </m:sSubPr>
              <m:e>
                <m:r>
                  <w:ins w:id="755" w:author="Clay Cressler" w:date="2020-05-25T13:24:00Z">
                    <w:rPr>
                      <w:rFonts w:ascii="Cambria Math" w:eastAsiaTheme="minorEastAsia" w:hAnsi="Cambria Math" w:cstheme="minorHAnsi"/>
                      <w:sz w:val="22"/>
                      <w:szCs w:val="22"/>
                    </w:rPr>
                    <m:t>d</m:t>
                  </w:ins>
                </m:r>
              </m:e>
              <m:sub>
                <m:r>
                  <w:ins w:id="756" w:author="Clay Cressler" w:date="2020-05-25T13:24:00Z">
                    <w:rPr>
                      <w:rFonts w:ascii="Cambria Math" w:eastAsiaTheme="minorEastAsia" w:hAnsi="Cambria Math" w:cstheme="minorHAnsi"/>
                      <w:sz w:val="22"/>
                      <w:szCs w:val="22"/>
                    </w:rPr>
                    <m:t>mi</m:t>
                  </w:ins>
                </m:r>
                <m:r>
                  <w:ins w:id="757" w:author="Clay Cressler" w:date="2020-05-25T13:25:00Z">
                    <w:rPr>
                      <w:rFonts w:ascii="Cambria Math" w:eastAsiaTheme="minorEastAsia" w:hAnsi="Cambria Math" w:cstheme="minorHAnsi"/>
                      <w:sz w:val="22"/>
                      <w:szCs w:val="22"/>
                    </w:rPr>
                    <m:t>n</m:t>
                  </w:ins>
                </m:r>
              </m:sub>
            </m:sSub>
          </m:e>
        </m:acc>
      </m:oMath>
      <w:ins w:id="758" w:author="Clay Cressler" w:date="2020-05-25T13:25:00Z">
        <w:r w:rsidR="003D3D38">
          <w:rPr>
            <w:rFonts w:eastAsiaTheme="minorEastAsia" w:cstheme="minorHAnsi"/>
            <w:sz w:val="22"/>
            <w:szCs w:val="22"/>
          </w:rPr>
          <w:t xml:space="preserve"> </w:t>
        </w:r>
      </w:ins>
      <w:del w:id="759" w:author="Clay Cressler" w:date="2020-05-25T13:24:00Z">
        <w:r w:rsidRPr="00496E2D" w:rsidDel="003D3D38">
          <w:rPr>
            <w:rFonts w:eastAsiaTheme="minorEastAsia" w:cstheme="minorHAnsi"/>
            <w:i/>
            <w:sz w:val="22"/>
            <w:szCs w:val="22"/>
          </w:rPr>
          <w:delText>d</w:delText>
        </w:r>
        <w:r w:rsidRPr="00496E2D" w:rsidDel="003D3D38">
          <w:rPr>
            <w:rFonts w:eastAsiaTheme="minorEastAsia" w:cstheme="minorHAnsi"/>
            <w:sz w:val="22"/>
            <w:szCs w:val="22"/>
            <w:vertAlign w:val="subscript"/>
          </w:rPr>
          <w:delText>min</w:delText>
        </w:r>
        <w:r w:rsidRPr="00496E2D" w:rsidDel="003D3D38">
          <w:rPr>
            <w:rFonts w:eastAsiaTheme="minorEastAsia" w:cstheme="minorHAnsi"/>
            <w:sz w:val="22"/>
            <w:szCs w:val="22"/>
          </w:rPr>
          <w:delText xml:space="preserve"> </w:delText>
        </w:r>
      </w:del>
      <w:r w:rsidRPr="00496E2D">
        <w:rPr>
          <w:rFonts w:eastAsiaTheme="minorEastAsia" w:cstheme="minorHAnsi"/>
          <w:sz w:val="22"/>
          <w:szCs w:val="22"/>
        </w:rPr>
        <w:t xml:space="preserve">is 2.7. </w:t>
      </w:r>
      <w:ins w:id="760" w:author="John DeLong" w:date="2020-03-26T10:49:00Z">
        <w:r w:rsidR="00380B83">
          <w:rPr>
            <w:rFonts w:eastAsiaTheme="minorEastAsia" w:cstheme="minorHAnsi"/>
            <w:sz w:val="22"/>
            <w:szCs w:val="22"/>
          </w:rPr>
          <w:t xml:space="preserve">The CV of the evolving trait in the initial population was set at 0.3, such that the initial </w:t>
        </w:r>
      </w:ins>
      <w:ins w:id="761" w:author="Clay Cressler" w:date="2020-05-21T11:07:00Z">
        <w:r w:rsidR="001669C2">
          <w:rPr>
            <w:rFonts w:eastAsiaTheme="minorEastAsia" w:cstheme="minorHAnsi"/>
            <w:sz w:val="22"/>
            <w:szCs w:val="22"/>
          </w:rPr>
          <w:t>variance in</w:t>
        </w:r>
        <w:r w:rsidR="001669C2" w:rsidRPr="00E70892">
          <w:rPr>
            <w:rFonts w:eastAsiaTheme="minorEastAsia" w:cstheme="minorHAnsi"/>
            <w:i/>
            <w:sz w:val="22"/>
            <w:szCs w:val="22"/>
          </w:rPr>
          <w:t xml:space="preserve"> </w:t>
        </w:r>
      </w:ins>
      <w:proofErr w:type="spellStart"/>
      <w:ins w:id="762" w:author="John DeLong" w:date="2020-03-26T10:49:00Z">
        <w:r w:rsidR="00380B83" w:rsidRPr="00E70892">
          <w:rPr>
            <w:rFonts w:eastAsiaTheme="minorEastAsia" w:cstheme="minorHAnsi"/>
            <w:i/>
            <w:sz w:val="22"/>
            <w:szCs w:val="22"/>
          </w:rPr>
          <w:t>b</w:t>
        </w:r>
        <w:r w:rsidR="00380B83" w:rsidRPr="00E70892">
          <w:rPr>
            <w:rFonts w:eastAsiaTheme="minorEastAsia" w:cstheme="minorHAnsi"/>
            <w:sz w:val="22"/>
            <w:szCs w:val="22"/>
            <w:vertAlign w:val="subscript"/>
          </w:rPr>
          <w:t>max</w:t>
        </w:r>
        <w:proofErr w:type="spellEnd"/>
        <w:r w:rsidR="00380B83">
          <w:rPr>
            <w:rFonts w:eastAsiaTheme="minorEastAsia" w:cstheme="minorHAnsi"/>
            <w:sz w:val="22"/>
            <w:szCs w:val="22"/>
          </w:rPr>
          <w:t xml:space="preserve"> </w:t>
        </w:r>
        <w:del w:id="763" w:author="Clay Cressler" w:date="2020-05-21T11:07:00Z">
          <w:r w:rsidR="00380B83" w:rsidDel="001669C2">
            <w:rPr>
              <w:rFonts w:eastAsiaTheme="minorEastAsia" w:cstheme="minorHAnsi"/>
              <w:sz w:val="22"/>
              <w:szCs w:val="22"/>
            </w:rPr>
            <w:delText xml:space="preserve">variance </w:delText>
          </w:r>
        </w:del>
        <w:r w:rsidR="00380B83">
          <w:rPr>
            <w:rFonts w:eastAsiaTheme="minorEastAsia" w:cstheme="minorHAnsi"/>
            <w:sz w:val="22"/>
            <w:szCs w:val="22"/>
          </w:rPr>
          <w:t xml:space="preserve">was 0.29. </w:t>
        </w:r>
        <w:r w:rsidR="00380B83" w:rsidRPr="00496E2D">
          <w:rPr>
            <w:rFonts w:eastAsiaTheme="minorEastAsia" w:cstheme="minorHAnsi"/>
            <w:sz w:val="22"/>
            <w:szCs w:val="22"/>
          </w:rPr>
          <w:t xml:space="preserve">Heritability was fixed at 0.75. </w:t>
        </w:r>
      </w:ins>
      <w:r w:rsidRPr="00496E2D">
        <w:rPr>
          <w:rFonts w:eastAsiaTheme="minorEastAsia" w:cstheme="minorHAnsi"/>
          <w:sz w:val="22"/>
          <w:szCs w:val="22"/>
        </w:rPr>
        <w:t xml:space="preserve">We make density dependence in births and deaths symmetrical, so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xml:space="preserve">, and set these equal to </w:t>
      </w:r>
      <w:r w:rsidR="00E51D63" w:rsidRPr="00E51D63">
        <w:rPr>
          <w:rFonts w:cstheme="minorHAnsi"/>
          <w:sz w:val="22"/>
          <w:szCs w:val="22"/>
        </w:rPr>
        <w:t>0.</w:t>
      </w:r>
      <w:del w:id="764" w:author="Clay Cressler" w:date="2020-05-25T13:25:00Z">
        <w:r w:rsidR="00E51D63" w:rsidRPr="00E51D63" w:rsidDel="003D3D38">
          <w:rPr>
            <w:rFonts w:cstheme="minorHAnsi"/>
            <w:sz w:val="22"/>
            <w:szCs w:val="22"/>
          </w:rPr>
          <w:delText>1</w:delText>
        </w:r>
      </w:del>
      <w:ins w:id="765" w:author="Clay Cressler" w:date="2020-05-25T13:25:00Z">
        <w:r w:rsidR="003D3D38">
          <w:rPr>
            <w:rFonts w:cstheme="minorHAnsi"/>
            <w:sz w:val="22"/>
            <w:szCs w:val="22"/>
          </w:rPr>
          <w:t>075</w:t>
        </w:r>
      </w:ins>
      <w:r w:rsidR="00E51D63" w:rsidRPr="00E51D63">
        <w:rPr>
          <w:rFonts w:cstheme="minorHAnsi"/>
          <w:sz w:val="22"/>
          <w:szCs w:val="22"/>
        </w:rPr>
        <w:t>, 0.</w:t>
      </w:r>
      <w:del w:id="766" w:author="Clay Cressler" w:date="2020-05-25T13:25:00Z">
        <w:r w:rsidR="00E51D63" w:rsidRPr="00E51D63" w:rsidDel="003D3D38">
          <w:rPr>
            <w:rFonts w:cstheme="minorHAnsi"/>
            <w:sz w:val="22"/>
            <w:szCs w:val="22"/>
          </w:rPr>
          <w:delText>04</w:delText>
        </w:r>
      </w:del>
      <w:ins w:id="767" w:author="Clay Cressler" w:date="2020-05-25T13:25:00Z">
        <w:r w:rsidR="003D3D38" w:rsidRPr="00E51D63">
          <w:rPr>
            <w:rFonts w:cstheme="minorHAnsi"/>
            <w:sz w:val="22"/>
            <w:szCs w:val="22"/>
          </w:rPr>
          <w:t>0</w:t>
        </w:r>
        <w:r w:rsidR="003D3D38">
          <w:rPr>
            <w:rFonts w:cstheme="minorHAnsi"/>
            <w:sz w:val="22"/>
            <w:szCs w:val="22"/>
          </w:rPr>
          <w:t>375</w:t>
        </w:r>
      </w:ins>
      <w:r w:rsidR="00E51D63" w:rsidRPr="00E51D63">
        <w:rPr>
          <w:rFonts w:cstheme="minorHAnsi"/>
          <w:sz w:val="22"/>
          <w:szCs w:val="22"/>
        </w:rPr>
        <w:t xml:space="preserve">, </w:t>
      </w:r>
      <w:r w:rsidR="00E51D63">
        <w:rPr>
          <w:rFonts w:cstheme="minorHAnsi"/>
          <w:sz w:val="22"/>
          <w:szCs w:val="22"/>
        </w:rPr>
        <w:t xml:space="preserve">and </w:t>
      </w:r>
      <w:r w:rsidR="00E51D63" w:rsidRPr="00E51D63">
        <w:rPr>
          <w:rFonts w:cstheme="minorHAnsi"/>
          <w:sz w:val="22"/>
          <w:szCs w:val="22"/>
        </w:rPr>
        <w:t>0.</w:t>
      </w:r>
      <w:del w:id="768" w:author="Clay Cressler" w:date="2020-05-25T13:25:00Z">
        <w:r w:rsidR="00E51D63" w:rsidRPr="00E51D63" w:rsidDel="003D3D38">
          <w:rPr>
            <w:rFonts w:cstheme="minorHAnsi"/>
            <w:sz w:val="22"/>
            <w:szCs w:val="22"/>
          </w:rPr>
          <w:delText>005</w:delText>
        </w:r>
        <w:r w:rsidR="00E51D63" w:rsidDel="003D3D38">
          <w:rPr>
            <w:rFonts w:cstheme="minorHAnsi"/>
            <w:sz w:val="22"/>
            <w:szCs w:val="22"/>
          </w:rPr>
          <w:delText xml:space="preserve"> </w:delText>
        </w:r>
      </w:del>
      <w:ins w:id="769" w:author="Clay Cressler" w:date="2020-05-25T13:25:00Z">
        <w:r w:rsidR="003D3D38" w:rsidRPr="00E51D63">
          <w:rPr>
            <w:rFonts w:cstheme="minorHAnsi"/>
            <w:sz w:val="22"/>
            <w:szCs w:val="22"/>
          </w:rPr>
          <w:t>0</w:t>
        </w:r>
        <w:r w:rsidR="003D3D38">
          <w:rPr>
            <w:rFonts w:cstheme="minorHAnsi"/>
            <w:sz w:val="22"/>
            <w:szCs w:val="22"/>
          </w:rPr>
          <w:t xml:space="preserve">1875 </w:t>
        </w:r>
      </w:ins>
      <w:r w:rsidRPr="00496E2D">
        <w:rPr>
          <w:rFonts w:eastAsiaTheme="minorEastAsia" w:cstheme="minorHAnsi"/>
          <w:sz w:val="22"/>
          <w:szCs w:val="22"/>
        </w:rPr>
        <w:t xml:space="preserve">to generate a gradient in density dependence. Since the equilibrium abundance depends on the value of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 (Equation 3), the initial equilibrium abundances</w:t>
      </w:r>
      <w:ins w:id="770" w:author="Clay Cressler" w:date="2020-05-25T13:47:00Z">
        <w:r w:rsidR="000E5D1A">
          <w:rPr>
            <w:rFonts w:eastAsiaTheme="minorEastAsia" w:cstheme="minorHAnsi"/>
            <w:sz w:val="22"/>
            <w:szCs w:val="22"/>
          </w:rPr>
          <w:t xml:space="preserve"> </w:t>
        </w:r>
      </w:ins>
      <m:oMath>
        <m:r>
          <w:ins w:id="771" w:author="Clay Cressler" w:date="2020-05-25T13:47:00Z">
            <w:rPr>
              <w:rFonts w:ascii="Cambria Math" w:eastAsiaTheme="minorEastAsia" w:hAnsi="Cambria Math" w:cstheme="minorHAnsi"/>
              <w:sz w:val="22"/>
              <w:szCs w:val="22"/>
            </w:rPr>
            <m:t>(</m:t>
          </w:ins>
        </m:r>
        <m:sSub>
          <m:sSubPr>
            <m:ctrlPr>
              <w:ins w:id="772" w:author="Clay Cressler" w:date="2020-05-25T13:47:00Z">
                <w:rPr>
                  <w:rFonts w:ascii="Cambria Math" w:eastAsiaTheme="minorEastAsia" w:hAnsi="Cambria Math" w:cstheme="minorHAnsi"/>
                  <w:i/>
                  <w:sz w:val="22"/>
                  <w:szCs w:val="22"/>
                </w:rPr>
              </w:ins>
            </m:ctrlPr>
          </m:sSubPr>
          <m:e>
            <m:r>
              <w:ins w:id="773" w:author="Clay Cressler" w:date="2020-05-25T13:47:00Z">
                <w:rPr>
                  <w:rFonts w:ascii="Cambria Math" w:eastAsiaTheme="minorEastAsia" w:hAnsi="Cambria Math" w:cstheme="minorHAnsi"/>
                  <w:sz w:val="22"/>
                  <w:szCs w:val="22"/>
                </w:rPr>
                <m:t>K</m:t>
              </w:ins>
            </m:r>
          </m:e>
          <m:sub>
            <m:r>
              <w:ins w:id="774" w:author="Clay Cressler" w:date="2020-05-25T13:47:00Z">
                <w:rPr>
                  <w:rFonts w:ascii="Cambria Math" w:eastAsiaTheme="minorEastAsia" w:hAnsi="Cambria Math" w:cstheme="minorHAnsi"/>
                  <w:sz w:val="22"/>
                  <w:szCs w:val="22"/>
                </w:rPr>
                <m:t>init</m:t>
              </w:ins>
            </m:r>
          </m:sub>
        </m:sSub>
        <m:r>
          <w:ins w:id="775" w:author="Clay Cressler" w:date="2020-05-25T13:48:00Z">
            <w:rPr>
              <w:rFonts w:ascii="Cambria Math" w:eastAsiaTheme="minorEastAsia" w:hAnsi="Cambria Math" w:cstheme="minorHAnsi"/>
              <w:sz w:val="22"/>
              <w:szCs w:val="22"/>
            </w:rPr>
            <m:t>)</m:t>
          </w:ins>
        </m:r>
      </m:oMath>
      <w:r w:rsidRPr="00496E2D">
        <w:rPr>
          <w:rFonts w:eastAsiaTheme="minorEastAsia" w:cstheme="minorHAnsi"/>
          <w:sz w:val="22"/>
          <w:szCs w:val="22"/>
        </w:rPr>
        <w:t xml:space="preserve"> at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=1.8 were </w:t>
      </w:r>
      <w:del w:id="776" w:author="Clay Cressler" w:date="2020-05-25T13:26:00Z">
        <w:r w:rsidR="00E51D63" w:rsidRPr="00E51D63" w:rsidDel="003D3D38">
          <w:rPr>
            <w:rFonts w:eastAsiaTheme="minorEastAsia" w:cstheme="minorHAnsi"/>
            <w:sz w:val="22"/>
            <w:szCs w:val="22"/>
          </w:rPr>
          <w:delText>7.5</w:delText>
        </w:r>
      </w:del>
      <w:ins w:id="777" w:author="Clay Cressler" w:date="2020-05-25T13:26:00Z">
        <w:r w:rsidR="003D3D38">
          <w:rPr>
            <w:rFonts w:eastAsiaTheme="minorEastAsia" w:cstheme="minorHAnsi"/>
            <w:sz w:val="22"/>
            <w:szCs w:val="22"/>
          </w:rPr>
          <w:t>10</w:t>
        </w:r>
      </w:ins>
      <w:r w:rsidR="00E51D63">
        <w:rPr>
          <w:rFonts w:eastAsiaTheme="minorEastAsia" w:cstheme="minorHAnsi"/>
          <w:sz w:val="22"/>
          <w:szCs w:val="22"/>
        </w:rPr>
        <w:t xml:space="preserve">, </w:t>
      </w:r>
      <w:del w:id="778" w:author="Clay Cressler" w:date="2020-05-25T13:26:00Z">
        <w:r w:rsidR="00E51D63" w:rsidRPr="00E51D63" w:rsidDel="003D3D38">
          <w:rPr>
            <w:rFonts w:eastAsiaTheme="minorEastAsia" w:cstheme="minorHAnsi"/>
            <w:sz w:val="22"/>
            <w:szCs w:val="22"/>
          </w:rPr>
          <w:delText>18.75</w:delText>
        </w:r>
      </w:del>
      <w:ins w:id="779" w:author="Clay Cressler" w:date="2020-05-25T13:26:00Z">
        <w:r w:rsidR="003D3D38">
          <w:rPr>
            <w:rFonts w:eastAsiaTheme="minorEastAsia" w:cstheme="minorHAnsi"/>
            <w:sz w:val="22"/>
            <w:szCs w:val="22"/>
          </w:rPr>
          <w:t>20</w:t>
        </w:r>
      </w:ins>
      <w:r w:rsidR="00E51D63">
        <w:rPr>
          <w:rFonts w:eastAsiaTheme="minorEastAsia" w:cstheme="minorHAnsi"/>
          <w:sz w:val="22"/>
          <w:szCs w:val="22"/>
        </w:rPr>
        <w:t xml:space="preserve">, and </w:t>
      </w:r>
      <w:del w:id="780" w:author="Clay Cressler" w:date="2020-05-25T13:26:00Z">
        <w:r w:rsidR="00E51D63" w:rsidRPr="00E51D63" w:rsidDel="003D3D38">
          <w:rPr>
            <w:rFonts w:eastAsiaTheme="minorEastAsia" w:cstheme="minorHAnsi"/>
            <w:sz w:val="22"/>
            <w:szCs w:val="22"/>
          </w:rPr>
          <w:delText>150</w:delText>
        </w:r>
        <w:r w:rsidR="00E51D63" w:rsidDel="003D3D38">
          <w:rPr>
            <w:rFonts w:eastAsiaTheme="minorEastAsia" w:cstheme="minorHAnsi"/>
            <w:sz w:val="22"/>
            <w:szCs w:val="22"/>
          </w:rPr>
          <w:delText xml:space="preserve"> </w:delText>
        </w:r>
      </w:del>
      <w:ins w:id="781" w:author="Clay Cressler" w:date="2020-05-25T13:26:00Z">
        <w:r w:rsidR="003D3D38">
          <w:rPr>
            <w:rFonts w:eastAsiaTheme="minorEastAsia" w:cstheme="minorHAnsi"/>
            <w:sz w:val="22"/>
            <w:szCs w:val="22"/>
          </w:rPr>
          <w:t xml:space="preserve">40 </w:t>
        </w:r>
      </w:ins>
      <w:r w:rsidRPr="00496E2D">
        <w:rPr>
          <w:rFonts w:eastAsiaTheme="minorEastAsia" w:cstheme="minorHAnsi"/>
          <w:sz w:val="22"/>
          <w:szCs w:val="22"/>
        </w:rPr>
        <w:t xml:space="preserve">across the three scenarios; at the ESS value of </w:t>
      </w:r>
      <m:oMath>
        <m:acc>
          <m:accPr>
            <m:chr m:val="̅"/>
            <m:ctrlPr>
              <w:ins w:id="782" w:author="Clay Cressler" w:date="2020-05-25T13:26:00Z">
                <w:rPr>
                  <w:rFonts w:ascii="Cambria Math" w:hAnsi="Cambria Math" w:cstheme="minorHAnsi"/>
                  <w:i/>
                  <w:sz w:val="22"/>
                  <w:szCs w:val="22"/>
                </w:rPr>
              </w:ins>
            </m:ctrlPr>
          </m:accPr>
          <m:e>
            <m:sSub>
              <m:sSubPr>
                <m:ctrlPr>
                  <w:ins w:id="783" w:author="Clay Cressler" w:date="2020-05-25T13:26:00Z">
                    <w:rPr>
                      <w:rFonts w:ascii="Cambria Math" w:hAnsi="Cambria Math" w:cstheme="minorHAnsi"/>
                      <w:i/>
                      <w:sz w:val="22"/>
                      <w:szCs w:val="22"/>
                    </w:rPr>
                  </w:ins>
                </m:ctrlPr>
              </m:sSubPr>
              <m:e>
                <m:r>
                  <w:ins w:id="784" w:author="Clay Cressler" w:date="2020-05-25T13:26:00Z">
                    <w:rPr>
                      <w:rFonts w:ascii="Cambria Math" w:hAnsi="Cambria Math" w:cstheme="minorHAnsi"/>
                      <w:sz w:val="22"/>
                      <w:szCs w:val="22"/>
                    </w:rPr>
                    <m:t>b</m:t>
                  </w:ins>
                </m:r>
              </m:e>
              <m:sub>
                <m:r>
                  <w:ins w:id="785" w:author="Clay Cressler" w:date="2020-05-25T13:26:00Z">
                    <w:rPr>
                      <w:rFonts w:ascii="Cambria Math" w:hAnsi="Cambria Math" w:cstheme="minorHAnsi"/>
                      <w:sz w:val="22"/>
                      <w:szCs w:val="22"/>
                    </w:rPr>
                    <m:t>max</m:t>
                  </w:ins>
                </m:r>
              </m:sub>
            </m:sSub>
          </m:e>
        </m:acc>
      </m:oMath>
      <w:del w:id="786" w:author="Clay Cressler" w:date="2020-05-25T13:26:00Z">
        <w:r w:rsidRPr="00496E2D" w:rsidDel="003D3D38">
          <w:rPr>
            <w:rFonts w:eastAsiaTheme="minorEastAsia" w:cstheme="minorHAnsi"/>
            <w:i/>
            <w:iCs/>
            <w:sz w:val="22"/>
            <w:szCs w:val="22"/>
          </w:rPr>
          <w:delText>b</w:delText>
        </w:r>
        <w:r w:rsidRPr="00496E2D" w:rsidDel="003D3D38">
          <w:rPr>
            <w:rFonts w:eastAsiaTheme="minorEastAsia" w:cstheme="minorHAnsi"/>
            <w:i/>
            <w:iCs/>
            <w:sz w:val="22"/>
            <w:szCs w:val="22"/>
            <w:vertAlign w:val="subscript"/>
          </w:rPr>
          <w:delText>max</w:delText>
        </w:r>
      </w:del>
      <w:r w:rsidRPr="00496E2D">
        <w:rPr>
          <w:rFonts w:eastAsiaTheme="minorEastAsia" w:cstheme="minorHAnsi"/>
          <w:sz w:val="22"/>
          <w:szCs w:val="22"/>
        </w:rPr>
        <w:t xml:space="preserve">=5.4, the </w:t>
      </w:r>
      <w:ins w:id="787" w:author="Clay Cressler" w:date="2020-05-25T13:48:00Z">
        <w:r w:rsidR="000E5D1A">
          <w:rPr>
            <w:rFonts w:eastAsiaTheme="minorEastAsia" w:cstheme="minorHAnsi"/>
            <w:sz w:val="22"/>
            <w:szCs w:val="22"/>
          </w:rPr>
          <w:t xml:space="preserve">expected </w:t>
        </w:r>
      </w:ins>
      <w:r w:rsidRPr="00496E2D">
        <w:rPr>
          <w:rFonts w:eastAsiaTheme="minorEastAsia" w:cstheme="minorHAnsi"/>
          <w:sz w:val="22"/>
          <w:szCs w:val="22"/>
        </w:rPr>
        <w:t xml:space="preserve">equilibrium abundances </w:t>
      </w:r>
      <m:oMath>
        <m:r>
          <w:ins w:id="788" w:author="Clay Cressler" w:date="2020-05-25T13:48:00Z">
            <w:rPr>
              <w:rFonts w:ascii="Cambria Math" w:eastAsiaTheme="minorEastAsia" w:hAnsi="Cambria Math" w:cstheme="minorHAnsi"/>
              <w:sz w:val="22"/>
              <w:szCs w:val="22"/>
            </w:rPr>
            <m:t>(</m:t>
          </w:ins>
        </m:r>
        <m:sSub>
          <m:sSubPr>
            <m:ctrlPr>
              <w:ins w:id="789" w:author="Clay Cressler" w:date="2020-05-25T13:48:00Z">
                <w:rPr>
                  <w:rFonts w:ascii="Cambria Math" w:eastAsiaTheme="minorEastAsia" w:hAnsi="Cambria Math" w:cstheme="minorHAnsi"/>
                  <w:i/>
                  <w:sz w:val="22"/>
                  <w:szCs w:val="22"/>
                </w:rPr>
              </w:ins>
            </m:ctrlPr>
          </m:sSubPr>
          <m:e>
            <m:r>
              <w:ins w:id="790" w:author="Clay Cressler" w:date="2020-05-25T13:48:00Z">
                <w:rPr>
                  <w:rFonts w:ascii="Cambria Math" w:eastAsiaTheme="minorEastAsia" w:hAnsi="Cambria Math" w:cstheme="minorHAnsi"/>
                  <w:sz w:val="22"/>
                  <w:szCs w:val="22"/>
                </w:rPr>
                <m:t>K</m:t>
              </w:ins>
            </m:r>
          </m:e>
          <m:sub>
            <m:r>
              <w:ins w:id="791" w:author="Clay Cressler" w:date="2020-05-25T13:48:00Z">
                <w:rPr>
                  <w:rFonts w:ascii="Cambria Math" w:eastAsiaTheme="minorEastAsia" w:hAnsi="Cambria Math" w:cstheme="minorHAnsi"/>
                  <w:sz w:val="22"/>
                  <w:szCs w:val="22"/>
                </w:rPr>
                <m:t>ESS</m:t>
              </w:ins>
            </m:r>
          </m:sub>
        </m:sSub>
        <m:r>
          <w:ins w:id="792" w:author="Clay Cressler" w:date="2020-05-25T13:48:00Z">
            <w:rPr>
              <w:rFonts w:ascii="Cambria Math" w:eastAsiaTheme="minorEastAsia" w:hAnsi="Cambria Math" w:cstheme="minorHAnsi"/>
              <w:sz w:val="22"/>
              <w:szCs w:val="22"/>
            </w:rPr>
            <m:t>)</m:t>
          </w:ins>
        </m:r>
      </m:oMath>
      <w:ins w:id="793" w:author="Clay Cressler" w:date="2020-05-25T13:48:00Z">
        <w:r w:rsidR="000E5D1A">
          <w:rPr>
            <w:rFonts w:eastAsiaTheme="minorEastAsia" w:cstheme="minorHAnsi"/>
            <w:sz w:val="22"/>
            <w:szCs w:val="22"/>
          </w:rPr>
          <w:t xml:space="preserve"> </w:t>
        </w:r>
      </w:ins>
      <w:r w:rsidRPr="00496E2D">
        <w:rPr>
          <w:rFonts w:eastAsiaTheme="minorEastAsia" w:cstheme="minorHAnsi"/>
          <w:sz w:val="22"/>
          <w:szCs w:val="22"/>
        </w:rPr>
        <w:t xml:space="preserve">were </w:t>
      </w:r>
      <w:del w:id="794" w:author="Clay Cressler" w:date="2020-05-25T13:26:00Z">
        <w:r w:rsidR="00E51D63" w:rsidRPr="00E51D63" w:rsidDel="003D3D38">
          <w:rPr>
            <w:rFonts w:eastAsiaTheme="minorEastAsia" w:cstheme="minorHAnsi"/>
            <w:sz w:val="22"/>
            <w:szCs w:val="22"/>
          </w:rPr>
          <w:delText>13.5</w:delText>
        </w:r>
      </w:del>
      <w:ins w:id="795" w:author="Clay Cressler" w:date="2020-05-25T13:26:00Z">
        <w:r w:rsidR="003D3D38">
          <w:rPr>
            <w:rFonts w:eastAsiaTheme="minorEastAsia" w:cstheme="minorHAnsi"/>
            <w:sz w:val="22"/>
            <w:szCs w:val="22"/>
          </w:rPr>
          <w:t>18</w:t>
        </w:r>
      </w:ins>
      <w:r w:rsidR="00E51D63">
        <w:rPr>
          <w:rFonts w:eastAsiaTheme="minorEastAsia" w:cstheme="minorHAnsi"/>
          <w:sz w:val="22"/>
          <w:szCs w:val="22"/>
        </w:rPr>
        <w:t xml:space="preserve">, </w:t>
      </w:r>
      <w:del w:id="796" w:author="Clay Cressler" w:date="2020-05-25T13:26:00Z">
        <w:r w:rsidR="00E51D63" w:rsidRPr="00E51D63" w:rsidDel="003D3D38">
          <w:rPr>
            <w:rFonts w:eastAsiaTheme="minorEastAsia" w:cstheme="minorHAnsi"/>
            <w:sz w:val="22"/>
            <w:szCs w:val="22"/>
          </w:rPr>
          <w:delText>33.75</w:delText>
        </w:r>
      </w:del>
      <w:ins w:id="797" w:author="Clay Cressler" w:date="2020-05-25T13:26:00Z">
        <w:r w:rsidR="003D3D38">
          <w:rPr>
            <w:rFonts w:eastAsiaTheme="minorEastAsia" w:cstheme="minorHAnsi"/>
            <w:sz w:val="22"/>
            <w:szCs w:val="22"/>
          </w:rPr>
          <w:t>36</w:t>
        </w:r>
      </w:ins>
      <w:r w:rsidR="00E51D63">
        <w:rPr>
          <w:rFonts w:eastAsiaTheme="minorEastAsia" w:cstheme="minorHAnsi"/>
          <w:sz w:val="22"/>
          <w:szCs w:val="22"/>
        </w:rPr>
        <w:t xml:space="preserve">, and </w:t>
      </w:r>
      <w:del w:id="798" w:author="Clay Cressler" w:date="2020-05-25T13:26:00Z">
        <w:r w:rsidR="00E51D63" w:rsidRPr="00E51D63" w:rsidDel="003D3D38">
          <w:rPr>
            <w:rFonts w:eastAsiaTheme="minorEastAsia" w:cstheme="minorHAnsi"/>
            <w:sz w:val="22"/>
            <w:szCs w:val="22"/>
          </w:rPr>
          <w:delText>270</w:delText>
        </w:r>
      </w:del>
      <w:ins w:id="799" w:author="Clay Cressler" w:date="2020-05-25T13:26:00Z">
        <w:r w:rsidR="003D3D38">
          <w:rPr>
            <w:rFonts w:eastAsiaTheme="minorEastAsia" w:cstheme="minorHAnsi"/>
            <w:sz w:val="22"/>
            <w:szCs w:val="22"/>
          </w:rPr>
          <w:t>72</w:t>
        </w:r>
      </w:ins>
      <w:r w:rsidRPr="00496E2D">
        <w:rPr>
          <w:rFonts w:eastAsiaTheme="minorEastAsia" w:cstheme="minorHAnsi"/>
          <w:sz w:val="22"/>
          <w:szCs w:val="22"/>
        </w:rPr>
        <w:t xml:space="preserve">. </w:t>
      </w:r>
      <w:ins w:id="800" w:author="Clay Cressler" w:date="2020-05-25T13:29:00Z">
        <w:r w:rsidR="003D3D38">
          <w:rPr>
            <w:rFonts w:eastAsiaTheme="minorEastAsia" w:cstheme="minorHAnsi"/>
            <w:sz w:val="22"/>
            <w:szCs w:val="22"/>
          </w:rPr>
          <w:t xml:space="preserve">In the Appendix, we show the results of simulations that held density-dependence fixed at </w:t>
        </w:r>
      </w:ins>
      <m:oMath>
        <m:sSub>
          <m:sSubPr>
            <m:ctrlPr>
              <w:ins w:id="801" w:author="Clay Cressler" w:date="2020-05-25T13:29:00Z">
                <w:rPr>
                  <w:rFonts w:ascii="Cambria Math" w:eastAsiaTheme="minorEastAsia" w:hAnsi="Cambria Math" w:cstheme="minorHAnsi"/>
                  <w:i/>
                  <w:sz w:val="22"/>
                  <w:szCs w:val="22"/>
                </w:rPr>
              </w:ins>
            </m:ctrlPr>
          </m:sSubPr>
          <m:e>
            <m:r>
              <w:ins w:id="802" w:author="Clay Cressler" w:date="2020-05-25T13:29:00Z">
                <w:rPr>
                  <w:rFonts w:ascii="Cambria Math" w:eastAsiaTheme="minorEastAsia" w:hAnsi="Cambria Math" w:cstheme="minorHAnsi"/>
                  <w:sz w:val="22"/>
                  <w:szCs w:val="22"/>
                </w:rPr>
                <m:t>b</m:t>
              </w:ins>
            </m:r>
          </m:e>
          <m:sub>
            <m:r>
              <w:ins w:id="803" w:author="Clay Cressler" w:date="2020-05-25T13:29:00Z">
                <w:rPr>
                  <w:rFonts w:ascii="Cambria Math" w:eastAsiaTheme="minorEastAsia" w:hAnsi="Cambria Math" w:cstheme="minorHAnsi"/>
                  <w:sz w:val="22"/>
                  <w:szCs w:val="22"/>
                </w:rPr>
                <m:t>s</m:t>
              </w:ins>
            </m:r>
          </m:sub>
        </m:sSub>
        <m:r>
          <w:ins w:id="804" w:author="Clay Cressler" w:date="2020-05-25T13:29:00Z">
            <w:rPr>
              <w:rFonts w:ascii="Cambria Math" w:eastAsiaTheme="minorEastAsia" w:hAnsi="Cambria Math" w:cstheme="minorHAnsi"/>
              <w:sz w:val="22"/>
              <w:szCs w:val="22"/>
            </w:rPr>
            <m:t>=</m:t>
          </w:ins>
        </m:r>
        <m:sSub>
          <m:sSubPr>
            <m:ctrlPr>
              <w:ins w:id="805" w:author="Clay Cressler" w:date="2020-05-25T13:29:00Z">
                <w:rPr>
                  <w:rFonts w:ascii="Cambria Math" w:eastAsiaTheme="minorEastAsia" w:hAnsi="Cambria Math" w:cstheme="minorHAnsi"/>
                  <w:i/>
                  <w:sz w:val="22"/>
                  <w:szCs w:val="22"/>
                </w:rPr>
              </w:ins>
            </m:ctrlPr>
          </m:sSubPr>
          <m:e>
            <m:r>
              <w:ins w:id="806" w:author="Clay Cressler" w:date="2020-05-25T13:29:00Z">
                <w:rPr>
                  <w:rFonts w:ascii="Cambria Math" w:eastAsiaTheme="minorEastAsia" w:hAnsi="Cambria Math" w:cstheme="minorHAnsi"/>
                  <w:sz w:val="22"/>
                  <w:szCs w:val="22"/>
                </w:rPr>
                <m:t>d</m:t>
              </w:ins>
            </m:r>
          </m:e>
          <m:sub>
            <m:r>
              <w:ins w:id="807" w:author="Clay Cressler" w:date="2020-05-25T13:29:00Z">
                <w:rPr>
                  <w:rFonts w:ascii="Cambria Math" w:eastAsiaTheme="minorEastAsia" w:hAnsi="Cambria Math" w:cstheme="minorHAnsi"/>
                  <w:sz w:val="22"/>
                  <w:szCs w:val="22"/>
                </w:rPr>
                <m:t>s</m:t>
              </w:ins>
            </m:r>
          </m:sub>
        </m:sSub>
        <m:r>
          <w:ins w:id="808" w:author="Clay Cressler" w:date="2020-05-25T13:30:00Z">
            <w:rPr>
              <w:rFonts w:ascii="Cambria Math" w:eastAsiaTheme="minorEastAsia" w:hAnsi="Cambria Math" w:cstheme="minorHAnsi"/>
              <w:sz w:val="22"/>
              <w:szCs w:val="22"/>
            </w:rPr>
            <m:t>=0.375</m:t>
          </w:ins>
        </m:r>
      </m:oMath>
      <w:ins w:id="809" w:author="Clay Cressler" w:date="2020-05-25T13:31:00Z">
        <w:r w:rsidR="003D3D38">
          <w:rPr>
            <w:rFonts w:eastAsiaTheme="minorEastAsia" w:cstheme="minorHAnsi"/>
            <w:sz w:val="22"/>
            <w:szCs w:val="22"/>
          </w:rPr>
          <w:t xml:space="preserve"> and varied the trade-off parameter </w:t>
        </w:r>
        <w:r w:rsidR="003D3D38">
          <w:rPr>
            <w:rFonts w:eastAsiaTheme="minorEastAsia" w:cstheme="minorHAnsi"/>
            <w:i/>
            <w:iCs/>
            <w:sz w:val="22"/>
            <w:szCs w:val="22"/>
          </w:rPr>
          <w:t>c</w:t>
        </w:r>
        <w:r w:rsidR="003D3D38">
          <w:rPr>
            <w:rFonts w:eastAsiaTheme="minorEastAsia" w:cstheme="minorHAnsi"/>
            <w:sz w:val="22"/>
            <w:szCs w:val="22"/>
          </w:rPr>
          <w:t xml:space="preserve"> between 0.06 and 0.12.</w:t>
        </w:r>
        <w:r w:rsidR="003D3D38">
          <w:rPr>
            <w:rFonts w:eastAsiaTheme="minorEastAsia" w:cstheme="minorHAnsi"/>
            <w:i/>
            <w:iCs/>
            <w:sz w:val="22"/>
            <w:szCs w:val="22"/>
          </w:rPr>
          <w:t xml:space="preserve"> </w:t>
        </w:r>
      </w:ins>
      <w:r w:rsidRPr="00496E2D">
        <w:rPr>
          <w:rFonts w:eastAsiaTheme="minorEastAsia" w:cstheme="minorHAnsi"/>
          <w:sz w:val="22"/>
          <w:szCs w:val="22"/>
        </w:rPr>
        <w:t xml:space="preserve">For Comparison 3, populations were initialized with </w:t>
      </w:r>
      <w:del w:id="810" w:author="Clay Cressler" w:date="2020-05-25T13:26:00Z">
        <w:r w:rsidRPr="00496E2D" w:rsidDel="003D3D38">
          <w:rPr>
            <w:rFonts w:eastAsiaTheme="minorEastAsia" w:cstheme="minorHAnsi"/>
            <w:sz w:val="22"/>
            <w:szCs w:val="22"/>
          </w:rPr>
          <w:delText xml:space="preserve">135 </w:delText>
        </w:r>
      </w:del>
      <w:ins w:id="811" w:author="Clay Cressler" w:date="2020-05-25T13:26:00Z">
        <w:r w:rsidR="003D3D38">
          <w:rPr>
            <w:rFonts w:eastAsiaTheme="minorEastAsia" w:cstheme="minorHAnsi"/>
            <w:sz w:val="22"/>
            <w:szCs w:val="22"/>
          </w:rPr>
          <w:t>72</w:t>
        </w:r>
        <w:r w:rsidR="003D3D38" w:rsidRPr="00496E2D">
          <w:rPr>
            <w:rFonts w:eastAsiaTheme="minorEastAsia" w:cstheme="minorHAnsi"/>
            <w:sz w:val="22"/>
            <w:szCs w:val="22"/>
          </w:rPr>
          <w:t xml:space="preserve"> </w:t>
        </w:r>
      </w:ins>
      <w:r w:rsidRPr="00496E2D">
        <w:rPr>
          <w:rFonts w:eastAsiaTheme="minorEastAsia" w:cstheme="minorHAnsi"/>
          <w:sz w:val="22"/>
          <w:szCs w:val="22"/>
        </w:rPr>
        <w:t xml:space="preserve">individuals with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sidRPr="00496E2D">
        <w:rPr>
          <w:rFonts w:eastAsiaTheme="minorEastAsia" w:cstheme="minorHAnsi"/>
          <w:sz w:val="22"/>
          <w:szCs w:val="22"/>
        </w:rPr>
        <w:t xml:space="preserve"> (thus at the </w:t>
      </w:r>
      <w:del w:id="812" w:author="Clay Cressler" w:date="2020-05-21T11:08:00Z">
        <w:r w:rsidRPr="00496E2D" w:rsidDel="001669C2">
          <w:rPr>
            <w:rFonts w:eastAsiaTheme="minorEastAsia" w:cstheme="minorHAnsi"/>
            <w:sz w:val="22"/>
            <w:szCs w:val="22"/>
          </w:rPr>
          <w:delText xml:space="preserve">ESS </w:delText>
        </w:r>
      </w:del>
      <w:ins w:id="813" w:author="Clay Cressler" w:date="2020-05-21T11:08:00Z">
        <w:r w:rsidR="001669C2">
          <w:rPr>
            <w:rFonts w:eastAsiaTheme="minorEastAsia" w:cstheme="minorHAnsi"/>
            <w:sz w:val="22"/>
            <w:szCs w:val="22"/>
          </w:rPr>
          <w:t>eco-evolutionary equilibrium</w:t>
        </w:r>
        <w:r w:rsidR="001669C2" w:rsidRPr="00496E2D">
          <w:rPr>
            <w:rFonts w:eastAsiaTheme="minorEastAsia" w:cstheme="minorHAnsi"/>
            <w:sz w:val="22"/>
            <w:szCs w:val="22"/>
          </w:rPr>
          <w:t xml:space="preserve"> </w:t>
        </w:r>
      </w:ins>
      <w:r w:rsidRPr="00496E2D">
        <w:rPr>
          <w:rFonts w:eastAsiaTheme="minorEastAsia" w:cstheme="minorHAnsi"/>
          <w:sz w:val="22"/>
          <w:szCs w:val="22"/>
        </w:rPr>
        <w:t xml:space="preserve">for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=0.01</m:t>
        </m:r>
        <m:r>
          <w:ins w:id="814" w:author="Clay Cressler" w:date="2020-05-25T13:26:00Z">
            <w:rPr>
              <w:rFonts w:ascii="Cambria Math" w:hAnsi="Cambria Math" w:cstheme="minorHAnsi"/>
              <w:sz w:val="22"/>
              <w:szCs w:val="22"/>
            </w:rPr>
            <m:t>875</m:t>
          </w:ins>
        </m:r>
      </m:oMath>
      <w:r w:rsidRPr="00496E2D">
        <w:rPr>
          <w:rFonts w:eastAsiaTheme="minorEastAsia" w:cstheme="minorHAnsi"/>
          <w:sz w:val="22"/>
          <w:szCs w:val="22"/>
        </w:rPr>
        <w:t xml:space="preserve">). Individuals were </w:t>
      </w:r>
      <w:del w:id="815" w:author="John DeLong" w:date="2020-03-26T10:50:00Z">
        <w:r w:rsidRPr="00496E2D" w:rsidDel="00380B83">
          <w:rPr>
            <w:rFonts w:eastAsiaTheme="minorEastAsia" w:cstheme="minorHAnsi"/>
            <w:sz w:val="22"/>
            <w:szCs w:val="22"/>
          </w:rPr>
          <w:delText xml:space="preserve">randomly </w:delText>
        </w:r>
      </w:del>
      <w:r w:rsidRPr="00496E2D">
        <w:rPr>
          <w:rFonts w:eastAsiaTheme="minorEastAsia" w:cstheme="minorHAnsi"/>
          <w:sz w:val="22"/>
          <w:szCs w:val="22"/>
        </w:rPr>
        <w:t xml:space="preserve">culled </w:t>
      </w:r>
      <w:ins w:id="816" w:author="John DeLong" w:date="2020-03-26T10:50:00Z">
        <w:r w:rsidR="00380B83">
          <w:rPr>
            <w:rFonts w:eastAsiaTheme="minorEastAsia" w:cstheme="minorHAnsi"/>
            <w:sz w:val="22"/>
            <w:szCs w:val="22"/>
          </w:rPr>
          <w:t xml:space="preserve">at random with respect to </w:t>
        </w:r>
        <w:r w:rsidR="00380B83">
          <w:rPr>
            <w:rFonts w:eastAsiaTheme="minorEastAsia" w:cstheme="minorHAnsi"/>
            <w:sz w:val="22"/>
            <w:szCs w:val="22"/>
          </w:rPr>
          <w:lastRenderedPageBreak/>
          <w:t>their traits</w:t>
        </w:r>
        <w:r w:rsidR="00380B83" w:rsidRPr="00496E2D">
          <w:rPr>
            <w:rFonts w:eastAsiaTheme="minorEastAsia" w:cstheme="minorHAnsi"/>
            <w:sz w:val="22"/>
            <w:szCs w:val="22"/>
          </w:rPr>
          <w:t xml:space="preserve"> </w:t>
        </w:r>
      </w:ins>
      <w:del w:id="817" w:author="Clay Cressler" w:date="2020-05-21T11:09:00Z">
        <w:r w:rsidRPr="00496E2D" w:rsidDel="001669C2">
          <w:rPr>
            <w:rFonts w:eastAsiaTheme="minorEastAsia" w:cstheme="minorHAnsi"/>
            <w:sz w:val="22"/>
            <w:szCs w:val="22"/>
          </w:rPr>
          <w:delText>to maintain the populations at a size of</w:delText>
        </w:r>
      </w:del>
      <w:ins w:id="818" w:author="Clay Cressler" w:date="2020-05-21T11:09:00Z">
        <w:r w:rsidR="001669C2">
          <w:rPr>
            <w:rFonts w:eastAsiaTheme="minorEastAsia" w:cstheme="minorHAnsi"/>
            <w:sz w:val="22"/>
            <w:szCs w:val="22"/>
          </w:rPr>
          <w:t xml:space="preserve">with a culling rate of </w:t>
        </w:r>
      </w:ins>
      <m:oMath>
        <m:r>
          <w:ins w:id="819" w:author="Clay Cressler" w:date="2020-05-21T11:09:00Z">
            <w:rPr>
              <w:rFonts w:ascii="Cambria Math" w:eastAsiaTheme="minorEastAsia" w:hAnsi="Cambria Math" w:cstheme="minorHAnsi"/>
              <w:sz w:val="22"/>
              <w:szCs w:val="22"/>
            </w:rPr>
            <m:t>x=1000</m:t>
          </w:ins>
        </m:r>
      </m:oMath>
      <w:ins w:id="820" w:author="Clay Cressler" w:date="2020-05-21T11:09:00Z">
        <w:r w:rsidR="001669C2">
          <w:rPr>
            <w:rFonts w:eastAsiaTheme="minorEastAsia" w:cstheme="minorHAnsi"/>
            <w:sz w:val="22"/>
            <w:szCs w:val="22"/>
          </w:rPr>
          <w:t xml:space="preserve"> (which ensures that the population size rapidly approaches </w:t>
        </w:r>
      </w:ins>
      <m:oMath>
        <m:sSub>
          <m:sSubPr>
            <m:ctrlPr>
              <w:ins w:id="821" w:author="Clay Cressler" w:date="2020-05-21T11:09:00Z">
                <w:rPr>
                  <w:rFonts w:ascii="Cambria Math" w:eastAsiaTheme="minorEastAsia" w:hAnsi="Cambria Math" w:cstheme="minorHAnsi"/>
                  <w:i/>
                  <w:sz w:val="22"/>
                  <w:szCs w:val="22"/>
                </w:rPr>
              </w:ins>
            </m:ctrlPr>
          </m:sSubPr>
          <m:e>
            <m:r>
              <w:ins w:id="822" w:author="Clay Cressler" w:date="2020-05-21T11:09:00Z">
                <w:rPr>
                  <w:rFonts w:ascii="Cambria Math" w:eastAsiaTheme="minorEastAsia" w:hAnsi="Cambria Math" w:cstheme="minorHAnsi"/>
                  <w:sz w:val="22"/>
                  <w:szCs w:val="22"/>
                </w:rPr>
                <m:t>N</m:t>
              </w:ins>
            </m:r>
          </m:e>
          <m:sub>
            <m:r>
              <w:ins w:id="823" w:author="Clay Cressler" w:date="2020-05-21T11:09:00Z">
                <w:rPr>
                  <w:rFonts w:ascii="Cambria Math" w:eastAsiaTheme="minorEastAsia" w:hAnsi="Cambria Math" w:cstheme="minorHAnsi"/>
                  <w:sz w:val="22"/>
                  <w:szCs w:val="22"/>
                </w:rPr>
                <m:t>cull</m:t>
              </w:ins>
            </m:r>
          </m:sub>
        </m:sSub>
      </m:oMath>
      <w:ins w:id="824" w:author="Clay Cressler" w:date="2020-05-21T11:09:00Z">
        <w:r w:rsidR="001669C2">
          <w:rPr>
            <w:rFonts w:eastAsiaTheme="minorEastAsia" w:cstheme="minorHAnsi"/>
            <w:sz w:val="22"/>
            <w:szCs w:val="22"/>
          </w:rPr>
          <w:t xml:space="preserve">) and </w:t>
        </w:r>
      </w:ins>
      <m:oMath>
        <m:sSub>
          <m:sSubPr>
            <m:ctrlPr>
              <w:ins w:id="825" w:author="Clay Cressler" w:date="2020-05-21T11:10:00Z">
                <w:rPr>
                  <w:rFonts w:ascii="Cambria Math" w:eastAsiaTheme="minorEastAsia" w:hAnsi="Cambria Math" w:cstheme="minorHAnsi"/>
                  <w:i/>
                  <w:sz w:val="22"/>
                  <w:szCs w:val="22"/>
                </w:rPr>
              </w:ins>
            </m:ctrlPr>
          </m:sSubPr>
          <m:e>
            <m:r>
              <w:ins w:id="826" w:author="Clay Cressler" w:date="2020-05-21T11:10:00Z">
                <w:rPr>
                  <w:rFonts w:ascii="Cambria Math" w:eastAsiaTheme="minorEastAsia" w:hAnsi="Cambria Math" w:cstheme="minorHAnsi"/>
                  <w:sz w:val="22"/>
                  <w:szCs w:val="22"/>
                </w:rPr>
                <m:t>N</m:t>
              </w:ins>
            </m:r>
          </m:e>
          <m:sub>
            <m:r>
              <w:ins w:id="827" w:author="Clay Cressler" w:date="2020-05-21T11:10:00Z">
                <w:rPr>
                  <w:rFonts w:ascii="Cambria Math" w:eastAsiaTheme="minorEastAsia" w:hAnsi="Cambria Math" w:cstheme="minorHAnsi"/>
                  <w:sz w:val="22"/>
                  <w:szCs w:val="22"/>
                </w:rPr>
                <m:t>cull</m:t>
              </w:ins>
            </m:r>
          </m:sub>
        </m:sSub>
      </m:oMath>
      <w:ins w:id="828" w:author="Clay Cressler" w:date="2020-05-21T11:10:00Z">
        <w:r w:rsidR="001669C2">
          <w:rPr>
            <w:rFonts w:eastAsiaTheme="minorEastAsia" w:cstheme="minorHAnsi"/>
            <w:sz w:val="22"/>
            <w:szCs w:val="22"/>
          </w:rPr>
          <w:t xml:space="preserve"> values of</w:t>
        </w:r>
      </w:ins>
      <w:r w:rsidRPr="00496E2D">
        <w:rPr>
          <w:rFonts w:eastAsiaTheme="minorEastAsia" w:cstheme="minorHAnsi"/>
          <w:sz w:val="22"/>
          <w:szCs w:val="22"/>
        </w:rPr>
        <w:t xml:space="preserve"> </w:t>
      </w:r>
      <w:del w:id="829" w:author="Clay Cressler" w:date="2020-05-25T13:26:00Z">
        <w:r w:rsidRPr="00496E2D" w:rsidDel="003D3D38">
          <w:rPr>
            <w:rFonts w:eastAsiaTheme="minorEastAsia" w:cstheme="minorHAnsi"/>
            <w:sz w:val="22"/>
            <w:szCs w:val="22"/>
          </w:rPr>
          <w:delText>100</w:delText>
        </w:r>
      </w:del>
      <w:ins w:id="830" w:author="Clay Cressler" w:date="2020-05-25T13:26:00Z">
        <w:r w:rsidR="003D3D38">
          <w:rPr>
            <w:rFonts w:eastAsiaTheme="minorEastAsia" w:cstheme="minorHAnsi"/>
            <w:sz w:val="22"/>
            <w:szCs w:val="22"/>
          </w:rPr>
          <w:t>50</w:t>
        </w:r>
      </w:ins>
      <w:r w:rsidRPr="00496E2D">
        <w:rPr>
          <w:rFonts w:eastAsiaTheme="minorEastAsia" w:cstheme="minorHAnsi"/>
          <w:sz w:val="22"/>
          <w:szCs w:val="22"/>
        </w:rPr>
        <w:t xml:space="preserve">, </w:t>
      </w:r>
      <w:del w:id="831" w:author="Clay Cressler" w:date="2020-05-25T13:28:00Z">
        <w:r w:rsidRPr="00496E2D" w:rsidDel="003D3D38">
          <w:rPr>
            <w:rFonts w:eastAsiaTheme="minorEastAsia" w:cstheme="minorHAnsi"/>
            <w:sz w:val="22"/>
            <w:szCs w:val="22"/>
          </w:rPr>
          <w:delText>50</w:delText>
        </w:r>
      </w:del>
      <w:ins w:id="832" w:author="Clay Cressler" w:date="2020-05-25T13:28:00Z">
        <w:r w:rsidR="003D3D38">
          <w:rPr>
            <w:rFonts w:eastAsiaTheme="minorEastAsia" w:cstheme="minorHAnsi"/>
            <w:sz w:val="22"/>
            <w:szCs w:val="22"/>
          </w:rPr>
          <w:t>3</w:t>
        </w:r>
        <w:r w:rsidR="003D3D38" w:rsidRPr="00496E2D">
          <w:rPr>
            <w:rFonts w:eastAsiaTheme="minorEastAsia" w:cstheme="minorHAnsi"/>
            <w:sz w:val="22"/>
            <w:szCs w:val="22"/>
          </w:rPr>
          <w:t>0</w:t>
        </w:r>
      </w:ins>
      <w:r w:rsidRPr="00496E2D">
        <w:rPr>
          <w:rFonts w:eastAsiaTheme="minorEastAsia" w:cstheme="minorHAnsi"/>
          <w:sz w:val="22"/>
          <w:szCs w:val="22"/>
        </w:rPr>
        <w:t>, or 10. We ran each simulation</w:t>
      </w:r>
      <w:r w:rsidR="002534BA">
        <w:rPr>
          <w:rFonts w:eastAsiaTheme="minorEastAsia" w:cstheme="minorHAnsi"/>
          <w:sz w:val="22"/>
          <w:szCs w:val="22"/>
        </w:rPr>
        <w:t xml:space="preserve"> </w:t>
      </w:r>
      <w:ins w:id="833" w:author="Clay Cressler" w:date="2020-05-25T13:28:00Z">
        <w:r w:rsidR="003D3D38">
          <w:rPr>
            <w:rFonts w:eastAsiaTheme="minorEastAsia" w:cstheme="minorHAnsi"/>
            <w:sz w:val="22"/>
            <w:szCs w:val="22"/>
          </w:rPr>
          <w:t xml:space="preserve">for 400 time steps, </w:t>
        </w:r>
      </w:ins>
      <w:r w:rsidR="002534BA">
        <w:rPr>
          <w:rFonts w:eastAsiaTheme="minorEastAsia" w:cstheme="minorHAnsi"/>
          <w:sz w:val="22"/>
          <w:szCs w:val="22"/>
        </w:rPr>
        <w:t>long enough to clearly identify its attractor</w:t>
      </w:r>
      <w:ins w:id="834" w:author="Clay Cressler" w:date="2020-05-25T13:28:00Z">
        <w:r w:rsidR="003D3D38">
          <w:rPr>
            <w:rFonts w:eastAsiaTheme="minorEastAsia" w:cstheme="minorHAnsi"/>
            <w:sz w:val="22"/>
            <w:szCs w:val="22"/>
          </w:rPr>
          <w:t xml:space="preserve">, and </w:t>
        </w:r>
      </w:ins>
      <w:del w:id="835" w:author="Clay Cressler" w:date="2020-05-25T13:28:00Z">
        <w:r w:rsidR="002534BA" w:rsidDel="003D3D38">
          <w:rPr>
            <w:rFonts w:eastAsiaTheme="minorEastAsia" w:cstheme="minorHAnsi"/>
            <w:sz w:val="22"/>
            <w:szCs w:val="22"/>
          </w:rPr>
          <w:delText>, which was</w:delText>
        </w:r>
        <w:r w:rsidRPr="00496E2D" w:rsidDel="003D3D38">
          <w:rPr>
            <w:rFonts w:eastAsiaTheme="minorEastAsia" w:cstheme="minorHAnsi"/>
            <w:sz w:val="22"/>
            <w:szCs w:val="22"/>
          </w:rPr>
          <w:delText xml:space="preserve"> </w:delText>
        </w:r>
        <w:r w:rsidR="00541952" w:rsidDel="003D3D38">
          <w:rPr>
            <w:rFonts w:eastAsiaTheme="minorEastAsia" w:cstheme="minorHAnsi"/>
            <w:sz w:val="22"/>
            <w:szCs w:val="22"/>
          </w:rPr>
          <w:delText xml:space="preserve">50, 400, and </w:delText>
        </w:r>
        <w:r w:rsidRPr="00496E2D" w:rsidDel="003D3D38">
          <w:rPr>
            <w:rFonts w:eastAsiaTheme="minorEastAsia" w:cstheme="minorHAnsi"/>
            <w:sz w:val="22"/>
            <w:szCs w:val="22"/>
          </w:rPr>
          <w:delText>60 time steps</w:delText>
        </w:r>
        <w:r w:rsidR="002534BA" w:rsidDel="003D3D38">
          <w:rPr>
            <w:rFonts w:eastAsiaTheme="minorEastAsia" w:cstheme="minorHAnsi"/>
            <w:sz w:val="22"/>
            <w:szCs w:val="22"/>
          </w:rPr>
          <w:delText xml:space="preserve"> </w:delText>
        </w:r>
        <w:r w:rsidR="00060966" w:rsidDel="003D3D38">
          <w:rPr>
            <w:rFonts w:eastAsiaTheme="minorEastAsia" w:cstheme="minorHAnsi"/>
            <w:sz w:val="22"/>
            <w:szCs w:val="22"/>
          </w:rPr>
          <w:delText>for comparisons 1</w:delText>
        </w:r>
        <w:r w:rsidR="00541952" w:rsidDel="003D3D38">
          <w:rPr>
            <w:rFonts w:eastAsiaTheme="minorEastAsia" w:cstheme="minorHAnsi"/>
            <w:sz w:val="22"/>
            <w:szCs w:val="22"/>
          </w:rPr>
          <w:delText>, 2,</w:delText>
        </w:r>
        <w:r w:rsidR="00060966" w:rsidDel="003D3D38">
          <w:rPr>
            <w:rFonts w:eastAsiaTheme="minorEastAsia" w:cstheme="minorHAnsi"/>
            <w:sz w:val="22"/>
            <w:szCs w:val="22"/>
          </w:rPr>
          <w:delText xml:space="preserve"> and 3 </w:delText>
        </w:r>
        <w:r w:rsidR="00541952" w:rsidDel="003D3D38">
          <w:rPr>
            <w:rFonts w:eastAsiaTheme="minorEastAsia" w:cstheme="minorHAnsi"/>
            <w:sz w:val="22"/>
            <w:szCs w:val="22"/>
          </w:rPr>
          <w:delText>respectively</w:delText>
        </w:r>
      </w:del>
      <w:ins w:id="836" w:author="Clay Cressler" w:date="2020-05-25T13:28:00Z">
        <w:r w:rsidR="003D3D38">
          <w:rPr>
            <w:rFonts w:eastAsiaTheme="minorEastAsia" w:cstheme="minorHAnsi"/>
            <w:sz w:val="22"/>
            <w:szCs w:val="22"/>
          </w:rPr>
          <w:t>w</w:t>
        </w:r>
      </w:ins>
      <w:del w:id="837" w:author="Clay Cressler" w:date="2020-05-25T13:28:00Z">
        <w:r w:rsidR="002534BA" w:rsidDel="003D3D38">
          <w:rPr>
            <w:rFonts w:eastAsiaTheme="minorEastAsia" w:cstheme="minorHAnsi"/>
            <w:sz w:val="22"/>
            <w:szCs w:val="22"/>
          </w:rPr>
          <w:delText>. W</w:delText>
        </w:r>
      </w:del>
      <w:r w:rsidR="002534BA">
        <w:rPr>
          <w:rFonts w:eastAsiaTheme="minorEastAsia" w:cstheme="minorHAnsi"/>
          <w:sz w:val="22"/>
          <w:szCs w:val="22"/>
        </w:rPr>
        <w:t>e</w:t>
      </w:r>
      <w:r w:rsidRPr="00496E2D">
        <w:rPr>
          <w:rFonts w:eastAsiaTheme="minorEastAsia" w:cstheme="minorHAnsi"/>
          <w:sz w:val="22"/>
          <w:szCs w:val="22"/>
        </w:rPr>
        <w:t xml:space="preserve"> </w:t>
      </w:r>
      <w:ins w:id="838" w:author="Clay Cressler" w:date="2020-05-25T13:29:00Z">
        <w:r w:rsidR="003D3D38">
          <w:rPr>
            <w:rFonts w:eastAsiaTheme="minorEastAsia" w:cstheme="minorHAnsi"/>
            <w:sz w:val="22"/>
            <w:szCs w:val="22"/>
          </w:rPr>
          <w:t xml:space="preserve">simulated 50 stochastic </w:t>
        </w:r>
      </w:ins>
      <w:del w:id="839" w:author="Clay Cressler" w:date="2020-05-25T13:29:00Z">
        <w:r w:rsidRPr="00496E2D" w:rsidDel="003D3D38">
          <w:rPr>
            <w:rFonts w:eastAsiaTheme="minorEastAsia" w:cstheme="minorHAnsi"/>
            <w:sz w:val="22"/>
            <w:szCs w:val="22"/>
          </w:rPr>
          <w:delText xml:space="preserve">replicated </w:delText>
        </w:r>
      </w:del>
      <w:ins w:id="840" w:author="Clay Cressler" w:date="2020-05-25T13:29:00Z">
        <w:r w:rsidR="003D3D38" w:rsidRPr="00496E2D">
          <w:rPr>
            <w:rFonts w:eastAsiaTheme="minorEastAsia" w:cstheme="minorHAnsi"/>
            <w:sz w:val="22"/>
            <w:szCs w:val="22"/>
          </w:rPr>
          <w:t>replicate</w:t>
        </w:r>
        <w:r w:rsidR="003D3D38">
          <w:rPr>
            <w:rFonts w:eastAsiaTheme="minorEastAsia" w:cstheme="minorHAnsi"/>
            <w:sz w:val="22"/>
            <w:szCs w:val="22"/>
          </w:rPr>
          <w:t>s for</w:t>
        </w:r>
        <w:r w:rsidR="003D3D38" w:rsidRPr="00496E2D">
          <w:rPr>
            <w:rFonts w:eastAsiaTheme="minorEastAsia" w:cstheme="minorHAnsi"/>
            <w:sz w:val="22"/>
            <w:szCs w:val="22"/>
          </w:rPr>
          <w:t xml:space="preserve"> </w:t>
        </w:r>
      </w:ins>
      <w:r w:rsidRPr="00496E2D">
        <w:rPr>
          <w:rFonts w:eastAsiaTheme="minorEastAsia" w:cstheme="minorHAnsi"/>
          <w:sz w:val="22"/>
          <w:szCs w:val="22"/>
        </w:rPr>
        <w:t xml:space="preserve">each </w:t>
      </w:r>
      <w:del w:id="841" w:author="Clay Cressler" w:date="2020-05-25T13:29:00Z">
        <w:r w:rsidRPr="00496E2D" w:rsidDel="003D3D38">
          <w:rPr>
            <w:rFonts w:eastAsiaTheme="minorEastAsia" w:cstheme="minorHAnsi"/>
            <w:sz w:val="22"/>
            <w:szCs w:val="22"/>
          </w:rPr>
          <w:delText>stochastic simulation 50 times</w:delText>
        </w:r>
      </w:del>
      <w:ins w:id="842" w:author="Clay Cressler" w:date="2020-05-25T13:29:00Z">
        <w:r w:rsidR="003D3D38">
          <w:rPr>
            <w:rFonts w:eastAsiaTheme="minorEastAsia" w:cstheme="minorHAnsi"/>
            <w:sz w:val="22"/>
            <w:szCs w:val="22"/>
          </w:rPr>
          <w:t>parameter set</w:t>
        </w:r>
      </w:ins>
      <w:r w:rsidRPr="00496E2D">
        <w:rPr>
          <w:rFonts w:eastAsiaTheme="minorEastAsia" w:cstheme="minorHAnsi"/>
          <w:sz w:val="22"/>
          <w:szCs w:val="22"/>
        </w:rPr>
        <w:t xml:space="preserve">. </w:t>
      </w:r>
    </w:p>
    <w:p w14:paraId="712C7FCF" w14:textId="4C836931" w:rsidR="00FB13B8" w:rsidRDefault="00644808" w:rsidP="00503830">
      <w:pPr>
        <w:spacing w:after="0" w:line="480" w:lineRule="auto"/>
        <w:ind w:firstLine="720"/>
        <w:contextualSpacing/>
        <w:rPr>
          <w:rFonts w:eastAsiaTheme="minorEastAsia" w:cstheme="minorHAnsi"/>
          <w:sz w:val="22"/>
          <w:szCs w:val="22"/>
        </w:rPr>
      </w:pPr>
      <w:r w:rsidRPr="00496E2D">
        <w:rPr>
          <w:rFonts w:eastAsiaTheme="minorEastAsia" w:cstheme="minorHAnsi"/>
          <w:sz w:val="22"/>
          <w:szCs w:val="22"/>
        </w:rPr>
        <w:t xml:space="preserve">To evaluate patterns in individual fitness across GEM simulations, we tracked the number of reproductive events and the lifespan for each individual. This allowed us to visualize the realized relationship between each individual’s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eastAsiaTheme="minorEastAsia" w:cstheme="minorHAnsi"/>
          <w:sz w:val="22"/>
          <w:szCs w:val="22"/>
        </w:rPr>
        <w:t xml:space="preserve"> and lifetime reproductive success, akin to Figure 1B. We do this for the initial population (born before time step 1) and the population toward the end of the simulation (born after time step </w:t>
      </w:r>
      <w:r w:rsidR="00060966">
        <w:rPr>
          <w:rFonts w:eastAsiaTheme="minorEastAsia" w:cstheme="minorHAnsi"/>
          <w:sz w:val="22"/>
          <w:szCs w:val="22"/>
        </w:rPr>
        <w:t>3</w:t>
      </w:r>
      <w:r w:rsidRPr="00496E2D">
        <w:rPr>
          <w:rFonts w:eastAsiaTheme="minorEastAsia" w:cstheme="minorHAnsi"/>
          <w:sz w:val="22"/>
          <w:szCs w:val="22"/>
        </w:rPr>
        <w:t xml:space="preserve">50). For the latter, we only included individuals that died before the end of the simulation. </w:t>
      </w:r>
    </w:p>
    <w:p w14:paraId="3A6B429C" w14:textId="77777777" w:rsidR="00550FC3" w:rsidRPr="00496E2D" w:rsidRDefault="00550FC3" w:rsidP="00550FC3">
      <w:pPr>
        <w:spacing w:after="0" w:line="480" w:lineRule="auto"/>
        <w:contextualSpacing/>
        <w:rPr>
          <w:rFonts w:cstheme="minorHAnsi"/>
          <w:sz w:val="22"/>
          <w:szCs w:val="22"/>
        </w:rPr>
      </w:pPr>
      <w:r w:rsidRPr="00496E2D">
        <w:rPr>
          <w:rFonts w:cstheme="minorHAnsi"/>
          <w:b/>
          <w:sz w:val="22"/>
          <w:szCs w:val="22"/>
        </w:rPr>
        <w:t>Results</w:t>
      </w:r>
    </w:p>
    <w:p w14:paraId="686759A3" w14:textId="3FF10027" w:rsidR="00550FC3" w:rsidRDefault="00550FC3" w:rsidP="00550FC3">
      <w:pPr>
        <w:spacing w:after="0" w:line="480" w:lineRule="auto"/>
        <w:contextualSpacing/>
        <w:rPr>
          <w:rFonts w:eastAsiaTheme="minorEastAsia" w:cstheme="minorHAnsi"/>
          <w:sz w:val="22"/>
          <w:szCs w:val="22"/>
        </w:rPr>
      </w:pPr>
      <w:r w:rsidRPr="00496E2D">
        <w:rPr>
          <w:rFonts w:cstheme="minorHAnsi"/>
          <w:i/>
          <w:iCs/>
          <w:sz w:val="22"/>
          <w:szCs w:val="22"/>
        </w:rPr>
        <w:t xml:space="preserve">Comparison 1: </w:t>
      </w:r>
      <w:r w:rsidRPr="00496E2D">
        <w:rPr>
          <w:rFonts w:cstheme="minorHAnsi"/>
          <w:sz w:val="22"/>
          <w:szCs w:val="22"/>
        </w:rPr>
        <w:t xml:space="preserve">Reducing heritability to zero effectively eliminates evolution by natural selection, revealing how trait variation </w:t>
      </w:r>
      <w:r w:rsidRPr="00496E2D">
        <w:rPr>
          <w:rFonts w:cstheme="minorHAnsi"/>
          <w:i/>
          <w:sz w:val="22"/>
          <w:szCs w:val="22"/>
        </w:rPr>
        <w:t>per se</w:t>
      </w:r>
      <w:r w:rsidRPr="00496E2D">
        <w:rPr>
          <w:rFonts w:cstheme="minorHAnsi"/>
          <w:sz w:val="22"/>
          <w:szCs w:val="22"/>
        </w:rPr>
        <w:t xml:space="preserve"> alters the dynamics of the system (Figure </w:t>
      </w:r>
      <w:r>
        <w:rPr>
          <w:rFonts w:cstheme="minorHAnsi"/>
          <w:sz w:val="22"/>
          <w:szCs w:val="22"/>
        </w:rPr>
        <w:t>2</w:t>
      </w:r>
      <w:r w:rsidRPr="00496E2D">
        <w:rPr>
          <w:rFonts w:cstheme="minorHAnsi"/>
          <w:sz w:val="22"/>
          <w:szCs w:val="22"/>
        </w:rPr>
        <w:t xml:space="preserve">). </w:t>
      </w:r>
      <w:commentRangeStart w:id="843"/>
      <w:r w:rsidRPr="00496E2D">
        <w:rPr>
          <w:rFonts w:cstheme="minorHAnsi"/>
          <w:sz w:val="22"/>
          <w:szCs w:val="22"/>
        </w:rPr>
        <w:t xml:space="preserve">Variation in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reduced the equilibrium abundance of the population.</w:t>
      </w:r>
      <w:ins w:id="844" w:author="Clay Cressler" w:date="2020-05-25T13:39:00Z">
        <w:r w:rsidR="00A123F1">
          <w:rPr>
            <w:rFonts w:cstheme="minorHAnsi"/>
            <w:sz w:val="22"/>
            <w:szCs w:val="22"/>
          </w:rPr>
          <w:t xml:space="preserve"> </w:t>
        </w:r>
        <w:commentRangeEnd w:id="843"/>
        <w:r w:rsidR="00A123F1">
          <w:rPr>
            <w:rStyle w:val="CommentReference"/>
          </w:rPr>
          <w:commentReference w:id="843"/>
        </w:r>
      </w:ins>
      <w:r w:rsidRPr="00496E2D">
        <w:rPr>
          <w:rFonts w:cstheme="minorHAnsi"/>
          <w:sz w:val="22"/>
          <w:szCs w:val="22"/>
        </w:rPr>
        <w:t xml:space="preserve">Variation in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alone had little effect on the population, but combined with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reduced the equilibrium abundance of the population even more (by about 7% below the expected equilibrium). This result indicates that trait variation </w:t>
      </w:r>
      <w:r w:rsidRPr="00496E2D">
        <w:rPr>
          <w:rFonts w:cstheme="minorHAnsi"/>
          <w:i/>
          <w:sz w:val="22"/>
          <w:szCs w:val="22"/>
        </w:rPr>
        <w:t>per se</w:t>
      </w:r>
      <w:r w:rsidRPr="00496E2D">
        <w:rPr>
          <w:rFonts w:cstheme="minorHAnsi"/>
          <w:sz w:val="22"/>
          <w:szCs w:val="22"/>
        </w:rPr>
        <w:t xml:space="preserve"> is one factor that may limit the populations in our simulations from achieving the expected </w:t>
      </w:r>
      <w:r>
        <w:rPr>
          <w:rFonts w:cstheme="minorHAnsi"/>
          <w:sz w:val="22"/>
          <w:szCs w:val="22"/>
        </w:rPr>
        <w:t xml:space="preserve">ecological </w:t>
      </w:r>
      <w:r w:rsidRPr="00496E2D">
        <w:rPr>
          <w:rFonts w:cstheme="minorHAnsi"/>
          <w:sz w:val="22"/>
          <w:szCs w:val="22"/>
        </w:rPr>
        <w:t>equilibria.</w:t>
      </w:r>
    </w:p>
    <w:p w14:paraId="66AF9500" w14:textId="79648268" w:rsidR="00550FC3" w:rsidRPr="00496E2D" w:rsidRDefault="00550FC3" w:rsidP="003E76EB">
      <w:pPr>
        <w:spacing w:after="0" w:line="480" w:lineRule="auto"/>
        <w:contextualSpacing/>
        <w:rPr>
          <w:rFonts w:eastAsiaTheme="minorEastAsia" w:cstheme="minorHAnsi"/>
          <w:sz w:val="22"/>
          <w:szCs w:val="22"/>
        </w:rPr>
      </w:pPr>
      <w:r w:rsidRPr="00496E2D">
        <w:rPr>
          <w:rFonts w:cstheme="minorHAnsi"/>
          <w:i/>
          <w:iCs/>
          <w:sz w:val="22"/>
          <w:szCs w:val="22"/>
        </w:rPr>
        <w:t xml:space="preserve">Comparison 2: </w:t>
      </w:r>
      <w:r w:rsidRPr="00496E2D">
        <w:rPr>
          <w:rFonts w:cstheme="minorHAnsi"/>
          <w:sz w:val="22"/>
          <w:szCs w:val="22"/>
        </w:rPr>
        <w:t xml:space="preserve">In our second set of simulations, in which we varied only the strength of density dependence, we found that all populations grew and evolved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in the direction of the ESS (Figure </w:t>
      </w:r>
      <w:r>
        <w:rPr>
          <w:rFonts w:cstheme="minorHAnsi"/>
          <w:sz w:val="22"/>
          <w:szCs w:val="22"/>
        </w:rPr>
        <w:t>3</w:t>
      </w:r>
      <w:r w:rsidRPr="00496E2D">
        <w:rPr>
          <w:rFonts w:cstheme="minorHAnsi"/>
          <w:sz w:val="22"/>
          <w:szCs w:val="22"/>
        </w:rPr>
        <w:t>, 2</w:t>
      </w:r>
      <w:r w:rsidRPr="00496E2D">
        <w:rPr>
          <w:rFonts w:cstheme="minorHAnsi"/>
          <w:sz w:val="22"/>
          <w:szCs w:val="22"/>
          <w:vertAlign w:val="superscript"/>
        </w:rPr>
        <w:t>nd</w:t>
      </w:r>
      <w:r w:rsidRPr="00496E2D">
        <w:rPr>
          <w:rFonts w:cstheme="minorHAnsi"/>
          <w:sz w:val="22"/>
          <w:szCs w:val="22"/>
        </w:rPr>
        <w:t xml:space="preserve"> and 4</w:t>
      </w:r>
      <w:r w:rsidRPr="00496E2D">
        <w:rPr>
          <w:rFonts w:cstheme="minorHAnsi"/>
          <w:sz w:val="22"/>
          <w:szCs w:val="22"/>
          <w:vertAlign w:val="superscript"/>
        </w:rPr>
        <w:t>th</w:t>
      </w:r>
      <w:r w:rsidRPr="00496E2D">
        <w:rPr>
          <w:rFonts w:cstheme="minorHAnsi"/>
          <w:sz w:val="22"/>
          <w:szCs w:val="22"/>
        </w:rPr>
        <w:t xml:space="preserve"> rows). </w:t>
      </w:r>
      <w:commentRangeStart w:id="845"/>
      <w:r w:rsidRPr="00496E2D">
        <w:rPr>
          <w:rFonts w:cstheme="minorHAnsi"/>
          <w:sz w:val="22"/>
          <w:szCs w:val="22"/>
        </w:rPr>
        <w:t xml:space="preserve">Although no population was able to grow or evolve as fast as expected from QG </w:t>
      </w:r>
      <w:commentRangeEnd w:id="845"/>
      <w:r w:rsidR="00A123F1">
        <w:rPr>
          <w:rStyle w:val="CommentReference"/>
        </w:rPr>
        <w:commentReference w:id="845"/>
      </w:r>
      <w:r w:rsidRPr="00496E2D">
        <w:rPr>
          <w:rFonts w:cstheme="minorHAnsi"/>
          <w:sz w:val="22"/>
          <w:szCs w:val="22"/>
        </w:rPr>
        <w:t xml:space="preserve">(Figure </w:t>
      </w:r>
      <w:del w:id="846" w:author="Clay Cressler" w:date="2020-05-25T13:41:00Z">
        <w:r w:rsidRPr="00496E2D" w:rsidDel="00A123F1">
          <w:rPr>
            <w:rFonts w:cstheme="minorHAnsi"/>
            <w:sz w:val="22"/>
            <w:szCs w:val="22"/>
          </w:rPr>
          <w:delText>2</w:delText>
        </w:r>
      </w:del>
      <w:ins w:id="847" w:author="Clay Cressler" w:date="2020-05-25T13:41:00Z">
        <w:r w:rsidR="00A123F1">
          <w:rPr>
            <w:rFonts w:cstheme="minorHAnsi"/>
            <w:sz w:val="22"/>
            <w:szCs w:val="22"/>
          </w:rPr>
          <w:t>3</w:t>
        </w:r>
      </w:ins>
      <w:r w:rsidRPr="00496E2D">
        <w:rPr>
          <w:rFonts w:cstheme="minorHAnsi"/>
          <w:sz w:val="22"/>
          <w:szCs w:val="22"/>
        </w:rPr>
        <w:t>, 1</w:t>
      </w:r>
      <w:r w:rsidRPr="00496E2D">
        <w:rPr>
          <w:rFonts w:cstheme="minorHAnsi"/>
          <w:sz w:val="22"/>
          <w:szCs w:val="22"/>
          <w:vertAlign w:val="superscript"/>
        </w:rPr>
        <w:t>st</w:t>
      </w:r>
      <w:r w:rsidRPr="00496E2D">
        <w:rPr>
          <w:rFonts w:cstheme="minorHAnsi"/>
          <w:sz w:val="22"/>
          <w:szCs w:val="22"/>
        </w:rPr>
        <w:t xml:space="preserve"> and 2</w:t>
      </w:r>
      <w:r w:rsidRPr="00496E2D">
        <w:rPr>
          <w:rFonts w:cstheme="minorHAnsi"/>
          <w:sz w:val="22"/>
          <w:szCs w:val="22"/>
          <w:vertAlign w:val="superscript"/>
        </w:rPr>
        <w:t>nd</w:t>
      </w:r>
      <w:r w:rsidRPr="00496E2D">
        <w:rPr>
          <w:rFonts w:cstheme="minorHAnsi"/>
          <w:sz w:val="22"/>
          <w:szCs w:val="22"/>
        </w:rPr>
        <w:t xml:space="preserve"> rows), the population experiencing the least density dependence </w:t>
      </w:r>
      <w:del w:id="848" w:author="Clay Cressler" w:date="2020-05-25T13:40:00Z">
        <w:r w:rsidDel="00A123F1">
          <w:rPr>
            <w:rFonts w:cstheme="minorHAnsi"/>
            <w:sz w:val="22"/>
            <w:szCs w:val="22"/>
          </w:rPr>
          <w:delText xml:space="preserve">showed </w:delText>
        </w:r>
      </w:del>
      <w:r>
        <w:rPr>
          <w:rFonts w:cstheme="minorHAnsi"/>
          <w:sz w:val="22"/>
          <w:szCs w:val="22"/>
        </w:rPr>
        <w:t>converge</w:t>
      </w:r>
      <w:ins w:id="849" w:author="Clay Cressler" w:date="2020-05-25T13:40:00Z">
        <w:r w:rsidR="00A123F1">
          <w:rPr>
            <w:rFonts w:cstheme="minorHAnsi"/>
            <w:sz w:val="22"/>
            <w:szCs w:val="22"/>
          </w:rPr>
          <w:t>d</w:t>
        </w:r>
      </w:ins>
      <w:r>
        <w:rPr>
          <w:rFonts w:cstheme="minorHAnsi"/>
          <w:sz w:val="22"/>
          <w:szCs w:val="22"/>
        </w:rPr>
        <w:t xml:space="preserve"> </w:t>
      </w:r>
      <w:ins w:id="850" w:author="Clay Cressler" w:date="2020-05-25T13:40:00Z">
        <w:r w:rsidR="00A123F1">
          <w:rPr>
            <w:rFonts w:cstheme="minorHAnsi"/>
            <w:sz w:val="22"/>
            <w:szCs w:val="22"/>
          </w:rPr>
          <w:t>to</w:t>
        </w:r>
      </w:ins>
      <w:del w:id="851" w:author="Clay Cressler" w:date="2020-05-25T13:40:00Z">
        <w:r w:rsidDel="00A123F1">
          <w:rPr>
            <w:rFonts w:cstheme="minorHAnsi"/>
            <w:sz w:val="22"/>
            <w:szCs w:val="22"/>
          </w:rPr>
          <w:delText>of</w:delText>
        </w:r>
      </w:del>
      <w:r>
        <w:rPr>
          <w:rFonts w:cstheme="minorHAnsi"/>
          <w:sz w:val="22"/>
          <w:szCs w:val="22"/>
        </w:rPr>
        <w:t xml:space="preserve"> t</w:t>
      </w:r>
      <w:r w:rsidRPr="00496E2D">
        <w:rPr>
          <w:rFonts w:cstheme="minorHAnsi"/>
          <w:sz w:val="22"/>
          <w:szCs w:val="22"/>
        </w:rPr>
        <w:t xml:space="preserve">he </w:t>
      </w:r>
      <w:ins w:id="852" w:author="Clay Cressler" w:date="2020-05-25T13:47:00Z">
        <w:r w:rsidR="002C1597">
          <w:rPr>
            <w:rFonts w:cstheme="minorHAnsi"/>
            <w:sz w:val="22"/>
            <w:szCs w:val="22"/>
          </w:rPr>
          <w:t>expected eco-evolutionary equilibrium</w:t>
        </w:r>
      </w:ins>
      <w:del w:id="853" w:author="Clay Cressler" w:date="2020-05-25T13:47:00Z">
        <w:r w:rsidRPr="00496E2D" w:rsidDel="002C1597">
          <w:rPr>
            <w:rFonts w:cstheme="minorHAnsi"/>
            <w:sz w:val="22"/>
            <w:szCs w:val="22"/>
          </w:rPr>
          <w:delText>mean population trait (</w:delText>
        </w:r>
      </w:del>
      <m:oMath>
        <m:acc>
          <m:accPr>
            <m:chr m:val="̅"/>
            <m:ctrlPr>
              <w:del w:id="854" w:author="Clay Cressler" w:date="2020-05-25T13:47:00Z">
                <w:rPr>
                  <w:rFonts w:ascii="Cambria Math" w:hAnsi="Cambria Math" w:cstheme="minorHAnsi"/>
                  <w:i/>
                  <w:sz w:val="22"/>
                  <w:szCs w:val="22"/>
                </w:rPr>
              </w:del>
            </m:ctrlPr>
          </m:accPr>
          <m:e>
            <m:sSub>
              <m:sSubPr>
                <m:ctrlPr>
                  <w:del w:id="855" w:author="Clay Cressler" w:date="2020-05-25T13:47:00Z">
                    <w:rPr>
                      <w:rFonts w:ascii="Cambria Math" w:hAnsi="Cambria Math" w:cstheme="minorHAnsi"/>
                      <w:i/>
                      <w:sz w:val="22"/>
                      <w:szCs w:val="22"/>
                    </w:rPr>
                  </w:del>
                </m:ctrlPr>
              </m:sSubPr>
              <m:e>
                <m:r>
                  <w:del w:id="856" w:author="Clay Cressler" w:date="2020-05-25T13:47:00Z">
                    <w:rPr>
                      <w:rFonts w:ascii="Cambria Math" w:hAnsi="Cambria Math" w:cstheme="minorHAnsi"/>
                      <w:sz w:val="22"/>
                      <w:szCs w:val="22"/>
                    </w:rPr>
                    <m:t>b</m:t>
                  </w:del>
                </m:r>
              </m:e>
              <m:sub>
                <m:r>
                  <w:del w:id="857" w:author="Clay Cressler" w:date="2020-05-25T13:47:00Z">
                    <w:rPr>
                      <w:rFonts w:ascii="Cambria Math" w:hAnsi="Cambria Math" w:cstheme="minorHAnsi"/>
                      <w:sz w:val="22"/>
                      <w:szCs w:val="22"/>
                    </w:rPr>
                    <m:t>max</m:t>
                  </w:del>
                </m:r>
              </m:sub>
            </m:sSub>
          </m:e>
        </m:acc>
      </m:oMath>
      <w:del w:id="858" w:author="Clay Cressler" w:date="2020-05-25T13:47:00Z">
        <w:r w:rsidRPr="00496E2D" w:rsidDel="002C1597">
          <w:rPr>
            <w:rFonts w:cstheme="minorHAnsi"/>
            <w:sz w:val="22"/>
            <w:szCs w:val="22"/>
          </w:rPr>
          <w:delText>)</w:delText>
        </w:r>
      </w:del>
      <w:del w:id="859" w:author="Clay Cressler" w:date="2020-05-25T13:40:00Z">
        <w:r w:rsidRPr="00496E2D" w:rsidDel="00A123F1">
          <w:rPr>
            <w:rFonts w:cstheme="minorHAnsi"/>
            <w:sz w:val="22"/>
            <w:szCs w:val="22"/>
          </w:rPr>
          <w:delText xml:space="preserve"> </w:delText>
        </w:r>
        <w:r w:rsidDel="00A123F1">
          <w:rPr>
            <w:rFonts w:cstheme="minorHAnsi"/>
            <w:sz w:val="22"/>
            <w:szCs w:val="22"/>
          </w:rPr>
          <w:delText>with</w:delText>
        </w:r>
        <w:r w:rsidRPr="00496E2D" w:rsidDel="00A123F1">
          <w:rPr>
            <w:rFonts w:cstheme="minorHAnsi"/>
            <w:sz w:val="22"/>
            <w:szCs w:val="22"/>
          </w:rPr>
          <w:delText xml:space="preserve"> the ESS trait value</w:delText>
        </w:r>
      </w:del>
      <w:r w:rsidRPr="00496E2D">
        <w:rPr>
          <w:rFonts w:cstheme="minorHAnsi"/>
          <w:sz w:val="22"/>
          <w:szCs w:val="22"/>
        </w:rPr>
        <w:t xml:space="preserve">. </w:t>
      </w:r>
    </w:p>
    <w:p w14:paraId="21FD1C71" w14:textId="73EE88F7"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We also found that populations with stronger density dependence (i.e., higher values of </w:t>
      </w:r>
      <w:r w:rsidRPr="00496E2D">
        <w:rPr>
          <w:rFonts w:cstheme="minorHAnsi"/>
          <w:i/>
          <w:iCs/>
          <w:sz w:val="22"/>
          <w:szCs w:val="22"/>
        </w:rPr>
        <w:t>b</w:t>
      </w:r>
      <w:r w:rsidRPr="00496E2D">
        <w:rPr>
          <w:rFonts w:cstheme="minorHAnsi"/>
          <w:i/>
          <w:iCs/>
          <w:sz w:val="22"/>
          <w:szCs w:val="22"/>
          <w:vertAlign w:val="subscript"/>
        </w:rPr>
        <w:t xml:space="preserve">s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ins w:id="860" w:author="Clay Cressler" w:date="2020-05-25T13:47:00Z">
        <w:r w:rsidR="002C1597">
          <w:rPr>
            <w:rFonts w:cstheme="minorHAnsi"/>
            <w:sz w:val="22"/>
            <w:szCs w:val="22"/>
          </w:rPr>
          <w:t xml:space="preserve"> and lower </w:t>
        </w:r>
      </w:ins>
      <m:oMath>
        <m:sSub>
          <m:sSubPr>
            <m:ctrlPr>
              <w:ins w:id="861" w:author="Clay Cressler" w:date="2020-05-25T13:48:00Z">
                <w:rPr>
                  <w:rFonts w:ascii="Cambria Math" w:hAnsi="Cambria Math" w:cstheme="minorHAnsi"/>
                  <w:i/>
                  <w:sz w:val="22"/>
                  <w:szCs w:val="22"/>
                </w:rPr>
              </w:ins>
            </m:ctrlPr>
          </m:sSubPr>
          <m:e>
            <m:r>
              <w:ins w:id="862" w:author="Clay Cressler" w:date="2020-05-25T13:48:00Z">
                <w:rPr>
                  <w:rFonts w:ascii="Cambria Math" w:hAnsi="Cambria Math" w:cstheme="minorHAnsi"/>
                  <w:sz w:val="22"/>
                  <w:szCs w:val="22"/>
                </w:rPr>
                <m:t>K</m:t>
              </w:ins>
            </m:r>
          </m:e>
          <m:sub>
            <m:r>
              <w:ins w:id="863" w:author="Clay Cressler" w:date="2020-05-25T13:48:00Z">
                <w:rPr>
                  <w:rFonts w:ascii="Cambria Math" w:hAnsi="Cambria Math" w:cstheme="minorHAnsi"/>
                  <w:sz w:val="22"/>
                  <w:szCs w:val="22"/>
                </w:rPr>
                <m:t>init</m:t>
              </w:ins>
            </m:r>
          </m:sub>
        </m:sSub>
      </m:oMath>
      <w:ins w:id="864" w:author="Clay Cressler" w:date="2020-05-25T13:47:00Z">
        <w:r w:rsidR="002C1597">
          <w:rPr>
            <w:rFonts w:cstheme="minorHAnsi"/>
            <w:sz w:val="22"/>
            <w:szCs w:val="22"/>
          </w:rPr>
          <w:t xml:space="preserve"> </w:t>
        </w:r>
        <w:r w:rsidR="000E5D1A">
          <w:rPr>
            <w:rFonts w:cstheme="minorHAnsi"/>
            <w:sz w:val="22"/>
            <w:szCs w:val="22"/>
          </w:rPr>
          <w:t>values).</w:t>
        </w:r>
      </w:ins>
      <w:del w:id="865" w:author="Clay Cressler" w:date="2020-05-25T13:47:00Z">
        <w:r w:rsidRPr="00496E2D" w:rsidDel="002C1597">
          <w:rPr>
            <w:rFonts w:cstheme="minorHAnsi"/>
            <w:sz w:val="22"/>
            <w:szCs w:val="22"/>
          </w:rPr>
          <w:delText>)</w:delText>
        </w:r>
      </w:del>
      <w:r w:rsidRPr="00496E2D">
        <w:rPr>
          <w:rFonts w:cstheme="minorHAnsi"/>
          <w:sz w:val="22"/>
          <w:szCs w:val="22"/>
        </w:rPr>
        <w:t xml:space="preserve"> experienced greater initial loss of trait variation (Figure </w:t>
      </w:r>
      <w:r w:rsidR="002534BA">
        <w:rPr>
          <w:rFonts w:cstheme="minorHAnsi"/>
          <w:sz w:val="22"/>
          <w:szCs w:val="22"/>
        </w:rPr>
        <w:t>3</w:t>
      </w:r>
      <w:r w:rsidRPr="00496E2D">
        <w:rPr>
          <w:rFonts w:cstheme="minorHAnsi"/>
          <w:sz w:val="22"/>
          <w:szCs w:val="22"/>
        </w:rPr>
        <w:t xml:space="preserve">, third row). This loss </w:t>
      </w:r>
      <w:r w:rsidRPr="00496E2D">
        <w:rPr>
          <w:rFonts w:cstheme="minorHAnsi"/>
          <w:sz w:val="22"/>
          <w:szCs w:val="22"/>
        </w:rPr>
        <w:lastRenderedPageBreak/>
        <w:t xml:space="preserve">of variation slows the pace of evolution relative to the QG expectation. At intermediate and </w:t>
      </w:r>
      <w:proofErr w:type="gramStart"/>
      <w:r w:rsidRPr="00496E2D">
        <w:rPr>
          <w:rFonts w:cstheme="minorHAnsi"/>
          <w:sz w:val="22"/>
          <w:szCs w:val="22"/>
        </w:rPr>
        <w:t>low density</w:t>
      </w:r>
      <w:proofErr w:type="gramEnd"/>
      <w:r w:rsidRPr="00496E2D">
        <w:rPr>
          <w:rFonts w:cstheme="minorHAnsi"/>
          <w:sz w:val="22"/>
          <w:szCs w:val="22"/>
        </w:rPr>
        <w:t xml:space="preserve"> dependence, the initial loss of trait variation was </w:t>
      </w:r>
      <w:del w:id="866" w:author="Clay Cressler" w:date="2020-05-25T13:49:00Z">
        <w:r w:rsidRPr="00496E2D" w:rsidDel="000E5D1A">
          <w:rPr>
            <w:rFonts w:cstheme="minorHAnsi"/>
            <w:sz w:val="22"/>
            <w:szCs w:val="22"/>
          </w:rPr>
          <w:delText xml:space="preserve">only </w:delText>
        </w:r>
      </w:del>
      <w:ins w:id="867" w:author="Clay Cressler" w:date="2020-05-25T13:49:00Z">
        <w:r w:rsidR="000E5D1A">
          <w:rPr>
            <w:rFonts w:cstheme="minorHAnsi"/>
            <w:sz w:val="22"/>
            <w:szCs w:val="22"/>
          </w:rPr>
          <w:t>more</w:t>
        </w:r>
        <w:r w:rsidR="000E5D1A" w:rsidRPr="00496E2D">
          <w:rPr>
            <w:rFonts w:cstheme="minorHAnsi"/>
            <w:sz w:val="22"/>
            <w:szCs w:val="22"/>
          </w:rPr>
          <w:t xml:space="preserve"> </w:t>
        </w:r>
      </w:ins>
      <w:r w:rsidRPr="00496E2D">
        <w:rPr>
          <w:rFonts w:cstheme="minorHAnsi"/>
          <w:sz w:val="22"/>
          <w:szCs w:val="22"/>
        </w:rPr>
        <w:t xml:space="preserve">temporary, allowing populations to recover from the effects of low-density stochasticity and continue moving in the direction of the ESS. As expected, the effects of stochasticity were noticeably higher for small populations, with considerably more variation in abundances through time for populations with the highest density dependence (Figure </w:t>
      </w:r>
      <w:r w:rsidR="002534BA">
        <w:rPr>
          <w:rFonts w:cstheme="minorHAnsi"/>
          <w:sz w:val="22"/>
          <w:szCs w:val="22"/>
        </w:rPr>
        <w:t>3</w:t>
      </w:r>
      <w:r w:rsidRPr="00496E2D">
        <w:rPr>
          <w:rFonts w:cstheme="minorHAnsi"/>
          <w:sz w:val="22"/>
          <w:szCs w:val="22"/>
        </w:rPr>
        <w:t xml:space="preserve">, left column). However, all populations displayed considerable individual demographic stochasticity (Figure </w:t>
      </w:r>
      <w:r w:rsidR="002534BA">
        <w:rPr>
          <w:rFonts w:cstheme="minorHAnsi"/>
          <w:sz w:val="22"/>
          <w:szCs w:val="22"/>
        </w:rPr>
        <w:t>3</w:t>
      </w:r>
      <w:r w:rsidRPr="00496E2D">
        <w:rPr>
          <w:rFonts w:cstheme="minorHAnsi"/>
          <w:sz w:val="22"/>
          <w:szCs w:val="22"/>
        </w:rPr>
        <w:t xml:space="preserve">, bottom row), manifested as large differences in lifetime reproductive success among individuals with the same trait values. </w:t>
      </w:r>
      <w:ins w:id="868" w:author="John DeLong" w:date="2020-03-26T09:35:00Z">
        <w:r w:rsidR="00390EBB">
          <w:rPr>
            <w:rFonts w:cstheme="minorHAnsi"/>
            <w:sz w:val="22"/>
            <w:szCs w:val="22"/>
          </w:rPr>
          <w:t xml:space="preserve">In addition, </w:t>
        </w:r>
      </w:ins>
      <w:del w:id="869" w:author="John DeLong" w:date="2020-03-26T09:35:00Z">
        <w:r w:rsidRPr="00496E2D" w:rsidDel="00390EBB">
          <w:rPr>
            <w:rFonts w:cstheme="minorHAnsi"/>
            <w:sz w:val="22"/>
            <w:szCs w:val="22"/>
          </w:rPr>
          <w:delText xml:space="preserve">Intriguingly, however, </w:delText>
        </w:r>
      </w:del>
      <w:r w:rsidRPr="00496E2D">
        <w:rPr>
          <w:rFonts w:cstheme="minorHAnsi"/>
          <w:sz w:val="22"/>
          <w:szCs w:val="22"/>
        </w:rPr>
        <w:t>the peak</w:t>
      </w:r>
      <w:del w:id="870" w:author="John DeLong" w:date="2020-03-26T09:36:00Z">
        <w:r w:rsidRPr="00496E2D" w:rsidDel="00390EBB">
          <w:rPr>
            <w:rFonts w:cstheme="minorHAnsi"/>
            <w:sz w:val="22"/>
            <w:szCs w:val="22"/>
          </w:rPr>
          <w:delText>s</w:delText>
        </w:r>
      </w:del>
      <w:r w:rsidRPr="00496E2D">
        <w:rPr>
          <w:rFonts w:cstheme="minorHAnsi"/>
          <w:sz w:val="22"/>
          <w:szCs w:val="22"/>
        </w:rPr>
        <w:t xml:space="preserve"> in the observed lifetime reproductive success distribution</w:t>
      </w:r>
      <w:ins w:id="871" w:author="John DeLong" w:date="2020-03-26T09:36:00Z">
        <w:r w:rsidR="00390EBB">
          <w:rPr>
            <w:rFonts w:cstheme="minorHAnsi"/>
            <w:sz w:val="22"/>
            <w:szCs w:val="22"/>
          </w:rPr>
          <w:t xml:space="preserve"> for the population</w:t>
        </w:r>
      </w:ins>
      <w:ins w:id="872" w:author="John DeLong" w:date="2020-03-26T09:37:00Z">
        <w:r w:rsidR="00390EBB">
          <w:rPr>
            <w:rFonts w:cstheme="minorHAnsi"/>
            <w:sz w:val="22"/>
            <w:szCs w:val="22"/>
          </w:rPr>
          <w:t xml:space="preserve"> with the most severe density dependence</w:t>
        </w:r>
      </w:ins>
      <w:ins w:id="873" w:author="John DeLong" w:date="2020-03-26T09:36:00Z">
        <w:r w:rsidR="00390EBB">
          <w:rPr>
            <w:rFonts w:cstheme="minorHAnsi"/>
            <w:sz w:val="22"/>
            <w:szCs w:val="22"/>
          </w:rPr>
          <w:t xml:space="preserve"> (bottom left panel) </w:t>
        </w:r>
      </w:ins>
      <w:del w:id="874" w:author="John DeLong" w:date="2020-03-26T09:37:00Z">
        <w:r w:rsidRPr="00496E2D" w:rsidDel="00390EBB">
          <w:rPr>
            <w:rFonts w:cstheme="minorHAnsi"/>
            <w:sz w:val="22"/>
            <w:szCs w:val="22"/>
          </w:rPr>
          <w:delText xml:space="preserve">s </w:delText>
        </w:r>
      </w:del>
      <w:del w:id="875" w:author="John DeLong" w:date="2020-03-26T09:35:00Z">
        <w:r w:rsidRPr="00496E2D" w:rsidDel="00390EBB">
          <w:rPr>
            <w:rFonts w:cstheme="minorHAnsi"/>
            <w:sz w:val="22"/>
            <w:szCs w:val="22"/>
          </w:rPr>
          <w:delText xml:space="preserve">were </w:delText>
        </w:r>
      </w:del>
      <w:del w:id="876" w:author="John DeLong" w:date="2020-03-26T09:37:00Z">
        <w:r w:rsidRPr="00496E2D" w:rsidDel="00390EBB">
          <w:rPr>
            <w:rFonts w:cstheme="minorHAnsi"/>
            <w:sz w:val="22"/>
            <w:szCs w:val="22"/>
          </w:rPr>
          <w:delText xml:space="preserve">often </w:delText>
        </w:r>
      </w:del>
      <w:del w:id="877" w:author="John DeLong" w:date="2020-03-26T09:35:00Z">
        <w:r w:rsidRPr="00496E2D" w:rsidDel="00390EBB">
          <w:rPr>
            <w:rFonts w:cstheme="minorHAnsi"/>
            <w:sz w:val="22"/>
            <w:szCs w:val="22"/>
          </w:rPr>
          <w:delText>considerably offset</w:delText>
        </w:r>
      </w:del>
      <w:ins w:id="878" w:author="John DeLong" w:date="2020-03-26T09:37:00Z">
        <w:r w:rsidR="00390EBB">
          <w:rPr>
            <w:rFonts w:cstheme="minorHAnsi"/>
            <w:sz w:val="22"/>
            <w:szCs w:val="22"/>
          </w:rPr>
          <w:t>o</w:t>
        </w:r>
      </w:ins>
      <w:ins w:id="879" w:author="John DeLong" w:date="2020-03-26T09:35:00Z">
        <w:r w:rsidR="00390EBB">
          <w:rPr>
            <w:rFonts w:cstheme="minorHAnsi"/>
            <w:sz w:val="22"/>
            <w:szCs w:val="22"/>
          </w:rPr>
          <w:t xml:space="preserve">ccurred to the left </w:t>
        </w:r>
      </w:ins>
      <w:del w:id="880" w:author="John DeLong" w:date="2020-03-26T09:35:00Z">
        <w:r w:rsidRPr="00496E2D" w:rsidDel="00390EBB">
          <w:rPr>
            <w:rFonts w:cstheme="minorHAnsi"/>
            <w:sz w:val="22"/>
            <w:szCs w:val="22"/>
          </w:rPr>
          <w:delText xml:space="preserve"> from </w:delText>
        </w:r>
      </w:del>
      <w:ins w:id="881" w:author="John DeLong" w:date="2020-03-26T09:35:00Z">
        <w:r w:rsidR="00390EBB">
          <w:rPr>
            <w:rFonts w:cstheme="minorHAnsi"/>
            <w:sz w:val="22"/>
            <w:szCs w:val="22"/>
          </w:rPr>
          <w:t xml:space="preserve">of </w:t>
        </w:r>
      </w:ins>
      <w:r w:rsidRPr="00496E2D">
        <w:rPr>
          <w:rFonts w:cstheme="minorHAnsi"/>
          <w:sz w:val="22"/>
          <w:szCs w:val="22"/>
        </w:rPr>
        <w:t>the ESS</w:t>
      </w:r>
      <w:ins w:id="882" w:author="John DeLong" w:date="2020-03-26T09:37:00Z">
        <w:r w:rsidR="00390EBB">
          <w:rPr>
            <w:rFonts w:cstheme="minorHAnsi"/>
            <w:sz w:val="22"/>
            <w:szCs w:val="22"/>
          </w:rPr>
          <w:t>, while the population with mildest density dependence showed a peak that aligned with the ESS</w:t>
        </w:r>
      </w:ins>
      <w:r w:rsidRPr="00496E2D">
        <w:rPr>
          <w:rFonts w:cstheme="minorHAnsi"/>
          <w:sz w:val="22"/>
          <w:szCs w:val="22"/>
        </w:rPr>
        <w:t>.</w:t>
      </w:r>
    </w:p>
    <w:p w14:paraId="0638E90E" w14:textId="77777777"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To help understand this result, we calculated the expected lifetime reproductive success of an individual from the model:</w:t>
      </w:r>
    </w:p>
    <w:p w14:paraId="505174EF" w14:textId="53394628" w:rsidR="00FB13B8" w:rsidRPr="00496E2D" w:rsidRDefault="007D0619" w:rsidP="00503830">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R</m:t>
            </m:r>
          </m:e>
          <m:sub>
            <m:r>
              <w:rPr>
                <w:rFonts w:ascii="Cambria Math" w:hAnsi="Cambria Math" w:cstheme="minorHAnsi"/>
                <w:sz w:val="22"/>
                <w:szCs w:val="22"/>
              </w:rPr>
              <m:t>0</m:t>
            </m:r>
          </m:sub>
        </m:sSub>
        <m:r>
          <w:rPr>
            <w:rFonts w:ascii="Cambria Math" w:hAnsi="Cambria Math" w:cstheme="minorHAnsi"/>
            <w:sz w:val="22"/>
            <w:szCs w:val="22"/>
          </w:rPr>
          <m:t>=</m:t>
        </m:r>
        <m:f>
          <m:fPr>
            <m:ctrlPr>
              <w:rPr>
                <w:rFonts w:ascii="Cambria Math" w:hAnsi="Cambria Math" w:cstheme="minorHAnsi"/>
                <w:sz w:val="22"/>
                <w:szCs w:val="22"/>
              </w:rPr>
            </m:ctrlPr>
          </m:fPr>
          <m:num>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num>
          <m:den>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den>
        </m:f>
        <m:r>
          <w:rPr>
            <w:rFonts w:ascii="Cambria Math" w:hAnsi="Cambria Math" w:cstheme="minorHAnsi"/>
            <w:sz w:val="22"/>
            <w:szCs w:val="22"/>
          </w:rPr>
          <m:t>.</m:t>
        </m:r>
      </m:oMath>
      <w:r w:rsidR="0046658B">
        <w:rPr>
          <w:rFonts w:eastAsiaTheme="minorEastAsia" w:cstheme="minorHAnsi"/>
          <w:sz w:val="22"/>
          <w:szCs w:val="22"/>
        </w:rPr>
        <w:tab/>
        <w:t>(Equation 4)</w:t>
      </w:r>
    </w:p>
    <w:p w14:paraId="5FFFCD2A" w14:textId="77777777" w:rsidR="00FB13B8" w:rsidRPr="00496E2D" w:rsidRDefault="00644808" w:rsidP="00503830">
      <w:pPr>
        <w:spacing w:after="0" w:line="480" w:lineRule="auto"/>
        <w:contextualSpacing/>
        <w:rPr>
          <w:rFonts w:cstheme="minorHAnsi"/>
          <w:sz w:val="22"/>
          <w:szCs w:val="22"/>
        </w:rPr>
      </w:pPr>
      <w:r w:rsidRPr="00496E2D">
        <w:rPr>
          <w:rFonts w:cstheme="minorHAnsi"/>
          <w:sz w:val="22"/>
          <w:szCs w:val="22"/>
        </w:rPr>
        <w:t xml:space="preserve">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that maximizes </w:t>
      </w:r>
      <w:r w:rsidRPr="00496E2D">
        <w:rPr>
          <w:rFonts w:cstheme="minorHAnsi"/>
          <w:i/>
          <w:iCs/>
          <w:sz w:val="22"/>
          <w:szCs w:val="22"/>
        </w:rPr>
        <w:t>R</w:t>
      </w:r>
      <w:r w:rsidRPr="00496E2D">
        <w:rPr>
          <w:rFonts w:cstheme="minorHAnsi"/>
          <w:i/>
          <w:iCs/>
          <w:sz w:val="22"/>
          <w:szCs w:val="22"/>
          <w:vertAlign w:val="subscript"/>
        </w:rPr>
        <w:t>0</w:t>
      </w:r>
      <w:r w:rsidRPr="00496E2D">
        <w:rPr>
          <w:rFonts w:cstheme="minorHAnsi"/>
          <w:sz w:val="22"/>
          <w:szCs w:val="22"/>
        </w:rPr>
        <w:t xml:space="preserve"> is given by the solution of the equation</w:t>
      </w:r>
      <m:oMath>
        <m:f>
          <m:fPr>
            <m:ctrlPr>
              <w:rPr>
                <w:rFonts w:ascii="Cambria Math" w:hAnsi="Cambria Math" w:cstheme="minorHAnsi"/>
                <w:sz w:val="22"/>
                <w:szCs w:val="22"/>
              </w:rPr>
            </m:ctrlPr>
          </m:fPr>
          <m:num>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R</m:t>
                </m:r>
              </m:e>
              <m:sub>
                <m:r>
                  <w:rPr>
                    <w:rFonts w:ascii="Cambria Math" w:hAnsi="Cambria Math" w:cstheme="minorHAnsi"/>
                    <w:sz w:val="22"/>
                    <w:szCs w:val="22"/>
                  </w:rPr>
                  <m:t>0</m:t>
                </m:r>
              </m:sub>
            </m:sSub>
          </m:num>
          <m:den>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r>
          <w:rPr>
            <w:rFonts w:ascii="Cambria Math" w:hAnsi="Cambria Math" w:cstheme="minorHAnsi"/>
            <w:sz w:val="22"/>
            <w:szCs w:val="22"/>
          </w:rPr>
          <m:t>=0</m:t>
        </m:r>
      </m:oMath>
      <w:r w:rsidRPr="00496E2D">
        <w:rPr>
          <w:rFonts w:cstheme="minorHAnsi"/>
          <w:sz w:val="22"/>
          <w:szCs w:val="22"/>
        </w:rPr>
        <w:t xml:space="preserve">: </w:t>
      </w:r>
    </w:p>
    <w:p w14:paraId="736EA403" w14:textId="16725904" w:rsidR="00FB13B8" w:rsidRPr="00496E2D" w:rsidRDefault="007D0619" w:rsidP="00503830">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rad>
          <m:radPr>
            <m:degHide m:val="1"/>
            <m:ctrlPr>
              <w:rPr>
                <w:rFonts w:ascii="Cambria Math" w:hAnsi="Cambria Math" w:cstheme="minorHAnsi"/>
                <w:sz w:val="22"/>
                <w:szCs w:val="22"/>
              </w:rPr>
            </m:ctrlPr>
          </m:radPr>
          <m:deg/>
          <m:e>
            <m:sSup>
              <m:sSupPr>
                <m:ctrlPr>
                  <w:rPr>
                    <w:rFonts w:ascii="Cambria Math" w:hAnsi="Cambria Math" w:cstheme="minorHAnsi"/>
                    <w:sz w:val="22"/>
                    <w:szCs w:val="22"/>
                  </w:rPr>
                </m:ctrlPr>
              </m:sSupPr>
              <m:e>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e>
              <m:sup>
                <m:r>
                  <w:rPr>
                    <w:rFonts w:ascii="Cambria Math" w:hAnsi="Cambria Math" w:cstheme="minorHAnsi"/>
                    <w:sz w:val="22"/>
                    <w:szCs w:val="22"/>
                  </w:rPr>
                  <m:t>2</m:t>
                </m:r>
              </m:sup>
            </m:sSup>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num>
              <m:den>
                <m:r>
                  <w:del w:id="883" w:author="John DeLong" w:date="2020-03-26T11:08:00Z">
                    <w:rPr>
                      <w:rFonts w:ascii="Cambria Math" w:hAnsi="Cambria Math" w:cstheme="minorHAnsi"/>
                      <w:sz w:val="22"/>
                      <w:szCs w:val="22"/>
                    </w:rPr>
                    <m:t>s</m:t>
                  </w:del>
                </m:r>
                <m:r>
                  <w:ins w:id="884" w:author="John DeLong" w:date="2020-03-26T11:08:00Z">
                    <w:rPr>
                      <w:rFonts w:ascii="Cambria Math" w:hAnsi="Cambria Math" w:cstheme="minorHAnsi"/>
                      <w:sz w:val="22"/>
                      <w:szCs w:val="22"/>
                    </w:rPr>
                    <m:t>c</m:t>
                  </w:ins>
                </m:r>
              </m:den>
            </m:f>
          </m:e>
        </m:rad>
        <m:r>
          <w:rPr>
            <w:rFonts w:ascii="Cambria Math" w:hAnsi="Cambria Math" w:cstheme="minorHAnsi"/>
            <w:sz w:val="22"/>
            <w:szCs w:val="22"/>
          </w:rPr>
          <m:t>.</m:t>
        </m:r>
      </m:oMath>
      <w:r w:rsidR="0046658B">
        <w:rPr>
          <w:rFonts w:eastAsiaTheme="minorEastAsia" w:cstheme="minorHAnsi"/>
          <w:sz w:val="22"/>
          <w:szCs w:val="22"/>
        </w:rPr>
        <w:tab/>
        <w:t>(Equation 5)</w:t>
      </w:r>
    </w:p>
    <w:p w14:paraId="1BC8D0F1" w14:textId="6F85EFD6" w:rsidR="00FB13B8" w:rsidRDefault="00644808" w:rsidP="00503830">
      <w:pPr>
        <w:spacing w:after="0" w:line="480" w:lineRule="auto"/>
        <w:contextualSpacing/>
        <w:rPr>
          <w:rFonts w:cstheme="minorHAnsi"/>
          <w:sz w:val="22"/>
          <w:szCs w:val="22"/>
        </w:rPr>
      </w:pPr>
      <w:r w:rsidRPr="00496E2D">
        <w:rPr>
          <w:rFonts w:cstheme="minorHAnsi"/>
          <w:sz w:val="22"/>
          <w:szCs w:val="22"/>
        </w:rPr>
        <w:t xml:space="preserve">Note that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vertAlign w:val="subscript"/>
        </w:rPr>
        <w:t xml:space="preserve"> </w:t>
      </w:r>
      <w:r w:rsidRPr="00496E2D">
        <w:rPr>
          <w:rFonts w:cstheme="minorHAnsi"/>
          <w:sz w:val="22"/>
          <w:szCs w:val="22"/>
        </w:rPr>
        <w:t xml:space="preserve">that maximizes expected lifetime reproductive success is not necessarily the same as the ESS value (although when </w:t>
      </w:r>
      <w:r w:rsidRPr="00661E85">
        <w:rPr>
          <w:rFonts w:cstheme="minorHAnsi"/>
          <w:i/>
          <w:sz w:val="22"/>
          <w:szCs w:val="22"/>
        </w:rPr>
        <w:t>R</w:t>
      </w:r>
      <w:r w:rsidRPr="00496E2D">
        <w:rPr>
          <w:rFonts w:cstheme="minorHAnsi"/>
          <w:sz w:val="22"/>
          <w:szCs w:val="22"/>
        </w:rPr>
        <w:t xml:space="preserve"> is at an equilibrium, the values are the same). In particular, this value depend</w:t>
      </w:r>
      <w:r w:rsidR="002534BA">
        <w:rPr>
          <w:rFonts w:cstheme="minorHAnsi"/>
          <w:sz w:val="22"/>
          <w:szCs w:val="22"/>
        </w:rPr>
        <w:t>s</w:t>
      </w:r>
      <w:r w:rsidRPr="00496E2D">
        <w:rPr>
          <w:rFonts w:cstheme="minorHAnsi"/>
          <w:sz w:val="22"/>
          <w:szCs w:val="22"/>
        </w:rPr>
        <w:t xml:space="preserve"> on the current population size. We term this transient peak on the fitness landscape a “transient evolutionary attractor” (TEA)</w:t>
      </w:r>
      <w:r w:rsidR="00661E85">
        <w:rPr>
          <w:rFonts w:cstheme="minorHAnsi"/>
          <w:sz w:val="22"/>
          <w:szCs w:val="22"/>
        </w:rPr>
        <w:t>, because it changes as the population moves through its transient dynamics</w:t>
      </w:r>
      <w:r w:rsidRPr="00496E2D">
        <w:rPr>
          <w:rFonts w:cstheme="minorHAnsi"/>
          <w:sz w:val="22"/>
          <w:szCs w:val="22"/>
        </w:rPr>
        <w:t>.</w:t>
      </w:r>
      <w:r w:rsidR="0046658B">
        <w:rPr>
          <w:rFonts w:cstheme="minorHAnsi"/>
          <w:sz w:val="22"/>
          <w:szCs w:val="22"/>
        </w:rPr>
        <w:t xml:space="preserve"> </w:t>
      </w:r>
      <w:r w:rsidRPr="00496E2D">
        <w:rPr>
          <w:rFonts w:cstheme="minorHAnsi"/>
          <w:sz w:val="22"/>
          <w:szCs w:val="22"/>
        </w:rPr>
        <w:t xml:space="preserve">Re-examining the observed lifetime reproductive success values, </w:t>
      </w:r>
      <w:r w:rsidR="00661E85">
        <w:rPr>
          <w:rFonts w:cstheme="minorHAnsi"/>
          <w:sz w:val="22"/>
          <w:szCs w:val="22"/>
        </w:rPr>
        <w:t>it is clear</w:t>
      </w:r>
      <w:r w:rsidRPr="00496E2D">
        <w:rPr>
          <w:rFonts w:cstheme="minorHAnsi"/>
          <w:sz w:val="22"/>
          <w:szCs w:val="22"/>
        </w:rPr>
        <w:t xml:space="preserve"> that the peak of the observed distribution is often centered on these TEAs (Fig. </w:t>
      </w:r>
      <w:r w:rsidR="00661E85">
        <w:rPr>
          <w:rFonts w:cstheme="minorHAnsi"/>
          <w:sz w:val="22"/>
          <w:szCs w:val="22"/>
        </w:rPr>
        <w:t>3</w:t>
      </w:r>
      <w:r w:rsidRPr="00496E2D">
        <w:rPr>
          <w:rFonts w:cstheme="minorHAnsi"/>
          <w:sz w:val="22"/>
          <w:szCs w:val="22"/>
        </w:rPr>
        <w:t xml:space="preserve">, bottom row), and that the observed evolutionary trajectory for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often appears to be approaching this TEA, rather than the ESS (Fig. </w:t>
      </w:r>
      <w:r w:rsidR="00661E85">
        <w:rPr>
          <w:rFonts w:cstheme="minorHAnsi"/>
          <w:sz w:val="22"/>
          <w:szCs w:val="22"/>
        </w:rPr>
        <w:t>3</w:t>
      </w:r>
      <w:r w:rsidRPr="00496E2D">
        <w:rPr>
          <w:rFonts w:cstheme="minorHAnsi"/>
          <w:sz w:val="22"/>
          <w:szCs w:val="22"/>
        </w:rPr>
        <w:t xml:space="preserve">, second row). </w:t>
      </w:r>
    </w:p>
    <w:p w14:paraId="02047A0F" w14:textId="21FB0247" w:rsidR="00FB13B8" w:rsidRDefault="00644808" w:rsidP="00503830">
      <w:pPr>
        <w:spacing w:after="0" w:line="480" w:lineRule="auto"/>
        <w:ind w:firstLine="720"/>
        <w:contextualSpacing/>
        <w:rPr>
          <w:rFonts w:cstheme="minorHAnsi"/>
          <w:sz w:val="22"/>
          <w:szCs w:val="22"/>
        </w:rPr>
      </w:pPr>
      <w:r w:rsidRPr="00496E2D">
        <w:rPr>
          <w:rFonts w:cstheme="minorHAnsi"/>
          <w:sz w:val="22"/>
          <w:szCs w:val="22"/>
        </w:rPr>
        <w:lastRenderedPageBreak/>
        <w:t>If we visualize the fitness landscape using lifetime reproductive succe</w:t>
      </w:r>
      <w:r w:rsidR="00531D88" w:rsidRPr="00496E2D">
        <w:rPr>
          <w:rFonts w:cstheme="minorHAnsi"/>
          <w:sz w:val="22"/>
          <w:szCs w:val="22"/>
        </w:rPr>
        <w:t>s</w:t>
      </w:r>
      <w:r w:rsidRPr="00496E2D">
        <w:rPr>
          <w:rFonts w:cstheme="minorHAnsi"/>
          <w:sz w:val="22"/>
          <w:szCs w:val="22"/>
        </w:rPr>
        <w:t xml:space="preserve">s, we can see how this landscape changes as the populations grew, generating TEAs that shifted along with the population (Figure </w:t>
      </w:r>
      <w:r w:rsidR="00661E85">
        <w:rPr>
          <w:rFonts w:cstheme="minorHAnsi"/>
          <w:sz w:val="22"/>
          <w:szCs w:val="22"/>
        </w:rPr>
        <w:t>4</w:t>
      </w:r>
      <w:r w:rsidRPr="00496E2D">
        <w:rPr>
          <w:rFonts w:cstheme="minorHAnsi"/>
          <w:sz w:val="22"/>
          <w:szCs w:val="22"/>
        </w:rPr>
        <w:t xml:space="preserve">). Populations moved along these fitness contours as the population grew toward its ecological equilibrium. Population trajectories, however, showed considerable </w:t>
      </w:r>
      <w:r w:rsidR="00531D88" w:rsidRPr="00496E2D">
        <w:rPr>
          <w:rFonts w:cstheme="minorHAnsi"/>
          <w:sz w:val="22"/>
          <w:szCs w:val="22"/>
        </w:rPr>
        <w:t xml:space="preserve">stochastic </w:t>
      </w:r>
      <w:r w:rsidRPr="00496E2D">
        <w:rPr>
          <w:rFonts w:cstheme="minorHAnsi"/>
          <w:sz w:val="22"/>
          <w:szCs w:val="22"/>
        </w:rPr>
        <w:t xml:space="preserve">variation </w:t>
      </w:r>
      <w:r w:rsidR="00531D88" w:rsidRPr="00496E2D">
        <w:rPr>
          <w:rFonts w:cstheme="minorHAnsi"/>
          <w:sz w:val="22"/>
          <w:szCs w:val="22"/>
        </w:rPr>
        <w:t xml:space="preserve">in abundance </w:t>
      </w:r>
      <w:r w:rsidRPr="00496E2D">
        <w:rPr>
          <w:rFonts w:cstheme="minorHAnsi"/>
          <w:sz w:val="22"/>
          <w:szCs w:val="22"/>
        </w:rPr>
        <w:t>when density dependence was strong, preventing approach to either the local TEA or the ESS, while populations with low density dependence displayed a smooth, direct approach toward the ESS.</w:t>
      </w:r>
    </w:p>
    <w:p w14:paraId="394489B8" w14:textId="15641BA8" w:rsidR="000E5D1A" w:rsidRDefault="00644808" w:rsidP="00503830">
      <w:pPr>
        <w:spacing w:after="0" w:line="480" w:lineRule="auto"/>
        <w:contextualSpacing/>
        <w:rPr>
          <w:ins w:id="885" w:author="Clay Cressler" w:date="2020-05-25T13:55:00Z"/>
          <w:rFonts w:eastAsiaTheme="minorEastAsia" w:cstheme="minorHAnsi"/>
          <w:sz w:val="22"/>
          <w:szCs w:val="22"/>
        </w:rPr>
      </w:pPr>
      <w:r w:rsidRPr="00496E2D">
        <w:rPr>
          <w:rFonts w:cstheme="minorHAnsi"/>
          <w:i/>
          <w:iCs/>
          <w:sz w:val="22"/>
          <w:szCs w:val="22"/>
        </w:rPr>
        <w:t xml:space="preserve">Comparison 3: </w:t>
      </w:r>
      <w:r w:rsidRPr="00496E2D">
        <w:rPr>
          <w:rFonts w:cstheme="minorHAnsi"/>
          <w:sz w:val="22"/>
          <w:szCs w:val="22"/>
        </w:rPr>
        <w:t xml:space="preserve">In our third set of simulations, we applied a persistent cull to populations that had already achieved their ESS trait and abundance values. </w:t>
      </w:r>
      <w:ins w:id="886" w:author="Clay Cressler" w:date="2020-05-25T13:52:00Z">
        <w:r w:rsidR="000E5D1A">
          <w:rPr>
            <w:rFonts w:cstheme="minorHAnsi"/>
            <w:sz w:val="22"/>
            <w:szCs w:val="22"/>
          </w:rPr>
          <w:t xml:space="preserve">The population size changed almost immediately </w:t>
        </w:r>
      </w:ins>
      <w:ins w:id="887" w:author="Clay Cressler" w:date="2020-05-25T13:53:00Z">
        <w:r w:rsidR="000E5D1A">
          <w:rPr>
            <w:rFonts w:cstheme="minorHAnsi"/>
            <w:sz w:val="22"/>
            <w:szCs w:val="22"/>
          </w:rPr>
          <w:t xml:space="preserve">so that </w:t>
        </w:r>
      </w:ins>
      <m:oMath>
        <m:r>
          <w:ins w:id="888" w:author="Clay Cressler" w:date="2020-05-25T13:53:00Z">
            <w:rPr>
              <w:rFonts w:ascii="Cambria Math" w:hAnsi="Cambria Math" w:cstheme="minorHAnsi"/>
              <w:sz w:val="22"/>
              <w:szCs w:val="22"/>
            </w:rPr>
            <m:t>R≈</m:t>
          </w:ins>
        </m:r>
        <m:sSub>
          <m:sSubPr>
            <m:ctrlPr>
              <w:ins w:id="889" w:author="Clay Cressler" w:date="2020-05-25T13:53:00Z">
                <w:rPr>
                  <w:rFonts w:ascii="Cambria Math" w:hAnsi="Cambria Math" w:cstheme="minorHAnsi"/>
                  <w:i/>
                  <w:sz w:val="22"/>
                  <w:szCs w:val="22"/>
                </w:rPr>
              </w:ins>
            </m:ctrlPr>
          </m:sSubPr>
          <m:e>
            <m:r>
              <w:ins w:id="890" w:author="Clay Cressler" w:date="2020-05-25T13:53:00Z">
                <w:rPr>
                  <w:rFonts w:ascii="Cambria Math" w:hAnsi="Cambria Math" w:cstheme="minorHAnsi"/>
                  <w:sz w:val="22"/>
                  <w:szCs w:val="22"/>
                </w:rPr>
                <m:t>R</m:t>
              </w:ins>
            </m:r>
          </m:e>
          <m:sub>
            <m:r>
              <w:ins w:id="891" w:author="Clay Cressler" w:date="2020-05-25T13:53:00Z">
                <w:rPr>
                  <w:rFonts w:ascii="Cambria Math" w:hAnsi="Cambria Math" w:cstheme="minorHAnsi"/>
                  <w:sz w:val="22"/>
                  <w:szCs w:val="22"/>
                </w:rPr>
                <m:t>cull</m:t>
              </w:ins>
            </m:r>
          </m:sub>
        </m:sSub>
      </m:oMath>
      <w:ins w:id="892" w:author="Clay Cressler" w:date="2020-05-25T13:53:00Z">
        <w:r w:rsidR="000E5D1A">
          <w:rPr>
            <w:rFonts w:eastAsiaTheme="minorEastAsia" w:cstheme="minorHAnsi"/>
            <w:sz w:val="22"/>
            <w:szCs w:val="22"/>
          </w:rPr>
          <w:t xml:space="preserve">, whereas the evolutionary trajectory showed a clear movement of the mean </w:t>
        </w:r>
      </w:ins>
      <m:oMath>
        <m:sSub>
          <m:sSubPr>
            <m:ctrlPr>
              <w:ins w:id="893" w:author="Clay Cressler" w:date="2020-05-25T13:53:00Z">
                <w:rPr>
                  <w:rFonts w:ascii="Cambria Math" w:eastAsiaTheme="minorEastAsia" w:hAnsi="Cambria Math" w:cstheme="minorHAnsi"/>
                  <w:i/>
                  <w:sz w:val="22"/>
                  <w:szCs w:val="22"/>
                </w:rPr>
              </w:ins>
            </m:ctrlPr>
          </m:sSubPr>
          <m:e>
            <m:r>
              <w:ins w:id="894" w:author="Clay Cressler" w:date="2020-05-25T13:53:00Z">
                <w:rPr>
                  <w:rFonts w:ascii="Cambria Math" w:eastAsiaTheme="minorEastAsia" w:hAnsi="Cambria Math" w:cstheme="minorHAnsi"/>
                  <w:sz w:val="22"/>
                  <w:szCs w:val="22"/>
                </w:rPr>
                <m:t>b</m:t>
              </w:ins>
            </m:r>
          </m:e>
          <m:sub>
            <m:r>
              <w:ins w:id="895" w:author="Clay Cressler" w:date="2020-05-25T13:54:00Z">
                <w:rPr>
                  <w:rFonts w:ascii="Cambria Math" w:eastAsiaTheme="minorEastAsia" w:hAnsi="Cambria Math" w:cstheme="minorHAnsi"/>
                  <w:sz w:val="22"/>
                  <w:szCs w:val="22"/>
                </w:rPr>
                <m:t>max</m:t>
              </w:ins>
            </m:r>
          </m:sub>
        </m:sSub>
      </m:oMath>
      <w:ins w:id="896" w:author="Clay Cressler" w:date="2020-05-25T13:54:00Z">
        <w:r w:rsidR="000E5D1A">
          <w:rPr>
            <w:rFonts w:eastAsiaTheme="minorEastAsia" w:cstheme="minorHAnsi"/>
            <w:sz w:val="22"/>
            <w:szCs w:val="22"/>
          </w:rPr>
          <w:t xml:space="preserve"> </w:t>
        </w:r>
      </w:ins>
      <w:ins w:id="897" w:author="Clay Cressler" w:date="2020-05-25T13:53:00Z">
        <w:r w:rsidR="000E5D1A">
          <w:rPr>
            <w:rFonts w:eastAsiaTheme="minorEastAsia" w:cstheme="minorHAnsi"/>
            <w:sz w:val="22"/>
            <w:szCs w:val="22"/>
          </w:rPr>
          <w:t>away from the ESS</w:t>
        </w:r>
      </w:ins>
      <w:ins w:id="898" w:author="Clay Cressler" w:date="2020-05-25T13:54:00Z">
        <w:r w:rsidR="000E5D1A">
          <w:rPr>
            <w:rFonts w:eastAsiaTheme="minorEastAsia" w:cstheme="minorHAnsi"/>
            <w:sz w:val="22"/>
            <w:szCs w:val="22"/>
          </w:rPr>
          <w:t xml:space="preserve">. Again, we can ask what value of </w:t>
        </w:r>
      </w:ins>
      <m:oMath>
        <m:sSub>
          <m:sSubPr>
            <m:ctrlPr>
              <w:ins w:id="899" w:author="Clay Cressler" w:date="2020-05-25T13:54:00Z">
                <w:rPr>
                  <w:rFonts w:ascii="Cambria Math" w:eastAsiaTheme="minorEastAsia" w:hAnsi="Cambria Math" w:cstheme="minorHAnsi"/>
                  <w:i/>
                  <w:sz w:val="22"/>
                  <w:szCs w:val="22"/>
                </w:rPr>
              </w:ins>
            </m:ctrlPr>
          </m:sSubPr>
          <m:e>
            <m:r>
              <w:ins w:id="900" w:author="Clay Cressler" w:date="2020-05-25T13:54:00Z">
                <w:rPr>
                  <w:rFonts w:ascii="Cambria Math" w:eastAsiaTheme="minorEastAsia" w:hAnsi="Cambria Math" w:cstheme="minorHAnsi"/>
                  <w:sz w:val="22"/>
                  <w:szCs w:val="22"/>
                </w:rPr>
                <m:t>b</m:t>
              </w:ins>
            </m:r>
          </m:e>
          <m:sub>
            <m:r>
              <w:ins w:id="901" w:author="Clay Cressler" w:date="2020-05-25T13:54:00Z">
                <w:rPr>
                  <w:rFonts w:ascii="Cambria Math" w:eastAsiaTheme="minorEastAsia" w:hAnsi="Cambria Math" w:cstheme="minorHAnsi"/>
                  <w:sz w:val="22"/>
                  <w:szCs w:val="22"/>
                </w:rPr>
                <m:t>max</m:t>
              </w:ins>
            </m:r>
          </m:sub>
        </m:sSub>
      </m:oMath>
      <w:ins w:id="902" w:author="Clay Cressler" w:date="2020-05-25T13:54:00Z">
        <w:r w:rsidR="000E5D1A">
          <w:rPr>
            <w:rFonts w:eastAsiaTheme="minorEastAsia" w:cstheme="minorHAnsi"/>
            <w:sz w:val="22"/>
            <w:szCs w:val="22"/>
          </w:rPr>
          <w:t xml:space="preserve"> maximizes expected reproductive success</w:t>
        </w:r>
      </w:ins>
      <w:ins w:id="903" w:author="Clay Cressler" w:date="2020-05-25T13:55:00Z">
        <w:r w:rsidR="000E5D1A">
          <w:rPr>
            <w:rFonts w:eastAsiaTheme="minorEastAsia" w:cstheme="minorHAnsi"/>
            <w:sz w:val="22"/>
            <w:szCs w:val="22"/>
          </w:rPr>
          <w:t>. The expected lifetime reproductive success under culling is</w:t>
        </w:r>
      </w:ins>
      <w:ins w:id="904" w:author="Clay Cressler" w:date="2020-05-25T13:53:00Z">
        <w:r w:rsidR="000E5D1A">
          <w:rPr>
            <w:rFonts w:eastAsiaTheme="minorEastAsia" w:cstheme="minorHAnsi"/>
            <w:sz w:val="22"/>
            <w:szCs w:val="22"/>
          </w:rPr>
          <w:t xml:space="preserve"> </w:t>
        </w:r>
      </w:ins>
    </w:p>
    <w:p w14:paraId="7B67F0A3" w14:textId="7708A8A8" w:rsidR="000E5D1A" w:rsidRPr="00496E2D" w:rsidRDefault="007D0619" w:rsidP="000E5D1A">
      <w:pPr>
        <w:tabs>
          <w:tab w:val="right" w:pos="9360"/>
        </w:tabs>
        <w:spacing w:after="0" w:line="480" w:lineRule="auto"/>
        <w:contextualSpacing/>
        <w:rPr>
          <w:ins w:id="905" w:author="Clay Cressler" w:date="2020-05-25T13:55:00Z"/>
          <w:rFonts w:cstheme="minorHAnsi"/>
          <w:sz w:val="22"/>
          <w:szCs w:val="22"/>
        </w:rPr>
      </w:pPr>
      <m:oMath>
        <m:sSub>
          <m:sSubPr>
            <m:ctrlPr>
              <w:ins w:id="906" w:author="Clay Cressler" w:date="2020-05-25T13:55:00Z">
                <w:rPr>
                  <w:rFonts w:ascii="Cambria Math" w:hAnsi="Cambria Math" w:cstheme="minorHAnsi"/>
                  <w:sz w:val="22"/>
                  <w:szCs w:val="22"/>
                </w:rPr>
              </w:ins>
            </m:ctrlPr>
          </m:sSubPr>
          <m:e>
            <m:r>
              <w:ins w:id="907" w:author="Clay Cressler" w:date="2020-05-25T13:55:00Z">
                <w:rPr>
                  <w:rFonts w:ascii="Cambria Math" w:hAnsi="Cambria Math" w:cstheme="minorHAnsi"/>
                  <w:sz w:val="22"/>
                  <w:szCs w:val="22"/>
                </w:rPr>
                <m:t>R</m:t>
              </w:ins>
            </m:r>
          </m:e>
          <m:sub>
            <m:r>
              <w:ins w:id="908" w:author="Clay Cressler" w:date="2020-05-25T13:55:00Z">
                <w:rPr>
                  <w:rFonts w:ascii="Cambria Math" w:hAnsi="Cambria Math" w:cstheme="minorHAnsi"/>
                  <w:sz w:val="22"/>
                  <w:szCs w:val="22"/>
                </w:rPr>
                <m:t>0</m:t>
              </w:ins>
            </m:r>
          </m:sub>
        </m:sSub>
        <m:r>
          <w:ins w:id="909" w:author="Clay Cressler" w:date="2020-05-25T13:55:00Z">
            <w:rPr>
              <w:rFonts w:ascii="Cambria Math" w:hAnsi="Cambria Math" w:cstheme="minorHAnsi"/>
              <w:sz w:val="22"/>
              <w:szCs w:val="22"/>
            </w:rPr>
            <m:t>=</m:t>
          </w:ins>
        </m:r>
        <m:f>
          <m:fPr>
            <m:ctrlPr>
              <w:ins w:id="910" w:author="Clay Cressler" w:date="2020-05-25T13:55:00Z">
                <w:rPr>
                  <w:rFonts w:ascii="Cambria Math" w:hAnsi="Cambria Math" w:cstheme="minorHAnsi"/>
                  <w:sz w:val="22"/>
                  <w:szCs w:val="22"/>
                </w:rPr>
              </w:ins>
            </m:ctrlPr>
          </m:fPr>
          <m:num>
            <m:sSub>
              <m:sSubPr>
                <m:ctrlPr>
                  <w:ins w:id="911" w:author="Clay Cressler" w:date="2020-05-25T13:57:00Z">
                    <w:rPr>
                      <w:rFonts w:ascii="Cambria Math" w:hAnsi="Cambria Math" w:cstheme="minorHAnsi"/>
                      <w:sz w:val="22"/>
                      <w:szCs w:val="22"/>
                    </w:rPr>
                  </w:ins>
                </m:ctrlPr>
              </m:sSubPr>
              <m:e>
                <m:r>
                  <w:ins w:id="912" w:author="Clay Cressler" w:date="2020-05-25T13:57:00Z">
                    <w:rPr>
                      <w:rFonts w:ascii="Cambria Math" w:hAnsi="Cambria Math" w:cstheme="minorHAnsi"/>
                      <w:sz w:val="22"/>
                      <w:szCs w:val="22"/>
                    </w:rPr>
                    <m:t>b</m:t>
                  </w:ins>
                </m:r>
              </m:e>
              <m:sub>
                <m:r>
                  <w:ins w:id="913" w:author="Clay Cressler" w:date="2020-05-25T13:57:00Z">
                    <w:rPr>
                      <w:rFonts w:ascii="Cambria Math" w:hAnsi="Cambria Math" w:cstheme="minorHAnsi"/>
                      <w:sz w:val="22"/>
                      <w:szCs w:val="22"/>
                    </w:rPr>
                    <m:t>max</m:t>
                  </w:ins>
                </m:r>
              </m:sub>
            </m:sSub>
            <m:r>
              <w:ins w:id="914" w:author="Clay Cressler" w:date="2020-05-25T13:57:00Z">
                <w:rPr>
                  <w:rFonts w:ascii="Cambria Math" w:hAnsi="Cambria Math" w:cstheme="minorHAnsi"/>
                  <w:sz w:val="22"/>
                  <w:szCs w:val="22"/>
                </w:rPr>
                <m:t>-</m:t>
              </w:ins>
            </m:r>
            <m:sSub>
              <m:sSubPr>
                <m:ctrlPr>
                  <w:ins w:id="915" w:author="Clay Cressler" w:date="2020-05-25T13:57:00Z">
                    <w:rPr>
                      <w:rFonts w:ascii="Cambria Math" w:hAnsi="Cambria Math" w:cstheme="minorHAnsi"/>
                      <w:i/>
                      <w:sz w:val="22"/>
                      <w:szCs w:val="22"/>
                    </w:rPr>
                  </w:ins>
                </m:ctrlPr>
              </m:sSubPr>
              <m:e>
                <m:r>
                  <w:ins w:id="916" w:author="Clay Cressler" w:date="2020-05-25T13:57:00Z">
                    <w:rPr>
                      <w:rFonts w:ascii="Cambria Math" w:hAnsi="Cambria Math" w:cstheme="minorHAnsi"/>
                      <w:sz w:val="22"/>
                      <w:szCs w:val="22"/>
                    </w:rPr>
                    <m:t>b</m:t>
                  </w:ins>
                </m:r>
              </m:e>
              <m:sub>
                <m:r>
                  <w:ins w:id="917" w:author="Clay Cressler" w:date="2020-05-25T13:57:00Z">
                    <w:rPr>
                      <w:rFonts w:ascii="Cambria Math" w:hAnsi="Cambria Math" w:cstheme="minorHAnsi"/>
                      <w:sz w:val="22"/>
                      <w:szCs w:val="22"/>
                    </w:rPr>
                    <m:t>s</m:t>
                  </w:ins>
                </m:r>
              </m:sub>
            </m:sSub>
            <m:r>
              <w:ins w:id="918" w:author="Clay Cressler" w:date="2020-05-25T13:57:00Z">
                <w:rPr>
                  <w:rFonts w:ascii="Cambria Math" w:hAnsi="Cambria Math" w:cstheme="minorHAnsi"/>
                  <w:sz w:val="22"/>
                  <w:szCs w:val="22"/>
                </w:rPr>
                <m:t>R</m:t>
              </w:ins>
            </m:r>
          </m:num>
          <m:den>
            <m:sSub>
              <m:sSubPr>
                <m:ctrlPr>
                  <w:ins w:id="919" w:author="Clay Cressler" w:date="2020-05-25T13:56:00Z">
                    <w:rPr>
                      <w:rFonts w:ascii="Cambria Math" w:hAnsi="Cambria Math" w:cstheme="minorHAnsi"/>
                      <w:sz w:val="22"/>
                      <w:szCs w:val="22"/>
                    </w:rPr>
                  </w:ins>
                </m:ctrlPr>
              </m:sSubPr>
              <m:e>
                <m:r>
                  <w:ins w:id="920" w:author="Clay Cressler" w:date="2020-05-25T13:56:00Z">
                    <w:rPr>
                      <w:rFonts w:ascii="Cambria Math" w:hAnsi="Cambria Math" w:cstheme="minorHAnsi"/>
                      <w:sz w:val="22"/>
                      <w:szCs w:val="22"/>
                    </w:rPr>
                    <m:t>d</m:t>
                  </w:ins>
                </m:r>
              </m:e>
              <m:sub>
                <m:r>
                  <w:ins w:id="921" w:author="Clay Cressler" w:date="2020-05-25T13:56:00Z">
                    <w:rPr>
                      <w:rFonts w:ascii="Cambria Math" w:hAnsi="Cambria Math" w:cstheme="minorHAnsi"/>
                      <w:sz w:val="22"/>
                      <w:szCs w:val="22"/>
                    </w:rPr>
                    <m:t>min</m:t>
                  </w:ins>
                </m:r>
              </m:sub>
            </m:sSub>
            <m:r>
              <w:ins w:id="922" w:author="Clay Cressler" w:date="2020-05-25T13:56:00Z">
                <w:rPr>
                  <w:rFonts w:ascii="Cambria Math" w:hAnsi="Cambria Math" w:cstheme="minorHAnsi"/>
                  <w:sz w:val="22"/>
                  <w:szCs w:val="22"/>
                </w:rPr>
                <m:t>+</m:t>
              </w:ins>
            </m:r>
            <m:sSub>
              <m:sSubPr>
                <m:ctrlPr>
                  <w:ins w:id="923" w:author="Clay Cressler" w:date="2020-05-25T13:56:00Z">
                    <w:rPr>
                      <w:rFonts w:ascii="Cambria Math" w:hAnsi="Cambria Math" w:cstheme="minorHAnsi"/>
                      <w:i/>
                      <w:sz w:val="22"/>
                      <w:szCs w:val="22"/>
                    </w:rPr>
                  </w:ins>
                </m:ctrlPr>
              </m:sSubPr>
              <m:e>
                <m:r>
                  <w:ins w:id="924" w:author="Clay Cressler" w:date="2020-05-25T13:56:00Z">
                    <w:rPr>
                      <w:rFonts w:ascii="Cambria Math" w:hAnsi="Cambria Math" w:cstheme="minorHAnsi"/>
                      <w:sz w:val="22"/>
                      <w:szCs w:val="22"/>
                    </w:rPr>
                    <m:t>d</m:t>
                  </w:ins>
                </m:r>
              </m:e>
              <m:sub>
                <m:r>
                  <w:ins w:id="925" w:author="Clay Cressler" w:date="2020-05-25T13:56:00Z">
                    <w:rPr>
                      <w:rFonts w:ascii="Cambria Math" w:hAnsi="Cambria Math" w:cstheme="minorHAnsi"/>
                      <w:sz w:val="22"/>
                      <w:szCs w:val="22"/>
                    </w:rPr>
                    <m:t>s</m:t>
                  </w:ins>
                </m:r>
              </m:sub>
            </m:sSub>
            <m:r>
              <w:ins w:id="926" w:author="Clay Cressler" w:date="2020-05-25T13:56:00Z">
                <w:rPr>
                  <w:rFonts w:ascii="Cambria Math" w:hAnsi="Cambria Math" w:cstheme="minorHAnsi"/>
                  <w:sz w:val="22"/>
                  <w:szCs w:val="22"/>
                </w:rPr>
                <m:t>R+x</m:t>
              </w:ins>
            </m:r>
            <m:func>
              <m:funcPr>
                <m:ctrlPr>
                  <w:ins w:id="927" w:author="Clay Cressler" w:date="2020-05-25T13:56:00Z">
                    <w:rPr>
                      <w:rFonts w:ascii="Cambria Math" w:hAnsi="Cambria Math" w:cstheme="minorHAnsi"/>
                      <w:i/>
                      <w:sz w:val="22"/>
                      <w:szCs w:val="22"/>
                    </w:rPr>
                  </w:ins>
                </m:ctrlPr>
              </m:funcPr>
              <m:fName>
                <m:r>
                  <w:ins w:id="928" w:author="Clay Cressler" w:date="2020-05-25T13:56:00Z">
                    <m:rPr>
                      <m:sty m:val="p"/>
                    </m:rPr>
                    <w:rPr>
                      <w:rFonts w:ascii="Cambria Math" w:hAnsi="Cambria Math" w:cstheme="minorHAnsi"/>
                      <w:sz w:val="22"/>
                      <w:szCs w:val="22"/>
                    </w:rPr>
                    <m:t>max</m:t>
                  </w:ins>
                </m:r>
              </m:fName>
              <m:e>
                <m:d>
                  <m:dPr>
                    <m:ctrlPr>
                      <w:ins w:id="929" w:author="Clay Cressler" w:date="2020-05-25T13:56:00Z">
                        <w:rPr>
                          <w:rFonts w:ascii="Cambria Math" w:hAnsi="Cambria Math" w:cstheme="minorHAnsi"/>
                          <w:i/>
                          <w:sz w:val="22"/>
                          <w:szCs w:val="22"/>
                        </w:rPr>
                      </w:ins>
                    </m:ctrlPr>
                  </m:dPr>
                  <m:e>
                    <m:r>
                      <w:ins w:id="930" w:author="Clay Cressler" w:date="2020-05-25T13:56:00Z">
                        <w:rPr>
                          <w:rFonts w:ascii="Cambria Math" w:hAnsi="Cambria Math" w:cstheme="minorHAnsi"/>
                          <w:sz w:val="22"/>
                          <w:szCs w:val="22"/>
                        </w:rPr>
                        <m:t>0,1-</m:t>
                      </w:ins>
                    </m:r>
                    <m:f>
                      <m:fPr>
                        <m:ctrlPr>
                          <w:ins w:id="931" w:author="Clay Cressler" w:date="2020-05-25T13:56:00Z">
                            <w:rPr>
                              <w:rFonts w:ascii="Cambria Math" w:hAnsi="Cambria Math" w:cstheme="minorHAnsi"/>
                              <w:i/>
                              <w:sz w:val="22"/>
                              <w:szCs w:val="22"/>
                            </w:rPr>
                          </w:ins>
                        </m:ctrlPr>
                      </m:fPr>
                      <m:num>
                        <m:sSub>
                          <m:sSubPr>
                            <m:ctrlPr>
                              <w:ins w:id="932" w:author="Clay Cressler" w:date="2020-05-25T13:56:00Z">
                                <w:rPr>
                                  <w:rFonts w:ascii="Cambria Math" w:hAnsi="Cambria Math" w:cstheme="minorHAnsi"/>
                                  <w:i/>
                                  <w:sz w:val="22"/>
                                  <w:szCs w:val="22"/>
                                </w:rPr>
                              </w:ins>
                            </m:ctrlPr>
                          </m:sSubPr>
                          <m:e>
                            <m:r>
                              <w:ins w:id="933" w:author="Clay Cressler" w:date="2020-05-25T13:56:00Z">
                                <w:rPr>
                                  <w:rFonts w:ascii="Cambria Math" w:hAnsi="Cambria Math" w:cstheme="minorHAnsi"/>
                                  <w:sz w:val="22"/>
                                  <w:szCs w:val="22"/>
                                </w:rPr>
                                <m:t>R</m:t>
                              </w:ins>
                            </m:r>
                          </m:e>
                          <m:sub>
                            <m:r>
                              <w:ins w:id="934" w:author="Clay Cressler" w:date="2020-05-25T13:56:00Z">
                                <w:rPr>
                                  <w:rFonts w:ascii="Cambria Math" w:hAnsi="Cambria Math" w:cstheme="minorHAnsi"/>
                                  <w:sz w:val="22"/>
                                  <w:szCs w:val="22"/>
                                </w:rPr>
                                <m:t>cull</m:t>
                              </w:ins>
                            </m:r>
                          </m:sub>
                        </m:sSub>
                      </m:num>
                      <m:den>
                        <m:r>
                          <w:ins w:id="935" w:author="Clay Cressler" w:date="2020-05-25T13:56:00Z">
                            <w:rPr>
                              <w:rFonts w:ascii="Cambria Math" w:hAnsi="Cambria Math" w:cstheme="minorHAnsi"/>
                              <w:sz w:val="22"/>
                              <w:szCs w:val="22"/>
                            </w:rPr>
                            <m:t>R</m:t>
                          </w:ins>
                        </m:r>
                      </m:den>
                    </m:f>
                  </m:e>
                </m:d>
              </m:e>
            </m:func>
          </m:den>
        </m:f>
        <m:r>
          <w:ins w:id="936" w:author="Clay Cressler" w:date="2020-05-25T13:55:00Z">
            <w:rPr>
              <w:rFonts w:ascii="Cambria Math" w:hAnsi="Cambria Math" w:cstheme="minorHAnsi"/>
              <w:sz w:val="22"/>
              <w:szCs w:val="22"/>
            </w:rPr>
            <m:t>.</m:t>
          </w:ins>
        </m:r>
      </m:oMath>
      <w:ins w:id="937" w:author="Clay Cressler" w:date="2020-05-25T13:55:00Z">
        <w:r w:rsidR="000E5D1A">
          <w:rPr>
            <w:rFonts w:eastAsiaTheme="minorEastAsia" w:cstheme="minorHAnsi"/>
            <w:sz w:val="22"/>
            <w:szCs w:val="22"/>
          </w:rPr>
          <w:tab/>
          <w:t>(Equation 6)</w:t>
        </w:r>
      </w:ins>
    </w:p>
    <w:p w14:paraId="00CB3006" w14:textId="6D8B2C8A" w:rsidR="00FB13B8" w:rsidRDefault="000E5D1A" w:rsidP="00503830">
      <w:pPr>
        <w:spacing w:after="0" w:line="480" w:lineRule="auto"/>
        <w:contextualSpacing/>
        <w:rPr>
          <w:rFonts w:cstheme="minorHAnsi"/>
          <w:sz w:val="22"/>
          <w:szCs w:val="22"/>
        </w:rPr>
      </w:pPr>
      <w:ins w:id="938" w:author="Clay Cressler" w:date="2020-05-25T13:57:00Z">
        <w:r>
          <w:rPr>
            <w:rFonts w:cstheme="minorHAnsi"/>
            <w:sz w:val="22"/>
            <w:szCs w:val="22"/>
          </w:rPr>
          <w:t xml:space="preserve">Assuming that </w:t>
        </w:r>
      </w:ins>
      <m:oMath>
        <m:r>
          <w:ins w:id="939" w:author="Clay Cressler" w:date="2020-05-25T13:57:00Z">
            <w:rPr>
              <w:rFonts w:ascii="Cambria Math" w:hAnsi="Cambria Math" w:cstheme="minorHAnsi"/>
              <w:sz w:val="22"/>
              <w:szCs w:val="22"/>
            </w:rPr>
            <m:t>R≈</m:t>
          </w:ins>
        </m:r>
        <m:sSub>
          <m:sSubPr>
            <m:ctrlPr>
              <w:ins w:id="940" w:author="Clay Cressler" w:date="2020-05-25T13:57:00Z">
                <w:rPr>
                  <w:rFonts w:ascii="Cambria Math" w:hAnsi="Cambria Math" w:cstheme="minorHAnsi"/>
                  <w:i/>
                  <w:sz w:val="22"/>
                  <w:szCs w:val="22"/>
                </w:rPr>
              </w:ins>
            </m:ctrlPr>
          </m:sSubPr>
          <m:e>
            <m:r>
              <w:ins w:id="941" w:author="Clay Cressler" w:date="2020-05-25T13:57:00Z">
                <w:rPr>
                  <w:rFonts w:ascii="Cambria Math" w:hAnsi="Cambria Math" w:cstheme="minorHAnsi"/>
                  <w:sz w:val="22"/>
                  <w:szCs w:val="22"/>
                </w:rPr>
                <m:t>R</m:t>
              </w:ins>
            </m:r>
          </m:e>
          <m:sub>
            <m:r>
              <w:ins w:id="942" w:author="Clay Cressler" w:date="2020-05-25T13:57:00Z">
                <w:rPr>
                  <w:rFonts w:ascii="Cambria Math" w:hAnsi="Cambria Math" w:cstheme="minorHAnsi"/>
                  <w:sz w:val="22"/>
                  <w:szCs w:val="22"/>
                </w:rPr>
                <m:t>cull</m:t>
              </w:ins>
            </m:r>
          </m:sub>
        </m:sSub>
      </m:oMath>
      <w:ins w:id="943" w:author="Clay Cressler" w:date="2020-05-25T13:57:00Z">
        <w:r>
          <w:rPr>
            <w:rFonts w:eastAsiaTheme="minorEastAsia" w:cstheme="minorHAnsi"/>
            <w:sz w:val="22"/>
            <w:szCs w:val="22"/>
          </w:rPr>
          <w:t xml:space="preserve">, the </w:t>
        </w:r>
        <w:r w:rsidR="00EF1725">
          <w:rPr>
            <w:rFonts w:eastAsiaTheme="minorEastAsia" w:cstheme="minorHAnsi"/>
            <w:sz w:val="22"/>
            <w:szCs w:val="22"/>
          </w:rPr>
          <w:t xml:space="preserve">value of </w:t>
        </w:r>
      </w:ins>
      <m:oMath>
        <m:sSub>
          <m:sSubPr>
            <m:ctrlPr>
              <w:ins w:id="944" w:author="Clay Cressler" w:date="2020-05-25T13:57:00Z">
                <w:rPr>
                  <w:rFonts w:ascii="Cambria Math" w:eastAsiaTheme="minorEastAsia" w:hAnsi="Cambria Math" w:cstheme="minorHAnsi"/>
                  <w:i/>
                  <w:sz w:val="22"/>
                  <w:szCs w:val="22"/>
                </w:rPr>
              </w:ins>
            </m:ctrlPr>
          </m:sSubPr>
          <m:e>
            <m:r>
              <w:ins w:id="945" w:author="Clay Cressler" w:date="2020-05-25T13:57:00Z">
                <w:rPr>
                  <w:rFonts w:ascii="Cambria Math" w:eastAsiaTheme="minorEastAsia" w:hAnsi="Cambria Math" w:cstheme="minorHAnsi"/>
                  <w:sz w:val="22"/>
                  <w:szCs w:val="22"/>
                </w:rPr>
                <m:t>b</m:t>
              </w:ins>
            </m:r>
          </m:e>
          <m:sub>
            <m:r>
              <w:ins w:id="946" w:author="Clay Cressler" w:date="2020-05-25T13:57:00Z">
                <w:rPr>
                  <w:rFonts w:ascii="Cambria Math" w:eastAsiaTheme="minorEastAsia" w:hAnsi="Cambria Math" w:cstheme="minorHAnsi"/>
                  <w:sz w:val="22"/>
                  <w:szCs w:val="22"/>
                </w:rPr>
                <m:t>max</m:t>
              </w:ins>
            </m:r>
          </m:sub>
        </m:sSub>
      </m:oMath>
      <w:ins w:id="947" w:author="Clay Cressler" w:date="2020-05-25T13:57:00Z">
        <w:r w:rsidR="00EF1725">
          <w:rPr>
            <w:rFonts w:eastAsiaTheme="minorEastAsia" w:cstheme="minorHAnsi"/>
            <w:sz w:val="22"/>
            <w:szCs w:val="22"/>
          </w:rPr>
          <w:t xml:space="preserve"> that maximizes </w:t>
        </w:r>
      </w:ins>
      <m:oMath>
        <m:sSub>
          <m:sSubPr>
            <m:ctrlPr>
              <w:ins w:id="948" w:author="Clay Cressler" w:date="2020-05-25T13:57:00Z">
                <w:rPr>
                  <w:rFonts w:ascii="Cambria Math" w:eastAsiaTheme="minorEastAsia" w:hAnsi="Cambria Math" w:cstheme="minorHAnsi"/>
                  <w:i/>
                  <w:sz w:val="22"/>
                  <w:szCs w:val="22"/>
                </w:rPr>
              </w:ins>
            </m:ctrlPr>
          </m:sSubPr>
          <m:e>
            <m:r>
              <w:ins w:id="949" w:author="Clay Cressler" w:date="2020-05-25T13:57:00Z">
                <w:rPr>
                  <w:rFonts w:ascii="Cambria Math" w:eastAsiaTheme="minorEastAsia" w:hAnsi="Cambria Math" w:cstheme="minorHAnsi"/>
                  <w:sz w:val="22"/>
                  <w:szCs w:val="22"/>
                </w:rPr>
                <m:t>R</m:t>
              </w:ins>
            </m:r>
          </m:e>
          <m:sub>
            <m:r>
              <w:ins w:id="950" w:author="Clay Cressler" w:date="2020-05-25T13:57:00Z">
                <w:rPr>
                  <w:rFonts w:ascii="Cambria Math" w:eastAsiaTheme="minorEastAsia" w:hAnsi="Cambria Math" w:cstheme="minorHAnsi"/>
                  <w:sz w:val="22"/>
                  <w:szCs w:val="22"/>
                </w:rPr>
                <m:t>0</m:t>
              </w:ins>
            </m:r>
          </m:sub>
        </m:sSub>
      </m:oMath>
      <w:ins w:id="951" w:author="Clay Cressler" w:date="2020-05-25T13:57:00Z">
        <w:r w:rsidR="00EF1725">
          <w:rPr>
            <w:rFonts w:eastAsiaTheme="minorEastAsia" w:cstheme="minorHAnsi"/>
            <w:sz w:val="22"/>
            <w:szCs w:val="22"/>
          </w:rPr>
          <w:t xml:space="preserve"> </w:t>
        </w:r>
      </w:ins>
      <w:ins w:id="952" w:author="Clay Cressler" w:date="2020-05-25T13:58:00Z">
        <w:r w:rsidR="00EF1725">
          <w:rPr>
            <w:rFonts w:eastAsiaTheme="minorEastAsia" w:cstheme="minorHAnsi"/>
            <w:sz w:val="22"/>
            <w:szCs w:val="22"/>
          </w:rPr>
          <w:t xml:space="preserve">is given by Eq. (5) above. Fig. 5 shows clearly that </w:t>
        </w:r>
      </w:ins>
      <w:del w:id="953" w:author="Clay Cressler" w:date="2020-05-25T13:59:00Z">
        <w:r w:rsidR="00644808" w:rsidRPr="00496E2D" w:rsidDel="00EF1725">
          <w:rPr>
            <w:rFonts w:cstheme="minorHAnsi"/>
            <w:sz w:val="22"/>
            <w:szCs w:val="22"/>
          </w:rPr>
          <w:delText xml:space="preserve">Evolution in these scenarios generated clear movement of the populations </w:delText>
        </w:r>
      </w:del>
      <w:ins w:id="954" w:author="Clay Cressler" w:date="2020-05-25T13:59:00Z">
        <w:r w:rsidR="00EF1725">
          <w:rPr>
            <w:rFonts w:cstheme="minorHAnsi"/>
            <w:sz w:val="22"/>
            <w:szCs w:val="22"/>
          </w:rPr>
          <w:t xml:space="preserve">the population mean </w:t>
        </w:r>
      </w:ins>
      <m:oMath>
        <m:sSub>
          <m:sSubPr>
            <m:ctrlPr>
              <w:ins w:id="955" w:author="Clay Cressler" w:date="2020-05-25T13:59:00Z">
                <w:rPr>
                  <w:rFonts w:ascii="Cambria Math" w:eastAsiaTheme="minorEastAsia" w:hAnsi="Cambria Math" w:cstheme="minorHAnsi"/>
                  <w:i/>
                  <w:sz w:val="22"/>
                  <w:szCs w:val="22"/>
                </w:rPr>
              </w:ins>
            </m:ctrlPr>
          </m:sSubPr>
          <m:e>
            <m:r>
              <w:ins w:id="956" w:author="Clay Cressler" w:date="2020-05-25T13:59:00Z">
                <w:rPr>
                  <w:rFonts w:ascii="Cambria Math" w:eastAsiaTheme="minorEastAsia" w:hAnsi="Cambria Math" w:cstheme="minorHAnsi"/>
                  <w:sz w:val="22"/>
                  <w:szCs w:val="22"/>
                </w:rPr>
                <m:t>b</m:t>
              </w:ins>
            </m:r>
          </m:e>
          <m:sub>
            <m:r>
              <w:ins w:id="957" w:author="Clay Cressler" w:date="2020-05-25T13:59:00Z">
                <w:rPr>
                  <w:rFonts w:ascii="Cambria Math" w:eastAsiaTheme="minorEastAsia" w:hAnsi="Cambria Math" w:cstheme="minorHAnsi"/>
                  <w:sz w:val="22"/>
                  <w:szCs w:val="22"/>
                </w:rPr>
                <m:t>max</m:t>
              </w:ins>
            </m:r>
          </m:sub>
        </m:sSub>
      </m:oMath>
      <w:ins w:id="958" w:author="Clay Cressler" w:date="2020-05-25T13:59:00Z">
        <w:r w:rsidR="00EF1725">
          <w:rPr>
            <w:rFonts w:eastAsiaTheme="minorEastAsia" w:cstheme="minorHAnsi"/>
            <w:sz w:val="22"/>
            <w:szCs w:val="22"/>
          </w:rPr>
          <w:t xml:space="preserve"> evolve</w:t>
        </w:r>
      </w:ins>
      <w:ins w:id="959" w:author="Clay Cressler" w:date="2020-05-25T15:20:00Z">
        <w:r w:rsidR="006057FC">
          <w:rPr>
            <w:rFonts w:eastAsiaTheme="minorEastAsia" w:cstheme="minorHAnsi"/>
            <w:sz w:val="22"/>
            <w:szCs w:val="22"/>
          </w:rPr>
          <w:t>d</w:t>
        </w:r>
      </w:ins>
      <w:ins w:id="960" w:author="Clay Cressler" w:date="2020-05-25T13:59:00Z">
        <w:r w:rsidR="00EF1725">
          <w:rPr>
            <w:rFonts w:eastAsiaTheme="minorEastAsia" w:cstheme="minorHAnsi"/>
            <w:sz w:val="22"/>
            <w:szCs w:val="22"/>
          </w:rPr>
          <w:t xml:space="preserve"> </w:t>
        </w:r>
      </w:ins>
      <w:r w:rsidR="00644808" w:rsidRPr="00496E2D">
        <w:rPr>
          <w:rFonts w:cstheme="minorHAnsi"/>
          <w:sz w:val="22"/>
          <w:szCs w:val="22"/>
        </w:rPr>
        <w:t>to</w:t>
      </w:r>
      <w:del w:id="961" w:author="Clay Cressler" w:date="2020-05-25T13:59:00Z">
        <w:r w:rsidR="00644808" w:rsidRPr="00496E2D" w:rsidDel="00EF1725">
          <w:rPr>
            <w:rFonts w:cstheme="minorHAnsi"/>
            <w:sz w:val="22"/>
            <w:szCs w:val="22"/>
          </w:rPr>
          <w:delText>ward</w:delText>
        </w:r>
      </w:del>
      <w:r w:rsidR="00644808" w:rsidRPr="00496E2D">
        <w:rPr>
          <w:rFonts w:cstheme="minorHAnsi"/>
          <w:sz w:val="22"/>
          <w:szCs w:val="22"/>
        </w:rPr>
        <w:t xml:space="preserve"> the population-specific TEAs that </w:t>
      </w:r>
      <w:r w:rsidR="002534BA">
        <w:rPr>
          <w:rFonts w:cstheme="minorHAnsi"/>
          <w:sz w:val="22"/>
          <w:szCs w:val="22"/>
        </w:rPr>
        <w:t xml:space="preserve">depended on the population size the cull produced </w:t>
      </w:r>
      <w:r w:rsidR="00644808" w:rsidRPr="00496E2D">
        <w:rPr>
          <w:rFonts w:cstheme="minorHAnsi"/>
          <w:sz w:val="22"/>
          <w:szCs w:val="22"/>
        </w:rPr>
        <w:t xml:space="preserve">(Figures </w:t>
      </w:r>
      <w:r w:rsidR="00661E85">
        <w:rPr>
          <w:rFonts w:cstheme="minorHAnsi"/>
          <w:sz w:val="22"/>
          <w:szCs w:val="22"/>
        </w:rPr>
        <w:t>5</w:t>
      </w:r>
      <w:r w:rsidR="00644808" w:rsidRPr="00496E2D">
        <w:rPr>
          <w:rFonts w:cstheme="minorHAnsi"/>
          <w:sz w:val="22"/>
          <w:szCs w:val="22"/>
        </w:rPr>
        <w:t>,</w:t>
      </w:r>
      <w:r w:rsidR="00661E85">
        <w:rPr>
          <w:rFonts w:cstheme="minorHAnsi"/>
          <w:sz w:val="22"/>
          <w:szCs w:val="22"/>
        </w:rPr>
        <w:t>6</w:t>
      </w:r>
      <w:r w:rsidR="00644808" w:rsidRPr="00496E2D">
        <w:rPr>
          <w:rFonts w:cstheme="minorHAnsi"/>
          <w:sz w:val="22"/>
          <w:szCs w:val="22"/>
        </w:rPr>
        <w:t xml:space="preserve">). Rather than returning to the ESS, populations that were reduced to a lower abundance shifted their path immediately to head upslope toward the abundance-determined TEA and </w:t>
      </w:r>
      <w:del w:id="962" w:author="Clay Cressler" w:date="2020-05-25T13:59:00Z">
        <w:r w:rsidR="00644808" w:rsidRPr="00496E2D" w:rsidDel="00EF1725">
          <w:rPr>
            <w:rFonts w:cstheme="minorHAnsi"/>
            <w:sz w:val="22"/>
            <w:szCs w:val="22"/>
          </w:rPr>
          <w:delText>not toward</w:delText>
        </w:r>
      </w:del>
      <w:ins w:id="963" w:author="Clay Cressler" w:date="2020-05-25T13:59:00Z">
        <w:r w:rsidR="00EF1725">
          <w:rPr>
            <w:rFonts w:cstheme="minorHAnsi"/>
            <w:sz w:val="22"/>
            <w:szCs w:val="22"/>
          </w:rPr>
          <w:t>away from</w:t>
        </w:r>
      </w:ins>
      <w:r w:rsidR="00644808" w:rsidRPr="00496E2D">
        <w:rPr>
          <w:rFonts w:cstheme="minorHAnsi"/>
          <w:sz w:val="22"/>
          <w:szCs w:val="22"/>
        </w:rPr>
        <w:t xml:space="preserve"> the ESS (Figure </w:t>
      </w:r>
      <w:r w:rsidR="00661E85">
        <w:rPr>
          <w:rFonts w:cstheme="minorHAnsi"/>
          <w:sz w:val="22"/>
          <w:szCs w:val="22"/>
        </w:rPr>
        <w:t>6</w:t>
      </w:r>
      <w:r w:rsidR="00644808" w:rsidRPr="00496E2D">
        <w:rPr>
          <w:rFonts w:cstheme="minorHAnsi"/>
          <w:sz w:val="22"/>
          <w:szCs w:val="22"/>
        </w:rPr>
        <w:t xml:space="preserve">). The populations followed a path of adaptation specific to </w:t>
      </w:r>
      <w:r w:rsidR="00661E85">
        <w:rPr>
          <w:rFonts w:cstheme="minorHAnsi"/>
          <w:sz w:val="22"/>
          <w:szCs w:val="22"/>
        </w:rPr>
        <w:t xml:space="preserve">the current </w:t>
      </w:r>
      <w:r w:rsidR="00644808" w:rsidRPr="00496E2D">
        <w:rPr>
          <w:rFonts w:cstheme="minorHAnsi"/>
          <w:sz w:val="22"/>
          <w:szCs w:val="22"/>
        </w:rPr>
        <w:t>transient state, as generated by Equation 5, not the path generated by equilibrium conditions.</w:t>
      </w:r>
    </w:p>
    <w:p w14:paraId="1F462CC0" w14:textId="77777777" w:rsidR="00550FC3" w:rsidRPr="00496E2D" w:rsidRDefault="00550FC3" w:rsidP="00550FC3">
      <w:pPr>
        <w:spacing w:after="0" w:line="480" w:lineRule="auto"/>
        <w:contextualSpacing/>
        <w:rPr>
          <w:rFonts w:cstheme="minorHAnsi"/>
          <w:sz w:val="22"/>
          <w:szCs w:val="22"/>
        </w:rPr>
      </w:pPr>
      <w:r w:rsidRPr="00496E2D">
        <w:rPr>
          <w:rFonts w:cstheme="minorHAnsi"/>
          <w:b/>
          <w:sz w:val="22"/>
          <w:szCs w:val="22"/>
        </w:rPr>
        <w:t>Discussion</w:t>
      </w:r>
    </w:p>
    <w:p w14:paraId="6140A447" w14:textId="1F0B2C50" w:rsidR="00550FC3" w:rsidRDefault="00550FC3" w:rsidP="00550FC3">
      <w:pPr>
        <w:spacing w:after="0" w:line="480" w:lineRule="auto"/>
        <w:contextualSpacing/>
        <w:rPr>
          <w:rFonts w:cstheme="minorHAnsi"/>
          <w:sz w:val="22"/>
          <w:szCs w:val="22"/>
        </w:rPr>
      </w:pPr>
      <w:r w:rsidRPr="00496E2D">
        <w:rPr>
          <w:rFonts w:cstheme="minorHAnsi"/>
          <w:sz w:val="22"/>
          <w:szCs w:val="22"/>
        </w:rPr>
        <w:t xml:space="preserve">Evolutionary theory today encompasses a wide range of modeling techniques and frameworks that facilitate an understanding of how populations evolve and adapt to their environments </w:t>
      </w:r>
      <w:r w:rsidRPr="00496E2D">
        <w:rPr>
          <w:rFonts w:cstheme="minorHAnsi"/>
          <w:sz w:val="22"/>
          <w:szCs w:val="22"/>
        </w:rPr>
        <w:fldChar w:fldCharType="begin"/>
      </w:r>
      <w:ins w:id="964" w:author="Clay Cressler" w:date="2020-05-25T15:17:00Z">
        <w:r w:rsidR="006057FC">
          <w:rPr>
            <w:rFonts w:cstheme="minorHAnsi"/>
            <w:sz w:val="22"/>
            <w:szCs w:val="22"/>
          </w:rPr>
          <w: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2019)","noteIndex":0},"citationItems":[{"id":"fu1XBaw3/gZzgSMTL","uris":["http://zotero.org/users/1264037/items/IZII2Z4R"],"uri":["http://zotero.org/users/1264037/items/IZII2Z4R"],"itemData":{"id":2262,"type":"article-journal","abstract":"Dynamic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fu1XBaw3/nMQIPXFM","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fu1XBaw3/TYjCraEZ","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M."}],"issued":{"date-parts":[["2005"]]}}},{"id":"fu1XBaw3/KUZfiQE8","uris":["http://zotero.org/users/1264037/items/C8U337Q6"],"uri":["http://zotero.org/users/1264037/items/C8U337Q6"],"itemData":{"id":2668,"type":"article-journal","container-title":"Evolutionary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E."}],"issued":{"date-parts":[["2006"]]}}},{"id":"fu1XBaw3/mQ41Rekt","uris":["http://zotero.org/users/1264037/items/QANDY7JS"],"uri":["http://zotero.org/users/1264037/items/QANDY7JS"],"itemData":{"id":7715,"type":"article-journal","abstract":"Matrix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fu1XBaw3/Kyd2mtv6","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fu1XBaw3/CDicOFHN","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fu1XBaw3/xztTXEJW","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ins>
      <w:del w:id="965" w:author="Clay Cressler" w:date="2020-05-22T09:11:00Z">
        <w:r w:rsidR="00EC565E" w:rsidDel="00B2275B">
          <w:rPr>
            <w:rFonts w:cstheme="minorHAnsi"/>
            <w:sz w:val="22"/>
            <w:szCs w:val="22"/>
          </w:rPr>
          <w:del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7720,"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M."}],"issued":{"date-parts":[["2005"]]}}},{"id":2668,"uris":["http://zotero.org/users/1264037/items/C8U337Q6"],"uri":["http://zotero.org/users/1264037/items/C8U337Q6"],"itemData":{"id":2668,"type":"article-journal","container-title":"Evolutionary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E."}],"issued":{"date-parts":[["2006"]]}}},{"id":7715,"uris":["http://zotero.org/users/1264037/items/QANDY7JS"],"uri":["http://zotero.org/users/1264037/items/QANDY7JS"],"itemData":{"id":7715,"type":"article-journal","abstract":"Matrix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P."},{"family":"Rees","given":"Mark"}],"issued":{"date-parts":[["2006",3]]}}},{"id":7686,"uris":["http://zotero.org/users/1264037/items/AJWCVPYE"],"uri":["http://zotero.org/users/1264037/items/AJWCVPYE"],"itemData":{"id":7686,"type":"article-journal","abstract":"Evolutionary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7622,"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7596,"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w:delInstrText>
        </w:r>
        <w:r w:rsidR="00EC565E" w:rsidRPr="00A829D5" w:rsidDel="00B2275B">
          <w:rPr>
            <w:rFonts w:cstheme="minorHAnsi"/>
            <w:sz w:val="22"/>
            <w:szCs w:val="22"/>
            <w:lang w:val="fr-FR"/>
            <w:rPrChange w:id="966" w:author="Clay Cressler" w:date="2020-05-21T10:54:00Z">
              <w:rPr>
                <w:rFonts w:cstheme="minorHAnsi"/>
                <w:sz w:val="22"/>
                <w:szCs w:val="22"/>
              </w:rPr>
            </w:rPrChange>
          </w:rPr>
          <w:delInstrText xml:space="preserve">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delInstrText>
        </w:r>
      </w:del>
      <w:r w:rsidRPr="00496E2D">
        <w:rPr>
          <w:rFonts w:cstheme="minorHAnsi"/>
          <w:sz w:val="22"/>
          <w:szCs w:val="22"/>
        </w:rPr>
        <w:fldChar w:fldCharType="separate"/>
      </w:r>
      <w:bookmarkStart w:id="967" w:name="__Fieldmark__1676_3467020329"/>
      <w:bookmarkStart w:id="968" w:name="__Fieldmark__774_3467020329"/>
      <w:r w:rsidR="008E50B7" w:rsidRPr="00A829D5">
        <w:rPr>
          <w:rFonts w:ascii="Calibri" w:hAnsi="Calibri" w:cs="Calibri"/>
          <w:sz w:val="22"/>
          <w:lang w:val="fr-FR"/>
          <w:rPrChange w:id="969" w:author="Clay Cressler" w:date="2020-05-21T10:54:00Z">
            <w:rPr>
              <w:rFonts w:ascii="Calibri" w:hAnsi="Calibri" w:cs="Calibri"/>
              <w:sz w:val="22"/>
            </w:rPr>
          </w:rPrChange>
        </w:rPr>
        <w:t xml:space="preserve">(Lande 1982; Abrams </w:t>
      </w:r>
      <w:r w:rsidR="008E50B7" w:rsidRPr="00A829D5">
        <w:rPr>
          <w:rFonts w:ascii="Calibri" w:hAnsi="Calibri" w:cs="Calibri"/>
          <w:i/>
          <w:iCs/>
          <w:sz w:val="22"/>
          <w:lang w:val="fr-FR"/>
          <w:rPrChange w:id="970" w:author="Clay Cressler" w:date="2020-05-21T10:54:00Z">
            <w:rPr>
              <w:rFonts w:ascii="Calibri" w:hAnsi="Calibri" w:cs="Calibri"/>
              <w:i/>
              <w:iCs/>
              <w:sz w:val="22"/>
            </w:rPr>
          </w:rPrChange>
        </w:rPr>
        <w:t>et al.</w:t>
      </w:r>
      <w:r w:rsidR="008E50B7" w:rsidRPr="00A829D5">
        <w:rPr>
          <w:rFonts w:ascii="Calibri" w:hAnsi="Calibri" w:cs="Calibri"/>
          <w:sz w:val="22"/>
          <w:lang w:val="fr-FR"/>
          <w:rPrChange w:id="971" w:author="Clay Cressler" w:date="2020-05-21T10:54:00Z">
            <w:rPr>
              <w:rFonts w:ascii="Calibri" w:hAnsi="Calibri" w:cs="Calibri"/>
              <w:sz w:val="22"/>
            </w:rPr>
          </w:rPrChange>
        </w:rPr>
        <w:t xml:space="preserve"> 1993a; DeAngelis &amp; Mooij 2005; Coulson </w:t>
      </w:r>
      <w:r w:rsidR="008E50B7" w:rsidRPr="00A829D5">
        <w:rPr>
          <w:rFonts w:ascii="Calibri" w:hAnsi="Calibri" w:cs="Calibri"/>
          <w:i/>
          <w:iCs/>
          <w:sz w:val="22"/>
          <w:lang w:val="fr-FR"/>
          <w:rPrChange w:id="972" w:author="Clay Cressler" w:date="2020-05-21T10:54:00Z">
            <w:rPr>
              <w:rFonts w:ascii="Calibri" w:hAnsi="Calibri" w:cs="Calibri"/>
              <w:i/>
              <w:iCs/>
              <w:sz w:val="22"/>
            </w:rPr>
          </w:rPrChange>
        </w:rPr>
        <w:t>et al.</w:t>
      </w:r>
      <w:r w:rsidR="008E50B7" w:rsidRPr="00A829D5">
        <w:rPr>
          <w:rFonts w:ascii="Calibri" w:hAnsi="Calibri" w:cs="Calibri"/>
          <w:sz w:val="22"/>
          <w:lang w:val="fr-FR"/>
          <w:rPrChange w:id="973" w:author="Clay Cressler" w:date="2020-05-21T10:54:00Z">
            <w:rPr>
              <w:rFonts w:ascii="Calibri" w:hAnsi="Calibri" w:cs="Calibri"/>
              <w:sz w:val="22"/>
            </w:rPr>
          </w:rPrChange>
        </w:rPr>
        <w:t xml:space="preserve"> 2006; Ellner &amp; Rees 2006; Lion 2017; de Vries &amp; Caswell 2019; Govaert </w:t>
      </w:r>
      <w:r w:rsidR="008E50B7" w:rsidRPr="00A829D5">
        <w:rPr>
          <w:rFonts w:ascii="Calibri" w:hAnsi="Calibri" w:cs="Calibri"/>
          <w:i/>
          <w:iCs/>
          <w:sz w:val="22"/>
          <w:lang w:val="fr-FR"/>
          <w:rPrChange w:id="974" w:author="Clay Cressler" w:date="2020-05-21T10:54:00Z">
            <w:rPr>
              <w:rFonts w:ascii="Calibri" w:hAnsi="Calibri" w:cs="Calibri"/>
              <w:i/>
              <w:iCs/>
              <w:sz w:val="22"/>
            </w:rPr>
          </w:rPrChange>
        </w:rPr>
        <w:t>et al.</w:t>
      </w:r>
      <w:r w:rsidR="008E50B7" w:rsidRPr="00A829D5">
        <w:rPr>
          <w:rFonts w:ascii="Calibri" w:hAnsi="Calibri" w:cs="Calibri"/>
          <w:sz w:val="22"/>
          <w:lang w:val="fr-FR"/>
          <w:rPrChange w:id="975" w:author="Clay Cressler" w:date="2020-05-21T10:54:00Z">
            <w:rPr>
              <w:rFonts w:ascii="Calibri" w:hAnsi="Calibri" w:cs="Calibri"/>
              <w:sz w:val="22"/>
            </w:rPr>
          </w:rPrChange>
        </w:rPr>
        <w:t xml:space="preserve"> 2019)</w:t>
      </w:r>
      <w:r w:rsidRPr="00496E2D">
        <w:rPr>
          <w:rFonts w:cstheme="minorHAnsi"/>
          <w:sz w:val="22"/>
          <w:szCs w:val="22"/>
        </w:rPr>
        <w:fldChar w:fldCharType="end"/>
      </w:r>
      <w:bookmarkEnd w:id="967"/>
      <w:bookmarkEnd w:id="968"/>
      <w:r w:rsidRPr="00A829D5">
        <w:rPr>
          <w:rFonts w:cstheme="minorHAnsi"/>
          <w:sz w:val="22"/>
          <w:szCs w:val="22"/>
          <w:lang w:val="fr-FR"/>
          <w:rPrChange w:id="976" w:author="Clay Cressler" w:date="2020-05-21T10:54:00Z">
            <w:rPr>
              <w:rFonts w:cstheme="minorHAnsi"/>
              <w:sz w:val="22"/>
              <w:szCs w:val="22"/>
            </w:rPr>
          </w:rPrChange>
        </w:rPr>
        <w:t xml:space="preserve">. </w:t>
      </w:r>
      <w:ins w:id="977" w:author="Clay Cressler" w:date="2020-05-25T15:20:00Z">
        <w:r w:rsidR="006057FC">
          <w:rPr>
            <w:rFonts w:cstheme="minorHAnsi"/>
            <w:sz w:val="22"/>
            <w:szCs w:val="22"/>
            <w:lang w:val="fr-FR"/>
          </w:rPr>
          <w:fldChar w:fldCharType="begin"/>
        </w:r>
        <w:r w:rsidR="006057FC" w:rsidRPr="00A33EC6">
          <w:rPr>
            <w:rFonts w:cstheme="minorHAnsi"/>
            <w:sz w:val="22"/>
            <w:szCs w:val="22"/>
            <w:lang w:val="fr-FR"/>
          </w:rPr>
          <w:instrText xml:space="preserve"> ADDIN ZOTERO_ITEM CSL_CITATION {"citationID":"9W0TiRCR","properties":{"formattedCitation":"(Doebeli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w:instrText>
        </w:r>
        <w:r w:rsidR="006057FC" w:rsidRPr="00FE6DA6">
          <w:rPr>
            <w:rFonts w:cstheme="minorHAnsi"/>
            <w:sz w:val="22"/>
            <w:szCs w:val="22"/>
            <w:lang w:val="en-CA"/>
            <w:rPrChange w:id="978" w:author="Clay Cressler" w:date="2020-05-27T09:35:00Z">
              <w:rPr>
                <w:rFonts w:cstheme="minorHAnsi"/>
                <w:sz w:val="22"/>
                <w:szCs w:val="22"/>
                <w:lang w:val="fr-FR"/>
              </w:rPr>
            </w:rPrChange>
          </w:rPr>
          <w:instrText>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w:instrText>
        </w:r>
        <w:r w:rsidR="006057FC" w:rsidRPr="006057FC">
          <w:rPr>
            <w:rFonts w:cstheme="minorHAnsi"/>
            <w:sz w:val="22"/>
            <w:szCs w:val="22"/>
            <w:lang w:val="en-CA"/>
            <w:rPrChange w:id="979" w:author="Clay Cressler" w:date="2020-05-25T15:20:00Z">
              <w:rPr>
                <w:rFonts w:cstheme="minorHAnsi"/>
                <w:sz w:val="22"/>
                <w:szCs w:val="22"/>
                <w:lang w:val="fr-FR"/>
              </w:rPr>
            </w:rPrChange>
          </w:rPr>
          <w:instrText xml:space="preserve">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r w:rsidR="006057FC">
        <w:rPr>
          <w:rFonts w:cstheme="minorHAnsi"/>
          <w:sz w:val="22"/>
          <w:szCs w:val="22"/>
          <w:lang w:val="fr-FR"/>
        </w:rPr>
        <w:fldChar w:fldCharType="separate"/>
      </w:r>
      <w:ins w:id="980" w:author="Clay Cressler" w:date="2020-05-25T15:20:00Z">
        <w:r w:rsidR="006057FC" w:rsidRPr="006057FC">
          <w:rPr>
            <w:rFonts w:ascii="Calibri" w:cs="Calibri"/>
            <w:sz w:val="22"/>
            <w:rPrChange w:id="981" w:author="Clay Cressler" w:date="2020-05-25T15:20:00Z">
              <w:rPr>
                <w:rFonts w:ascii="Times New Roman" w:hAnsi="Times New Roman" w:cs="Times New Roman"/>
              </w:rPr>
            </w:rPrChange>
          </w:rPr>
          <w:t xml:space="preserve">(Doebeli </w:t>
        </w:r>
        <w:r w:rsidR="006057FC" w:rsidRPr="006057FC">
          <w:rPr>
            <w:rFonts w:ascii="Calibri" w:cs="Calibri"/>
            <w:i/>
            <w:iCs/>
            <w:sz w:val="22"/>
            <w:rPrChange w:id="982" w:author="Clay Cressler" w:date="2020-05-25T15:20:00Z">
              <w:rPr>
                <w:rFonts w:ascii="Times New Roman" w:hAnsi="Times New Roman" w:cs="Times New Roman"/>
                <w:i/>
                <w:iCs/>
              </w:rPr>
            </w:rPrChange>
          </w:rPr>
          <w:t>et al.</w:t>
        </w:r>
        <w:r w:rsidR="006057FC" w:rsidRPr="006057FC">
          <w:rPr>
            <w:rFonts w:ascii="Calibri" w:cs="Calibri"/>
            <w:sz w:val="22"/>
            <w:rPrChange w:id="983" w:author="Clay Cressler" w:date="2020-05-25T15:20:00Z">
              <w:rPr>
                <w:rFonts w:ascii="Times New Roman" w:hAnsi="Times New Roman" w:cs="Times New Roman"/>
              </w:rPr>
            </w:rPrChange>
          </w:rPr>
          <w:t xml:space="preserve"> 2017)</w:t>
        </w:r>
        <w:r w:rsidR="006057FC">
          <w:rPr>
            <w:rFonts w:cstheme="minorHAnsi"/>
            <w:sz w:val="22"/>
            <w:szCs w:val="22"/>
            <w:lang w:val="fr-FR"/>
          </w:rPr>
          <w:fldChar w:fldCharType="end"/>
        </w:r>
        <w:r w:rsidR="006057FC" w:rsidRPr="006057FC">
          <w:rPr>
            <w:rFonts w:cstheme="minorHAnsi"/>
            <w:sz w:val="22"/>
            <w:szCs w:val="22"/>
            <w:lang w:val="en-CA"/>
            <w:rPrChange w:id="984" w:author="Clay Cressler" w:date="2020-05-25T15:21:00Z">
              <w:rPr>
                <w:rFonts w:cstheme="minorHAnsi"/>
                <w:sz w:val="22"/>
                <w:szCs w:val="22"/>
                <w:lang w:val="fr-FR"/>
              </w:rPr>
            </w:rPrChange>
          </w:rPr>
          <w:t xml:space="preserve"> has argued that a</w:t>
        </w:r>
      </w:ins>
      <w:ins w:id="985" w:author="Clay Cressler" w:date="2020-05-25T15:21:00Z">
        <w:r w:rsidR="006057FC" w:rsidRPr="006057FC">
          <w:rPr>
            <w:rFonts w:cstheme="minorHAnsi"/>
            <w:sz w:val="22"/>
            <w:szCs w:val="22"/>
            <w:lang w:val="en-CA"/>
            <w:rPrChange w:id="986" w:author="Clay Cressler" w:date="2020-05-25T15:21:00Z">
              <w:rPr>
                <w:rFonts w:cstheme="minorHAnsi"/>
                <w:sz w:val="22"/>
                <w:szCs w:val="22"/>
                <w:lang w:val="fr-FR"/>
              </w:rPr>
            </w:rPrChange>
          </w:rPr>
          <w:t xml:space="preserve"> proper mechanistic </w:t>
        </w:r>
        <w:r w:rsidR="006057FC" w:rsidRPr="006057FC">
          <w:rPr>
            <w:rFonts w:cstheme="minorHAnsi"/>
            <w:sz w:val="22"/>
            <w:szCs w:val="22"/>
            <w:lang w:val="en-CA"/>
            <w:rPrChange w:id="987" w:author="Clay Cressler" w:date="2020-05-25T15:21:00Z">
              <w:rPr>
                <w:rFonts w:cstheme="minorHAnsi"/>
                <w:sz w:val="22"/>
                <w:szCs w:val="22"/>
                <w:lang w:val="fr-FR"/>
              </w:rPr>
            </w:rPrChange>
          </w:rPr>
          <w:lastRenderedPageBreak/>
          <w:t xml:space="preserve">foundation for </w:t>
        </w:r>
        <w:r w:rsidR="006057FC">
          <w:rPr>
            <w:rFonts w:cstheme="minorHAnsi"/>
            <w:sz w:val="22"/>
            <w:szCs w:val="22"/>
            <w:lang w:val="en-CA"/>
          </w:rPr>
          <w:t>evolutionary theory should be stochastic birth-death processes, rather than fitness</w:t>
        </w:r>
      </w:ins>
      <w:ins w:id="988" w:author="Clay Cressler" w:date="2020-05-25T15:23:00Z">
        <w:r w:rsidR="00A33EC6">
          <w:rPr>
            <w:rFonts w:cstheme="minorHAnsi"/>
            <w:sz w:val="22"/>
            <w:szCs w:val="22"/>
            <w:lang w:val="en-CA"/>
          </w:rPr>
          <w:t xml:space="preserve">. </w:t>
        </w:r>
      </w:ins>
      <w:ins w:id="989" w:author="Clay Cressler" w:date="2020-05-25T15:25:00Z">
        <w:r w:rsidR="00A33EC6">
          <w:rPr>
            <w:rFonts w:cstheme="minorHAnsi"/>
            <w:sz w:val="22"/>
            <w:szCs w:val="22"/>
            <w:lang w:val="en-CA"/>
          </w:rPr>
          <w:t xml:space="preserve">However, while such models can readily </w:t>
        </w:r>
      </w:ins>
      <w:ins w:id="990" w:author="Clay Cressler" w:date="2020-05-25T15:26:00Z">
        <w:r w:rsidR="00A33EC6">
          <w:rPr>
            <w:rFonts w:cstheme="minorHAnsi"/>
            <w:sz w:val="22"/>
            <w:szCs w:val="22"/>
            <w:lang w:val="en-CA"/>
          </w:rPr>
          <w:t xml:space="preserve">be </w:t>
        </w:r>
      </w:ins>
      <w:ins w:id="991" w:author="Clay Cressler" w:date="2020-05-25T15:25:00Z">
        <w:r w:rsidR="00A33EC6">
          <w:rPr>
            <w:rFonts w:cstheme="minorHAnsi"/>
            <w:sz w:val="22"/>
            <w:szCs w:val="22"/>
            <w:lang w:val="en-CA"/>
          </w:rPr>
          <w:t>simulated, as we do here</w:t>
        </w:r>
      </w:ins>
      <w:ins w:id="992" w:author="Clay Cressler" w:date="2020-05-25T15:26:00Z">
        <w:r w:rsidR="00A33EC6">
          <w:rPr>
            <w:rFonts w:cstheme="minorHAnsi"/>
            <w:sz w:val="22"/>
            <w:szCs w:val="22"/>
            <w:lang w:val="en-CA"/>
          </w:rPr>
          <w:t xml:space="preserve">, deterministic approximations of such processes are required to make limiting assumptions, such as a separation of </w:t>
        </w:r>
      </w:ins>
      <w:ins w:id="993" w:author="Clay Cressler" w:date="2020-05-25T15:27:00Z">
        <w:r w:rsidR="00A33EC6">
          <w:rPr>
            <w:rFonts w:cstheme="minorHAnsi"/>
            <w:sz w:val="22"/>
            <w:szCs w:val="22"/>
            <w:lang w:val="en-CA"/>
          </w:rPr>
          <w:t xml:space="preserve">ecological and evolutionary timescales, weak selection, small mutation, or large population size </w:t>
        </w:r>
      </w:ins>
      <w:ins w:id="994" w:author="Clay Cressler" w:date="2020-05-25T15:29:00Z">
        <w:r w:rsidR="00A33EC6">
          <w:rPr>
            <w:rFonts w:cstheme="minorHAnsi"/>
            <w:sz w:val="22"/>
            <w:szCs w:val="22"/>
            <w:lang w:val="en-CA"/>
          </w:rPr>
          <w:fldChar w:fldCharType="begin"/>
        </w:r>
      </w:ins>
      <w:ins w:id="995" w:author="Clay Cressler" w:date="2020-05-25T15:30:00Z">
        <w:r w:rsidR="00A33EC6">
          <w:rPr>
            <w:rFonts w:cstheme="minorHAnsi"/>
            <w:sz w:val="22"/>
            <w:szCs w:val="22"/>
            <w:lang w:val="en-CA"/>
          </w:rPr>
          <w:instrText xml:space="preserve"> ADDIN ZOTERO_ITEM CSL_CITATION {"citationID":"YD4aYXqW","properties":{"formattedCitation":"(Dieckmann &amp; Law 1996; Champagnat {\\i{}et al.} 2006; Doebeli {\\i{}et al.} 2017; Parsons {\\i{}et al.} 2018)","plainCitation":"(Dieckmann &amp; Law 1996; Champagnat et al. 2006; Doebeli et al. 2017; Parsons et al. 2018)","noteIndex":0},"citationItems":[{"id":3554,"uris":["http://zotero.org/users/246158/items/2JXJG5FS"],"uri":["http://zotero.org/users/246158/items/2JXJG5FS"],"itemData":{"id":3554,"type":"article-journal","abstract":"In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3541,"uris":["http://zotero.org/users/246158/items/ZYZFJMGR"],"uri":["http://zotero.org/users/246158/items/ZYZFJMGR"],"itemData":{"id":3541,"type":"article-journal","abstract":"The theory of life-history ev</w:instrText>
        </w:r>
        <w:r w:rsidR="00A33EC6" w:rsidRPr="000E289C">
          <w:rPr>
            <w:rFonts w:cstheme="minorHAnsi"/>
            <w:sz w:val="22"/>
            <w:szCs w:val="22"/>
            <w:lang w:val="fr-FR"/>
            <w:rPrChange w:id="996" w:author="Clay Cressler" w:date="2020-05-25T16:39:00Z">
              <w:rPr>
                <w:rFonts w:cstheme="minorHAnsi"/>
                <w:sz w:val="22"/>
                <w:szCs w:val="22"/>
                <w:lang w:val="en-CA"/>
              </w:rPr>
            </w:rPrChange>
          </w:rPr>
          <w:instrText>olution provides a powerful framework to understand the evolutionary dynamics of pa</w:instrText>
        </w:r>
        <w:r w:rsidR="00A33EC6" w:rsidRPr="00A33EC6">
          <w:rPr>
            <w:rFonts w:cstheme="minorHAnsi"/>
            <w:sz w:val="22"/>
            <w:szCs w:val="22"/>
            <w:lang w:val="fr-FR"/>
            <w:rPrChange w:id="997" w:author="Clay Cressler" w:date="2020-05-25T15:30:00Z">
              <w:rPr>
                <w:rFonts w:cstheme="minorHAnsi"/>
                <w:sz w:val="22"/>
                <w:szCs w:val="22"/>
                <w:lang w:val="en-CA"/>
              </w:rPr>
            </w:rPrChange>
          </w:rPr>
          <w:instrText xml:space="preserve">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ins>
      <w:r w:rsidR="00A33EC6">
        <w:rPr>
          <w:rFonts w:cstheme="minorHAnsi"/>
          <w:sz w:val="22"/>
          <w:szCs w:val="22"/>
          <w:lang w:val="en-CA"/>
        </w:rPr>
        <w:fldChar w:fldCharType="separate"/>
      </w:r>
      <w:ins w:id="998" w:author="Clay Cressler" w:date="2020-05-25T15:30:00Z">
        <w:r w:rsidR="00A33EC6" w:rsidRPr="00A33EC6">
          <w:rPr>
            <w:rFonts w:ascii="Calibri" w:cs="Calibri"/>
            <w:sz w:val="22"/>
            <w:lang w:val="fr-FR"/>
            <w:rPrChange w:id="999" w:author="Clay Cressler" w:date="2020-05-25T15:30:00Z">
              <w:rPr>
                <w:rFonts w:ascii="Times New Roman" w:hAnsi="Times New Roman" w:cs="Times New Roman"/>
              </w:rPr>
            </w:rPrChange>
          </w:rPr>
          <w:t xml:space="preserve">(Dieckmann &amp; Law 1996; Champagnat </w:t>
        </w:r>
        <w:r w:rsidR="00A33EC6" w:rsidRPr="00A33EC6">
          <w:rPr>
            <w:rFonts w:ascii="Calibri" w:cs="Calibri"/>
            <w:i/>
            <w:iCs/>
            <w:sz w:val="22"/>
            <w:lang w:val="fr-FR"/>
            <w:rPrChange w:id="1000" w:author="Clay Cressler" w:date="2020-05-25T15:30:00Z">
              <w:rPr>
                <w:rFonts w:ascii="Times New Roman" w:hAnsi="Times New Roman" w:cs="Times New Roman"/>
                <w:i/>
                <w:iCs/>
              </w:rPr>
            </w:rPrChange>
          </w:rPr>
          <w:t>et al.</w:t>
        </w:r>
        <w:r w:rsidR="00A33EC6" w:rsidRPr="00A33EC6">
          <w:rPr>
            <w:rFonts w:ascii="Calibri" w:cs="Calibri"/>
            <w:sz w:val="22"/>
            <w:lang w:val="fr-FR"/>
            <w:rPrChange w:id="1001" w:author="Clay Cressler" w:date="2020-05-25T15:30:00Z">
              <w:rPr>
                <w:rFonts w:ascii="Times New Roman" w:hAnsi="Times New Roman" w:cs="Times New Roman"/>
              </w:rPr>
            </w:rPrChange>
          </w:rPr>
          <w:t xml:space="preserve"> 2006; Doebeli </w:t>
        </w:r>
        <w:r w:rsidR="00A33EC6" w:rsidRPr="00A33EC6">
          <w:rPr>
            <w:rFonts w:ascii="Calibri" w:cs="Calibri"/>
            <w:i/>
            <w:iCs/>
            <w:sz w:val="22"/>
            <w:lang w:val="fr-FR"/>
            <w:rPrChange w:id="1002" w:author="Clay Cressler" w:date="2020-05-25T15:30:00Z">
              <w:rPr>
                <w:rFonts w:ascii="Times New Roman" w:hAnsi="Times New Roman" w:cs="Times New Roman"/>
                <w:i/>
                <w:iCs/>
              </w:rPr>
            </w:rPrChange>
          </w:rPr>
          <w:t>et al.</w:t>
        </w:r>
        <w:r w:rsidR="00A33EC6" w:rsidRPr="00A33EC6">
          <w:rPr>
            <w:rFonts w:ascii="Calibri" w:cs="Calibri"/>
            <w:sz w:val="22"/>
            <w:lang w:val="fr-FR"/>
            <w:rPrChange w:id="1003" w:author="Clay Cressler" w:date="2020-05-25T15:30:00Z">
              <w:rPr>
                <w:rFonts w:ascii="Times New Roman" w:hAnsi="Times New Roman" w:cs="Times New Roman"/>
              </w:rPr>
            </w:rPrChange>
          </w:rPr>
          <w:t xml:space="preserve"> 2017; Parsons </w:t>
        </w:r>
        <w:r w:rsidR="00A33EC6" w:rsidRPr="00A33EC6">
          <w:rPr>
            <w:rFonts w:ascii="Calibri" w:cs="Calibri"/>
            <w:i/>
            <w:iCs/>
            <w:sz w:val="22"/>
            <w:lang w:val="fr-FR"/>
            <w:rPrChange w:id="1004" w:author="Clay Cressler" w:date="2020-05-25T15:30:00Z">
              <w:rPr>
                <w:rFonts w:ascii="Times New Roman" w:hAnsi="Times New Roman" w:cs="Times New Roman"/>
                <w:i/>
                <w:iCs/>
              </w:rPr>
            </w:rPrChange>
          </w:rPr>
          <w:t>et al.</w:t>
        </w:r>
        <w:r w:rsidR="00A33EC6" w:rsidRPr="00A33EC6">
          <w:rPr>
            <w:rFonts w:ascii="Calibri" w:cs="Calibri"/>
            <w:sz w:val="22"/>
            <w:lang w:val="fr-FR"/>
            <w:rPrChange w:id="1005" w:author="Clay Cressler" w:date="2020-05-25T15:30:00Z">
              <w:rPr>
                <w:rFonts w:ascii="Times New Roman" w:hAnsi="Times New Roman" w:cs="Times New Roman"/>
              </w:rPr>
            </w:rPrChange>
          </w:rPr>
          <w:t xml:space="preserve"> 2018)</w:t>
        </w:r>
      </w:ins>
      <w:ins w:id="1006" w:author="Clay Cressler" w:date="2020-05-25T15:29:00Z">
        <w:r w:rsidR="00A33EC6">
          <w:rPr>
            <w:rFonts w:cstheme="minorHAnsi"/>
            <w:sz w:val="22"/>
            <w:szCs w:val="22"/>
            <w:lang w:val="en-CA"/>
          </w:rPr>
          <w:fldChar w:fldCharType="end"/>
        </w:r>
      </w:ins>
      <w:ins w:id="1007" w:author="Clay Cressler" w:date="2020-05-25T15:30:00Z">
        <w:r w:rsidR="00A33EC6" w:rsidRPr="00A33EC6">
          <w:rPr>
            <w:rFonts w:cstheme="minorHAnsi"/>
            <w:sz w:val="22"/>
            <w:szCs w:val="22"/>
            <w:lang w:val="fr-FR"/>
            <w:rPrChange w:id="1008" w:author="Clay Cressler" w:date="2020-05-25T15:30:00Z">
              <w:rPr>
                <w:rFonts w:cstheme="minorHAnsi"/>
                <w:sz w:val="22"/>
                <w:szCs w:val="22"/>
                <w:lang w:val="en-CA"/>
              </w:rPr>
            </w:rPrChange>
          </w:rPr>
          <w:t xml:space="preserve">. </w:t>
        </w:r>
        <w:r w:rsidR="00A33EC6" w:rsidRPr="00A33EC6">
          <w:rPr>
            <w:rFonts w:cstheme="minorHAnsi"/>
            <w:sz w:val="22"/>
            <w:szCs w:val="22"/>
            <w:lang w:val="en-CA"/>
            <w:rPrChange w:id="1009" w:author="Clay Cressler" w:date="2020-05-25T15:30:00Z">
              <w:rPr>
                <w:rFonts w:cstheme="minorHAnsi"/>
                <w:sz w:val="22"/>
                <w:szCs w:val="22"/>
                <w:lang w:val="fr-FR"/>
              </w:rPr>
            </w:rPrChange>
          </w:rPr>
          <w:t xml:space="preserve">Here we show that, even when these </w:t>
        </w:r>
        <w:r w:rsidR="00A33EC6">
          <w:rPr>
            <w:rFonts w:cstheme="minorHAnsi"/>
            <w:sz w:val="22"/>
            <w:szCs w:val="22"/>
            <w:lang w:val="en-CA"/>
          </w:rPr>
          <w:t xml:space="preserve">assumptions are not met, the resulting stochastic </w:t>
        </w:r>
      </w:ins>
      <w:ins w:id="1010" w:author="Clay Cressler" w:date="2020-05-25T15:31:00Z">
        <w:r w:rsidR="00A33EC6">
          <w:rPr>
            <w:rFonts w:cstheme="minorHAnsi"/>
            <w:sz w:val="22"/>
            <w:szCs w:val="22"/>
            <w:lang w:val="en-CA"/>
          </w:rPr>
          <w:t>eco-</w:t>
        </w:r>
      </w:ins>
      <w:ins w:id="1011" w:author="Clay Cressler" w:date="2020-05-25T15:30:00Z">
        <w:r w:rsidR="00A33EC6">
          <w:rPr>
            <w:rFonts w:cstheme="minorHAnsi"/>
            <w:sz w:val="22"/>
            <w:szCs w:val="22"/>
            <w:lang w:val="en-CA"/>
          </w:rPr>
          <w:t>evolutionary dynamics can still be under</w:t>
        </w:r>
      </w:ins>
      <w:ins w:id="1012" w:author="Clay Cressler" w:date="2020-05-25T15:31:00Z">
        <w:r w:rsidR="00A33EC6">
          <w:rPr>
            <w:rFonts w:cstheme="minorHAnsi"/>
            <w:sz w:val="22"/>
            <w:szCs w:val="22"/>
            <w:lang w:val="en-CA"/>
          </w:rPr>
          <w:t>stood from a consideration of the determin</w:t>
        </w:r>
      </w:ins>
      <w:ins w:id="1013" w:author="Clay Cressler" w:date="2020-05-25T16:28:00Z">
        <w:r w:rsidR="00F55138">
          <w:rPr>
            <w:rFonts w:cstheme="minorHAnsi"/>
            <w:sz w:val="22"/>
            <w:szCs w:val="22"/>
            <w:lang w:val="en-CA"/>
          </w:rPr>
          <w:t>i</w:t>
        </w:r>
      </w:ins>
      <w:ins w:id="1014" w:author="Clay Cressler" w:date="2020-05-25T15:31:00Z">
        <w:r w:rsidR="00A33EC6">
          <w:rPr>
            <w:rFonts w:cstheme="minorHAnsi"/>
            <w:sz w:val="22"/>
            <w:szCs w:val="22"/>
            <w:lang w:val="en-CA"/>
          </w:rPr>
          <w:t>stic approximation. In particular, we show that demographic heterogeneity and demographic stochasticity can keep populations away from a</w:t>
        </w:r>
      </w:ins>
      <w:ins w:id="1015" w:author="Clay Cressler" w:date="2020-05-25T15:32:00Z">
        <w:r w:rsidR="00A33EC6">
          <w:rPr>
            <w:rFonts w:cstheme="minorHAnsi"/>
            <w:sz w:val="22"/>
            <w:szCs w:val="22"/>
            <w:lang w:val="en-CA"/>
          </w:rPr>
          <w:t xml:space="preserve">n expected ecological equilibrium, and that under such conditions the population mean traits </w:t>
        </w:r>
      </w:ins>
      <w:ins w:id="1016" w:author="Clay Cressler" w:date="2020-05-25T16:26:00Z">
        <w:r w:rsidR="00F55138">
          <w:rPr>
            <w:rFonts w:cstheme="minorHAnsi"/>
            <w:sz w:val="22"/>
            <w:szCs w:val="22"/>
            <w:lang w:val="en-CA"/>
          </w:rPr>
          <w:t>can</w:t>
        </w:r>
      </w:ins>
      <w:ins w:id="1017" w:author="Clay Cressler" w:date="2020-05-25T15:32:00Z">
        <w:r w:rsidR="00A33EC6">
          <w:rPr>
            <w:rFonts w:cstheme="minorHAnsi"/>
            <w:sz w:val="22"/>
            <w:szCs w:val="22"/>
            <w:lang w:val="en-CA"/>
          </w:rPr>
          <w:t xml:space="preserve"> evolve towards transient evolutionary attractors</w:t>
        </w:r>
      </w:ins>
      <w:ins w:id="1018" w:author="Clay Cressler" w:date="2020-05-25T16:38:00Z">
        <w:r w:rsidR="000E289C">
          <w:rPr>
            <w:rFonts w:cstheme="minorHAnsi"/>
            <w:sz w:val="22"/>
            <w:szCs w:val="22"/>
            <w:lang w:val="en-CA"/>
          </w:rPr>
          <w:t>.</w:t>
        </w:r>
      </w:ins>
      <w:ins w:id="1019" w:author="Clay Cressler" w:date="2020-05-25T15:25:00Z">
        <w:r w:rsidR="00A33EC6" w:rsidRPr="00A33EC6">
          <w:rPr>
            <w:rFonts w:cstheme="minorHAnsi"/>
            <w:sz w:val="22"/>
            <w:szCs w:val="22"/>
            <w:lang w:val="en-CA"/>
          </w:rPr>
          <w:t xml:space="preserve"> </w:t>
        </w:r>
      </w:ins>
      <w:del w:id="1020" w:author="Clay Cressler" w:date="2020-05-25T16:38:00Z">
        <w:r w:rsidRPr="00496E2D" w:rsidDel="000E289C">
          <w:rPr>
            <w:rFonts w:cstheme="minorHAnsi"/>
            <w:sz w:val="22"/>
            <w:szCs w:val="22"/>
          </w:rPr>
          <w:delText xml:space="preserve">From eco-evolutionary quantitative genetics models to individual-based models, integral projection models, matrix models, and population genetics, it is increasingly clear that evolution can </w:delText>
        </w:r>
      </w:del>
      <w:ins w:id="1021" w:author="John DeLong" w:date="2020-03-26T09:32:00Z">
        <w:del w:id="1022" w:author="Clay Cressler" w:date="2020-05-25T16:38:00Z">
          <w:r w:rsidR="00AD4691" w:rsidDel="000E289C">
            <w:rPr>
              <w:rFonts w:cstheme="minorHAnsi"/>
              <w:sz w:val="22"/>
              <w:szCs w:val="22"/>
            </w:rPr>
            <w:delText>unfold in many ways</w:delText>
          </w:r>
        </w:del>
      </w:ins>
      <w:del w:id="1023" w:author="Clay Cressler" w:date="2020-05-25T16:38:00Z">
        <w:r w:rsidRPr="00496E2D" w:rsidDel="000E289C">
          <w:rPr>
            <w:rFonts w:cstheme="minorHAnsi"/>
            <w:sz w:val="22"/>
            <w:szCs w:val="22"/>
          </w:rPr>
          <w:delText xml:space="preserve">be surprising and yet logical at the same time. Our analytical results and those using GEMs </w:delText>
        </w:r>
      </w:del>
      <w:ins w:id="1024" w:author="John DeLong" w:date="2020-03-26T09:33:00Z">
        <w:del w:id="1025" w:author="Clay Cressler" w:date="2020-05-25T16:38:00Z">
          <w:r w:rsidR="00AD4691" w:rsidDel="000E289C">
            <w:rPr>
              <w:rFonts w:cstheme="minorHAnsi"/>
              <w:sz w:val="22"/>
              <w:szCs w:val="22"/>
            </w:rPr>
            <w:delText xml:space="preserve">help further understand this complexity </w:delText>
          </w:r>
        </w:del>
      </w:ins>
      <w:del w:id="1026" w:author="Clay Cressler" w:date="2020-05-25T16:38:00Z">
        <w:r w:rsidRPr="00496E2D" w:rsidDel="000E289C">
          <w:rPr>
            <w:rFonts w:cstheme="minorHAnsi"/>
            <w:sz w:val="22"/>
            <w:szCs w:val="22"/>
          </w:rPr>
          <w:delText xml:space="preserve">contribute to this dichotomy by demonstrating that populations not at equilibrium may evolve toward temporary attractors and not a global ESS whenever components of fitness (birth and death rates) are density dependent. </w:delText>
        </w:r>
      </w:del>
      <w:r w:rsidRPr="00496E2D">
        <w:rPr>
          <w:rFonts w:cstheme="minorHAnsi"/>
          <w:sz w:val="22"/>
          <w:szCs w:val="22"/>
        </w:rPr>
        <w:t>The eco-evolutionary dynamics and the pace and path of evolution, then, are qualitatively and quantitatively different from predictions that overlook transient periods of evolution</w:t>
      </w:r>
      <w:ins w:id="1027" w:author="Clay Cressler" w:date="2020-05-25T16:38:00Z">
        <w:r w:rsidR="000E289C">
          <w:rPr>
            <w:rFonts w:cstheme="minorHAnsi"/>
            <w:sz w:val="22"/>
            <w:szCs w:val="22"/>
          </w:rPr>
          <w:t>, such as classic adaptive dynamics approaches that assume a separation of ecological and evolutionary times</w:t>
        </w:r>
      </w:ins>
      <w:ins w:id="1028" w:author="Clay Cressler" w:date="2020-05-25T16:39:00Z">
        <w:r w:rsidR="000E289C">
          <w:rPr>
            <w:rFonts w:cstheme="minorHAnsi"/>
            <w:sz w:val="22"/>
            <w:szCs w:val="22"/>
          </w:rPr>
          <w:t xml:space="preserve">cales </w:t>
        </w:r>
        <w:r w:rsidR="000E289C">
          <w:rPr>
            <w:rFonts w:cstheme="minorHAnsi"/>
            <w:sz w:val="22"/>
            <w:szCs w:val="22"/>
          </w:rPr>
          <w:fldChar w:fldCharType="begin"/>
        </w:r>
        <w:r w:rsidR="000E289C">
          <w:rPr>
            <w:rFonts w:cstheme="minorHAnsi"/>
            <w:sz w:val="22"/>
            <w:szCs w:val="22"/>
          </w:rPr>
          <w:instrText xml:space="preserve"> ADDIN ZOTERO_ITEM CSL_CITATION {"citationID":"Pzf6w2UY","properties":{"formattedCitation":"(Geritz {\\i{}et al.} 1998; Abrams 2001)","plainCitation":"(Geritz et al. 1998; Abrams 2001)","noteIndex":0},"citationItems":[{"id":3553,"uris":["http://zotero.org/users/246158/items/E7ULRMFM"],"uri":["http://zotero.org/users/246158/items/E7ULRMFM"],"itemData":{"id":3553,"type":"article-journal","abstract":"We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r w:rsidR="000E289C">
        <w:rPr>
          <w:rFonts w:cstheme="minorHAnsi"/>
          <w:sz w:val="22"/>
          <w:szCs w:val="22"/>
        </w:rPr>
        <w:fldChar w:fldCharType="separate"/>
      </w:r>
      <w:ins w:id="1029" w:author="Clay Cressler" w:date="2020-05-25T16:39:00Z">
        <w:r w:rsidR="000E289C" w:rsidRPr="000E289C">
          <w:rPr>
            <w:rFonts w:ascii="Calibri" w:cs="Calibri"/>
            <w:sz w:val="22"/>
            <w:rPrChange w:id="1030" w:author="Clay Cressler" w:date="2020-05-25T16:39:00Z">
              <w:rPr>
                <w:rFonts w:ascii="Times New Roman" w:hAnsi="Times New Roman" w:cs="Times New Roman"/>
              </w:rPr>
            </w:rPrChange>
          </w:rPr>
          <w:t xml:space="preserve">(Geritz </w:t>
        </w:r>
        <w:r w:rsidR="000E289C" w:rsidRPr="000E289C">
          <w:rPr>
            <w:rFonts w:ascii="Calibri" w:cs="Calibri"/>
            <w:i/>
            <w:iCs/>
            <w:sz w:val="22"/>
            <w:rPrChange w:id="1031" w:author="Clay Cressler" w:date="2020-05-25T16:39:00Z">
              <w:rPr>
                <w:rFonts w:ascii="Times New Roman" w:hAnsi="Times New Roman" w:cs="Times New Roman"/>
                <w:i/>
                <w:iCs/>
              </w:rPr>
            </w:rPrChange>
          </w:rPr>
          <w:t>et al.</w:t>
        </w:r>
        <w:r w:rsidR="000E289C" w:rsidRPr="000E289C">
          <w:rPr>
            <w:rFonts w:ascii="Calibri" w:cs="Calibri"/>
            <w:sz w:val="22"/>
            <w:rPrChange w:id="1032" w:author="Clay Cressler" w:date="2020-05-25T16:39:00Z">
              <w:rPr>
                <w:rFonts w:ascii="Times New Roman" w:hAnsi="Times New Roman" w:cs="Times New Roman"/>
              </w:rPr>
            </w:rPrChange>
          </w:rPr>
          <w:t xml:space="preserve"> 1998; Abrams 2001)</w:t>
        </w:r>
        <w:r w:rsidR="000E289C">
          <w:rPr>
            <w:rFonts w:cstheme="minorHAnsi"/>
            <w:sz w:val="22"/>
            <w:szCs w:val="22"/>
          </w:rPr>
          <w:fldChar w:fldCharType="end"/>
        </w:r>
      </w:ins>
      <w:r w:rsidRPr="00496E2D">
        <w:rPr>
          <w:rFonts w:cstheme="minorHAnsi"/>
          <w:sz w:val="22"/>
          <w:szCs w:val="22"/>
        </w:rPr>
        <w:t xml:space="preserve">. The transient evolutionary dynamics that unfolded during our GEM simulations here responded to underlying fitness contours that are invisible with an equilibrium lens but that lay out a straightforward evolutionary path that transient populations can follow. With the rapid environmental change and direct human impact that disrupts populations throughout the world today, we </w:t>
      </w:r>
      <w:del w:id="1033" w:author="Clay Cressler" w:date="2020-05-25T16:39:00Z">
        <w:r w:rsidRPr="00496E2D" w:rsidDel="000E289C">
          <w:rPr>
            <w:rFonts w:cstheme="minorHAnsi"/>
            <w:sz w:val="22"/>
            <w:szCs w:val="22"/>
          </w:rPr>
          <w:delText xml:space="preserve">anticipate </w:delText>
        </w:r>
      </w:del>
      <w:ins w:id="1034" w:author="Clay Cressler" w:date="2020-05-25T16:39:00Z">
        <w:r w:rsidR="000E289C" w:rsidRPr="00496E2D">
          <w:rPr>
            <w:rFonts w:cstheme="minorHAnsi"/>
            <w:sz w:val="22"/>
            <w:szCs w:val="22"/>
          </w:rPr>
          <w:t>a</w:t>
        </w:r>
        <w:r w:rsidR="000E289C">
          <w:rPr>
            <w:rFonts w:cstheme="minorHAnsi"/>
            <w:sz w:val="22"/>
            <w:szCs w:val="22"/>
          </w:rPr>
          <w:t>gree</w:t>
        </w:r>
        <w:r w:rsidR="000E289C" w:rsidRPr="00496E2D">
          <w:rPr>
            <w:rFonts w:cstheme="minorHAnsi"/>
            <w:sz w:val="22"/>
            <w:szCs w:val="22"/>
          </w:rPr>
          <w:t xml:space="preserve"> </w:t>
        </w:r>
      </w:ins>
      <w:r w:rsidRPr="00496E2D">
        <w:rPr>
          <w:rFonts w:cstheme="minorHAnsi"/>
          <w:sz w:val="22"/>
          <w:szCs w:val="22"/>
        </w:rPr>
        <w:t xml:space="preserve">that </w:t>
      </w:r>
      <w:del w:id="1035" w:author="John DeLong" w:date="2020-03-26T09:30:00Z">
        <w:r w:rsidRPr="00496E2D" w:rsidDel="00AD4691">
          <w:rPr>
            <w:rFonts w:cstheme="minorHAnsi"/>
            <w:sz w:val="22"/>
            <w:szCs w:val="22"/>
          </w:rPr>
          <w:delText xml:space="preserve">transient </w:delText>
        </w:r>
      </w:del>
      <w:r w:rsidRPr="00496E2D">
        <w:rPr>
          <w:rFonts w:cstheme="minorHAnsi"/>
          <w:sz w:val="22"/>
          <w:szCs w:val="22"/>
        </w:rPr>
        <w:t>theories of evolution</w:t>
      </w:r>
      <w:ins w:id="1036" w:author="John DeLong" w:date="2020-03-26T09:30:00Z">
        <w:r w:rsidR="00AD4691">
          <w:rPr>
            <w:rFonts w:cstheme="minorHAnsi"/>
            <w:sz w:val="22"/>
            <w:szCs w:val="22"/>
          </w:rPr>
          <w:t xml:space="preserve"> that focus on</w:t>
        </w:r>
      </w:ins>
      <w:r w:rsidRPr="00496E2D">
        <w:rPr>
          <w:rFonts w:cstheme="minorHAnsi"/>
          <w:sz w:val="22"/>
          <w:szCs w:val="22"/>
        </w:rPr>
        <w:t xml:space="preserve"> </w:t>
      </w:r>
      <w:ins w:id="1037" w:author="Clay Cressler" w:date="2020-05-25T16:40:00Z">
        <w:r w:rsidR="000E289C">
          <w:rPr>
            <w:rFonts w:cstheme="minorHAnsi"/>
            <w:sz w:val="22"/>
            <w:szCs w:val="22"/>
          </w:rPr>
          <w:t xml:space="preserve">stochastic birth-death processes, and the </w:t>
        </w:r>
      </w:ins>
      <w:ins w:id="1038" w:author="John DeLong" w:date="2020-03-26T09:30:00Z">
        <w:r w:rsidR="00AD4691" w:rsidRPr="00496E2D">
          <w:rPr>
            <w:rFonts w:cstheme="minorHAnsi"/>
            <w:sz w:val="22"/>
            <w:szCs w:val="22"/>
          </w:rPr>
          <w:t>transient</w:t>
        </w:r>
        <w:r w:rsidR="00AD4691">
          <w:rPr>
            <w:rFonts w:cstheme="minorHAnsi"/>
            <w:sz w:val="22"/>
            <w:szCs w:val="22"/>
          </w:rPr>
          <w:t>, non-equilibrium</w:t>
        </w:r>
        <w:r w:rsidR="00AD4691" w:rsidRPr="00496E2D">
          <w:rPr>
            <w:rFonts w:cstheme="minorHAnsi"/>
            <w:sz w:val="22"/>
            <w:szCs w:val="22"/>
          </w:rPr>
          <w:t xml:space="preserve"> </w:t>
        </w:r>
        <w:del w:id="1039" w:author="Clay Cressler" w:date="2020-05-25T16:40:00Z">
          <w:r w:rsidR="00AD4691" w:rsidDel="000E289C">
            <w:rPr>
              <w:rFonts w:cstheme="minorHAnsi"/>
              <w:sz w:val="22"/>
              <w:szCs w:val="22"/>
            </w:rPr>
            <w:delText>processes</w:delText>
          </w:r>
        </w:del>
      </w:ins>
      <w:ins w:id="1040" w:author="Clay Cressler" w:date="2020-05-25T16:40:00Z">
        <w:r w:rsidR="000E289C">
          <w:rPr>
            <w:rFonts w:cstheme="minorHAnsi"/>
            <w:sz w:val="22"/>
            <w:szCs w:val="22"/>
          </w:rPr>
          <w:t>dynamics of such processes,</w:t>
        </w:r>
      </w:ins>
      <w:ins w:id="1041" w:author="John DeLong" w:date="2020-03-26T09:30:00Z">
        <w:r w:rsidR="00AD4691">
          <w:rPr>
            <w:rFonts w:cstheme="minorHAnsi"/>
            <w:sz w:val="22"/>
            <w:szCs w:val="22"/>
          </w:rPr>
          <w:t xml:space="preserve"> </w:t>
        </w:r>
      </w:ins>
      <w:r w:rsidRPr="00496E2D">
        <w:rPr>
          <w:rFonts w:cstheme="minorHAnsi"/>
          <w:sz w:val="22"/>
          <w:szCs w:val="22"/>
        </w:rPr>
        <w:t>will provide crucial new insights into the adaptation of wild populations.</w:t>
      </w:r>
    </w:p>
    <w:p w14:paraId="21001988" w14:textId="73C7C337" w:rsidR="00550FC3" w:rsidRPr="00496E2D" w:rsidRDefault="00550FC3" w:rsidP="00550FC3">
      <w:pPr>
        <w:spacing w:after="0" w:line="480" w:lineRule="auto"/>
        <w:ind w:firstLine="720"/>
        <w:contextualSpacing/>
        <w:rPr>
          <w:rFonts w:cstheme="minorHAnsi"/>
          <w:sz w:val="22"/>
          <w:szCs w:val="22"/>
        </w:rPr>
      </w:pPr>
      <w:r w:rsidRPr="00496E2D">
        <w:rPr>
          <w:rFonts w:cstheme="minorHAnsi"/>
          <w:sz w:val="22"/>
          <w:szCs w:val="22"/>
        </w:rPr>
        <w:t xml:space="preserve">In addition to the effects caused by the transient fitness landscapes, our results indicate </w:t>
      </w:r>
      <w:del w:id="1042" w:author="Clay Cressler" w:date="2020-05-25T16:41:00Z">
        <w:r w:rsidRPr="00496E2D" w:rsidDel="000E289C">
          <w:rPr>
            <w:rFonts w:cstheme="minorHAnsi"/>
            <w:sz w:val="22"/>
            <w:szCs w:val="22"/>
          </w:rPr>
          <w:delText>substantial challenges to our expectations of evolution arising from QG approaches. The</w:delText>
        </w:r>
      </w:del>
      <w:ins w:id="1043" w:author="Clay Cressler" w:date="2020-05-25T16:41:00Z">
        <w:r w:rsidR="000E289C">
          <w:rPr>
            <w:rFonts w:cstheme="minorHAnsi"/>
            <w:sz w:val="22"/>
            <w:szCs w:val="22"/>
          </w:rPr>
          <w:t>that the</w:t>
        </w:r>
      </w:ins>
      <w:r w:rsidRPr="00496E2D">
        <w:rPr>
          <w:rFonts w:cstheme="minorHAnsi"/>
          <w:sz w:val="22"/>
          <w:szCs w:val="22"/>
        </w:rPr>
        <w:t xml:space="preserve"> presence of individual trait variation (and </w:t>
      </w:r>
      <w:ins w:id="1044" w:author="Clay Cressler" w:date="2020-05-25T16:41:00Z">
        <w:r w:rsidR="000E289C">
          <w:rPr>
            <w:rFonts w:cstheme="minorHAnsi"/>
            <w:sz w:val="22"/>
            <w:szCs w:val="22"/>
          </w:rPr>
          <w:t xml:space="preserve">the resulting </w:t>
        </w:r>
      </w:ins>
      <w:r w:rsidRPr="00496E2D">
        <w:rPr>
          <w:rFonts w:cstheme="minorHAnsi"/>
          <w:sz w:val="22"/>
          <w:szCs w:val="22"/>
        </w:rPr>
        <w:t>demographic heterogeneity</w:t>
      </w:r>
      <w:ins w:id="1045" w:author="Clay Cressler" w:date="2020-05-25T16:45:00Z">
        <w:r w:rsidR="000E289C">
          <w:rPr>
            <w:rFonts w:cstheme="minorHAnsi"/>
            <w:sz w:val="22"/>
            <w:szCs w:val="22"/>
          </w:rPr>
          <w:t xml:space="preserve"> </w:t>
        </w:r>
        <w:r w:rsidR="000E289C">
          <w:rPr>
            <w:rFonts w:cstheme="minorHAnsi"/>
            <w:sz w:val="22"/>
            <w:szCs w:val="22"/>
          </w:rPr>
          <w:fldChar w:fldCharType="begin"/>
        </w:r>
      </w:ins>
      <w:ins w:id="1046" w:author="Clay Cressler" w:date="2020-05-25T16:46:00Z">
        <w:r w:rsidR="000E289C">
          <w:rPr>
            <w:rFonts w:cstheme="minorHAnsi"/>
            <w:sz w:val="22"/>
            <w:szCs w:val="22"/>
          </w:rPr>
          <w:instrText xml:space="preserve"> ADDIN ZOTERO_ITEM CSL_CITATION {"citationID":"s9hXI0l3","properties":{"formattedCitation":"(Kendall {\\i{}et al.} 2011; Stover {\\i{}et al.} 2012)","plainCitation":"(Kendall et al. 2011; Stover et al. 2012)","noteIndex":0},"citationItems":[{"id":"fu1XBaw3/laYR1ys0","uris":["http://zotero.org/users/1264037/items/XAY6EMUV"],"uri":["http://zotero.org/users/1264037/items/XAY6EMUV"],"itemData":{"id":"fu1XBaw3/laYR1ys0","type":"article-journal","abstract":"Demographic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M."}],"issued":{"date-parts":[["2011",10]]}}},{"id":"fu1XBaw3/yRPBXklb","uris":["http://zotero.org/users/1264037/items/CSGTTN3Z"],"uri":["http://zotero.org/users/1264037/items/CSGTTN3Z"],"itemData":{"id":"fu1XBaw3/yRPBXklb","type":"article-journal","abstract":"Among-individual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instrText>
        </w:r>
      </w:ins>
      <w:r w:rsidR="000E289C">
        <w:rPr>
          <w:rFonts w:cstheme="minorHAnsi"/>
          <w:sz w:val="22"/>
          <w:szCs w:val="22"/>
        </w:rPr>
        <w:fldChar w:fldCharType="separate"/>
      </w:r>
      <w:ins w:id="1047" w:author="Clay Cressler" w:date="2020-05-25T16:46:00Z">
        <w:r w:rsidR="000E289C" w:rsidRPr="000E289C">
          <w:rPr>
            <w:rFonts w:ascii="Calibri" w:cs="Calibri"/>
            <w:sz w:val="22"/>
            <w:rPrChange w:id="1048" w:author="Clay Cressler" w:date="2020-05-25T16:46:00Z">
              <w:rPr>
                <w:rFonts w:ascii="Times New Roman" w:hAnsi="Times New Roman" w:cs="Times New Roman"/>
              </w:rPr>
            </w:rPrChange>
          </w:rPr>
          <w:t xml:space="preserve">(Kendall </w:t>
        </w:r>
        <w:r w:rsidR="000E289C" w:rsidRPr="000E289C">
          <w:rPr>
            <w:rFonts w:ascii="Calibri" w:cs="Calibri"/>
            <w:i/>
            <w:iCs/>
            <w:sz w:val="22"/>
            <w:rPrChange w:id="1049" w:author="Clay Cressler" w:date="2020-05-25T16:46:00Z">
              <w:rPr>
                <w:rFonts w:ascii="Times New Roman" w:hAnsi="Times New Roman" w:cs="Times New Roman"/>
                <w:i/>
                <w:iCs/>
              </w:rPr>
            </w:rPrChange>
          </w:rPr>
          <w:t>et al.</w:t>
        </w:r>
        <w:r w:rsidR="000E289C" w:rsidRPr="000E289C">
          <w:rPr>
            <w:rFonts w:ascii="Calibri" w:cs="Calibri"/>
            <w:sz w:val="22"/>
            <w:rPrChange w:id="1050" w:author="Clay Cressler" w:date="2020-05-25T16:46:00Z">
              <w:rPr>
                <w:rFonts w:ascii="Times New Roman" w:hAnsi="Times New Roman" w:cs="Times New Roman"/>
              </w:rPr>
            </w:rPrChange>
          </w:rPr>
          <w:t xml:space="preserve"> 2011; Stover </w:t>
        </w:r>
        <w:r w:rsidR="000E289C" w:rsidRPr="000E289C">
          <w:rPr>
            <w:rFonts w:ascii="Calibri" w:cs="Calibri"/>
            <w:i/>
            <w:iCs/>
            <w:sz w:val="22"/>
            <w:rPrChange w:id="1051" w:author="Clay Cressler" w:date="2020-05-25T16:46:00Z">
              <w:rPr>
                <w:rFonts w:ascii="Times New Roman" w:hAnsi="Times New Roman" w:cs="Times New Roman"/>
                <w:i/>
                <w:iCs/>
              </w:rPr>
            </w:rPrChange>
          </w:rPr>
          <w:t>et al.</w:t>
        </w:r>
        <w:r w:rsidR="000E289C" w:rsidRPr="000E289C">
          <w:rPr>
            <w:rFonts w:ascii="Calibri" w:cs="Calibri"/>
            <w:sz w:val="22"/>
            <w:rPrChange w:id="1052" w:author="Clay Cressler" w:date="2020-05-25T16:46:00Z">
              <w:rPr>
                <w:rFonts w:ascii="Times New Roman" w:hAnsi="Times New Roman" w:cs="Times New Roman"/>
              </w:rPr>
            </w:rPrChange>
          </w:rPr>
          <w:t xml:space="preserve"> 2012)</w:t>
        </w:r>
      </w:ins>
      <w:ins w:id="1053" w:author="Clay Cressler" w:date="2020-05-25T16:45:00Z">
        <w:r w:rsidR="000E289C">
          <w:rPr>
            <w:rFonts w:cstheme="minorHAnsi"/>
            <w:sz w:val="22"/>
            <w:szCs w:val="22"/>
          </w:rPr>
          <w:fldChar w:fldCharType="end"/>
        </w:r>
      </w:ins>
      <w:r w:rsidRPr="00496E2D">
        <w:rPr>
          <w:rFonts w:cstheme="minorHAnsi"/>
          <w:sz w:val="22"/>
          <w:szCs w:val="22"/>
        </w:rPr>
        <w:t xml:space="preserve">), although required for evolution to proceed, can </w:t>
      </w:r>
      <w:del w:id="1054" w:author="Clay Cressler" w:date="2020-05-25T16:46:00Z">
        <w:r w:rsidRPr="00496E2D" w:rsidDel="000E289C">
          <w:rPr>
            <w:rFonts w:cstheme="minorHAnsi"/>
            <w:sz w:val="22"/>
            <w:szCs w:val="22"/>
          </w:rPr>
          <w:delText xml:space="preserve">themselves </w:delText>
        </w:r>
      </w:del>
      <w:ins w:id="1055" w:author="Clay Cressler" w:date="2020-05-25T16:46:00Z">
        <w:r w:rsidR="000E289C">
          <w:rPr>
            <w:rFonts w:cstheme="minorHAnsi"/>
            <w:sz w:val="22"/>
            <w:szCs w:val="22"/>
          </w:rPr>
          <w:t>itself</w:t>
        </w:r>
        <w:r w:rsidR="000E289C" w:rsidRPr="00496E2D">
          <w:rPr>
            <w:rFonts w:cstheme="minorHAnsi"/>
            <w:sz w:val="22"/>
            <w:szCs w:val="22"/>
          </w:rPr>
          <w:t xml:space="preserve"> </w:t>
        </w:r>
      </w:ins>
      <w:r w:rsidRPr="00496E2D">
        <w:rPr>
          <w:rFonts w:cstheme="minorHAnsi"/>
          <w:sz w:val="22"/>
          <w:szCs w:val="22"/>
        </w:rPr>
        <w:t xml:space="preserve">change the ecological dynamics. In our case, </w:t>
      </w:r>
      <w:ins w:id="1056" w:author="John DeLong" w:date="2020-03-26T09:29:00Z">
        <w:r w:rsidR="00AD4691" w:rsidRPr="00496E2D">
          <w:rPr>
            <w:rFonts w:cstheme="minorHAnsi"/>
            <w:sz w:val="22"/>
            <w:szCs w:val="22"/>
          </w:rPr>
          <w:t xml:space="preserve">this variation simultaneously facilitated evolution </w:t>
        </w:r>
        <w:r w:rsidR="00AD4691">
          <w:rPr>
            <w:rFonts w:cstheme="minorHAnsi"/>
            <w:sz w:val="22"/>
            <w:szCs w:val="22"/>
          </w:rPr>
          <w:t xml:space="preserve">by providing raw material upon which selection could act </w:t>
        </w:r>
      </w:ins>
      <w:del w:id="1057" w:author="John DeLong" w:date="2020-03-26T09:30:00Z">
        <w:r w:rsidRPr="00496E2D" w:rsidDel="00AD4691">
          <w:rPr>
            <w:rFonts w:cstheme="minorHAnsi"/>
            <w:sz w:val="22"/>
            <w:szCs w:val="22"/>
          </w:rPr>
          <w:delText>by suppressing population sizes</w:delText>
        </w:r>
        <w:r w:rsidDel="00AD4691">
          <w:rPr>
            <w:rFonts w:cstheme="minorHAnsi"/>
            <w:sz w:val="22"/>
            <w:szCs w:val="22"/>
          </w:rPr>
          <w:delText xml:space="preserve"> (Figure 2)</w:delText>
        </w:r>
        <w:r w:rsidRPr="00496E2D" w:rsidDel="00AD4691">
          <w:rPr>
            <w:rFonts w:cstheme="minorHAnsi"/>
            <w:sz w:val="22"/>
            <w:szCs w:val="22"/>
          </w:rPr>
          <w:delText xml:space="preserve">, </w:delText>
        </w:r>
      </w:del>
      <w:del w:id="1058" w:author="John DeLong" w:date="2020-03-26T09:29:00Z">
        <w:r w:rsidRPr="00496E2D" w:rsidDel="00AD4691">
          <w:rPr>
            <w:rFonts w:cstheme="minorHAnsi"/>
            <w:sz w:val="22"/>
            <w:szCs w:val="22"/>
          </w:rPr>
          <w:delText xml:space="preserve">this variation simultaneously facilitated evolution </w:delText>
        </w:r>
      </w:del>
      <w:r w:rsidRPr="00496E2D">
        <w:rPr>
          <w:rFonts w:cstheme="minorHAnsi"/>
          <w:sz w:val="22"/>
          <w:szCs w:val="22"/>
        </w:rPr>
        <w:t>and maintained the system in a transient state</w:t>
      </w:r>
      <w:ins w:id="1059" w:author="John DeLong" w:date="2020-03-26T09:25:00Z">
        <w:r w:rsidR="00AD4691">
          <w:rPr>
            <w:rFonts w:cstheme="minorHAnsi"/>
            <w:sz w:val="22"/>
            <w:szCs w:val="22"/>
          </w:rPr>
          <w:t xml:space="preserve"> (i.e., a state in which </w:t>
        </w:r>
        <w:r w:rsidR="00AD4691">
          <w:rPr>
            <w:rFonts w:cstheme="minorHAnsi"/>
            <w:sz w:val="22"/>
            <w:szCs w:val="22"/>
          </w:rPr>
          <w:lastRenderedPageBreak/>
          <w:t>equilibrium has not been attained</w:t>
        </w:r>
        <w:del w:id="1060" w:author="Clay Cressler" w:date="2020-05-25T16:47:00Z">
          <w:r w:rsidR="00AD4691" w:rsidDel="000E289C">
            <w:rPr>
              <w:rFonts w:cstheme="minorHAnsi"/>
              <w:sz w:val="22"/>
              <w:szCs w:val="22"/>
            </w:rPr>
            <w:delText>)</w:delText>
          </w:r>
        </w:del>
      </w:ins>
      <w:del w:id="1061" w:author="Clay Cressler" w:date="2020-05-25T16:47:00Z">
        <w:r w:rsidRPr="00496E2D" w:rsidDel="000E289C">
          <w:rPr>
            <w:rFonts w:cstheme="minorHAnsi"/>
            <w:sz w:val="22"/>
            <w:szCs w:val="22"/>
          </w:rPr>
          <w:delText>, limiting evolution</w:delText>
        </w:r>
      </w:del>
      <w:ins w:id="1062" w:author="Clay Cressler" w:date="2020-05-25T16:47:00Z">
        <w:r w:rsidR="000E289C">
          <w:rPr>
            <w:rFonts w:cstheme="minorHAnsi"/>
            <w:sz w:val="22"/>
            <w:szCs w:val="22"/>
          </w:rPr>
          <w:t>) such that the expected evolutionary equilibrium could not be attained</w:t>
        </w:r>
      </w:ins>
      <w:r w:rsidRPr="00496E2D">
        <w:rPr>
          <w:rFonts w:cstheme="minorHAnsi"/>
          <w:sz w:val="22"/>
          <w:szCs w:val="22"/>
        </w:rPr>
        <w:t xml:space="preserve">. Individual demographic stochasticity, abundantly displayed in our results, clearly </w:t>
      </w:r>
      <w:del w:id="1063" w:author="Clay Cressler" w:date="2020-05-25T16:48:00Z">
        <w:r w:rsidRPr="00496E2D" w:rsidDel="00DF5341">
          <w:rPr>
            <w:rFonts w:cstheme="minorHAnsi"/>
            <w:sz w:val="22"/>
            <w:szCs w:val="22"/>
          </w:rPr>
          <w:delText>stripped individuals of their expected fitness benefits</w:delText>
        </w:r>
      </w:del>
      <w:ins w:id="1064" w:author="Clay Cressler" w:date="2020-05-25T16:48:00Z">
        <w:r w:rsidR="00DF5341">
          <w:rPr>
            <w:rFonts w:cstheme="minorHAnsi"/>
            <w:sz w:val="22"/>
            <w:szCs w:val="22"/>
          </w:rPr>
          <w:t xml:space="preserve">influenced the relationship between fitness and traits, </w:t>
        </w:r>
      </w:ins>
      <w:del w:id="1065" w:author="Clay Cressler" w:date="2020-05-25T16:48:00Z">
        <w:r w:rsidRPr="00496E2D" w:rsidDel="00DF5341">
          <w:rPr>
            <w:rFonts w:cstheme="minorHAnsi"/>
            <w:sz w:val="22"/>
            <w:szCs w:val="22"/>
          </w:rPr>
          <w:delText xml:space="preserve"> while </w:delText>
        </w:r>
      </w:del>
      <w:del w:id="1066" w:author="Clay Cressler" w:date="2020-05-25T16:49:00Z">
        <w:r w:rsidRPr="00496E2D" w:rsidDel="00DF5341">
          <w:rPr>
            <w:rFonts w:cstheme="minorHAnsi"/>
            <w:sz w:val="22"/>
            <w:szCs w:val="22"/>
          </w:rPr>
          <w:delText>allowing</w:delText>
        </w:r>
      </w:del>
      <w:ins w:id="1067" w:author="Clay Cressler" w:date="2020-05-25T16:49:00Z">
        <w:r w:rsidR="00DF5341">
          <w:rPr>
            <w:rFonts w:cstheme="minorHAnsi"/>
            <w:sz w:val="22"/>
            <w:szCs w:val="22"/>
          </w:rPr>
          <w:t>causing some</w:t>
        </w:r>
      </w:ins>
      <w:r w:rsidRPr="00496E2D">
        <w:rPr>
          <w:rFonts w:cstheme="minorHAnsi"/>
          <w:sz w:val="22"/>
          <w:szCs w:val="22"/>
        </w:rPr>
        <w:t xml:space="preserve"> individuals with low fitness traits </w:t>
      </w:r>
      <w:del w:id="1068" w:author="Clay Cressler" w:date="2020-05-25T16:49:00Z">
        <w:r w:rsidRPr="00496E2D" w:rsidDel="00DF5341">
          <w:rPr>
            <w:rFonts w:cstheme="minorHAnsi"/>
            <w:sz w:val="22"/>
            <w:szCs w:val="22"/>
          </w:rPr>
          <w:delText>to have</w:delText>
        </w:r>
      </w:del>
      <w:ins w:id="1069" w:author="Clay Cressler" w:date="2020-05-25T16:49:00Z">
        <w:r w:rsidR="00DF5341">
          <w:rPr>
            <w:rFonts w:cstheme="minorHAnsi"/>
            <w:sz w:val="22"/>
            <w:szCs w:val="22"/>
          </w:rPr>
          <w:t>realized</w:t>
        </w:r>
      </w:ins>
      <w:r w:rsidRPr="00496E2D">
        <w:rPr>
          <w:rFonts w:cstheme="minorHAnsi"/>
          <w:sz w:val="22"/>
          <w:szCs w:val="22"/>
        </w:rPr>
        <w:t xml:space="preserve"> high fitness</w:t>
      </w:r>
      <w:ins w:id="1070" w:author="Clay Cressler" w:date="2020-05-25T16:49:00Z">
        <w:r w:rsidR="00DF5341">
          <w:rPr>
            <w:rFonts w:cstheme="minorHAnsi"/>
            <w:sz w:val="22"/>
            <w:szCs w:val="22"/>
          </w:rPr>
          <w:t>, while some individuals with high fitness traits realized low fitness</w:t>
        </w:r>
      </w:ins>
      <w:r w:rsidR="00DC0B76">
        <w:rPr>
          <w:rFonts w:cstheme="minorHAnsi"/>
          <w:sz w:val="22"/>
          <w:szCs w:val="22"/>
        </w:rPr>
        <w:t xml:space="preserve"> (Figures 3 and 5, bottom row)</w:t>
      </w:r>
      <w:r w:rsidRPr="00496E2D">
        <w:rPr>
          <w:rFonts w:cstheme="minorHAnsi"/>
          <w:sz w:val="22"/>
          <w:szCs w:val="22"/>
        </w:rPr>
        <w:t>. This effect should result in a flattened fitness gradient relative to the expectations from quantitative genetics, greatly reducing the rate of evolution</w:t>
      </w:r>
      <w:ins w:id="1071" w:author="Clay Cressler" w:date="2020-05-25T16:51:00Z">
        <w:r w:rsidR="00DF5341">
          <w:rPr>
            <w:rFonts w:cstheme="minorHAnsi"/>
            <w:sz w:val="22"/>
            <w:szCs w:val="22"/>
          </w:rPr>
          <w:fldChar w:fldCharType="begin"/>
        </w:r>
        <w:r w:rsidR="00DF5341">
          <w:rPr>
            <w:rFonts w:cstheme="minorHAnsi"/>
            <w:sz w:val="22"/>
            <w:szCs w:val="22"/>
          </w:rPr>
          <w:instrText xml:space="preserve"> ADDIN ZOTERO_ITEM CSL_CITATION {"citationID":"1TsUCsq1","properties":{"formattedCitation":"(Cressler {\\i{}et al.} 2017)","plainCitation":"(Cressler et al. 2017)","noteIndex":0},"citationItems":[{"id":"fu1XBaw3/XN9FuU7a","uris":["http://zotero.org/users/1264037/items/HQKSNXZC"],"uri":["http://zotero.org/users/1264037/items/HQKSNXZC"],"itemData":{"id":"fu1XBaw3/XN9FuU7a","type":"article-journal","abstract":"Individual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ins>
      <w:r w:rsidR="00DF5341">
        <w:rPr>
          <w:rFonts w:cstheme="minorHAnsi"/>
          <w:sz w:val="22"/>
          <w:szCs w:val="22"/>
        </w:rPr>
        <w:fldChar w:fldCharType="separate"/>
      </w:r>
      <w:ins w:id="1072" w:author="Clay Cressler" w:date="2020-05-25T16:51:00Z">
        <w:r w:rsidR="00DF5341" w:rsidRPr="00DF5341">
          <w:rPr>
            <w:rFonts w:ascii="Calibri" w:cs="Calibri"/>
            <w:sz w:val="22"/>
            <w:rPrChange w:id="1073" w:author="Clay Cressler" w:date="2020-05-25T16:51:00Z">
              <w:rPr>
                <w:rFonts w:ascii="Times New Roman" w:hAnsi="Times New Roman" w:cs="Times New Roman"/>
              </w:rPr>
            </w:rPrChange>
          </w:rPr>
          <w:t xml:space="preserve">(Cressler </w:t>
        </w:r>
        <w:r w:rsidR="00DF5341" w:rsidRPr="00DF5341">
          <w:rPr>
            <w:rFonts w:ascii="Calibri" w:cs="Calibri"/>
            <w:i/>
            <w:iCs/>
            <w:sz w:val="22"/>
            <w:rPrChange w:id="1074" w:author="Clay Cressler" w:date="2020-05-25T16:51:00Z">
              <w:rPr>
                <w:rFonts w:ascii="Times New Roman" w:hAnsi="Times New Roman" w:cs="Times New Roman"/>
                <w:i/>
                <w:iCs/>
              </w:rPr>
            </w:rPrChange>
          </w:rPr>
          <w:t>et al.</w:t>
        </w:r>
        <w:r w:rsidR="00DF5341" w:rsidRPr="00DF5341">
          <w:rPr>
            <w:rFonts w:ascii="Calibri" w:cs="Calibri"/>
            <w:sz w:val="22"/>
            <w:rPrChange w:id="1075" w:author="Clay Cressler" w:date="2020-05-25T16:51:00Z">
              <w:rPr>
                <w:rFonts w:ascii="Times New Roman" w:hAnsi="Times New Roman" w:cs="Times New Roman"/>
              </w:rPr>
            </w:rPrChange>
          </w:rPr>
          <w:t xml:space="preserve"> 2017)</w:t>
        </w:r>
        <w:r w:rsidR="00DF5341">
          <w:rPr>
            <w:rFonts w:cstheme="minorHAnsi"/>
            <w:sz w:val="22"/>
            <w:szCs w:val="22"/>
          </w:rPr>
          <w:fldChar w:fldCharType="end"/>
        </w:r>
      </w:ins>
      <w:r w:rsidRPr="00496E2D">
        <w:rPr>
          <w:rFonts w:cstheme="minorHAnsi"/>
          <w:sz w:val="22"/>
          <w:szCs w:val="22"/>
        </w:rPr>
        <w:t xml:space="preserve">. Finally, </w:t>
      </w:r>
      <w:r>
        <w:rPr>
          <w:rFonts w:cstheme="minorHAnsi"/>
          <w:sz w:val="22"/>
          <w:szCs w:val="22"/>
        </w:rPr>
        <w:t xml:space="preserve">demographic </w:t>
      </w:r>
      <w:del w:id="1076" w:author="Clay Cressler" w:date="2020-05-25T17:02:00Z">
        <w:r w:rsidDel="006E3942">
          <w:rPr>
            <w:rFonts w:cstheme="minorHAnsi"/>
            <w:sz w:val="22"/>
            <w:szCs w:val="22"/>
          </w:rPr>
          <w:delText>and environmental</w:delText>
        </w:r>
        <w:r w:rsidRPr="00496E2D" w:rsidDel="006E3942">
          <w:rPr>
            <w:rFonts w:cstheme="minorHAnsi"/>
            <w:sz w:val="22"/>
            <w:szCs w:val="22"/>
          </w:rPr>
          <w:delText xml:space="preserve"> </w:delText>
        </w:r>
      </w:del>
      <w:r w:rsidRPr="00496E2D">
        <w:rPr>
          <w:rFonts w:cstheme="minorHAnsi"/>
          <w:sz w:val="22"/>
          <w:szCs w:val="22"/>
        </w:rPr>
        <w:t>stochasticity</w:t>
      </w:r>
      <w:r>
        <w:rPr>
          <w:rFonts w:cstheme="minorHAnsi"/>
          <w:sz w:val="22"/>
          <w:szCs w:val="22"/>
        </w:rPr>
        <w:t xml:space="preserve"> </w:t>
      </w:r>
      <w:r w:rsidRPr="00496E2D">
        <w:rPr>
          <w:rFonts w:cstheme="minorHAnsi"/>
          <w:sz w:val="22"/>
          <w:szCs w:val="22"/>
        </w:rPr>
        <w:t xml:space="preserve">generated heightened variation in population size for small populations, both keeping populations in transient states and leading to substantial </w:t>
      </w:r>
      <w:r>
        <w:rPr>
          <w:rFonts w:cstheme="minorHAnsi"/>
          <w:sz w:val="22"/>
          <w:szCs w:val="22"/>
        </w:rPr>
        <w:t xml:space="preserve">initial </w:t>
      </w:r>
      <w:r w:rsidRPr="00496E2D">
        <w:rPr>
          <w:rFonts w:cstheme="minorHAnsi"/>
          <w:sz w:val="22"/>
          <w:szCs w:val="22"/>
        </w:rPr>
        <w:t xml:space="preserve">loss of genetic variation. Examination of the population dynamics in the systems with lower carrying capacities (Figure </w:t>
      </w:r>
      <w:r>
        <w:rPr>
          <w:rFonts w:cstheme="minorHAnsi"/>
          <w:sz w:val="22"/>
          <w:szCs w:val="22"/>
        </w:rPr>
        <w:t>3</w:t>
      </w:r>
      <w:r w:rsidRPr="00496E2D">
        <w:rPr>
          <w:rFonts w:cstheme="minorHAnsi"/>
          <w:sz w:val="22"/>
          <w:szCs w:val="22"/>
        </w:rPr>
        <w:t xml:space="preserve">) indicate substantially more variation in population sizes, reflecting high stochasticity. All together, these forces substantially slowed evolution relative to expectations generated from </w:t>
      </w:r>
      <w:ins w:id="1077" w:author="Clay Cressler" w:date="2020-05-25T17:06:00Z">
        <w:r w:rsidR="006E3942">
          <w:rPr>
            <w:rFonts w:cstheme="minorHAnsi"/>
            <w:sz w:val="22"/>
            <w:szCs w:val="22"/>
          </w:rPr>
          <w:t xml:space="preserve">classic </w:t>
        </w:r>
      </w:ins>
      <w:r w:rsidRPr="00496E2D">
        <w:rPr>
          <w:rFonts w:cstheme="minorHAnsi"/>
          <w:sz w:val="22"/>
          <w:szCs w:val="22"/>
        </w:rPr>
        <w:t xml:space="preserve">assumptions of </w:t>
      </w:r>
      <w:del w:id="1078" w:author="Clay Cressler" w:date="2020-05-25T17:06:00Z">
        <w:r w:rsidRPr="00496E2D" w:rsidDel="006E3942">
          <w:rPr>
            <w:rFonts w:cstheme="minorHAnsi"/>
            <w:sz w:val="22"/>
            <w:szCs w:val="22"/>
          </w:rPr>
          <w:delText>large population size, equilibrium conditions (fast ecology), and deterministic trait-fitness benefits</w:delText>
        </w:r>
      </w:del>
      <w:ins w:id="1079" w:author="Clay Cressler" w:date="2020-05-25T17:06:00Z">
        <w:r w:rsidR="006E3942">
          <w:rPr>
            <w:rFonts w:cstheme="minorHAnsi"/>
            <w:sz w:val="22"/>
            <w:szCs w:val="22"/>
          </w:rPr>
          <w:t>deterministic evolutionary theory</w:t>
        </w:r>
      </w:ins>
      <w:r w:rsidRPr="00496E2D">
        <w:rPr>
          <w:rFonts w:cstheme="minorHAnsi"/>
          <w:sz w:val="22"/>
          <w:szCs w:val="22"/>
        </w:rPr>
        <w:t>.</w:t>
      </w:r>
    </w:p>
    <w:p w14:paraId="57ABBEEA" w14:textId="5C0A5A1B" w:rsidR="00FB13B8" w:rsidRPr="00496E2D" w:rsidRDefault="00644808" w:rsidP="00CA0633">
      <w:pPr>
        <w:spacing w:after="0" w:line="480" w:lineRule="auto"/>
        <w:ind w:firstLine="720"/>
        <w:contextualSpacing/>
        <w:rPr>
          <w:rFonts w:cstheme="minorHAnsi"/>
          <w:sz w:val="22"/>
          <w:szCs w:val="22"/>
        </w:rPr>
      </w:pPr>
      <w:r w:rsidRPr="00496E2D">
        <w:rPr>
          <w:rFonts w:cstheme="minorHAnsi"/>
          <w:sz w:val="22"/>
          <w:szCs w:val="22"/>
        </w:rPr>
        <w:t xml:space="preserve">Increasing evidence indicates that ecological dynamics can play a crucial role in </w:t>
      </w:r>
      <w:del w:id="1080" w:author="John DeLong" w:date="2020-03-26T09:20:00Z">
        <w:r w:rsidRPr="00496E2D" w:rsidDel="00941832">
          <w:rPr>
            <w:rFonts w:cstheme="minorHAnsi"/>
            <w:sz w:val="22"/>
            <w:szCs w:val="22"/>
          </w:rPr>
          <w:delText xml:space="preserve">driving </w:delText>
        </w:r>
      </w:del>
      <w:ins w:id="1081" w:author="John DeLong" w:date="2020-03-26T09:20:00Z">
        <w:r w:rsidR="00941832">
          <w:rPr>
            <w:rFonts w:cstheme="minorHAnsi"/>
            <w:sz w:val="22"/>
            <w:szCs w:val="22"/>
          </w:rPr>
          <w:t>shaping</w:t>
        </w:r>
        <w:r w:rsidR="00941832" w:rsidRPr="00496E2D">
          <w:rPr>
            <w:rFonts w:cstheme="minorHAnsi"/>
            <w:sz w:val="22"/>
            <w:szCs w:val="22"/>
          </w:rPr>
          <w:t xml:space="preserve"> </w:t>
        </w:r>
      </w:ins>
      <w:r w:rsidRPr="00496E2D">
        <w:rPr>
          <w:rFonts w:cstheme="minorHAnsi"/>
          <w:sz w:val="22"/>
          <w:szCs w:val="22"/>
        </w:rPr>
        <w:t>evolution</w:t>
      </w:r>
      <w:ins w:id="1082" w:author="John DeLong" w:date="2020-03-26T09:15:00Z">
        <w:r w:rsidR="00570B16">
          <w:rPr>
            <w:rFonts w:cstheme="minorHAnsi"/>
            <w:sz w:val="22"/>
            <w:szCs w:val="22"/>
          </w:rPr>
          <w:t xml:space="preserve"> </w:t>
        </w:r>
      </w:ins>
      <w:ins w:id="1083" w:author="John DeLong" w:date="2020-03-26T09:16:00Z">
        <w:r w:rsidR="00941832">
          <w:rPr>
            <w:rFonts w:cstheme="minorHAnsi"/>
            <w:sz w:val="22"/>
            <w:szCs w:val="22"/>
          </w:rPr>
          <w:fldChar w:fldCharType="begin"/>
        </w:r>
      </w:ins>
      <w:ins w:id="1084" w:author="Clay Cressler" w:date="2020-05-25T15:17:00Z">
        <w:r w:rsidR="006057FC">
          <w:rPr>
            <w:rFonts w:cstheme="minorHAnsi"/>
            <w:sz w:val="22"/>
            <w:szCs w:val="22"/>
          </w:rPr>
          <w:instrText xml:space="preserve"> ADDIN ZOTERO_ITEM CSL_CITATION {"citationID":"oxCfGhn6","properties":{"formattedCitation":"(Pimentel 1961; Grant &amp; Grant 2002; Yoshida {\\i{}et al.} 2004; Hairston, Jr. {\\i{}et al.} 2005; Schoener 2011)","plainCitation":"(Pimentel 1961; Grant &amp; Grant 2002; Yoshida et al. 2004; Hairston, Jr. et al. 2005; Schoener 2011)","noteIndex":0},"citationItems":[{"id":"fu1XBaw3/ldE1Grze","uris":["http://zotero.org/users/1264037/items/MLTZTEGS"],"uri":["http://zotero.org/users/1264037/items/MLTZTEGS"],"itemData":{"id":8170,"type":"article-journal","abstract":"That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fu1XBaw3/vqQzw2HC","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Rosemary"}],"issued":{"date-parts":[["2002",4,26]]}}},{"id":"fu1XBaw3/H5yRtgMD","uris":["http://zotero.org/users/1264037/items/PTTQT2A3"],"uri":["http://zotero.org/users/1264037/items/PTTQT2A3"],"itemData":{"id":1754,"type":"article-journal","abstract":"Trade-offs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P"}],"issued":{"date-parts":[["2004",9,22]]}}},{"id":"fu1XBaw3/maPTvMOw","uris":["http://zotero.org/users/1264037/items/TRID48TM"],"uri":["http://zotero.org/users/1264037/items/TRID48TM"],"itemData":{"id":2667,"type":"article-journal","abstract":"Recent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A."}],"issued":{"date-parts":[["2005"]]}}},{"id":"fu1XBaw3/OpmcKSsJ","uris":["http://zotero.org/users/1264037/items/DPHKI4XQ"],"uri":["http://zotero.org/users/1264037/items/DPHKI4XQ"],"itemData":{"id":1306,"type":"article-journal","abstract":"The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W."}],"issued":{"date-parts":[["2011",1,28]]}}}],"schema":"https://github.com/citation-style-language/schema/raw/master/csl-citation.json"} </w:instrText>
        </w:r>
      </w:ins>
      <w:ins w:id="1085" w:author="John DeLong" w:date="2020-03-26T09:23:00Z">
        <w:del w:id="1086" w:author="Clay Cressler" w:date="2020-05-22T09:11:00Z">
          <w:r w:rsidR="00941832" w:rsidDel="00B2275B">
            <w:rPr>
              <w:rFonts w:cstheme="minorHAnsi"/>
              <w:sz w:val="22"/>
              <w:szCs w:val="22"/>
            </w:rPr>
            <w:delInstrText xml:space="preserve"> ADDIN ZOTERO_ITEM CSL_CITATION {"citationID":"oxCfGhn6","properties":{"formattedCitation":"(Pimentel 1961; Grant &amp; Grant 2002; Yoshida {\\i{}et al.} 2004; Hairston, Jr. {\\i{}et al.} 2005; Schoener 2011)","plainCitation":"(Pimentel 1961; Grant &amp; Grant 2002; Yoshida et al. 2004; Hairston, Jr. et al. 2005; Schoener 2011)","noteIndex":0},"citationItems":[{"id":8170,"uris":["http://zotero.org/users/1264037/items/MLTZTEGS"],"uri":["http://zotero.org/users/1264037/items/MLTZTEGS"],"itemData":{"id":8170,"type":"article-journal","abstract":"That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1826,"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Rosemary"}],"issued":{"date-parts":[["2002",4,26]]}}},{"id":1754,"uris":["http://zotero.org/users/1264037/items/PTTQT2A3"],"uri":["http://zotero.org/users/1264037/items/PTTQT2A3"],"itemData":{"id":1754,"type":"article-journal","abstract":"Trade-offs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P"}],"issued":{"date-parts":[["2004",9,22]]}}},{"id":2667,"uris":["http://zotero.org/users/1264037/items/TRID48TM"],"uri":["http://zotero.org/users/1264037/items/TRID48TM"],"itemData":{"id":2667,"type":"article-journal","abstract":"Recent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A."}],"issued":{"date-parts":[["2005"]]}}},{"id":1306,"uris":["http://zotero.org/users/1264037/items/DPHKI4XQ"],"uri":["http://zotero.org/users/1264037/items/DPHKI4XQ"],"itemData":{"id":1306,"type":"article-journal","abstract":"The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W."}],"issued":{"date-parts":[["2011",1,28]]}}}],"schema":"https://github.com/citation-style-language/schema/raw/master/csl-citation.json"} </w:delInstrText>
          </w:r>
        </w:del>
      </w:ins>
      <w:r w:rsidR="00941832">
        <w:rPr>
          <w:rFonts w:cstheme="minorHAnsi"/>
          <w:sz w:val="22"/>
          <w:szCs w:val="22"/>
        </w:rPr>
        <w:fldChar w:fldCharType="separate"/>
      </w:r>
      <w:ins w:id="1087" w:author="John DeLong" w:date="2020-03-26T09:23:00Z">
        <w:r w:rsidR="00941832" w:rsidRPr="00941832">
          <w:rPr>
            <w:rFonts w:ascii="Calibri" w:hAnsi="Calibri" w:cs="Calibri"/>
            <w:sz w:val="22"/>
            <w:rPrChange w:id="1088" w:author="John DeLong" w:date="2020-03-26T09:23:00Z">
              <w:rPr>
                <w:rFonts w:ascii="Times New Roman" w:hAnsi="Times New Roman" w:cs="Times New Roman"/>
              </w:rPr>
            </w:rPrChange>
          </w:rPr>
          <w:t xml:space="preserve">(Pimentel 1961; Grant &amp; Grant 2002; Yoshida </w:t>
        </w:r>
        <w:r w:rsidR="00941832" w:rsidRPr="00941832">
          <w:rPr>
            <w:rFonts w:ascii="Calibri" w:hAnsi="Calibri" w:cs="Calibri"/>
            <w:i/>
            <w:iCs/>
            <w:sz w:val="22"/>
            <w:rPrChange w:id="1089" w:author="John DeLong" w:date="2020-03-26T09:23:00Z">
              <w:rPr>
                <w:rFonts w:ascii="Times New Roman" w:hAnsi="Times New Roman" w:cs="Times New Roman"/>
                <w:i/>
                <w:iCs/>
              </w:rPr>
            </w:rPrChange>
          </w:rPr>
          <w:t>et al.</w:t>
        </w:r>
        <w:r w:rsidR="00941832" w:rsidRPr="00941832">
          <w:rPr>
            <w:rFonts w:ascii="Calibri" w:hAnsi="Calibri" w:cs="Calibri"/>
            <w:sz w:val="22"/>
            <w:rPrChange w:id="1090" w:author="John DeLong" w:date="2020-03-26T09:23:00Z">
              <w:rPr>
                <w:rFonts w:ascii="Times New Roman" w:hAnsi="Times New Roman" w:cs="Times New Roman"/>
              </w:rPr>
            </w:rPrChange>
          </w:rPr>
          <w:t xml:space="preserve"> 2004; Hairston, Jr. </w:t>
        </w:r>
        <w:r w:rsidR="00941832" w:rsidRPr="00941832">
          <w:rPr>
            <w:rFonts w:ascii="Calibri" w:hAnsi="Calibri" w:cs="Calibri"/>
            <w:i/>
            <w:iCs/>
            <w:sz w:val="22"/>
            <w:rPrChange w:id="1091" w:author="John DeLong" w:date="2020-03-26T09:23:00Z">
              <w:rPr>
                <w:rFonts w:ascii="Times New Roman" w:hAnsi="Times New Roman" w:cs="Times New Roman"/>
                <w:i/>
                <w:iCs/>
              </w:rPr>
            </w:rPrChange>
          </w:rPr>
          <w:t>et al.</w:t>
        </w:r>
        <w:r w:rsidR="00941832" w:rsidRPr="00941832">
          <w:rPr>
            <w:rFonts w:ascii="Calibri" w:hAnsi="Calibri" w:cs="Calibri"/>
            <w:sz w:val="22"/>
            <w:rPrChange w:id="1092" w:author="John DeLong" w:date="2020-03-26T09:23:00Z">
              <w:rPr>
                <w:rFonts w:ascii="Times New Roman" w:hAnsi="Times New Roman" w:cs="Times New Roman"/>
              </w:rPr>
            </w:rPrChange>
          </w:rPr>
          <w:t xml:space="preserve"> 2005; Schoener 2011)</w:t>
        </w:r>
      </w:ins>
      <w:ins w:id="1093" w:author="John DeLong" w:date="2020-03-26T09:16:00Z">
        <w:r w:rsidR="00941832">
          <w:rPr>
            <w:rFonts w:cstheme="minorHAnsi"/>
            <w:sz w:val="22"/>
            <w:szCs w:val="22"/>
          </w:rPr>
          <w:fldChar w:fldCharType="end"/>
        </w:r>
      </w:ins>
      <w:r w:rsidRPr="00496E2D">
        <w:rPr>
          <w:rFonts w:cstheme="minorHAnsi"/>
          <w:sz w:val="22"/>
          <w:szCs w:val="22"/>
        </w:rPr>
        <w:t>. Furthermore, evolution within systems not at equilibrium, and rather displaying transient dynamics</w:t>
      </w:r>
      <w:r w:rsidR="009A1C0F">
        <w:rPr>
          <w:rFonts w:cstheme="minorHAnsi"/>
          <w:sz w:val="22"/>
          <w:szCs w:val="22"/>
        </w:rPr>
        <w:t xml:space="preserve"> </w:t>
      </w:r>
      <w:r w:rsidR="009A1C0F">
        <w:rPr>
          <w:rFonts w:cstheme="minorHAnsi"/>
          <w:sz w:val="22"/>
          <w:szCs w:val="22"/>
        </w:rPr>
        <w:fldChar w:fldCharType="begin"/>
      </w:r>
      <w:ins w:id="1094" w:author="Clay Cressler" w:date="2020-05-25T15:17:00Z">
        <w:r w:rsidR="006057FC">
          <w:rPr>
            <w:rFonts w:cstheme="minorHAnsi"/>
            <w:sz w:val="22"/>
            <w:szCs w:val="22"/>
          </w:rPr>
          <w:instrText xml:space="preserve"> ADDIN ZOTERO_ITEM CSL_CITATION {"citationID":"k6CzeKqd","properties":{"formattedCitation":"(Hastings {\\i{}et al.} 2018)","plainCitation":"(Hastings et al. 2018)","noteIndex":0},"citationItems":[{"id":"fu1XBaw3/tnOPi24y","uris":["http://zotero.org/users/1264037/items/6WYJ59EL"],"uri":["http://zotero.org/users/1264037/items/6WYJ59EL"],"itemData":{"id":7970,"type":"article-journal","abstract":"Making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ins>
      <w:del w:id="1095" w:author="Clay Cressler" w:date="2020-05-22T09:11:00Z">
        <w:r w:rsidR="00EC565E" w:rsidDel="00B2275B">
          <w:rPr>
            <w:rFonts w:cstheme="minorHAnsi"/>
            <w:sz w:val="22"/>
            <w:szCs w:val="22"/>
          </w:rPr>
          <w:delInstrText xml:space="preserve"> ADDIN ZOTERO_ITEM CSL_CITATION {"citationID":"k6CzeKqd","properties":{"formattedCitation":"(Hastings {\\i{}et al.} 2018)","plainCitation":"(Hastings et al. 2018)","noteIndex":0},"citationItems":[{"id":7970,"uris":["http://zotero.org/users/1264037/items/6WYJ59EL"],"uri":["http://zotero.org/users/1264037/items/6WYJ59EL"],"itemData":{"id":7970,"type":"article-journal","abstract":"Making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delInstrText>
        </w:r>
      </w:del>
      <w:r w:rsidR="009A1C0F">
        <w:rPr>
          <w:rFonts w:cstheme="minorHAnsi"/>
          <w:sz w:val="22"/>
          <w:szCs w:val="22"/>
        </w:rPr>
        <w:fldChar w:fldCharType="separate"/>
      </w:r>
      <w:r w:rsidR="008E50B7" w:rsidRPr="008E50B7">
        <w:rPr>
          <w:rFonts w:ascii="Calibri" w:hAnsi="Calibri" w:cs="Calibri"/>
          <w:sz w:val="22"/>
        </w:rPr>
        <w:t xml:space="preserve">(Hastings </w:t>
      </w:r>
      <w:r w:rsidR="008E50B7" w:rsidRPr="008E50B7">
        <w:rPr>
          <w:rFonts w:ascii="Calibri" w:hAnsi="Calibri" w:cs="Calibri"/>
          <w:i/>
          <w:iCs/>
          <w:sz w:val="22"/>
        </w:rPr>
        <w:t>et al.</w:t>
      </w:r>
      <w:r w:rsidR="008E50B7" w:rsidRPr="008E50B7">
        <w:rPr>
          <w:rFonts w:ascii="Calibri" w:hAnsi="Calibri" w:cs="Calibri"/>
          <w:sz w:val="22"/>
        </w:rPr>
        <w:t xml:space="preserve"> 2018)</w:t>
      </w:r>
      <w:r w:rsidR="009A1C0F">
        <w:rPr>
          <w:rFonts w:cstheme="minorHAnsi"/>
          <w:sz w:val="22"/>
          <w:szCs w:val="22"/>
        </w:rPr>
        <w:fldChar w:fldCharType="end"/>
      </w:r>
      <w:r w:rsidRPr="00496E2D">
        <w:rPr>
          <w:rFonts w:cstheme="minorHAnsi"/>
          <w:sz w:val="22"/>
          <w:szCs w:val="22"/>
        </w:rPr>
        <w:t xml:space="preserve">, can alter the ecological dynamics and therefore </w:t>
      </w:r>
      <w:del w:id="1096" w:author="Clay Cressler" w:date="2020-05-25T17:07:00Z">
        <w:r w:rsidRPr="00496E2D" w:rsidDel="006E3942">
          <w:rPr>
            <w:rFonts w:cstheme="minorHAnsi"/>
            <w:sz w:val="22"/>
            <w:szCs w:val="22"/>
          </w:rPr>
          <w:delText xml:space="preserve">reset </w:delText>
        </w:r>
      </w:del>
      <w:r w:rsidRPr="00496E2D">
        <w:rPr>
          <w:rFonts w:cstheme="minorHAnsi"/>
          <w:sz w:val="22"/>
          <w:szCs w:val="22"/>
        </w:rPr>
        <w:t xml:space="preserve">the selective forces acting on the population </w:t>
      </w:r>
      <w:r w:rsidRPr="00496E2D">
        <w:rPr>
          <w:rFonts w:cstheme="minorHAnsi"/>
          <w:sz w:val="22"/>
          <w:szCs w:val="22"/>
        </w:rPr>
        <w:fldChar w:fldCharType="begin"/>
      </w:r>
      <w:ins w:id="1097" w:author="Clay Cressler" w:date="2020-05-25T15:17:00Z">
        <w:r w:rsidR="006057FC">
          <w:rPr>
            <w:rFonts w:cstheme="minorHAnsi"/>
            <w:sz w:val="22"/>
            <w:szCs w:val="22"/>
          </w:rPr>
          <w:instrText xml:space="preserve"> ADDIN ZOTERO_ITEM CSL_CITATION {"citationID":"h5hyOiDx","properties":{"formattedCitation":"(Fussmann {\\i{}et al.} 2003; Yoshida {\\i{}et al.} 2003; Cortez &amp; Weitz 2014)","plainCitation":"(Fussmann et al. 2003; Yoshida et al. 2003; Cortez &amp; Weitz 2014)","noteIndex":0},"citationItems":[{"id":"fu1XBaw3/IAkHYCvx","uris":["http://zotero.org/users/1264037/items/HFNE3XQB"],"uri":["http://zotero.org/users/1264037/items/HFNE3XQB"],"itemData":{"id":1476,"type":"article-journal","abstract":"Microevolution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fu1XBaw3/baImmG7V","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G."}],"issued":{"date-parts":[["2003",7,17]]}}},{"id":"fu1XBaw3/F0Mg696s","uris":["http://zotero.org/users/1264037/items/HU8TTDKU"],"uri":["http://zotero.org/users/1264037/items/HU8TTDKU"],"itemData":{"id":2561,"type":"article-journal","abstract":"A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S."}],"issued":{"date-parts":[["2014",5,20]]}}}],"schema":"https://github.com/citation-style-language/schema/raw/master/csl-citation.json"} </w:instrText>
        </w:r>
      </w:ins>
      <w:del w:id="1098" w:author="Clay Cressler" w:date="2020-05-22T09:11:00Z">
        <w:r w:rsidR="00EC565E" w:rsidDel="00B2275B">
          <w:rPr>
            <w:rFonts w:cstheme="minorHAnsi"/>
            <w:sz w:val="22"/>
            <w:szCs w:val="22"/>
          </w:rPr>
          <w:delInstrText xml:space="preserve"> ADDIN ZOTERO_ITEM CSL_CITATION {"citationID":"h5hyOiDx","properties":{"formattedCitation":"(Fussmann {\\i{}et al.} 2003; Yoshida {\\i{}et al.} 2003; Cortez &amp; Weitz 2014)","plainCitation":"(Fussmann et al. 2003; Yoshida et al. 2003; Cortez &amp; Weitz 2014)","noteIndex":0},"citationItems":[{"id":1476,"uris":["http://zotero.org/users/1264037/items/HFNE3XQB"],"uri":["http://zotero.org/users/1264037/items/HFNE3XQB"],"itemData":{"id":1476,"type":"article-journal","abstract":"Microevolution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2658,"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G."}],"issued":{"date-parts":[["2003",7,17]]}}},{"id":2561,"uris":["http://zotero.org/users/1264037/items/HU8TTDKU"],"uri":["http://zotero.org/users/1264037/items/HU8TTDKU"],"itemData":{"id":2561,"type":"article-journal","abstract":"A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S."}],"issued":{"date-parts":[["2014",5,20]]}}}],"schema":"https://github.com/citation-style-language/schema/raw/master/csl-citation.json"} </w:delInstrText>
        </w:r>
      </w:del>
      <w:r w:rsidRPr="00496E2D">
        <w:rPr>
          <w:rFonts w:cstheme="minorHAnsi"/>
          <w:sz w:val="22"/>
          <w:szCs w:val="22"/>
        </w:rPr>
        <w:fldChar w:fldCharType="separate"/>
      </w:r>
      <w:bookmarkStart w:id="1099" w:name="__Fieldmark__1690_3467020329"/>
      <w:bookmarkStart w:id="1100" w:name="__Fieldmark__844_3467020329"/>
      <w:r w:rsidR="008E50B7" w:rsidRPr="008E50B7">
        <w:rPr>
          <w:rFonts w:ascii="Calibri" w:hAnsi="Calibri" w:cs="Calibri"/>
          <w:sz w:val="22"/>
        </w:rPr>
        <w:t xml:space="preserve">(Fussmann </w:t>
      </w:r>
      <w:r w:rsidR="008E50B7" w:rsidRPr="008E50B7">
        <w:rPr>
          <w:rFonts w:ascii="Calibri" w:hAnsi="Calibri" w:cs="Calibri"/>
          <w:i/>
          <w:iCs/>
          <w:sz w:val="22"/>
        </w:rPr>
        <w:t>et al.</w:t>
      </w:r>
      <w:r w:rsidR="008E50B7" w:rsidRPr="008E50B7">
        <w:rPr>
          <w:rFonts w:ascii="Calibri" w:hAnsi="Calibri" w:cs="Calibri"/>
          <w:sz w:val="22"/>
        </w:rPr>
        <w:t xml:space="preserve"> 2003; Yoshida </w:t>
      </w:r>
      <w:r w:rsidR="008E50B7" w:rsidRPr="008E50B7">
        <w:rPr>
          <w:rFonts w:ascii="Calibri" w:hAnsi="Calibri" w:cs="Calibri"/>
          <w:i/>
          <w:iCs/>
          <w:sz w:val="22"/>
        </w:rPr>
        <w:t>et al.</w:t>
      </w:r>
      <w:r w:rsidR="008E50B7" w:rsidRPr="008E50B7">
        <w:rPr>
          <w:rFonts w:ascii="Calibri" w:hAnsi="Calibri" w:cs="Calibri"/>
          <w:sz w:val="22"/>
        </w:rPr>
        <w:t xml:space="preserve"> 2003; Cortez &amp; Weitz 2014)</w:t>
      </w:r>
      <w:r w:rsidRPr="00496E2D">
        <w:rPr>
          <w:rFonts w:cstheme="minorHAnsi"/>
          <w:sz w:val="22"/>
          <w:szCs w:val="22"/>
        </w:rPr>
        <w:fldChar w:fldCharType="end"/>
      </w:r>
      <w:bookmarkEnd w:id="1099"/>
      <w:bookmarkEnd w:id="1100"/>
      <w:r w:rsidRPr="00496E2D">
        <w:rPr>
          <w:rFonts w:cstheme="minorHAnsi"/>
          <w:sz w:val="22"/>
          <w:szCs w:val="22"/>
        </w:rPr>
        <w:t>. Our results further this finding, demonstrating that even simple, single-species models can facilitate not just eco-evolutionary dynamics but</w:t>
      </w:r>
      <w:r w:rsidR="002534BA">
        <w:rPr>
          <w:rFonts w:cstheme="minorHAnsi"/>
          <w:sz w:val="22"/>
          <w:szCs w:val="22"/>
        </w:rPr>
        <w:t xml:space="preserve"> generate</w:t>
      </w:r>
      <w:r w:rsidRPr="00496E2D">
        <w:rPr>
          <w:rFonts w:cstheme="minorHAnsi"/>
          <w:sz w:val="22"/>
          <w:szCs w:val="22"/>
        </w:rPr>
        <w:t xml:space="preserve"> transient attractors that may compete with the overall evolutionary attractor in the system</w:t>
      </w:r>
      <w:r w:rsidR="00DC0B76">
        <w:rPr>
          <w:rFonts w:cstheme="minorHAnsi"/>
          <w:sz w:val="22"/>
          <w:szCs w:val="22"/>
        </w:rPr>
        <w:t xml:space="preserve"> (i.e., the ESS)</w:t>
      </w:r>
      <w:r w:rsidRPr="00496E2D">
        <w:rPr>
          <w:rFonts w:cstheme="minorHAnsi"/>
          <w:sz w:val="22"/>
          <w:szCs w:val="22"/>
        </w:rPr>
        <w:t xml:space="preserve">. By </w:t>
      </w:r>
      <w:del w:id="1101" w:author="Clay Cressler" w:date="2020-05-25T17:07:00Z">
        <w:r w:rsidRPr="00496E2D" w:rsidDel="006E3942">
          <w:rPr>
            <w:rFonts w:cstheme="minorHAnsi"/>
            <w:sz w:val="22"/>
            <w:szCs w:val="22"/>
          </w:rPr>
          <w:delText xml:space="preserve">relaxing the assumption of fast ecology/slow evolution or equilibrium conditions, and </w:delText>
        </w:r>
      </w:del>
      <w:r w:rsidRPr="00496E2D">
        <w:rPr>
          <w:rFonts w:cstheme="minorHAnsi"/>
          <w:sz w:val="22"/>
          <w:szCs w:val="22"/>
        </w:rPr>
        <w:t>taking into account the full consequences of individual variation and stochasticity, we may generate more realistic predictions for evolution.</w:t>
      </w:r>
      <w:r w:rsidR="0078605C">
        <w:rPr>
          <w:rFonts w:cstheme="minorHAnsi"/>
          <w:sz w:val="22"/>
          <w:szCs w:val="22"/>
        </w:rPr>
        <w:t xml:space="preserve"> We do not, however, suggest that TEAs will be present in all systems. The minimum requirement for a TEA is that the expression </w:t>
      </w:r>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fitness</m:t>
            </m:r>
          </m:num>
          <m:den>
            <m:r>
              <w:rPr>
                <w:rFonts w:ascii="Cambria Math" w:hAnsi="Cambria Math" w:cstheme="minorHAnsi"/>
                <w:sz w:val="22"/>
                <w:szCs w:val="22"/>
              </w:rPr>
              <m:t>∂</m:t>
            </m:r>
            <m:r>
              <m:rPr>
                <m:sty m:val="p"/>
              </m:rPr>
              <w:rPr>
                <w:rFonts w:ascii="Cambria Math" w:hAnsi="Cambria Math" w:cstheme="minorHAnsi"/>
                <w:sz w:val="22"/>
                <w:szCs w:val="22"/>
              </w:rPr>
              <m:t>trait</m:t>
            </m:r>
          </m:den>
        </m:f>
        <m:r>
          <w:rPr>
            <w:rFonts w:ascii="Cambria Math" w:hAnsi="Cambria Math" w:cstheme="minorHAnsi"/>
            <w:sz w:val="22"/>
            <w:szCs w:val="22"/>
          </w:rPr>
          <m:t>=0</m:t>
        </m:r>
      </m:oMath>
      <w:r w:rsidR="0078605C">
        <w:rPr>
          <w:rFonts w:cstheme="minorHAnsi"/>
          <w:sz w:val="22"/>
          <w:szCs w:val="22"/>
        </w:rPr>
        <w:t xml:space="preserve"> must actually have a solution, otherwise there is neither an ESS nor a TEA. Furthermore, </w:t>
      </w:r>
      <w:ins w:id="1102" w:author="John DeLong" w:date="2020-03-26T09:14:00Z">
        <w:r w:rsidR="00570B16" w:rsidRPr="00570B16">
          <w:rPr>
            <w:rFonts w:cstheme="minorHAnsi"/>
            <w:sz w:val="22"/>
            <w:szCs w:val="22"/>
          </w:rPr>
          <w:t xml:space="preserve">if an expression for a trait optimum includes population size, then the optimum is not the same at equilibrium as it is away from equilibrium. The non-equilibrium peak is the TEA, and the </w:t>
        </w:r>
        <w:r w:rsidR="00570B16" w:rsidRPr="00570B16">
          <w:rPr>
            <w:rFonts w:cstheme="minorHAnsi"/>
            <w:sz w:val="22"/>
            <w:szCs w:val="22"/>
          </w:rPr>
          <w:lastRenderedPageBreak/>
          <w:t xml:space="preserve">equilibrium peak is the ESS. </w:t>
        </w:r>
      </w:ins>
      <w:del w:id="1103" w:author="John DeLong" w:date="2020-03-26T09:15:00Z">
        <w:r w:rsidR="0078605C" w:rsidDel="00570B16">
          <w:rPr>
            <w:rFonts w:cstheme="minorHAnsi"/>
            <w:sz w:val="22"/>
            <w:szCs w:val="22"/>
          </w:rPr>
          <w:delText xml:space="preserve">once the expression is found for an ESS trait, the abundance of the population must not cancel out. </w:delText>
        </w:r>
      </w:del>
      <w:r w:rsidR="0078605C">
        <w:rPr>
          <w:rFonts w:cstheme="minorHAnsi"/>
          <w:sz w:val="22"/>
          <w:szCs w:val="22"/>
        </w:rPr>
        <w:t xml:space="preserve">In our Equation 5, a fitness maximum </w:t>
      </w:r>
      <w:proofErr w:type="gramStart"/>
      <w:r w:rsidR="0078605C">
        <w:rPr>
          <w:rFonts w:cstheme="minorHAnsi"/>
          <w:sz w:val="22"/>
          <w:szCs w:val="22"/>
        </w:rPr>
        <w:t>exists</w:t>
      </w:r>
      <w:proofErr w:type="gramEnd"/>
      <w:r w:rsidR="0078605C">
        <w:rPr>
          <w:rFonts w:cstheme="minorHAnsi"/>
          <w:sz w:val="22"/>
          <w:szCs w:val="22"/>
        </w:rPr>
        <w:t xml:space="preserve"> and population abundance </w:t>
      </w:r>
      <w:r w:rsidR="0078605C" w:rsidRPr="0078605C">
        <w:rPr>
          <w:rFonts w:cstheme="minorHAnsi"/>
          <w:i/>
          <w:sz w:val="22"/>
          <w:szCs w:val="22"/>
        </w:rPr>
        <w:t>R</w:t>
      </w:r>
      <w:r w:rsidR="0078605C">
        <w:rPr>
          <w:rFonts w:cstheme="minorHAnsi"/>
          <w:sz w:val="22"/>
          <w:szCs w:val="22"/>
        </w:rPr>
        <w:t xml:space="preserve"> is present in the expression, generating a TEA. Thus, to the extent that these conditions are met, likely in most cases of density-dependent demographics with some sort of trade-off among fitness related traits, TEAs may be a common feature of evolutionary pathways.</w:t>
      </w:r>
    </w:p>
    <w:p w14:paraId="72C7EF32" w14:textId="668E62AF" w:rsidR="00FB13B8" w:rsidRDefault="00D70860" w:rsidP="00503830">
      <w:pPr>
        <w:spacing w:after="0" w:line="480" w:lineRule="auto"/>
        <w:ind w:firstLine="720"/>
        <w:contextualSpacing/>
        <w:rPr>
          <w:ins w:id="1104" w:author="Clay Cressler" w:date="2020-05-25T18:16:00Z"/>
          <w:rFonts w:cstheme="minorHAnsi"/>
          <w:sz w:val="22"/>
          <w:szCs w:val="22"/>
        </w:rPr>
      </w:pPr>
      <w:ins w:id="1105" w:author="Clay Cressler" w:date="2020-05-25T17:38:00Z">
        <w:r>
          <w:rPr>
            <w:rFonts w:cstheme="minorHAnsi"/>
            <w:sz w:val="22"/>
            <w:szCs w:val="22"/>
          </w:rPr>
          <w:t xml:space="preserve">One of the most non-intuitive results here is that culling can dramatically </w:t>
        </w:r>
      </w:ins>
      <w:ins w:id="1106" w:author="Clay Cressler" w:date="2020-05-25T17:39:00Z">
        <w:r>
          <w:rPr>
            <w:rFonts w:cstheme="minorHAnsi"/>
            <w:sz w:val="22"/>
            <w:szCs w:val="22"/>
          </w:rPr>
          <w:t>alter the evolutionary dynamics from the expectation. As we show in the Appendix, trait-independent culling does not alter the expected evolutionary dynamics</w:t>
        </w:r>
      </w:ins>
      <w:ins w:id="1107" w:author="Clay Cressler" w:date="2020-05-25T17:40:00Z">
        <w:r>
          <w:rPr>
            <w:rFonts w:cstheme="minorHAnsi"/>
            <w:sz w:val="22"/>
            <w:szCs w:val="22"/>
          </w:rPr>
          <w:t>, and thus we would expect that a population whose trait was already at the ESS would not evolve away from it. And yet, we see that t</w:t>
        </w:r>
      </w:ins>
      <w:ins w:id="1108" w:author="Clay Cressler" w:date="2020-05-25T17:41:00Z">
        <w:r>
          <w:rPr>
            <w:rFonts w:cstheme="minorHAnsi"/>
            <w:sz w:val="22"/>
            <w:szCs w:val="22"/>
          </w:rPr>
          <w:t xml:space="preserve">rait evolution moves away from the ESS and towards the TEA (Fig. 5) as the population abundance decreases. </w:t>
        </w:r>
      </w:ins>
      <w:r w:rsidR="00644808" w:rsidRPr="00496E2D">
        <w:rPr>
          <w:rFonts w:cstheme="minorHAnsi"/>
          <w:sz w:val="22"/>
          <w:szCs w:val="22"/>
        </w:rPr>
        <w:t xml:space="preserve">Our results </w:t>
      </w:r>
      <w:del w:id="1109" w:author="Clay Cressler" w:date="2020-05-25T17:42:00Z">
        <w:r w:rsidR="00644808" w:rsidRPr="00496E2D" w:rsidDel="00D70860">
          <w:rPr>
            <w:rFonts w:cstheme="minorHAnsi"/>
            <w:sz w:val="22"/>
            <w:szCs w:val="22"/>
          </w:rPr>
          <w:delText>also have clear</w:delText>
        </w:r>
      </w:del>
      <w:ins w:id="1110" w:author="Clay Cressler" w:date="2020-05-25T17:42:00Z">
        <w:r>
          <w:rPr>
            <w:rFonts w:cstheme="minorHAnsi"/>
            <w:sz w:val="22"/>
            <w:szCs w:val="22"/>
          </w:rPr>
          <w:t>may have important</w:t>
        </w:r>
      </w:ins>
      <w:r w:rsidR="00644808" w:rsidRPr="00496E2D">
        <w:rPr>
          <w:rFonts w:cstheme="minorHAnsi"/>
          <w:sz w:val="22"/>
          <w:szCs w:val="22"/>
        </w:rPr>
        <w:t xml:space="preserve"> implications for managed populations. Economically important populations, from fisheries to ungulates and invasive species, may show substantial changes in traits in response to random or trait-biased harvesting </w:t>
      </w:r>
      <w:r w:rsidR="00644808" w:rsidRPr="00496E2D">
        <w:rPr>
          <w:rFonts w:cstheme="minorHAnsi"/>
          <w:sz w:val="22"/>
          <w:szCs w:val="22"/>
        </w:rPr>
        <w:fldChar w:fldCharType="begin"/>
      </w:r>
      <w:ins w:id="1111" w:author="Clay Cressler" w:date="2020-05-25T15:17:00Z">
        <w:r w:rsidR="006057FC">
          <w:rPr>
            <w:rFonts w:cstheme="minorHAnsi"/>
            <w:sz w:val="22"/>
            <w:szCs w:val="22"/>
          </w:rPr>
          <w:instrText xml:space="preserve"> ADDIN ZOTERO_ITEM CSL_CITATION {"citationID":"RIX8zw8U","properties":{"formattedCitation":"(Darimont {\\i{}et al.} 2009)","plainCitation":"(Darimont et al. 2009)","noteIndex":0},"citationItems":[{"id":"fu1XBaw3/FeUn8C1i","uris":["http://zotero.org/users/1264037/items/5HIQ3A6N"],"uri":["http://zotero.org/users/1264037/items/5HIQ3A6N"],"itemData":{"id":2783,"type":"article-journal","abstract":"The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instrText>
        </w:r>
      </w:ins>
      <w:del w:id="1112" w:author="Clay Cressler" w:date="2020-05-22T09:11:00Z">
        <w:r w:rsidR="00EC565E" w:rsidDel="00B2275B">
          <w:rPr>
            <w:rFonts w:cstheme="minorHAnsi"/>
            <w:sz w:val="22"/>
            <w:szCs w:val="22"/>
          </w:rPr>
          <w:delInstrText xml:space="preserve"> ADDIN ZOTERO_ITEM CSL_CITATION {"citationID":"RIX8zw8U","properties":{"formattedCitation":"(Darimont {\\i{}et al.} 2009)","plainCitation":"(Darimont et al. 2009)","noteIndex":0},"citationItems":[{"id":2783,"uris":["http://zotero.org/users/1264037/items/5HIQ3A6N"],"uri":["http://zotero.org/users/1264037/items/5HIQ3A6N"],"itemData":{"id":2783,"type":"article-journal","abstract":"The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delInstrText>
        </w:r>
      </w:del>
      <w:r w:rsidR="00644808" w:rsidRPr="00496E2D">
        <w:rPr>
          <w:rFonts w:cstheme="minorHAnsi"/>
          <w:sz w:val="22"/>
          <w:szCs w:val="22"/>
        </w:rPr>
        <w:fldChar w:fldCharType="separate"/>
      </w:r>
      <w:bookmarkStart w:id="1113" w:name="__Fieldmark__1699_3467020329"/>
      <w:bookmarkStart w:id="1114" w:name="__Fieldmark__853_3467020329"/>
      <w:r w:rsidR="008E50B7" w:rsidRPr="008E50B7">
        <w:rPr>
          <w:rFonts w:ascii="Calibri" w:hAnsi="Calibri" w:cs="Calibri"/>
          <w:sz w:val="22"/>
        </w:rPr>
        <w:t xml:space="preserve">(Darimont </w:t>
      </w:r>
      <w:r w:rsidR="008E50B7" w:rsidRPr="008E50B7">
        <w:rPr>
          <w:rFonts w:ascii="Calibri" w:hAnsi="Calibri" w:cs="Calibri"/>
          <w:i/>
          <w:iCs/>
          <w:sz w:val="22"/>
        </w:rPr>
        <w:t>et al.</w:t>
      </w:r>
      <w:r w:rsidR="008E50B7" w:rsidRPr="008E50B7">
        <w:rPr>
          <w:rFonts w:ascii="Calibri" w:hAnsi="Calibri" w:cs="Calibri"/>
          <w:sz w:val="22"/>
        </w:rPr>
        <w:t xml:space="preserve"> 2009)</w:t>
      </w:r>
      <w:r w:rsidR="00644808" w:rsidRPr="00496E2D">
        <w:rPr>
          <w:rFonts w:cstheme="minorHAnsi"/>
          <w:sz w:val="22"/>
          <w:szCs w:val="22"/>
        </w:rPr>
        <w:fldChar w:fldCharType="end"/>
      </w:r>
      <w:bookmarkEnd w:id="1113"/>
      <w:bookmarkEnd w:id="1114"/>
      <w:ins w:id="1115" w:author="Clay Cressler" w:date="2020-05-25T18:04:00Z">
        <w:r w:rsidR="00F73F39" w:rsidRPr="00496E2D" w:rsidDel="00F73F39">
          <w:rPr>
            <w:rFonts w:cstheme="minorHAnsi"/>
            <w:sz w:val="22"/>
            <w:szCs w:val="22"/>
          </w:rPr>
          <w:t xml:space="preserve"> </w:t>
        </w:r>
      </w:ins>
      <w:commentRangeStart w:id="1116"/>
      <w:r w:rsidR="00644808" w:rsidRPr="00496E2D">
        <w:rPr>
          <w:rFonts w:cstheme="minorHAnsi"/>
          <w:sz w:val="22"/>
          <w:szCs w:val="22"/>
        </w:rPr>
        <w:t xml:space="preserve">. </w:t>
      </w:r>
      <w:commentRangeEnd w:id="1116"/>
      <w:r w:rsidR="009D4BD4">
        <w:rPr>
          <w:rStyle w:val="CommentReference"/>
        </w:rPr>
        <w:commentReference w:id="1116"/>
      </w:r>
      <w:r w:rsidR="00644808" w:rsidRPr="00496E2D">
        <w:rPr>
          <w:rFonts w:cstheme="minorHAnsi"/>
          <w:sz w:val="22"/>
          <w:szCs w:val="22"/>
        </w:rPr>
        <w:t>In Windermere pike (</w:t>
      </w:r>
      <w:proofErr w:type="spellStart"/>
      <w:r w:rsidR="00644808" w:rsidRPr="00496E2D">
        <w:rPr>
          <w:rFonts w:cstheme="minorHAnsi"/>
          <w:i/>
          <w:sz w:val="22"/>
          <w:szCs w:val="22"/>
        </w:rPr>
        <w:t>Esox</w:t>
      </w:r>
      <w:proofErr w:type="spellEnd"/>
      <w:r w:rsidR="00644808" w:rsidRPr="00496E2D">
        <w:rPr>
          <w:rFonts w:cstheme="minorHAnsi"/>
          <w:i/>
          <w:sz w:val="22"/>
          <w:szCs w:val="22"/>
        </w:rPr>
        <w:t xml:space="preserve"> </w:t>
      </w:r>
      <w:proofErr w:type="spellStart"/>
      <w:r w:rsidR="00644808" w:rsidRPr="00496E2D">
        <w:rPr>
          <w:rFonts w:cstheme="minorHAnsi"/>
          <w:i/>
          <w:sz w:val="22"/>
          <w:szCs w:val="22"/>
        </w:rPr>
        <w:t>lucius</w:t>
      </w:r>
      <w:proofErr w:type="spellEnd"/>
      <w:r w:rsidR="00644808" w:rsidRPr="00496E2D">
        <w:rPr>
          <w:rFonts w:cstheme="minorHAnsi"/>
          <w:sz w:val="22"/>
          <w:szCs w:val="22"/>
        </w:rPr>
        <w:t xml:space="preserve">), for example, harvesting is thought to have altered the fitness landscape and generated selection away from the direction driven by the natural setting </w:t>
      </w:r>
      <w:r w:rsidR="00644808" w:rsidRPr="00496E2D">
        <w:rPr>
          <w:rFonts w:cstheme="minorHAnsi"/>
          <w:sz w:val="22"/>
          <w:szCs w:val="22"/>
        </w:rPr>
        <w:fldChar w:fldCharType="begin"/>
      </w:r>
      <w:ins w:id="1117" w:author="Clay Cressler" w:date="2020-05-25T15:17:00Z">
        <w:r w:rsidR="006057FC">
          <w:rPr>
            <w:rFonts w:cstheme="minorHAnsi"/>
            <w:sz w:val="22"/>
            <w:szCs w:val="22"/>
          </w:rPr>
          <w:instrText xml:space="preserve"> ADDIN ZOTERO_ITEM CSL_CITATION {"citationID":"JSQXKBFR","properties":{"formattedCitation":"(Edeline {\\i{}et al.} 2007)","plainCitation":"(Edeline et al. 2007)","noteIndex":0},"citationItems":[{"id":"fu1XBaw3/LzZgEt9f","uris":["http://zotero.org/users/1264037/items/NERNKUZN"],"uri":["http://zotero.org/users/1264037/items/NERNKUZN"],"itemData":{"id":2779,"type":"article-journal","abstract":"Selective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instrText>
        </w:r>
      </w:ins>
      <w:del w:id="1118" w:author="Clay Cressler" w:date="2020-05-22T09:11:00Z">
        <w:r w:rsidR="00EC565E" w:rsidDel="00B2275B">
          <w:rPr>
            <w:rFonts w:cstheme="minorHAnsi"/>
            <w:sz w:val="22"/>
            <w:szCs w:val="22"/>
          </w:rPr>
          <w:delInstrText xml:space="preserve"> ADDIN ZOTERO_ITEM CSL_CITATION {"citationID":"JSQXKBFR","properties":{"formattedCitation":"(Edeline {\\i{}et al.} 2007)","plainCitation":"(Edeline et al. 2007)","noteIndex":0},"citationItems":[{"id":2779,"uris":["http://zotero.org/users/1264037/items/NERNKUZN"],"uri":["http://zotero.org/users/1264037/items/NERNKUZN"],"itemData":{"id":2779,"type":"article-journal","abstract":"Selective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delInstrText>
        </w:r>
      </w:del>
      <w:r w:rsidR="00644808" w:rsidRPr="00496E2D">
        <w:rPr>
          <w:rFonts w:cstheme="minorHAnsi"/>
          <w:sz w:val="22"/>
          <w:szCs w:val="22"/>
        </w:rPr>
        <w:fldChar w:fldCharType="separate"/>
      </w:r>
      <w:bookmarkStart w:id="1119" w:name="__Fieldmark__1710_3467020329"/>
      <w:bookmarkStart w:id="1120" w:name="__Fieldmark__869_3467020329"/>
      <w:r w:rsidR="008E50B7" w:rsidRPr="008E50B7">
        <w:rPr>
          <w:rFonts w:ascii="Calibri" w:hAnsi="Calibri" w:cs="Calibri"/>
          <w:sz w:val="22"/>
        </w:rPr>
        <w:t xml:space="preserve">(Edeline </w:t>
      </w:r>
      <w:r w:rsidR="008E50B7" w:rsidRPr="008E50B7">
        <w:rPr>
          <w:rFonts w:ascii="Calibri" w:hAnsi="Calibri" w:cs="Calibri"/>
          <w:i/>
          <w:iCs/>
          <w:sz w:val="22"/>
        </w:rPr>
        <w:t>et al.</w:t>
      </w:r>
      <w:r w:rsidR="008E50B7" w:rsidRPr="008E50B7">
        <w:rPr>
          <w:rFonts w:ascii="Calibri" w:hAnsi="Calibri" w:cs="Calibri"/>
          <w:sz w:val="22"/>
        </w:rPr>
        <w:t xml:space="preserve"> 2007)</w:t>
      </w:r>
      <w:r w:rsidR="00644808" w:rsidRPr="00496E2D">
        <w:rPr>
          <w:rFonts w:cstheme="minorHAnsi"/>
          <w:sz w:val="22"/>
          <w:szCs w:val="22"/>
        </w:rPr>
        <w:fldChar w:fldCharType="end"/>
      </w:r>
      <w:bookmarkEnd w:id="1119"/>
      <w:bookmarkEnd w:id="1120"/>
      <w:r w:rsidR="00644808" w:rsidRPr="00496E2D">
        <w:rPr>
          <w:rFonts w:cstheme="minorHAnsi"/>
          <w:sz w:val="22"/>
          <w:szCs w:val="22"/>
        </w:rPr>
        <w:t xml:space="preserve">. This </w:t>
      </w:r>
      <w:r w:rsidR="00DC0B76">
        <w:rPr>
          <w:rFonts w:cstheme="minorHAnsi"/>
          <w:sz w:val="22"/>
          <w:szCs w:val="22"/>
        </w:rPr>
        <w:t>evolutionary outcome</w:t>
      </w:r>
      <w:r w:rsidR="00DC0B76" w:rsidRPr="00496E2D">
        <w:rPr>
          <w:rFonts w:cstheme="minorHAnsi"/>
          <w:sz w:val="22"/>
          <w:szCs w:val="22"/>
        </w:rPr>
        <w:t xml:space="preserve"> </w:t>
      </w:r>
      <w:r w:rsidR="00644808" w:rsidRPr="00496E2D">
        <w:rPr>
          <w:rFonts w:cstheme="minorHAnsi"/>
          <w:sz w:val="22"/>
          <w:szCs w:val="22"/>
        </w:rPr>
        <w:t>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logistic model, they are likely to also display TEAs that could draw their traits away from the starting values, whether the initial trait distributions are at the ESS value or not. Harvesting our simulated population at something near the maximum sustainable yield, for example, could nearly halve the fecundity of the population, even without harvesting having a direct selective effect. In the birth-death logistic model</w:t>
      </w:r>
      <w:r w:rsidR="00DC0B76">
        <w:rPr>
          <w:rFonts w:cstheme="minorHAnsi"/>
          <w:sz w:val="22"/>
          <w:szCs w:val="22"/>
        </w:rPr>
        <w:t xml:space="preserve"> (Equation 1)</w:t>
      </w:r>
      <w:r w:rsidR="00644808" w:rsidRPr="00496E2D">
        <w:rPr>
          <w:rFonts w:cstheme="minorHAnsi"/>
          <w:sz w:val="22"/>
          <w:szCs w:val="22"/>
        </w:rPr>
        <w:t xml:space="preserve">, the ecological equilibrium depends on these traits, and so evolution toward </w:t>
      </w:r>
      <w:r w:rsidR="00644808" w:rsidRPr="00496E2D">
        <w:rPr>
          <w:rFonts w:cstheme="minorHAnsi"/>
          <w:sz w:val="22"/>
          <w:szCs w:val="22"/>
        </w:rPr>
        <w:lastRenderedPageBreak/>
        <w:t>the TEA would further alter the system and potentially lead to unexpected shifts in both traits and abundance.</w:t>
      </w:r>
    </w:p>
    <w:p w14:paraId="2470F40A" w14:textId="35426622" w:rsidR="00F73F39" w:rsidRPr="00496E2D" w:rsidRDefault="00437AC7" w:rsidP="00106813">
      <w:pPr>
        <w:spacing w:after="0" w:line="480" w:lineRule="auto"/>
        <w:ind w:firstLine="720"/>
        <w:contextualSpacing/>
        <w:rPr>
          <w:rFonts w:cstheme="minorHAnsi"/>
          <w:sz w:val="22"/>
          <w:szCs w:val="22"/>
        </w:rPr>
      </w:pPr>
      <w:ins w:id="1121" w:author="Clay Cressler" w:date="2020-05-25T18:16:00Z">
        <w:r>
          <w:rPr>
            <w:rFonts w:cstheme="minorHAnsi"/>
            <w:sz w:val="22"/>
            <w:szCs w:val="22"/>
          </w:rPr>
          <w:t xml:space="preserve">Studying the evolutionary process from the perspective of stochastic birth-death processes </w:t>
        </w:r>
      </w:ins>
      <w:ins w:id="1122" w:author="Clay Cressler" w:date="2020-05-25T18:32:00Z">
        <w:r w:rsidR="00106813">
          <w:rPr>
            <w:rFonts w:cstheme="minorHAnsi"/>
            <w:sz w:val="22"/>
            <w:szCs w:val="22"/>
          </w:rPr>
          <w:t>increases the opportunity for profitable cross-</w:t>
        </w:r>
      </w:ins>
      <w:ins w:id="1123" w:author="Clay Cressler" w:date="2020-05-25T18:33:00Z">
        <w:r w:rsidR="00106813">
          <w:rPr>
            <w:rFonts w:cstheme="minorHAnsi"/>
            <w:sz w:val="22"/>
            <w:szCs w:val="22"/>
          </w:rPr>
          <w:t xml:space="preserve">pollination between ecological and evolutionary theory </w:t>
        </w:r>
        <w:r w:rsidR="00106813">
          <w:rPr>
            <w:rFonts w:cstheme="minorHAnsi"/>
            <w:sz w:val="22"/>
            <w:szCs w:val="22"/>
          </w:rPr>
          <w:fldChar w:fldCharType="begin"/>
        </w:r>
        <w:r w:rsidR="00106813">
          <w:rPr>
            <w:rFonts w:cstheme="minorHAnsi"/>
            <w:sz w:val="22"/>
            <w:szCs w:val="22"/>
          </w:rPr>
          <w:instrText xml:space="preserve"> ADDIN ZOTERO_ITEM CSL_CITATION {"citationID":"PiqGADVd","properties":{"formattedCitation":"(Doebeli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r w:rsidR="00106813">
        <w:rPr>
          <w:rFonts w:cstheme="minorHAnsi"/>
          <w:sz w:val="22"/>
          <w:szCs w:val="22"/>
        </w:rPr>
        <w:fldChar w:fldCharType="separate"/>
      </w:r>
      <w:ins w:id="1124" w:author="Clay Cressler" w:date="2020-05-25T18:33:00Z">
        <w:r w:rsidR="00106813" w:rsidRPr="00106813">
          <w:rPr>
            <w:rFonts w:ascii="Calibri" w:cs="Calibri"/>
            <w:sz w:val="22"/>
            <w:rPrChange w:id="1125" w:author="Clay Cressler" w:date="2020-05-25T18:33:00Z">
              <w:rPr>
                <w:rFonts w:ascii="Times New Roman" w:hAnsi="Times New Roman" w:cs="Times New Roman"/>
              </w:rPr>
            </w:rPrChange>
          </w:rPr>
          <w:t xml:space="preserve">(Doebeli </w:t>
        </w:r>
        <w:r w:rsidR="00106813" w:rsidRPr="00106813">
          <w:rPr>
            <w:rFonts w:ascii="Calibri" w:cs="Calibri"/>
            <w:i/>
            <w:iCs/>
            <w:sz w:val="22"/>
            <w:rPrChange w:id="1126" w:author="Clay Cressler" w:date="2020-05-25T18:33:00Z">
              <w:rPr>
                <w:rFonts w:ascii="Times New Roman" w:hAnsi="Times New Roman" w:cs="Times New Roman"/>
                <w:i/>
                <w:iCs/>
              </w:rPr>
            </w:rPrChange>
          </w:rPr>
          <w:t>et al.</w:t>
        </w:r>
        <w:r w:rsidR="00106813" w:rsidRPr="00106813">
          <w:rPr>
            <w:rFonts w:ascii="Calibri" w:cs="Calibri"/>
            <w:sz w:val="22"/>
            <w:rPrChange w:id="1127" w:author="Clay Cressler" w:date="2020-05-25T18:33:00Z">
              <w:rPr>
                <w:rFonts w:ascii="Times New Roman" w:hAnsi="Times New Roman" w:cs="Times New Roman"/>
              </w:rPr>
            </w:rPrChange>
          </w:rPr>
          <w:t xml:space="preserve"> 2017)</w:t>
        </w:r>
        <w:r w:rsidR="00106813">
          <w:rPr>
            <w:rFonts w:cstheme="minorHAnsi"/>
            <w:sz w:val="22"/>
            <w:szCs w:val="22"/>
          </w:rPr>
          <w:fldChar w:fldCharType="end"/>
        </w:r>
        <w:r w:rsidR="00106813">
          <w:rPr>
            <w:rFonts w:cstheme="minorHAnsi"/>
            <w:sz w:val="22"/>
            <w:szCs w:val="22"/>
          </w:rPr>
          <w:t>. In particular, while</w:t>
        </w:r>
      </w:ins>
      <w:ins w:id="1128" w:author="Clay Cressler" w:date="2020-05-25T18:16:00Z">
        <w:r>
          <w:rPr>
            <w:rFonts w:cstheme="minorHAnsi"/>
            <w:sz w:val="22"/>
            <w:szCs w:val="22"/>
          </w:rPr>
          <w:t xml:space="preserve"> other authors have used approaches very similar to GEMs to test the predictions of classic evolutionary theory (e.g., </w:t>
        </w:r>
        <w:r>
          <w:rPr>
            <w:rFonts w:cstheme="minorHAnsi"/>
            <w:sz w:val="22"/>
            <w:szCs w:val="22"/>
          </w:rPr>
          <w:fldChar w:fldCharType="begin"/>
        </w:r>
        <w:r>
          <w:rPr>
            <w:rFonts w:cstheme="minorHAnsi"/>
            <w:sz w:val="22"/>
            <w:szCs w:val="22"/>
          </w:rPr>
          <w:instrText xml:space="preserve"> ADDIN ZOTERO_ITEM CSL_CITATION {"citationID":"wFVCLkqL","properties":{"formattedCitation":"(Claessen {\\i{}et al.} 2007)","plainCitation":"(Claessen et al. 2007)","noteIndex":0},"citationItems":[{"id":3569,"uris":["http://zotero.org/users/246158/items/PDHA689K"],"uri":["http://zotero.org/users/246158/items/PDHA689K"],"itemData":{"id":3569,"type":"article-journal","container-title":"Evolutionary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M","non-dropping-particle":"de"}],"issued":{"date-parts":[["2007"]]}}}],"schema":"https://github.com/citation-style-language/schema/raw/master/csl-citation.json"} </w:instrText>
        </w:r>
        <w:r>
          <w:rPr>
            <w:rFonts w:cstheme="minorHAnsi"/>
            <w:sz w:val="22"/>
            <w:szCs w:val="22"/>
          </w:rPr>
          <w:fldChar w:fldCharType="separate"/>
        </w:r>
        <w:r w:rsidRPr="00FE406E">
          <w:rPr>
            <w:rFonts w:ascii="Calibri" w:cs="Calibri"/>
            <w:sz w:val="22"/>
          </w:rPr>
          <w:t xml:space="preserve">(Claessen </w:t>
        </w:r>
        <w:r w:rsidRPr="00FE406E">
          <w:rPr>
            <w:rFonts w:ascii="Calibri" w:cs="Calibri"/>
            <w:i/>
            <w:iCs/>
            <w:sz w:val="22"/>
          </w:rPr>
          <w:t>et al.</w:t>
        </w:r>
        <w:r w:rsidRPr="00FE406E">
          <w:rPr>
            <w:rFonts w:ascii="Calibri" w:cs="Calibri"/>
            <w:sz w:val="22"/>
          </w:rPr>
          <w:t xml:space="preserve"> 2007)</w:t>
        </w:r>
        <w:r>
          <w:rPr>
            <w:rFonts w:cstheme="minorHAnsi"/>
            <w:sz w:val="22"/>
            <w:szCs w:val="22"/>
          </w:rPr>
          <w:fldChar w:fldCharType="end"/>
        </w:r>
        <w:r>
          <w:rPr>
            <w:rFonts w:cstheme="minorHAnsi"/>
            <w:sz w:val="22"/>
            <w:szCs w:val="22"/>
          </w:rPr>
          <w:t xml:space="preserve">, </w:t>
        </w:r>
      </w:ins>
      <w:ins w:id="1129" w:author="Clay Cressler" w:date="2020-05-25T18:34:00Z">
        <w:r w:rsidR="00106813">
          <w:rPr>
            <w:rFonts w:cstheme="minorHAnsi"/>
            <w:sz w:val="22"/>
            <w:szCs w:val="22"/>
          </w:rPr>
          <w:t xml:space="preserve">GEMs provide a natural and straightforward way </w:t>
        </w:r>
      </w:ins>
      <w:ins w:id="1130" w:author="Clay Cressler" w:date="2020-05-25T18:35:00Z">
        <w:r w:rsidR="00106813">
          <w:rPr>
            <w:rFonts w:cstheme="minorHAnsi"/>
            <w:sz w:val="22"/>
            <w:szCs w:val="22"/>
          </w:rPr>
          <w:t xml:space="preserve">to </w:t>
        </w:r>
      </w:ins>
      <w:ins w:id="1131" w:author="Clay Cressler" w:date="2020-05-25T18:36:00Z">
        <w:r w:rsidR="00106813">
          <w:rPr>
            <w:rFonts w:cstheme="minorHAnsi"/>
            <w:sz w:val="22"/>
            <w:szCs w:val="22"/>
          </w:rPr>
          <w:t>reformulate</w:t>
        </w:r>
      </w:ins>
      <w:ins w:id="1132" w:author="Clay Cressler" w:date="2020-05-25T18:34:00Z">
        <w:r w:rsidR="00106813">
          <w:rPr>
            <w:rFonts w:cstheme="minorHAnsi"/>
            <w:sz w:val="22"/>
            <w:szCs w:val="22"/>
          </w:rPr>
          <w:t xml:space="preserve"> classic ecological models into stochastic evolutionary birth-death processes </w:t>
        </w:r>
        <w:r w:rsidR="00106813">
          <w:rPr>
            <w:rFonts w:cstheme="minorHAnsi"/>
            <w:sz w:val="22"/>
            <w:szCs w:val="22"/>
          </w:rPr>
          <w:fldChar w:fldCharType="begin"/>
        </w:r>
      </w:ins>
      <w:ins w:id="1133" w:author="Clay Cressler" w:date="2020-05-25T18:35:00Z">
        <w:r w:rsidR="00106813">
          <w:rPr>
            <w:rFonts w:cstheme="minorHAnsi"/>
            <w:sz w:val="22"/>
            <w:szCs w:val="22"/>
          </w:rPr>
          <w: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2019)","noteIndex":0},"citationItems":[{"id":"fu1XBaw3/CEtOIAS8","uris":["http://zotero.org/users/1264037/items/QD62TNZM"],"uri":["http://zotero.org/users/1264037/items/QD62TNZM"],"itemData":{"id":"fu1XBaw3/CEtOIAS8","type":"article-journal","abstract":"Heritable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P."}],"issued":{"date-parts":[["2016",2,1]]}}},{"id":"fu1XBaw3/eO6gSEbo","uris":["http://zotero.org/users/1264037/items/CPMJ5H34"],"uri":["http://zotero.org/users/1264037/items/CPMJ5H34"],"itemData":{"id":"fu1XBaw3/eO6gSEbo","type":"article-journal","abstract":"Age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M."}],"issued":{"date-parts":[["2018",4,1]]}}},{"id":"fu1XBaw3/Z8MmCWLQ","uris":["http://zotero.org/users/1264037/items/XCPYDJP6"],"uri":["http://zotero.org/users/1264037/items/XCPYDJP6"],"itemData":{"id":"fu1XBaw3/Z8MmCWLQ","type":"article-journal","abstract":"Invading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r w:rsidR="00106813">
        <w:rPr>
          <w:rFonts w:cstheme="minorHAnsi"/>
          <w:sz w:val="22"/>
          <w:szCs w:val="22"/>
        </w:rPr>
        <w:fldChar w:fldCharType="separate"/>
      </w:r>
      <w:ins w:id="1134" w:author="Clay Cressler" w:date="2020-05-25T18:35:00Z">
        <w:r w:rsidR="00106813">
          <w:rPr>
            <w:rFonts w:cstheme="minorHAnsi"/>
            <w:noProof/>
            <w:sz w:val="22"/>
            <w:szCs w:val="22"/>
          </w:rPr>
          <w:t>(DeLong &amp; Gibert 2016; DeLong &amp; Luhring 2018; DeLong &amp; Belmaker 2019)</w:t>
        </w:r>
      </w:ins>
      <w:ins w:id="1135" w:author="Clay Cressler" w:date="2020-05-25T18:34:00Z">
        <w:r w:rsidR="00106813">
          <w:rPr>
            <w:rFonts w:cstheme="minorHAnsi"/>
            <w:sz w:val="22"/>
            <w:szCs w:val="22"/>
          </w:rPr>
          <w:fldChar w:fldCharType="end"/>
        </w:r>
      </w:ins>
      <w:ins w:id="1136" w:author="Clay Cressler" w:date="2020-05-25T18:35:00Z">
        <w:r w:rsidR="00106813">
          <w:rPr>
            <w:rFonts w:cstheme="minorHAnsi"/>
            <w:sz w:val="22"/>
            <w:szCs w:val="22"/>
          </w:rPr>
          <w:t>, allowing ecologists and evolutionary biologists to study the feedback between ecological and evo</w:t>
        </w:r>
      </w:ins>
      <w:ins w:id="1137" w:author="Clay Cressler" w:date="2020-05-25T18:36:00Z">
        <w:r w:rsidR="00106813">
          <w:rPr>
            <w:rFonts w:cstheme="minorHAnsi"/>
            <w:sz w:val="22"/>
            <w:szCs w:val="22"/>
          </w:rPr>
          <w:t xml:space="preserve">lutionary dynamics that emerges out of such a reformulation. </w:t>
        </w:r>
      </w:ins>
    </w:p>
    <w:p w14:paraId="5A200BD9" w14:textId="0F6D1369" w:rsidR="007706DB"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In conclusion, our results indicate that </w:t>
      </w:r>
      <w:ins w:id="1138" w:author="Clay Cressler" w:date="2020-05-25T18:10:00Z">
        <w:r w:rsidR="00F73F39">
          <w:rPr>
            <w:rFonts w:cstheme="minorHAnsi"/>
            <w:sz w:val="22"/>
            <w:szCs w:val="22"/>
          </w:rPr>
          <w:t>stochastic birth-death processes, by introducing</w:t>
        </w:r>
      </w:ins>
      <w:ins w:id="1139" w:author="Clay Cressler" w:date="2020-05-25T18:09:00Z">
        <w:r w:rsidR="00F73F39">
          <w:rPr>
            <w:rFonts w:cstheme="minorHAnsi"/>
            <w:sz w:val="22"/>
            <w:szCs w:val="22"/>
          </w:rPr>
          <w:t xml:space="preserve"> </w:t>
        </w:r>
      </w:ins>
      <w:r w:rsidRPr="00496E2D">
        <w:rPr>
          <w:rFonts w:cstheme="minorHAnsi"/>
          <w:sz w:val="22"/>
          <w:szCs w:val="22"/>
        </w:rPr>
        <w:t xml:space="preserve">individual variation and </w:t>
      </w:r>
      <w:ins w:id="1140" w:author="Clay Cressler" w:date="2020-05-25T18:10:00Z">
        <w:r w:rsidR="00F73F39">
          <w:rPr>
            <w:rFonts w:cstheme="minorHAnsi"/>
            <w:sz w:val="22"/>
            <w:szCs w:val="22"/>
          </w:rPr>
          <w:t xml:space="preserve">demographic </w:t>
        </w:r>
      </w:ins>
      <w:r w:rsidRPr="00496E2D">
        <w:rPr>
          <w:rFonts w:cstheme="minorHAnsi"/>
          <w:sz w:val="22"/>
          <w:szCs w:val="22"/>
        </w:rPr>
        <w:t>stochasticity</w:t>
      </w:r>
      <w:ins w:id="1141" w:author="Clay Cressler" w:date="2020-05-25T18:11:00Z">
        <w:r w:rsidR="00F73F39">
          <w:rPr>
            <w:rFonts w:cstheme="minorHAnsi"/>
            <w:sz w:val="22"/>
            <w:szCs w:val="22"/>
          </w:rPr>
          <w:t>, can</w:t>
        </w:r>
      </w:ins>
      <w:r w:rsidRPr="00496E2D">
        <w:rPr>
          <w:rFonts w:cstheme="minorHAnsi"/>
          <w:sz w:val="22"/>
          <w:szCs w:val="22"/>
        </w:rPr>
        <w:t xml:space="preserve"> </w:t>
      </w:r>
      <w:ins w:id="1142" w:author="Clay Cressler" w:date="2020-05-25T18:11:00Z">
        <w:r w:rsidR="00F73F39">
          <w:rPr>
            <w:rFonts w:cstheme="minorHAnsi"/>
            <w:sz w:val="22"/>
            <w:szCs w:val="22"/>
          </w:rPr>
          <w:t>produce</w:t>
        </w:r>
      </w:ins>
      <w:del w:id="1143" w:author="Clay Cressler" w:date="2020-05-25T18:09:00Z">
        <w:r w:rsidRPr="00496E2D" w:rsidDel="00F73F39">
          <w:rPr>
            <w:rFonts w:cstheme="minorHAnsi"/>
            <w:sz w:val="22"/>
            <w:szCs w:val="22"/>
          </w:rPr>
          <w:delText>represent severe hindrances to</w:delText>
        </w:r>
      </w:del>
      <w:r w:rsidRPr="00496E2D">
        <w:rPr>
          <w:rFonts w:cstheme="minorHAnsi"/>
          <w:sz w:val="22"/>
          <w:szCs w:val="22"/>
        </w:rPr>
        <w:t xml:space="preserve"> evolution</w:t>
      </w:r>
      <w:ins w:id="1144" w:author="Clay Cressler" w:date="2020-05-25T18:09:00Z">
        <w:r w:rsidR="00F73F39">
          <w:rPr>
            <w:rFonts w:cstheme="minorHAnsi"/>
            <w:sz w:val="22"/>
            <w:szCs w:val="22"/>
          </w:rPr>
          <w:t xml:space="preserve">ary trajectories </w:t>
        </w:r>
      </w:ins>
      <w:ins w:id="1145" w:author="Clay Cressler" w:date="2020-05-25T18:11:00Z">
        <w:r w:rsidR="00F73F39">
          <w:rPr>
            <w:rFonts w:cstheme="minorHAnsi"/>
            <w:sz w:val="22"/>
            <w:szCs w:val="22"/>
          </w:rPr>
          <w:t>that differ significantly from</w:t>
        </w:r>
      </w:ins>
      <w:del w:id="1146" w:author="Clay Cressler" w:date="2020-05-25T18:09:00Z">
        <w:r w:rsidRPr="00496E2D" w:rsidDel="00F73F39">
          <w:rPr>
            <w:rFonts w:cstheme="minorHAnsi"/>
            <w:sz w:val="22"/>
            <w:szCs w:val="22"/>
          </w:rPr>
          <w:delText>,</w:delText>
        </w:r>
      </w:del>
      <w:r w:rsidRPr="00496E2D">
        <w:rPr>
          <w:rFonts w:cstheme="minorHAnsi"/>
          <w:sz w:val="22"/>
          <w:szCs w:val="22"/>
        </w:rPr>
        <w:t xml:space="preserve"> </w:t>
      </w:r>
      <w:del w:id="1147" w:author="Clay Cressler" w:date="2020-05-25T18:09:00Z">
        <w:r w:rsidRPr="00496E2D" w:rsidDel="00F73F39">
          <w:rPr>
            <w:rFonts w:cstheme="minorHAnsi"/>
            <w:sz w:val="22"/>
            <w:szCs w:val="22"/>
          </w:rPr>
          <w:delText xml:space="preserve">at least with respect to the </w:delText>
        </w:r>
      </w:del>
      <w:r w:rsidRPr="00496E2D">
        <w:rPr>
          <w:rFonts w:cstheme="minorHAnsi"/>
          <w:sz w:val="22"/>
          <w:szCs w:val="22"/>
        </w:rPr>
        <w:t xml:space="preserve">expectations </w:t>
      </w:r>
      <w:del w:id="1148" w:author="Clay Cressler" w:date="2020-05-25T18:09:00Z">
        <w:r w:rsidRPr="00496E2D" w:rsidDel="00F73F39">
          <w:rPr>
            <w:rFonts w:cstheme="minorHAnsi"/>
            <w:sz w:val="22"/>
            <w:szCs w:val="22"/>
          </w:rPr>
          <w:delText xml:space="preserve">from </w:delText>
        </w:r>
      </w:del>
      <w:ins w:id="1149" w:author="Clay Cressler" w:date="2020-05-25T18:09:00Z">
        <w:r w:rsidR="00F73F39">
          <w:rPr>
            <w:rFonts w:cstheme="minorHAnsi"/>
            <w:sz w:val="22"/>
            <w:szCs w:val="22"/>
          </w:rPr>
          <w:t>based on</w:t>
        </w:r>
        <w:r w:rsidR="00F73F39" w:rsidRPr="00496E2D">
          <w:rPr>
            <w:rFonts w:cstheme="minorHAnsi"/>
            <w:sz w:val="22"/>
            <w:szCs w:val="22"/>
          </w:rPr>
          <w:t xml:space="preserve"> </w:t>
        </w:r>
      </w:ins>
      <w:r w:rsidRPr="00496E2D">
        <w:rPr>
          <w:rFonts w:cstheme="minorHAnsi"/>
          <w:sz w:val="22"/>
          <w:szCs w:val="22"/>
        </w:rPr>
        <w:t xml:space="preserve">deterministic </w:t>
      </w:r>
      <w:del w:id="1150" w:author="Clay Cressler" w:date="2020-05-25T18:09:00Z">
        <w:r w:rsidRPr="00496E2D" w:rsidDel="00F73F39">
          <w:rPr>
            <w:rFonts w:cstheme="minorHAnsi"/>
            <w:sz w:val="22"/>
            <w:szCs w:val="22"/>
          </w:rPr>
          <w:delText>fitness outcomes, equilibrium conditions</w:delText>
        </w:r>
      </w:del>
      <w:ins w:id="1151" w:author="Clay Cressler" w:date="2020-05-25T18:09:00Z">
        <w:r w:rsidR="00F73F39">
          <w:rPr>
            <w:rFonts w:cstheme="minorHAnsi"/>
            <w:sz w:val="22"/>
            <w:szCs w:val="22"/>
          </w:rPr>
          <w:t>approaches</w:t>
        </w:r>
      </w:ins>
      <w:del w:id="1152" w:author="Clay Cressler" w:date="2020-05-25T18:09:00Z">
        <w:r w:rsidRPr="00496E2D" w:rsidDel="00F73F39">
          <w:rPr>
            <w:rFonts w:cstheme="minorHAnsi"/>
            <w:sz w:val="22"/>
            <w:szCs w:val="22"/>
          </w:rPr>
          <w:delText>, and a separation of ecological and evolutionary timescales</w:delText>
        </w:r>
      </w:del>
      <w:del w:id="1153" w:author="Clay Cressler" w:date="2020-05-25T18:11:00Z">
        <w:r w:rsidRPr="00496E2D" w:rsidDel="00F73F39">
          <w:rPr>
            <w:rFonts w:cstheme="minorHAnsi"/>
            <w:sz w:val="22"/>
            <w:szCs w:val="22"/>
          </w:rPr>
          <w:delText xml:space="preserve">. Furthermore, focusing on evolution in transient states </w:delText>
        </w:r>
      </w:del>
      <w:ins w:id="1154" w:author="Clay Cressler" w:date="2020-05-25T18:11:00Z">
        <w:r w:rsidR="00F73F39">
          <w:rPr>
            <w:rFonts w:cstheme="minorHAnsi"/>
            <w:sz w:val="22"/>
            <w:szCs w:val="22"/>
          </w:rPr>
          <w:t xml:space="preserve">, </w:t>
        </w:r>
      </w:ins>
      <w:r w:rsidRPr="00496E2D">
        <w:rPr>
          <w:rFonts w:cstheme="minorHAnsi"/>
          <w:sz w:val="22"/>
          <w:szCs w:val="22"/>
        </w:rPr>
        <w:t>reveal</w:t>
      </w:r>
      <w:ins w:id="1155" w:author="Clay Cressler" w:date="2020-05-25T18:11:00Z">
        <w:r w:rsidR="00F73F39">
          <w:rPr>
            <w:rFonts w:cstheme="minorHAnsi"/>
            <w:sz w:val="22"/>
            <w:szCs w:val="22"/>
          </w:rPr>
          <w:t>ing</w:t>
        </w:r>
      </w:ins>
      <w:del w:id="1156" w:author="Clay Cressler" w:date="2020-05-25T18:11:00Z">
        <w:r w:rsidRPr="00496E2D" w:rsidDel="00F73F39">
          <w:rPr>
            <w:rFonts w:cstheme="minorHAnsi"/>
            <w:sz w:val="22"/>
            <w:szCs w:val="22"/>
          </w:rPr>
          <w:delText>ed</w:delText>
        </w:r>
      </w:del>
      <w:r w:rsidRPr="00496E2D">
        <w:rPr>
          <w:rFonts w:cstheme="minorHAnsi"/>
          <w:sz w:val="22"/>
          <w:szCs w:val="22"/>
        </w:rPr>
        <w:t xml:space="preserve"> powerful competing evolutionary attractors (TEAs) that have not factored into much (if any) current thinking on the pace and path of adaptation.</w:t>
      </w:r>
      <w:ins w:id="1157" w:author="Clay Cressler" w:date="2020-05-25T18:11:00Z">
        <w:r w:rsidR="00F73F39">
          <w:rPr>
            <w:rFonts w:cstheme="minorHAnsi"/>
            <w:sz w:val="22"/>
            <w:szCs w:val="22"/>
          </w:rPr>
          <w:t xml:space="preserve"> However, </w:t>
        </w:r>
      </w:ins>
      <w:ins w:id="1158" w:author="Clay Cressler" w:date="2020-05-25T18:12:00Z">
        <w:r w:rsidR="00F73F39">
          <w:rPr>
            <w:rFonts w:cstheme="minorHAnsi"/>
            <w:sz w:val="22"/>
            <w:szCs w:val="22"/>
          </w:rPr>
          <w:t>we also find that these TEAs can still be understood on via the deterministic approximations, helping to reveal both the utility</w:t>
        </w:r>
      </w:ins>
      <w:ins w:id="1159" w:author="Clay Cressler" w:date="2020-05-25T18:13:00Z">
        <w:r w:rsidR="00F73F39">
          <w:rPr>
            <w:rFonts w:cstheme="minorHAnsi"/>
            <w:sz w:val="22"/>
            <w:szCs w:val="22"/>
          </w:rPr>
          <w:t xml:space="preserve"> and the limitations of such approximations.</w:t>
        </w:r>
      </w:ins>
      <w:ins w:id="1160" w:author="Clay Cressler" w:date="2020-05-25T18:12:00Z">
        <w:r w:rsidR="00F73F39">
          <w:rPr>
            <w:rFonts w:cstheme="minorHAnsi"/>
            <w:sz w:val="22"/>
            <w:szCs w:val="22"/>
          </w:rPr>
          <w:t xml:space="preserve"> </w:t>
        </w:r>
      </w:ins>
      <w:del w:id="1161" w:author="Clay Cressler" w:date="2020-05-25T18:15:00Z">
        <w:r w:rsidRPr="00496E2D" w:rsidDel="00437AC7">
          <w:rPr>
            <w:rFonts w:cstheme="minorHAnsi"/>
            <w:sz w:val="22"/>
            <w:szCs w:val="22"/>
          </w:rPr>
          <w:delText xml:space="preserve"> </w:delText>
        </w:r>
      </w:del>
      <w:r w:rsidRPr="00496E2D">
        <w:rPr>
          <w:rFonts w:cstheme="minorHAnsi"/>
          <w:sz w:val="22"/>
          <w:szCs w:val="22"/>
        </w:rPr>
        <w:t>Becoming aware that evolution is relatively fast, and that many populations are in transient states rather than equilibrium states, may be essential for a fuller understanding of adaptation.</w:t>
      </w:r>
    </w:p>
    <w:p w14:paraId="5B60ED2A" w14:textId="7106F279" w:rsidR="007706DB" w:rsidRPr="00AB5627" w:rsidRDefault="0046658B" w:rsidP="00503830">
      <w:pPr>
        <w:spacing w:after="0" w:line="480" w:lineRule="auto"/>
        <w:contextualSpacing/>
        <w:rPr>
          <w:rFonts w:cstheme="minorHAnsi"/>
          <w:b/>
          <w:sz w:val="22"/>
          <w:szCs w:val="22"/>
        </w:rPr>
      </w:pPr>
      <w:r w:rsidRPr="00AB5627">
        <w:rPr>
          <w:rFonts w:cstheme="minorHAnsi"/>
          <w:b/>
          <w:sz w:val="22"/>
          <w:szCs w:val="22"/>
        </w:rPr>
        <w:t>Acknowledgements</w:t>
      </w:r>
    </w:p>
    <w:p w14:paraId="6E366178" w14:textId="49F8A711" w:rsidR="007706DB" w:rsidRPr="00496E2D" w:rsidRDefault="0046658B" w:rsidP="008E50B7">
      <w:pPr>
        <w:spacing w:after="0" w:line="480" w:lineRule="auto"/>
        <w:contextualSpacing/>
        <w:rPr>
          <w:rFonts w:cstheme="minorHAnsi"/>
          <w:sz w:val="22"/>
          <w:szCs w:val="22"/>
        </w:rPr>
      </w:pPr>
      <w:r>
        <w:rPr>
          <w:rFonts w:cstheme="minorHAnsi"/>
          <w:sz w:val="22"/>
          <w:szCs w:val="22"/>
        </w:rPr>
        <w:t xml:space="preserve">This work was supported in part by a grant to JPD from </w:t>
      </w:r>
      <w:r w:rsidRPr="0046658B">
        <w:rPr>
          <w:rFonts w:cstheme="minorHAnsi"/>
          <w:sz w:val="22"/>
          <w:szCs w:val="22"/>
        </w:rPr>
        <w:t>James S. McDonnell</w:t>
      </w:r>
      <w:r>
        <w:rPr>
          <w:rFonts w:cstheme="minorHAnsi"/>
          <w:sz w:val="22"/>
          <w:szCs w:val="22"/>
        </w:rPr>
        <w:t xml:space="preserve"> </w:t>
      </w:r>
      <w:r w:rsidRPr="0046658B">
        <w:rPr>
          <w:rFonts w:cstheme="minorHAnsi"/>
          <w:sz w:val="22"/>
          <w:szCs w:val="22"/>
        </w:rPr>
        <w:t>Foundation Studying Complex Systems Scholar Award</w:t>
      </w:r>
      <w:r w:rsidR="000B1479">
        <w:rPr>
          <w:rFonts w:cstheme="minorHAnsi"/>
          <w:sz w:val="22"/>
          <w:szCs w:val="22"/>
        </w:rPr>
        <w:t>.</w:t>
      </w:r>
    </w:p>
    <w:p w14:paraId="55BA501A" w14:textId="32C55F93" w:rsidR="007706DB" w:rsidRPr="00496E2D" w:rsidRDefault="007706DB" w:rsidP="008E50B7">
      <w:pPr>
        <w:spacing w:after="0" w:line="480" w:lineRule="auto"/>
        <w:contextualSpacing/>
        <w:rPr>
          <w:rFonts w:cstheme="minorHAnsi"/>
          <w:b/>
          <w:sz w:val="22"/>
          <w:szCs w:val="22"/>
        </w:rPr>
      </w:pPr>
      <w:r w:rsidRPr="00496E2D">
        <w:rPr>
          <w:rFonts w:cstheme="minorHAnsi"/>
          <w:b/>
          <w:sz w:val="22"/>
          <w:szCs w:val="22"/>
        </w:rPr>
        <w:t>References</w:t>
      </w:r>
    </w:p>
    <w:p w14:paraId="2C3661BC" w14:textId="77777777" w:rsidR="00106813" w:rsidRPr="00106813" w:rsidRDefault="001D2DAF">
      <w:pPr>
        <w:pStyle w:val="Bibliography"/>
        <w:rPr>
          <w:ins w:id="1162" w:author="Clay Cressler" w:date="2020-05-25T18:35:00Z"/>
          <w:rFonts w:ascii="Times New Roman" w:hAnsi="Times New Roman" w:cs="Times New Roman"/>
        </w:rPr>
        <w:pPrChange w:id="1163" w:author="Clay Cressler" w:date="2020-05-25T18:35:00Z">
          <w:pPr>
            <w:widowControl w:val="0"/>
            <w:autoSpaceDE w:val="0"/>
            <w:autoSpaceDN w:val="0"/>
            <w:adjustRightInd w:val="0"/>
          </w:pPr>
        </w:pPrChange>
      </w:pPr>
      <w:r w:rsidRPr="00496E2D">
        <w:fldChar w:fldCharType="begin"/>
      </w:r>
      <w:ins w:id="1164" w:author="Clay Cressler" w:date="2020-05-22T09:39:00Z">
        <w:r w:rsidR="001D4A44">
          <w:instrText xml:space="preserve"> ADDIN ZOTERO_BIBL {"uncited":[],"omitted":[],"custom":[]} CSL_BIBLIOGRAPHY </w:instrText>
        </w:r>
      </w:ins>
      <w:del w:id="1165" w:author="Clay Cressler" w:date="2020-05-22T09:39:00Z">
        <w:r w:rsidR="008E50B7" w:rsidDel="001D4A44">
          <w:delInstrText xml:space="preserve"> ADDIN ZOTERO_BIBL {"uncited":[],"omitted":[],"custom":[]} CSL_BIBLIOGRAPHY </w:delInstrText>
        </w:r>
      </w:del>
      <w:r w:rsidRPr="00496E2D">
        <w:fldChar w:fldCharType="separate"/>
      </w:r>
      <w:ins w:id="1166" w:author="Clay Cressler" w:date="2020-05-25T18:35:00Z">
        <w:r w:rsidR="00106813" w:rsidRPr="00106813">
          <w:rPr>
            <w:rFonts w:ascii="Times New Roman" w:hAnsi="Times New Roman" w:cs="Times New Roman"/>
          </w:rPr>
          <w:t xml:space="preserve">Abbott, K.C. &amp; Nolting, B.C. (2017). Alternative (un)stable states in a stochastic predator–prey model. </w:t>
        </w:r>
        <w:r w:rsidR="00106813" w:rsidRPr="00106813">
          <w:rPr>
            <w:rFonts w:ascii="Times New Roman" w:hAnsi="Times New Roman" w:cs="Times New Roman"/>
            <w:i/>
            <w:iCs/>
          </w:rPr>
          <w:t>Ecological Complexity</w:t>
        </w:r>
        <w:r w:rsidR="00106813" w:rsidRPr="00106813">
          <w:rPr>
            <w:rFonts w:ascii="Times New Roman" w:hAnsi="Times New Roman" w:cs="Times New Roman"/>
          </w:rPr>
          <w:t>, Uncertainty in Ecology, 32, 181–195.</w:t>
        </w:r>
      </w:ins>
    </w:p>
    <w:p w14:paraId="3D503E6A" w14:textId="77777777" w:rsidR="00106813" w:rsidRPr="00106813" w:rsidRDefault="00106813">
      <w:pPr>
        <w:pStyle w:val="Bibliography"/>
        <w:rPr>
          <w:ins w:id="1167" w:author="Clay Cressler" w:date="2020-05-25T18:35:00Z"/>
          <w:rFonts w:ascii="Times New Roman" w:hAnsi="Times New Roman" w:cs="Times New Roman"/>
        </w:rPr>
        <w:pPrChange w:id="1168" w:author="Clay Cressler" w:date="2020-05-25T18:35:00Z">
          <w:pPr>
            <w:widowControl w:val="0"/>
            <w:autoSpaceDE w:val="0"/>
            <w:autoSpaceDN w:val="0"/>
            <w:adjustRightInd w:val="0"/>
          </w:pPr>
        </w:pPrChange>
      </w:pPr>
      <w:ins w:id="1169" w:author="Clay Cressler" w:date="2020-05-25T18:35:00Z">
        <w:r w:rsidRPr="00106813">
          <w:rPr>
            <w:rFonts w:ascii="Times New Roman" w:hAnsi="Times New Roman" w:cs="Times New Roman"/>
          </w:rPr>
          <w:lastRenderedPageBreak/>
          <w:t xml:space="preserve">Abrams. (2001). Modelling the adaptive dynamics of traits involved in inter- and intraspecific interactions: An assessment of three methods. </w:t>
        </w:r>
        <w:r w:rsidRPr="00106813">
          <w:rPr>
            <w:rFonts w:ascii="Times New Roman" w:hAnsi="Times New Roman" w:cs="Times New Roman"/>
            <w:i/>
            <w:iCs/>
          </w:rPr>
          <w:t>Ecology Letters</w:t>
        </w:r>
        <w:r w:rsidRPr="00106813">
          <w:rPr>
            <w:rFonts w:ascii="Times New Roman" w:hAnsi="Times New Roman" w:cs="Times New Roman"/>
          </w:rPr>
          <w:t>, 4, 166–175.</w:t>
        </w:r>
      </w:ins>
    </w:p>
    <w:p w14:paraId="4A774F89" w14:textId="77777777" w:rsidR="00106813" w:rsidRPr="00106813" w:rsidRDefault="00106813">
      <w:pPr>
        <w:pStyle w:val="Bibliography"/>
        <w:rPr>
          <w:ins w:id="1170" w:author="Clay Cressler" w:date="2020-05-25T18:35:00Z"/>
          <w:rFonts w:ascii="Times New Roman" w:hAnsi="Times New Roman" w:cs="Times New Roman"/>
        </w:rPr>
        <w:pPrChange w:id="1171" w:author="Clay Cressler" w:date="2020-05-25T18:35:00Z">
          <w:pPr>
            <w:widowControl w:val="0"/>
            <w:autoSpaceDE w:val="0"/>
            <w:autoSpaceDN w:val="0"/>
            <w:adjustRightInd w:val="0"/>
          </w:pPr>
        </w:pPrChange>
      </w:pPr>
      <w:ins w:id="1172" w:author="Clay Cressler" w:date="2020-05-25T18:35:00Z">
        <w:r w:rsidRPr="00106813">
          <w:rPr>
            <w:rFonts w:ascii="Times New Roman" w:hAnsi="Times New Roman" w:cs="Times New Roman"/>
          </w:rPr>
          <w:t xml:space="preserve">Abrams, P.A., Harada, Y. &amp; Matsuda, H. (1993a). On the relationship between quantitative genetic and ESS models. </w:t>
        </w:r>
        <w:r w:rsidRPr="00106813">
          <w:rPr>
            <w:rFonts w:ascii="Times New Roman" w:hAnsi="Times New Roman" w:cs="Times New Roman"/>
            <w:i/>
            <w:iCs/>
          </w:rPr>
          <w:t>Evolution</w:t>
        </w:r>
        <w:r w:rsidRPr="00106813">
          <w:rPr>
            <w:rFonts w:ascii="Times New Roman" w:hAnsi="Times New Roman" w:cs="Times New Roman"/>
          </w:rPr>
          <w:t>, 47, 982–985.</w:t>
        </w:r>
      </w:ins>
    </w:p>
    <w:p w14:paraId="5E330B3E" w14:textId="77777777" w:rsidR="00106813" w:rsidRPr="00106813" w:rsidRDefault="00106813">
      <w:pPr>
        <w:pStyle w:val="Bibliography"/>
        <w:rPr>
          <w:ins w:id="1173" w:author="Clay Cressler" w:date="2020-05-25T18:35:00Z"/>
          <w:rFonts w:ascii="Times New Roman" w:hAnsi="Times New Roman" w:cs="Times New Roman"/>
        </w:rPr>
        <w:pPrChange w:id="1174" w:author="Clay Cressler" w:date="2020-05-25T18:35:00Z">
          <w:pPr>
            <w:widowControl w:val="0"/>
            <w:autoSpaceDE w:val="0"/>
            <w:autoSpaceDN w:val="0"/>
            <w:adjustRightInd w:val="0"/>
          </w:pPr>
        </w:pPrChange>
      </w:pPr>
      <w:ins w:id="1175" w:author="Clay Cressler" w:date="2020-05-25T18:35:00Z">
        <w:r w:rsidRPr="00106813">
          <w:rPr>
            <w:rFonts w:ascii="Times New Roman" w:hAnsi="Times New Roman" w:cs="Times New Roman"/>
          </w:rPr>
          <w:t xml:space="preserve">Abrams, P.A., Matsuda, H. &amp; Harada, Y. (1993b). Evolutionarily unstable fitness maxima and stable fitness minima of continuous traits. </w:t>
        </w:r>
        <w:r w:rsidRPr="00106813">
          <w:rPr>
            <w:rFonts w:ascii="Times New Roman" w:hAnsi="Times New Roman" w:cs="Times New Roman"/>
            <w:i/>
            <w:iCs/>
          </w:rPr>
          <w:t>Evol Ecol</w:t>
        </w:r>
        <w:r w:rsidRPr="00106813">
          <w:rPr>
            <w:rFonts w:ascii="Times New Roman" w:hAnsi="Times New Roman" w:cs="Times New Roman"/>
          </w:rPr>
          <w:t>, 7, 465–487.</w:t>
        </w:r>
      </w:ins>
    </w:p>
    <w:p w14:paraId="67432682" w14:textId="77777777" w:rsidR="00106813" w:rsidRPr="00106813" w:rsidRDefault="00106813">
      <w:pPr>
        <w:pStyle w:val="Bibliography"/>
        <w:rPr>
          <w:ins w:id="1176" w:author="Clay Cressler" w:date="2020-05-25T18:35:00Z"/>
          <w:rFonts w:ascii="Times New Roman" w:hAnsi="Times New Roman" w:cs="Times New Roman"/>
        </w:rPr>
        <w:pPrChange w:id="1177" w:author="Clay Cressler" w:date="2020-05-25T18:35:00Z">
          <w:pPr>
            <w:widowControl w:val="0"/>
            <w:autoSpaceDE w:val="0"/>
            <w:autoSpaceDN w:val="0"/>
            <w:adjustRightInd w:val="0"/>
          </w:pPr>
        </w:pPrChange>
      </w:pPr>
      <w:ins w:id="1178" w:author="Clay Cressler" w:date="2020-05-25T18:35:00Z">
        <w:r w:rsidRPr="00106813">
          <w:rPr>
            <w:rFonts w:ascii="Times New Roman" w:hAnsi="Times New Roman" w:cs="Times New Roman"/>
          </w:rPr>
          <w:t xml:space="preserve">Andrewartha, H.G. &amp; Birch, L.C. (1954). </w:t>
        </w:r>
        <w:r w:rsidRPr="00106813">
          <w:rPr>
            <w:rFonts w:ascii="Times New Roman" w:hAnsi="Times New Roman" w:cs="Times New Roman"/>
            <w:i/>
            <w:iCs/>
          </w:rPr>
          <w:t>The distribution and abundance of animals</w:t>
        </w:r>
        <w:r w:rsidRPr="00106813">
          <w:rPr>
            <w:rFonts w:ascii="Times New Roman" w:hAnsi="Times New Roman" w:cs="Times New Roman"/>
          </w:rPr>
          <w:t>. University of Chicago Press.</w:t>
        </w:r>
      </w:ins>
    </w:p>
    <w:p w14:paraId="16293307" w14:textId="77777777" w:rsidR="00106813" w:rsidRPr="00106813" w:rsidRDefault="00106813">
      <w:pPr>
        <w:pStyle w:val="Bibliography"/>
        <w:rPr>
          <w:ins w:id="1179" w:author="Clay Cressler" w:date="2020-05-25T18:35:00Z"/>
          <w:rFonts w:ascii="Times New Roman" w:hAnsi="Times New Roman" w:cs="Times New Roman"/>
        </w:rPr>
        <w:pPrChange w:id="1180" w:author="Clay Cressler" w:date="2020-05-25T18:35:00Z">
          <w:pPr>
            <w:widowControl w:val="0"/>
            <w:autoSpaceDE w:val="0"/>
            <w:autoSpaceDN w:val="0"/>
            <w:adjustRightInd w:val="0"/>
          </w:pPr>
        </w:pPrChange>
      </w:pPr>
      <w:ins w:id="1181" w:author="Clay Cressler" w:date="2020-05-25T18:35:00Z">
        <w:r w:rsidRPr="00106813">
          <w:rPr>
            <w:rFonts w:ascii="Times New Roman" w:hAnsi="Times New Roman" w:cs="Times New Roman"/>
          </w:rPr>
          <w:t xml:space="preserve">Ashwin, P., Wieczorek, S., Vitolo, R. &amp; Cox, P. (2012). Tipping points in open systems: bifurcation, noise-induced and rate-dependent examples in the climate system. </w:t>
        </w:r>
        <w:r w:rsidRPr="00106813">
          <w:rPr>
            <w:rFonts w:ascii="Times New Roman" w:hAnsi="Times New Roman" w:cs="Times New Roman"/>
            <w:i/>
            <w:iCs/>
          </w:rPr>
          <w:t>Philosophical Transactions of the Royal Society A: Mathematical, Physical and Engineering Sciences</w:t>
        </w:r>
        <w:r w:rsidRPr="00106813">
          <w:rPr>
            <w:rFonts w:ascii="Times New Roman" w:hAnsi="Times New Roman" w:cs="Times New Roman"/>
          </w:rPr>
          <w:t>, 370, 1166–1184.</w:t>
        </w:r>
      </w:ins>
    </w:p>
    <w:p w14:paraId="4597594D" w14:textId="77777777" w:rsidR="00106813" w:rsidRPr="00106813" w:rsidRDefault="00106813">
      <w:pPr>
        <w:pStyle w:val="Bibliography"/>
        <w:rPr>
          <w:ins w:id="1182" w:author="Clay Cressler" w:date="2020-05-25T18:35:00Z"/>
          <w:rFonts w:ascii="Times New Roman" w:hAnsi="Times New Roman" w:cs="Times New Roman"/>
        </w:rPr>
        <w:pPrChange w:id="1183" w:author="Clay Cressler" w:date="2020-05-25T18:35:00Z">
          <w:pPr>
            <w:widowControl w:val="0"/>
            <w:autoSpaceDE w:val="0"/>
            <w:autoSpaceDN w:val="0"/>
            <w:adjustRightInd w:val="0"/>
          </w:pPr>
        </w:pPrChange>
      </w:pPr>
      <w:ins w:id="1184" w:author="Clay Cressler" w:date="2020-05-25T18:35:00Z">
        <w:r w:rsidRPr="00106813">
          <w:rPr>
            <w:rFonts w:ascii="Times New Roman" w:hAnsi="Times New Roman" w:cs="Times New Roman"/>
          </w:rPr>
          <w:t xml:space="preserve">Banks, M.J. &amp; Thompson, D.J. (1987). Lifetime reproductive success of females of the damselfly </w:t>
        </w:r>
        <w:r w:rsidRPr="00106813">
          <w:rPr>
            <w:rFonts w:ascii="Times New Roman" w:hAnsi="Times New Roman" w:cs="Times New Roman"/>
            <w:i/>
            <w:iCs/>
          </w:rPr>
          <w:t>Coenagrion puella</w:t>
        </w:r>
        <w:r w:rsidRPr="00106813">
          <w:rPr>
            <w:rFonts w:ascii="Times New Roman" w:hAnsi="Times New Roman" w:cs="Times New Roman"/>
          </w:rPr>
          <w:t xml:space="preserve">. </w:t>
        </w:r>
        <w:r w:rsidRPr="00106813">
          <w:rPr>
            <w:rFonts w:ascii="Times New Roman" w:hAnsi="Times New Roman" w:cs="Times New Roman"/>
            <w:i/>
            <w:iCs/>
          </w:rPr>
          <w:t>Journal of Animal Ecology</w:t>
        </w:r>
        <w:r w:rsidRPr="00106813">
          <w:rPr>
            <w:rFonts w:ascii="Times New Roman" w:hAnsi="Times New Roman" w:cs="Times New Roman"/>
          </w:rPr>
          <w:t>, 56, 815–832.</w:t>
        </w:r>
      </w:ins>
    </w:p>
    <w:p w14:paraId="5A49BCEE" w14:textId="77777777" w:rsidR="00106813" w:rsidRPr="00106813" w:rsidRDefault="00106813">
      <w:pPr>
        <w:pStyle w:val="Bibliography"/>
        <w:rPr>
          <w:ins w:id="1185" w:author="Clay Cressler" w:date="2020-05-25T18:35:00Z"/>
          <w:rFonts w:ascii="Times New Roman" w:hAnsi="Times New Roman" w:cs="Times New Roman"/>
          <w:lang w:val="fr-FR"/>
          <w:rPrChange w:id="1186" w:author="Clay Cressler" w:date="2020-05-25T18:35:00Z">
            <w:rPr>
              <w:ins w:id="1187" w:author="Clay Cressler" w:date="2020-05-25T18:35:00Z"/>
              <w:rFonts w:ascii="Times New Roman" w:hAnsi="Times New Roman" w:cs="Times New Roman"/>
            </w:rPr>
          </w:rPrChange>
        </w:rPr>
        <w:pPrChange w:id="1188" w:author="Clay Cressler" w:date="2020-05-25T18:35:00Z">
          <w:pPr>
            <w:widowControl w:val="0"/>
            <w:autoSpaceDE w:val="0"/>
            <w:autoSpaceDN w:val="0"/>
            <w:adjustRightInd w:val="0"/>
          </w:pPr>
        </w:pPrChange>
      </w:pPr>
      <w:ins w:id="1189" w:author="Clay Cressler" w:date="2020-05-25T18:35:00Z">
        <w:r w:rsidRPr="00106813">
          <w:rPr>
            <w:rFonts w:ascii="Times New Roman" w:hAnsi="Times New Roman" w:cs="Times New Roman"/>
          </w:rPr>
          <w:t xml:space="preserve">Black, A.J. &amp; McKane, A.J. (2012). Stochastic formulation of ecological models and their applications. </w:t>
        </w:r>
        <w:r w:rsidRPr="00106813">
          <w:rPr>
            <w:rFonts w:ascii="Times New Roman" w:hAnsi="Times New Roman" w:cs="Times New Roman"/>
            <w:i/>
            <w:iCs/>
            <w:lang w:val="fr-FR"/>
            <w:rPrChange w:id="1190" w:author="Clay Cressler" w:date="2020-05-25T18:35:00Z">
              <w:rPr>
                <w:rFonts w:ascii="Times New Roman" w:hAnsi="Times New Roman" w:cs="Times New Roman"/>
                <w:i/>
                <w:iCs/>
              </w:rPr>
            </w:rPrChange>
          </w:rPr>
          <w:t>Trends Ecol. Evol. (Amst.)</w:t>
        </w:r>
        <w:r w:rsidRPr="00106813">
          <w:rPr>
            <w:rFonts w:ascii="Times New Roman" w:hAnsi="Times New Roman" w:cs="Times New Roman"/>
            <w:lang w:val="fr-FR"/>
            <w:rPrChange w:id="1191" w:author="Clay Cressler" w:date="2020-05-25T18:35:00Z">
              <w:rPr>
                <w:rFonts w:ascii="Times New Roman" w:hAnsi="Times New Roman" w:cs="Times New Roman"/>
              </w:rPr>
            </w:rPrChange>
          </w:rPr>
          <w:t>, 27, 337–345.</w:t>
        </w:r>
      </w:ins>
    </w:p>
    <w:p w14:paraId="59E1EE1F" w14:textId="77777777" w:rsidR="00106813" w:rsidRPr="00106813" w:rsidRDefault="00106813">
      <w:pPr>
        <w:pStyle w:val="Bibliography"/>
        <w:rPr>
          <w:ins w:id="1192" w:author="Clay Cressler" w:date="2020-05-25T18:35:00Z"/>
          <w:rFonts w:ascii="Times New Roman" w:hAnsi="Times New Roman" w:cs="Times New Roman"/>
        </w:rPr>
        <w:pPrChange w:id="1193" w:author="Clay Cressler" w:date="2020-05-25T18:35:00Z">
          <w:pPr>
            <w:widowControl w:val="0"/>
            <w:autoSpaceDE w:val="0"/>
            <w:autoSpaceDN w:val="0"/>
            <w:adjustRightInd w:val="0"/>
          </w:pPr>
        </w:pPrChange>
      </w:pPr>
      <w:ins w:id="1194" w:author="Clay Cressler" w:date="2020-05-25T18:35:00Z">
        <w:r w:rsidRPr="00106813">
          <w:rPr>
            <w:rFonts w:ascii="Times New Roman" w:hAnsi="Times New Roman" w:cs="Times New Roman"/>
            <w:lang w:val="fr-FR"/>
            <w:rPrChange w:id="1195" w:author="Clay Cressler" w:date="2020-05-25T18:35:00Z">
              <w:rPr>
                <w:rFonts w:ascii="Times New Roman" w:hAnsi="Times New Roman" w:cs="Times New Roman"/>
              </w:rPr>
            </w:rPrChange>
          </w:rPr>
          <w:t xml:space="preserve">Champagnat, N., Ferrière, R. &amp; Méléard, S. (2006). </w:t>
        </w:r>
        <w:r w:rsidRPr="00106813">
          <w:rPr>
            <w:rFonts w:ascii="Times New Roman" w:hAnsi="Times New Roman" w:cs="Times New Roman"/>
          </w:rPr>
          <w:t xml:space="preserve">Unifying evolutionary dynamics: from individual stochastic processes to macroscopic models. </w:t>
        </w:r>
        <w:r w:rsidRPr="00106813">
          <w:rPr>
            <w:rFonts w:ascii="Times New Roman" w:hAnsi="Times New Roman" w:cs="Times New Roman"/>
            <w:i/>
            <w:iCs/>
          </w:rPr>
          <w:t>Theor Popul Biol</w:t>
        </w:r>
        <w:r w:rsidRPr="00106813">
          <w:rPr>
            <w:rFonts w:ascii="Times New Roman" w:hAnsi="Times New Roman" w:cs="Times New Roman"/>
          </w:rPr>
          <w:t>, 69, 297–321.</w:t>
        </w:r>
      </w:ins>
    </w:p>
    <w:p w14:paraId="4B78F82C" w14:textId="77777777" w:rsidR="00106813" w:rsidRPr="00106813" w:rsidRDefault="00106813">
      <w:pPr>
        <w:pStyle w:val="Bibliography"/>
        <w:rPr>
          <w:ins w:id="1196" w:author="Clay Cressler" w:date="2020-05-25T18:35:00Z"/>
          <w:rFonts w:ascii="Times New Roman" w:hAnsi="Times New Roman" w:cs="Times New Roman"/>
        </w:rPr>
        <w:pPrChange w:id="1197" w:author="Clay Cressler" w:date="2020-05-25T18:35:00Z">
          <w:pPr>
            <w:widowControl w:val="0"/>
            <w:autoSpaceDE w:val="0"/>
            <w:autoSpaceDN w:val="0"/>
            <w:adjustRightInd w:val="0"/>
          </w:pPr>
        </w:pPrChange>
      </w:pPr>
      <w:ins w:id="1198" w:author="Clay Cressler" w:date="2020-05-25T18:35:00Z">
        <w:r w:rsidRPr="00106813">
          <w:rPr>
            <w:rFonts w:ascii="Times New Roman" w:hAnsi="Times New Roman" w:cs="Times New Roman"/>
          </w:rPr>
          <w:t xml:space="preserve">Childs, D.Z., Metcalf, C.J.E. &amp; Rees, M. (2010). Evolutionary bet-hedging in the real world: empirical evidence and challenges revealed by plants. </w:t>
        </w:r>
        <w:r w:rsidRPr="00106813">
          <w:rPr>
            <w:rFonts w:ascii="Times New Roman" w:hAnsi="Times New Roman" w:cs="Times New Roman"/>
            <w:i/>
            <w:iCs/>
          </w:rPr>
          <w:t>Proc. Biol. Sci.</w:t>
        </w:r>
        <w:r w:rsidRPr="00106813">
          <w:rPr>
            <w:rFonts w:ascii="Times New Roman" w:hAnsi="Times New Roman" w:cs="Times New Roman"/>
          </w:rPr>
          <w:t>, 277, 3055–3064.</w:t>
        </w:r>
      </w:ins>
    </w:p>
    <w:p w14:paraId="7AD592D0" w14:textId="77777777" w:rsidR="00106813" w:rsidRPr="00106813" w:rsidRDefault="00106813">
      <w:pPr>
        <w:pStyle w:val="Bibliography"/>
        <w:rPr>
          <w:ins w:id="1199" w:author="Clay Cressler" w:date="2020-05-25T18:35:00Z"/>
          <w:rFonts w:ascii="Times New Roman" w:hAnsi="Times New Roman" w:cs="Times New Roman"/>
        </w:rPr>
        <w:pPrChange w:id="1200" w:author="Clay Cressler" w:date="2020-05-25T18:35:00Z">
          <w:pPr>
            <w:widowControl w:val="0"/>
            <w:autoSpaceDE w:val="0"/>
            <w:autoSpaceDN w:val="0"/>
            <w:adjustRightInd w:val="0"/>
          </w:pPr>
        </w:pPrChange>
      </w:pPr>
      <w:ins w:id="1201" w:author="Clay Cressler" w:date="2020-05-25T18:35:00Z">
        <w:r w:rsidRPr="00106813">
          <w:rPr>
            <w:rFonts w:ascii="Times New Roman" w:hAnsi="Times New Roman" w:cs="Times New Roman"/>
          </w:rPr>
          <w:t xml:space="preserve">Claessen, D., Andersson, J., Persson, L. &amp; de Roos, A.M. (2007). Delayed evolutionary branching in small populations. </w:t>
        </w:r>
        <w:r w:rsidRPr="00106813">
          <w:rPr>
            <w:rFonts w:ascii="Times New Roman" w:hAnsi="Times New Roman" w:cs="Times New Roman"/>
            <w:i/>
            <w:iCs/>
          </w:rPr>
          <w:t>Evolutionary Ecology Research</w:t>
        </w:r>
        <w:r w:rsidRPr="00106813">
          <w:rPr>
            <w:rFonts w:ascii="Times New Roman" w:hAnsi="Times New Roman" w:cs="Times New Roman"/>
          </w:rPr>
          <w:t>, 9, 51–69.</w:t>
        </w:r>
      </w:ins>
    </w:p>
    <w:p w14:paraId="6E6E25CD" w14:textId="77777777" w:rsidR="00106813" w:rsidRPr="00106813" w:rsidRDefault="00106813">
      <w:pPr>
        <w:pStyle w:val="Bibliography"/>
        <w:rPr>
          <w:ins w:id="1202" w:author="Clay Cressler" w:date="2020-05-25T18:35:00Z"/>
          <w:rFonts w:ascii="Times New Roman" w:hAnsi="Times New Roman" w:cs="Times New Roman"/>
        </w:rPr>
        <w:pPrChange w:id="1203" w:author="Clay Cressler" w:date="2020-05-25T18:35:00Z">
          <w:pPr>
            <w:widowControl w:val="0"/>
            <w:autoSpaceDE w:val="0"/>
            <w:autoSpaceDN w:val="0"/>
            <w:adjustRightInd w:val="0"/>
          </w:pPr>
        </w:pPrChange>
      </w:pPr>
      <w:ins w:id="1204" w:author="Clay Cressler" w:date="2020-05-25T18:35:00Z">
        <w:r w:rsidRPr="00106813">
          <w:rPr>
            <w:rFonts w:ascii="Times New Roman" w:hAnsi="Times New Roman" w:cs="Times New Roman"/>
          </w:rPr>
          <w:t xml:space="preserve">Cohen, D. (1966). Optimizing reproduction in a randomly varying environment. </w:t>
        </w:r>
        <w:r w:rsidRPr="00106813">
          <w:rPr>
            <w:rFonts w:ascii="Times New Roman" w:hAnsi="Times New Roman" w:cs="Times New Roman"/>
            <w:i/>
            <w:iCs/>
          </w:rPr>
          <w:t>Journal of Theoretical Biology</w:t>
        </w:r>
        <w:r w:rsidRPr="00106813">
          <w:rPr>
            <w:rFonts w:ascii="Times New Roman" w:hAnsi="Times New Roman" w:cs="Times New Roman"/>
          </w:rPr>
          <w:t>, 12, 119–129.</w:t>
        </w:r>
      </w:ins>
    </w:p>
    <w:p w14:paraId="12AD2D93" w14:textId="77777777" w:rsidR="00106813" w:rsidRPr="00106813" w:rsidRDefault="00106813">
      <w:pPr>
        <w:pStyle w:val="Bibliography"/>
        <w:rPr>
          <w:ins w:id="1205" w:author="Clay Cressler" w:date="2020-05-25T18:35:00Z"/>
          <w:rFonts w:ascii="Times New Roman" w:hAnsi="Times New Roman" w:cs="Times New Roman"/>
        </w:rPr>
        <w:pPrChange w:id="1206" w:author="Clay Cressler" w:date="2020-05-25T18:35:00Z">
          <w:pPr>
            <w:widowControl w:val="0"/>
            <w:autoSpaceDE w:val="0"/>
            <w:autoSpaceDN w:val="0"/>
            <w:adjustRightInd w:val="0"/>
          </w:pPr>
        </w:pPrChange>
      </w:pPr>
      <w:ins w:id="1207" w:author="Clay Cressler" w:date="2020-05-25T18:35:00Z">
        <w:r w:rsidRPr="00106813">
          <w:rPr>
            <w:rFonts w:ascii="Times New Roman" w:hAnsi="Times New Roman" w:cs="Times New Roman"/>
          </w:rPr>
          <w:t xml:space="preserve">Cortez, M.H. (2016). How the magnitude of prey genetic variation alters predator-prey eco-evolutionary dynamics. </w:t>
        </w:r>
        <w:r w:rsidRPr="00106813">
          <w:rPr>
            <w:rFonts w:ascii="Times New Roman" w:hAnsi="Times New Roman" w:cs="Times New Roman"/>
            <w:i/>
            <w:iCs/>
          </w:rPr>
          <w:t>The American Naturalist</w:t>
        </w:r>
        <w:r w:rsidRPr="00106813">
          <w:rPr>
            <w:rFonts w:ascii="Times New Roman" w:hAnsi="Times New Roman" w:cs="Times New Roman"/>
          </w:rPr>
          <w:t>, 188, 329–341.</w:t>
        </w:r>
      </w:ins>
    </w:p>
    <w:p w14:paraId="18BA1CDF" w14:textId="77777777" w:rsidR="00106813" w:rsidRPr="00106813" w:rsidRDefault="00106813">
      <w:pPr>
        <w:pStyle w:val="Bibliography"/>
        <w:rPr>
          <w:ins w:id="1208" w:author="Clay Cressler" w:date="2020-05-25T18:35:00Z"/>
          <w:rFonts w:ascii="Times New Roman" w:hAnsi="Times New Roman" w:cs="Times New Roman"/>
        </w:rPr>
        <w:pPrChange w:id="1209" w:author="Clay Cressler" w:date="2020-05-25T18:35:00Z">
          <w:pPr>
            <w:widowControl w:val="0"/>
            <w:autoSpaceDE w:val="0"/>
            <w:autoSpaceDN w:val="0"/>
            <w:adjustRightInd w:val="0"/>
          </w:pPr>
        </w:pPrChange>
      </w:pPr>
      <w:ins w:id="1210" w:author="Clay Cressler" w:date="2020-05-25T18:35:00Z">
        <w:r w:rsidRPr="00106813">
          <w:rPr>
            <w:rFonts w:ascii="Times New Roman" w:hAnsi="Times New Roman" w:cs="Times New Roman"/>
          </w:rPr>
          <w:t xml:space="preserve">Cortez, M.H. &amp; Ellner, S.P. (2010). Understanding rapid evolution in predator‐prey interactions using the theory of fast‐slow dynamical systems. </w:t>
        </w:r>
        <w:r w:rsidRPr="00106813">
          <w:rPr>
            <w:rFonts w:ascii="Times New Roman" w:hAnsi="Times New Roman" w:cs="Times New Roman"/>
            <w:i/>
            <w:iCs/>
          </w:rPr>
          <w:t>Am. Nat.</w:t>
        </w:r>
        <w:r w:rsidRPr="00106813">
          <w:rPr>
            <w:rFonts w:ascii="Times New Roman" w:hAnsi="Times New Roman" w:cs="Times New Roman"/>
          </w:rPr>
          <w:t>, 176, E109-127.</w:t>
        </w:r>
      </w:ins>
    </w:p>
    <w:p w14:paraId="36F260E4" w14:textId="77777777" w:rsidR="00106813" w:rsidRPr="00106813" w:rsidRDefault="00106813">
      <w:pPr>
        <w:pStyle w:val="Bibliography"/>
        <w:rPr>
          <w:ins w:id="1211" w:author="Clay Cressler" w:date="2020-05-25T18:35:00Z"/>
          <w:rFonts w:ascii="Times New Roman" w:hAnsi="Times New Roman" w:cs="Times New Roman"/>
        </w:rPr>
        <w:pPrChange w:id="1212" w:author="Clay Cressler" w:date="2020-05-25T18:35:00Z">
          <w:pPr>
            <w:widowControl w:val="0"/>
            <w:autoSpaceDE w:val="0"/>
            <w:autoSpaceDN w:val="0"/>
            <w:adjustRightInd w:val="0"/>
          </w:pPr>
        </w:pPrChange>
      </w:pPr>
      <w:ins w:id="1213" w:author="Clay Cressler" w:date="2020-05-25T18:35:00Z">
        <w:r w:rsidRPr="00106813">
          <w:rPr>
            <w:rFonts w:ascii="Times New Roman" w:hAnsi="Times New Roman" w:cs="Times New Roman"/>
          </w:rPr>
          <w:t xml:space="preserve">Cortez, M.H. &amp; Weitz, J.S. (2014). Coevolution can reverse predator–prey cycles. </w:t>
        </w:r>
        <w:r w:rsidRPr="00106813">
          <w:rPr>
            <w:rFonts w:ascii="Times New Roman" w:hAnsi="Times New Roman" w:cs="Times New Roman"/>
            <w:i/>
            <w:iCs/>
          </w:rPr>
          <w:t>Proc Natl Acad Sci U S A</w:t>
        </w:r>
        <w:r w:rsidRPr="00106813">
          <w:rPr>
            <w:rFonts w:ascii="Times New Roman" w:hAnsi="Times New Roman" w:cs="Times New Roman"/>
          </w:rPr>
          <w:t>, 111, 7486–7491.</w:t>
        </w:r>
      </w:ins>
    </w:p>
    <w:p w14:paraId="0B7BE86B" w14:textId="77777777" w:rsidR="00106813" w:rsidRPr="00106813" w:rsidRDefault="00106813">
      <w:pPr>
        <w:pStyle w:val="Bibliography"/>
        <w:rPr>
          <w:ins w:id="1214" w:author="Clay Cressler" w:date="2020-05-25T18:35:00Z"/>
          <w:rFonts w:ascii="Times New Roman" w:hAnsi="Times New Roman" w:cs="Times New Roman"/>
        </w:rPr>
        <w:pPrChange w:id="1215" w:author="Clay Cressler" w:date="2020-05-25T18:35:00Z">
          <w:pPr>
            <w:widowControl w:val="0"/>
            <w:autoSpaceDE w:val="0"/>
            <w:autoSpaceDN w:val="0"/>
            <w:adjustRightInd w:val="0"/>
          </w:pPr>
        </w:pPrChange>
      </w:pPr>
      <w:ins w:id="1216" w:author="Clay Cressler" w:date="2020-05-25T18:35:00Z">
        <w:r w:rsidRPr="00106813">
          <w:rPr>
            <w:rFonts w:ascii="Times New Roman" w:hAnsi="Times New Roman" w:cs="Times New Roman"/>
          </w:rPr>
          <w:t xml:space="preserve">Coulson, T., Benton, T.G., Lundberg, P., Dall, S.R.X. &amp; Kendall, B.E. (2006). Putting evolutionary biology back in the ecological theatre: a demographic framework mapping genes to communities. </w:t>
        </w:r>
        <w:r w:rsidRPr="00106813">
          <w:rPr>
            <w:rFonts w:ascii="Times New Roman" w:hAnsi="Times New Roman" w:cs="Times New Roman"/>
            <w:i/>
            <w:iCs/>
          </w:rPr>
          <w:t>Evol Ecol Res</w:t>
        </w:r>
        <w:r w:rsidRPr="00106813">
          <w:rPr>
            <w:rFonts w:ascii="Times New Roman" w:hAnsi="Times New Roman" w:cs="Times New Roman"/>
          </w:rPr>
          <w:t>, 8, 1155–1171.</w:t>
        </w:r>
      </w:ins>
    </w:p>
    <w:p w14:paraId="2B8FFF54" w14:textId="77777777" w:rsidR="00106813" w:rsidRPr="00106813" w:rsidRDefault="00106813">
      <w:pPr>
        <w:pStyle w:val="Bibliography"/>
        <w:rPr>
          <w:ins w:id="1217" w:author="Clay Cressler" w:date="2020-05-25T18:35:00Z"/>
          <w:rFonts w:ascii="Times New Roman" w:hAnsi="Times New Roman" w:cs="Times New Roman"/>
        </w:rPr>
        <w:pPrChange w:id="1218" w:author="Clay Cressler" w:date="2020-05-25T18:35:00Z">
          <w:pPr>
            <w:widowControl w:val="0"/>
            <w:autoSpaceDE w:val="0"/>
            <w:autoSpaceDN w:val="0"/>
            <w:adjustRightInd w:val="0"/>
          </w:pPr>
        </w:pPrChange>
      </w:pPr>
      <w:ins w:id="1219" w:author="Clay Cressler" w:date="2020-05-25T18:35:00Z">
        <w:r w:rsidRPr="00106813">
          <w:rPr>
            <w:rFonts w:ascii="Times New Roman" w:hAnsi="Times New Roman" w:cs="Times New Roman"/>
          </w:rPr>
          <w:t xml:space="preserve">Coulson, T., Rohani, P. &amp; Pascual, M. (2004). Skeletons, noise and population growth: the end of an old debate? </w:t>
        </w:r>
        <w:r w:rsidRPr="00106813">
          <w:rPr>
            <w:rFonts w:ascii="Times New Roman" w:hAnsi="Times New Roman" w:cs="Times New Roman"/>
            <w:i/>
            <w:iCs/>
          </w:rPr>
          <w:t>Trends Ecol. Evol. (Amst.)</w:t>
        </w:r>
        <w:r w:rsidRPr="00106813">
          <w:rPr>
            <w:rFonts w:ascii="Times New Roman" w:hAnsi="Times New Roman" w:cs="Times New Roman"/>
          </w:rPr>
          <w:t>, 19, 359–364.</w:t>
        </w:r>
      </w:ins>
    </w:p>
    <w:p w14:paraId="4E4304AB" w14:textId="77777777" w:rsidR="00106813" w:rsidRPr="00106813" w:rsidRDefault="00106813">
      <w:pPr>
        <w:pStyle w:val="Bibliography"/>
        <w:rPr>
          <w:ins w:id="1220" w:author="Clay Cressler" w:date="2020-05-25T18:35:00Z"/>
          <w:rFonts w:ascii="Times New Roman" w:hAnsi="Times New Roman" w:cs="Times New Roman"/>
        </w:rPr>
        <w:pPrChange w:id="1221" w:author="Clay Cressler" w:date="2020-05-25T18:35:00Z">
          <w:pPr>
            <w:widowControl w:val="0"/>
            <w:autoSpaceDE w:val="0"/>
            <w:autoSpaceDN w:val="0"/>
            <w:adjustRightInd w:val="0"/>
          </w:pPr>
        </w:pPrChange>
      </w:pPr>
      <w:ins w:id="1222" w:author="Clay Cressler" w:date="2020-05-25T18:35:00Z">
        <w:r w:rsidRPr="00106813">
          <w:rPr>
            <w:rFonts w:ascii="Times New Roman" w:hAnsi="Times New Roman" w:cs="Times New Roman"/>
          </w:rPr>
          <w:t xml:space="preserve">Coyne, J.A., Barton, N.H. &amp; Turelli, M. (1997). Perspective: A Critique of Sewall Wright’s Shifting Balance Theory of Evolution. </w:t>
        </w:r>
        <w:r w:rsidRPr="00106813">
          <w:rPr>
            <w:rFonts w:ascii="Times New Roman" w:hAnsi="Times New Roman" w:cs="Times New Roman"/>
            <w:i/>
            <w:iCs/>
          </w:rPr>
          <w:t>Evolution</w:t>
        </w:r>
        <w:r w:rsidRPr="00106813">
          <w:rPr>
            <w:rFonts w:ascii="Times New Roman" w:hAnsi="Times New Roman" w:cs="Times New Roman"/>
          </w:rPr>
          <w:t>, 51, 643–671.</w:t>
        </w:r>
      </w:ins>
    </w:p>
    <w:p w14:paraId="7C16F513" w14:textId="77777777" w:rsidR="00106813" w:rsidRPr="00106813" w:rsidRDefault="00106813">
      <w:pPr>
        <w:pStyle w:val="Bibliography"/>
        <w:rPr>
          <w:ins w:id="1223" w:author="Clay Cressler" w:date="2020-05-25T18:35:00Z"/>
          <w:rFonts w:ascii="Times New Roman" w:hAnsi="Times New Roman" w:cs="Times New Roman"/>
        </w:rPr>
        <w:pPrChange w:id="1224" w:author="Clay Cressler" w:date="2020-05-25T18:35:00Z">
          <w:pPr>
            <w:widowControl w:val="0"/>
            <w:autoSpaceDE w:val="0"/>
            <w:autoSpaceDN w:val="0"/>
            <w:adjustRightInd w:val="0"/>
          </w:pPr>
        </w:pPrChange>
      </w:pPr>
      <w:ins w:id="1225" w:author="Clay Cressler" w:date="2020-05-25T18:35:00Z">
        <w:r w:rsidRPr="00106813">
          <w:rPr>
            <w:rFonts w:ascii="Times New Roman" w:hAnsi="Times New Roman" w:cs="Times New Roman"/>
          </w:rPr>
          <w:t xml:space="preserve">Crespi, B.J. (2000). The evolution of maladaptation. </w:t>
        </w:r>
        <w:r w:rsidRPr="00106813">
          <w:rPr>
            <w:rFonts w:ascii="Times New Roman" w:hAnsi="Times New Roman" w:cs="Times New Roman"/>
            <w:i/>
            <w:iCs/>
          </w:rPr>
          <w:t>Heredity (Edinb)</w:t>
        </w:r>
        <w:r w:rsidRPr="00106813">
          <w:rPr>
            <w:rFonts w:ascii="Times New Roman" w:hAnsi="Times New Roman" w:cs="Times New Roman"/>
          </w:rPr>
          <w:t>, 84 ( Pt 6), 623–629.</w:t>
        </w:r>
      </w:ins>
    </w:p>
    <w:p w14:paraId="17C4DBC1" w14:textId="77777777" w:rsidR="00106813" w:rsidRPr="00106813" w:rsidRDefault="00106813">
      <w:pPr>
        <w:pStyle w:val="Bibliography"/>
        <w:rPr>
          <w:ins w:id="1226" w:author="Clay Cressler" w:date="2020-05-25T18:35:00Z"/>
          <w:rFonts w:ascii="Times New Roman" w:hAnsi="Times New Roman" w:cs="Times New Roman"/>
        </w:rPr>
        <w:pPrChange w:id="1227" w:author="Clay Cressler" w:date="2020-05-25T18:35:00Z">
          <w:pPr>
            <w:widowControl w:val="0"/>
            <w:autoSpaceDE w:val="0"/>
            <w:autoSpaceDN w:val="0"/>
            <w:adjustRightInd w:val="0"/>
          </w:pPr>
        </w:pPrChange>
      </w:pPr>
      <w:ins w:id="1228" w:author="Clay Cressler" w:date="2020-05-25T18:35:00Z">
        <w:r w:rsidRPr="00106813">
          <w:rPr>
            <w:rFonts w:ascii="Times New Roman" w:hAnsi="Times New Roman" w:cs="Times New Roman"/>
          </w:rPr>
          <w:t xml:space="preserve">Cressler, C.E., Bengtson, S. &amp; Nelson, W.A. (2017). Unexpected nongenetic individual heterogeneity and trait covariance in </w:t>
        </w:r>
        <w:r w:rsidRPr="00106813">
          <w:rPr>
            <w:rFonts w:ascii="Times New Roman" w:hAnsi="Times New Roman" w:cs="Times New Roman"/>
            <w:i/>
            <w:iCs/>
          </w:rPr>
          <w:t>Daphnia</w:t>
        </w:r>
        <w:r w:rsidRPr="00106813">
          <w:rPr>
            <w:rFonts w:ascii="Times New Roman" w:hAnsi="Times New Roman" w:cs="Times New Roman"/>
          </w:rPr>
          <w:t xml:space="preserve"> and its consequences for ecological and evolutionary dynamics. </w:t>
        </w:r>
        <w:r w:rsidRPr="00106813">
          <w:rPr>
            <w:rFonts w:ascii="Times New Roman" w:hAnsi="Times New Roman" w:cs="Times New Roman"/>
            <w:i/>
            <w:iCs/>
          </w:rPr>
          <w:t>The American Naturalist</w:t>
        </w:r>
        <w:r w:rsidRPr="00106813">
          <w:rPr>
            <w:rFonts w:ascii="Times New Roman" w:hAnsi="Times New Roman" w:cs="Times New Roman"/>
          </w:rPr>
          <w:t>, 190, E13–E27.</w:t>
        </w:r>
      </w:ins>
    </w:p>
    <w:p w14:paraId="762F4CB5" w14:textId="77777777" w:rsidR="00106813" w:rsidRPr="00106813" w:rsidRDefault="00106813">
      <w:pPr>
        <w:pStyle w:val="Bibliography"/>
        <w:rPr>
          <w:ins w:id="1229" w:author="Clay Cressler" w:date="2020-05-25T18:35:00Z"/>
          <w:rFonts w:ascii="Times New Roman" w:hAnsi="Times New Roman" w:cs="Times New Roman"/>
        </w:rPr>
        <w:pPrChange w:id="1230" w:author="Clay Cressler" w:date="2020-05-25T18:35:00Z">
          <w:pPr>
            <w:widowControl w:val="0"/>
            <w:autoSpaceDE w:val="0"/>
            <w:autoSpaceDN w:val="0"/>
            <w:adjustRightInd w:val="0"/>
          </w:pPr>
        </w:pPrChange>
      </w:pPr>
      <w:ins w:id="1231" w:author="Clay Cressler" w:date="2020-05-25T18:35:00Z">
        <w:r w:rsidRPr="00106813">
          <w:rPr>
            <w:rFonts w:ascii="Times New Roman" w:hAnsi="Times New Roman" w:cs="Times New Roman"/>
          </w:rPr>
          <w:t xml:space="preserve">van Daalen, S.F. &amp; Caswell, H. (2017). Lifetime reproductive output: individual stochasticity, variance, and sensitivity analysis. </w:t>
        </w:r>
        <w:r w:rsidRPr="00106813">
          <w:rPr>
            <w:rFonts w:ascii="Times New Roman" w:hAnsi="Times New Roman" w:cs="Times New Roman"/>
            <w:i/>
            <w:iCs/>
          </w:rPr>
          <w:t>Theor Ecol</w:t>
        </w:r>
        <w:r w:rsidRPr="00106813">
          <w:rPr>
            <w:rFonts w:ascii="Times New Roman" w:hAnsi="Times New Roman" w:cs="Times New Roman"/>
          </w:rPr>
          <w:t>, 10, 355–374.</w:t>
        </w:r>
      </w:ins>
    </w:p>
    <w:p w14:paraId="0F9EB48B" w14:textId="77777777" w:rsidR="00106813" w:rsidRPr="00106813" w:rsidRDefault="00106813">
      <w:pPr>
        <w:pStyle w:val="Bibliography"/>
        <w:rPr>
          <w:ins w:id="1232" w:author="Clay Cressler" w:date="2020-05-25T18:35:00Z"/>
          <w:rFonts w:ascii="Times New Roman" w:hAnsi="Times New Roman" w:cs="Times New Roman"/>
        </w:rPr>
        <w:pPrChange w:id="1233" w:author="Clay Cressler" w:date="2020-05-25T18:35:00Z">
          <w:pPr>
            <w:widowControl w:val="0"/>
            <w:autoSpaceDE w:val="0"/>
            <w:autoSpaceDN w:val="0"/>
            <w:adjustRightInd w:val="0"/>
          </w:pPr>
        </w:pPrChange>
      </w:pPr>
      <w:ins w:id="1234" w:author="Clay Cressler" w:date="2020-05-25T18:35:00Z">
        <w:r w:rsidRPr="00106813">
          <w:rPr>
            <w:rFonts w:ascii="Times New Roman" w:hAnsi="Times New Roman" w:cs="Times New Roman"/>
          </w:rPr>
          <w:t xml:space="preserve">Darimont, C.T., Carlson, S.M., Kinnison, M.T., Paquet, P.C., Reimchen, T.E. &amp; Wilmers, C.C. (2009). Human predators outpace other agents of trait change in the wild. </w:t>
        </w:r>
        <w:r w:rsidRPr="00106813">
          <w:rPr>
            <w:rFonts w:ascii="Times New Roman" w:hAnsi="Times New Roman" w:cs="Times New Roman"/>
            <w:i/>
            <w:iCs/>
          </w:rPr>
          <w:t>PNAS</w:t>
        </w:r>
        <w:r w:rsidRPr="00106813">
          <w:rPr>
            <w:rFonts w:ascii="Times New Roman" w:hAnsi="Times New Roman" w:cs="Times New Roman"/>
          </w:rPr>
          <w:t>, 106, 952–954.</w:t>
        </w:r>
      </w:ins>
    </w:p>
    <w:p w14:paraId="5680E47A" w14:textId="77777777" w:rsidR="00106813" w:rsidRPr="00106813" w:rsidRDefault="00106813">
      <w:pPr>
        <w:pStyle w:val="Bibliography"/>
        <w:rPr>
          <w:ins w:id="1235" w:author="Clay Cressler" w:date="2020-05-25T18:35:00Z"/>
          <w:rFonts w:ascii="Times New Roman" w:hAnsi="Times New Roman" w:cs="Times New Roman"/>
        </w:rPr>
        <w:pPrChange w:id="1236" w:author="Clay Cressler" w:date="2020-05-25T18:35:00Z">
          <w:pPr>
            <w:widowControl w:val="0"/>
            <w:autoSpaceDE w:val="0"/>
            <w:autoSpaceDN w:val="0"/>
            <w:adjustRightInd w:val="0"/>
          </w:pPr>
        </w:pPrChange>
      </w:pPr>
      <w:ins w:id="1237" w:author="Clay Cressler" w:date="2020-05-25T18:35:00Z">
        <w:r w:rsidRPr="00106813">
          <w:rPr>
            <w:rFonts w:ascii="Times New Roman" w:hAnsi="Times New Roman" w:cs="Times New Roman"/>
          </w:rPr>
          <w:lastRenderedPageBreak/>
          <w:t xml:space="preserve">Day, T. &amp; Gandon, S. (2006). Insights from Price’s equation into evolutionary epidemiology. </w:t>
        </w:r>
        <w:r w:rsidRPr="00106813">
          <w:rPr>
            <w:rFonts w:ascii="Times New Roman" w:hAnsi="Times New Roman" w:cs="Times New Roman"/>
            <w:i/>
            <w:iCs/>
          </w:rPr>
          <w:t>Disease evolution: models, concepts, and data analyses</w:t>
        </w:r>
        <w:r w:rsidRPr="00106813">
          <w:rPr>
            <w:rFonts w:ascii="Times New Roman" w:hAnsi="Times New Roman" w:cs="Times New Roman"/>
          </w:rPr>
          <w:t>, 71, 23.</w:t>
        </w:r>
      </w:ins>
    </w:p>
    <w:p w14:paraId="29CA0E10" w14:textId="77777777" w:rsidR="00106813" w:rsidRPr="00106813" w:rsidRDefault="00106813">
      <w:pPr>
        <w:pStyle w:val="Bibliography"/>
        <w:rPr>
          <w:ins w:id="1238" w:author="Clay Cressler" w:date="2020-05-25T18:35:00Z"/>
          <w:rFonts w:ascii="Times New Roman" w:hAnsi="Times New Roman" w:cs="Times New Roman"/>
        </w:rPr>
        <w:pPrChange w:id="1239" w:author="Clay Cressler" w:date="2020-05-25T18:35:00Z">
          <w:pPr>
            <w:widowControl w:val="0"/>
            <w:autoSpaceDE w:val="0"/>
            <w:autoSpaceDN w:val="0"/>
            <w:adjustRightInd w:val="0"/>
          </w:pPr>
        </w:pPrChange>
      </w:pPr>
      <w:ins w:id="1240" w:author="Clay Cressler" w:date="2020-05-25T18:35:00Z">
        <w:r w:rsidRPr="00106813">
          <w:rPr>
            <w:rFonts w:ascii="Times New Roman" w:hAnsi="Times New Roman" w:cs="Times New Roman"/>
          </w:rPr>
          <w:t xml:space="preserve">DeAngelis, D.L. &amp; Mooij, W.M. (2005). Individual-based modeling of ecological and evolutionary processes. </w:t>
        </w:r>
        <w:r w:rsidRPr="00106813">
          <w:rPr>
            <w:rFonts w:ascii="Times New Roman" w:hAnsi="Times New Roman" w:cs="Times New Roman"/>
            <w:i/>
            <w:iCs/>
          </w:rPr>
          <w:t>Annual Review of Ecology, Evolution, and Systematics</w:t>
        </w:r>
        <w:r w:rsidRPr="00106813">
          <w:rPr>
            <w:rFonts w:ascii="Times New Roman" w:hAnsi="Times New Roman" w:cs="Times New Roman"/>
          </w:rPr>
          <w:t>, 36, 147–168.</w:t>
        </w:r>
      </w:ins>
    </w:p>
    <w:p w14:paraId="478A4B50" w14:textId="77777777" w:rsidR="00106813" w:rsidRPr="00106813" w:rsidRDefault="00106813">
      <w:pPr>
        <w:pStyle w:val="Bibliography"/>
        <w:rPr>
          <w:ins w:id="1241" w:author="Clay Cressler" w:date="2020-05-25T18:35:00Z"/>
          <w:rFonts w:ascii="Times New Roman" w:hAnsi="Times New Roman" w:cs="Times New Roman"/>
        </w:rPr>
        <w:pPrChange w:id="1242" w:author="Clay Cressler" w:date="2020-05-25T18:35:00Z">
          <w:pPr>
            <w:widowControl w:val="0"/>
            <w:autoSpaceDE w:val="0"/>
            <w:autoSpaceDN w:val="0"/>
            <w:adjustRightInd w:val="0"/>
          </w:pPr>
        </w:pPrChange>
      </w:pPr>
      <w:ins w:id="1243" w:author="Clay Cressler" w:date="2020-05-25T18:35:00Z">
        <w:r w:rsidRPr="00106813">
          <w:rPr>
            <w:rFonts w:ascii="Times New Roman" w:hAnsi="Times New Roman" w:cs="Times New Roman"/>
          </w:rPr>
          <w:t xml:space="preserve">DeLong, J.P. &amp; Belmaker, J. (2019). Ecological pleiotropy and indirect effects alter the potential for evolutionary rescue. </w:t>
        </w:r>
        <w:r w:rsidRPr="00106813">
          <w:rPr>
            <w:rFonts w:ascii="Times New Roman" w:hAnsi="Times New Roman" w:cs="Times New Roman"/>
            <w:i/>
            <w:iCs/>
          </w:rPr>
          <w:t>Evolutionary Applications</w:t>
        </w:r>
        <w:r w:rsidRPr="00106813">
          <w:rPr>
            <w:rFonts w:ascii="Times New Roman" w:hAnsi="Times New Roman" w:cs="Times New Roman"/>
          </w:rPr>
          <w:t>, 12, 636–654.</w:t>
        </w:r>
      </w:ins>
    </w:p>
    <w:p w14:paraId="1F780B30" w14:textId="77777777" w:rsidR="00106813" w:rsidRPr="00106813" w:rsidRDefault="00106813">
      <w:pPr>
        <w:pStyle w:val="Bibliography"/>
        <w:rPr>
          <w:ins w:id="1244" w:author="Clay Cressler" w:date="2020-05-25T18:35:00Z"/>
          <w:rFonts w:ascii="Times New Roman" w:hAnsi="Times New Roman" w:cs="Times New Roman"/>
        </w:rPr>
        <w:pPrChange w:id="1245" w:author="Clay Cressler" w:date="2020-05-25T18:35:00Z">
          <w:pPr>
            <w:widowControl w:val="0"/>
            <w:autoSpaceDE w:val="0"/>
            <w:autoSpaceDN w:val="0"/>
            <w:adjustRightInd w:val="0"/>
          </w:pPr>
        </w:pPrChange>
      </w:pPr>
      <w:ins w:id="1246" w:author="Clay Cressler" w:date="2020-05-25T18:35:00Z">
        <w:r w:rsidRPr="00106813">
          <w:rPr>
            <w:rFonts w:ascii="Times New Roman" w:hAnsi="Times New Roman" w:cs="Times New Roman"/>
          </w:rPr>
          <w:t xml:space="preserve">DeLong, J.P. &amp; Gibert, J.P. (2016). Gillespie eco-evolutionary models (GEMs) reveal the role of heritable trait variation in eco-evolutionary dynamics. </w:t>
        </w:r>
        <w:r w:rsidRPr="00106813">
          <w:rPr>
            <w:rFonts w:ascii="Times New Roman" w:hAnsi="Times New Roman" w:cs="Times New Roman"/>
            <w:i/>
            <w:iCs/>
          </w:rPr>
          <w:t>Ecol Evol</w:t>
        </w:r>
        <w:r w:rsidRPr="00106813">
          <w:rPr>
            <w:rFonts w:ascii="Times New Roman" w:hAnsi="Times New Roman" w:cs="Times New Roman"/>
          </w:rPr>
          <w:t>, 6, 935–945.</w:t>
        </w:r>
      </w:ins>
    </w:p>
    <w:p w14:paraId="5B520315" w14:textId="77777777" w:rsidR="00106813" w:rsidRPr="00106813" w:rsidRDefault="00106813">
      <w:pPr>
        <w:pStyle w:val="Bibliography"/>
        <w:rPr>
          <w:ins w:id="1247" w:author="Clay Cressler" w:date="2020-05-25T18:35:00Z"/>
          <w:rFonts w:ascii="Times New Roman" w:hAnsi="Times New Roman" w:cs="Times New Roman"/>
        </w:rPr>
        <w:pPrChange w:id="1248" w:author="Clay Cressler" w:date="2020-05-25T18:35:00Z">
          <w:pPr>
            <w:widowControl w:val="0"/>
            <w:autoSpaceDE w:val="0"/>
            <w:autoSpaceDN w:val="0"/>
            <w:adjustRightInd w:val="0"/>
          </w:pPr>
        </w:pPrChange>
      </w:pPr>
      <w:ins w:id="1249" w:author="Clay Cressler" w:date="2020-05-25T18:35:00Z">
        <w:r w:rsidRPr="00106813">
          <w:rPr>
            <w:rFonts w:ascii="Times New Roman" w:hAnsi="Times New Roman" w:cs="Times New Roman"/>
          </w:rPr>
          <w:t xml:space="preserve">DeLong, J.P. &amp; Luhring, T.M. (2018). Size-dependent predation and correlated life history traits alter eco-evolutionary dynamics and selection for faster individual growth. </w:t>
        </w:r>
        <w:r w:rsidRPr="00106813">
          <w:rPr>
            <w:rFonts w:ascii="Times New Roman" w:hAnsi="Times New Roman" w:cs="Times New Roman"/>
            <w:i/>
            <w:iCs/>
          </w:rPr>
          <w:t>Popul Ecol</w:t>
        </w:r>
        <w:r w:rsidRPr="00106813">
          <w:rPr>
            <w:rFonts w:ascii="Times New Roman" w:hAnsi="Times New Roman" w:cs="Times New Roman"/>
          </w:rPr>
          <w:t>, 60, 9–20.</w:t>
        </w:r>
      </w:ins>
    </w:p>
    <w:p w14:paraId="744D23E1" w14:textId="77777777" w:rsidR="00106813" w:rsidRPr="00106813" w:rsidRDefault="00106813">
      <w:pPr>
        <w:pStyle w:val="Bibliography"/>
        <w:rPr>
          <w:ins w:id="1250" w:author="Clay Cressler" w:date="2020-05-25T18:35:00Z"/>
          <w:rFonts w:ascii="Times New Roman" w:hAnsi="Times New Roman" w:cs="Times New Roman"/>
        </w:rPr>
        <w:pPrChange w:id="1251" w:author="Clay Cressler" w:date="2020-05-25T18:35:00Z">
          <w:pPr>
            <w:widowControl w:val="0"/>
            <w:autoSpaceDE w:val="0"/>
            <w:autoSpaceDN w:val="0"/>
            <w:adjustRightInd w:val="0"/>
          </w:pPr>
        </w:pPrChange>
      </w:pPr>
      <w:ins w:id="1252" w:author="Clay Cressler" w:date="2020-05-25T18:35:00Z">
        <w:r w:rsidRPr="00106813">
          <w:rPr>
            <w:rFonts w:ascii="Times New Roman" w:hAnsi="Times New Roman" w:cs="Times New Roman"/>
          </w:rPr>
          <w:t xml:space="preserve">Dieckmann, U. &amp; Law, R. (1996). The dynamical theory of coevolution: a derivation from stochastic ecological processes. </w:t>
        </w:r>
        <w:r w:rsidRPr="00106813">
          <w:rPr>
            <w:rFonts w:ascii="Times New Roman" w:hAnsi="Times New Roman" w:cs="Times New Roman"/>
            <w:i/>
            <w:iCs/>
          </w:rPr>
          <w:t>J Math Biol</w:t>
        </w:r>
        <w:r w:rsidRPr="00106813">
          <w:rPr>
            <w:rFonts w:ascii="Times New Roman" w:hAnsi="Times New Roman" w:cs="Times New Roman"/>
          </w:rPr>
          <w:t>, 34, 579–612.</w:t>
        </w:r>
      </w:ins>
    </w:p>
    <w:p w14:paraId="4E66541E" w14:textId="77777777" w:rsidR="00106813" w:rsidRPr="00106813" w:rsidRDefault="00106813">
      <w:pPr>
        <w:pStyle w:val="Bibliography"/>
        <w:rPr>
          <w:ins w:id="1253" w:author="Clay Cressler" w:date="2020-05-25T18:35:00Z"/>
          <w:rFonts w:ascii="Times New Roman" w:hAnsi="Times New Roman" w:cs="Times New Roman"/>
        </w:rPr>
        <w:pPrChange w:id="1254" w:author="Clay Cressler" w:date="2020-05-25T18:35:00Z">
          <w:pPr>
            <w:widowControl w:val="0"/>
            <w:autoSpaceDE w:val="0"/>
            <w:autoSpaceDN w:val="0"/>
            <w:adjustRightInd w:val="0"/>
          </w:pPr>
        </w:pPrChange>
      </w:pPr>
      <w:ins w:id="1255" w:author="Clay Cressler" w:date="2020-05-25T18:35:00Z">
        <w:r w:rsidRPr="00106813">
          <w:rPr>
            <w:rFonts w:ascii="Times New Roman" w:hAnsi="Times New Roman" w:cs="Times New Roman"/>
          </w:rPr>
          <w:t xml:space="preserve">Doebeli, M., Ispolatov, Y. &amp; Simon, B. (2017). Towards a mechanistic foundation of evolutionary theory. </w:t>
        </w:r>
        <w:r w:rsidRPr="00106813">
          <w:rPr>
            <w:rFonts w:ascii="Times New Roman" w:hAnsi="Times New Roman" w:cs="Times New Roman"/>
            <w:i/>
            <w:iCs/>
          </w:rPr>
          <w:t>eLife</w:t>
        </w:r>
        <w:r w:rsidRPr="00106813">
          <w:rPr>
            <w:rFonts w:ascii="Times New Roman" w:hAnsi="Times New Roman" w:cs="Times New Roman"/>
          </w:rPr>
          <w:t>, 6, e23804.</w:t>
        </w:r>
      </w:ins>
    </w:p>
    <w:p w14:paraId="46B5D399" w14:textId="77777777" w:rsidR="00106813" w:rsidRPr="00106813" w:rsidRDefault="00106813">
      <w:pPr>
        <w:pStyle w:val="Bibliography"/>
        <w:rPr>
          <w:ins w:id="1256" w:author="Clay Cressler" w:date="2020-05-25T18:35:00Z"/>
          <w:rFonts w:ascii="Times New Roman" w:hAnsi="Times New Roman" w:cs="Times New Roman"/>
        </w:rPr>
        <w:pPrChange w:id="1257" w:author="Clay Cressler" w:date="2020-05-25T18:35:00Z">
          <w:pPr>
            <w:widowControl w:val="0"/>
            <w:autoSpaceDE w:val="0"/>
            <w:autoSpaceDN w:val="0"/>
            <w:adjustRightInd w:val="0"/>
          </w:pPr>
        </w:pPrChange>
      </w:pPr>
      <w:ins w:id="1258" w:author="Clay Cressler" w:date="2020-05-25T18:35:00Z">
        <w:r w:rsidRPr="00106813">
          <w:rPr>
            <w:rFonts w:ascii="Times New Roman" w:hAnsi="Times New Roman" w:cs="Times New Roman"/>
          </w:rPr>
          <w:t xml:space="preserve">Edeline, E., Carlson, S.M., Stige, L.C., Winfield, I.J., Fletcher, J.M., James, J.B., </w:t>
        </w:r>
        <w:r w:rsidRPr="00106813">
          <w:rPr>
            <w:rFonts w:ascii="Times New Roman" w:hAnsi="Times New Roman" w:cs="Times New Roman"/>
            <w:i/>
            <w:iCs/>
          </w:rPr>
          <w:t>et al.</w:t>
        </w:r>
        <w:r w:rsidRPr="00106813">
          <w:rPr>
            <w:rFonts w:ascii="Times New Roman" w:hAnsi="Times New Roman" w:cs="Times New Roman"/>
          </w:rPr>
          <w:t xml:space="preserve"> (2007). Trait changes in a harvested population are driven by a dynamic tug-of-war between natural and harvest selection. </w:t>
        </w:r>
        <w:r w:rsidRPr="00106813">
          <w:rPr>
            <w:rFonts w:ascii="Times New Roman" w:hAnsi="Times New Roman" w:cs="Times New Roman"/>
            <w:i/>
            <w:iCs/>
          </w:rPr>
          <w:t>PNAS</w:t>
        </w:r>
        <w:r w:rsidRPr="00106813">
          <w:rPr>
            <w:rFonts w:ascii="Times New Roman" w:hAnsi="Times New Roman" w:cs="Times New Roman"/>
          </w:rPr>
          <w:t>, 104, 15799–15804.</w:t>
        </w:r>
      </w:ins>
    </w:p>
    <w:p w14:paraId="4883601C" w14:textId="77777777" w:rsidR="00106813" w:rsidRPr="00106813" w:rsidRDefault="00106813">
      <w:pPr>
        <w:pStyle w:val="Bibliography"/>
        <w:rPr>
          <w:ins w:id="1259" w:author="Clay Cressler" w:date="2020-05-25T18:35:00Z"/>
          <w:rFonts w:ascii="Times New Roman" w:hAnsi="Times New Roman" w:cs="Times New Roman"/>
        </w:rPr>
        <w:pPrChange w:id="1260" w:author="Clay Cressler" w:date="2020-05-25T18:35:00Z">
          <w:pPr>
            <w:widowControl w:val="0"/>
            <w:autoSpaceDE w:val="0"/>
            <w:autoSpaceDN w:val="0"/>
            <w:adjustRightInd w:val="0"/>
          </w:pPr>
        </w:pPrChange>
      </w:pPr>
      <w:ins w:id="1261" w:author="Clay Cressler" w:date="2020-05-25T18:35:00Z">
        <w:r w:rsidRPr="00106813">
          <w:rPr>
            <w:rFonts w:ascii="Times New Roman" w:hAnsi="Times New Roman" w:cs="Times New Roman"/>
          </w:rPr>
          <w:t xml:space="preserve">Ellner, S.P. &amp; Rees, M. (2006). Integral projection models for species with complex demography. </w:t>
        </w:r>
        <w:r w:rsidRPr="00106813">
          <w:rPr>
            <w:rFonts w:ascii="Times New Roman" w:hAnsi="Times New Roman" w:cs="Times New Roman"/>
            <w:i/>
            <w:iCs/>
          </w:rPr>
          <w:t>Am. Nat.</w:t>
        </w:r>
        <w:r w:rsidRPr="00106813">
          <w:rPr>
            <w:rFonts w:ascii="Times New Roman" w:hAnsi="Times New Roman" w:cs="Times New Roman"/>
          </w:rPr>
          <w:t>, 167, 410–428.</w:t>
        </w:r>
      </w:ins>
    </w:p>
    <w:p w14:paraId="730AEF9B" w14:textId="77777777" w:rsidR="00106813" w:rsidRPr="00106813" w:rsidRDefault="00106813">
      <w:pPr>
        <w:pStyle w:val="Bibliography"/>
        <w:rPr>
          <w:ins w:id="1262" w:author="Clay Cressler" w:date="2020-05-25T18:35:00Z"/>
          <w:rFonts w:ascii="Times New Roman" w:hAnsi="Times New Roman" w:cs="Times New Roman"/>
        </w:rPr>
        <w:pPrChange w:id="1263" w:author="Clay Cressler" w:date="2020-05-25T18:35:00Z">
          <w:pPr>
            <w:widowControl w:val="0"/>
            <w:autoSpaceDE w:val="0"/>
            <w:autoSpaceDN w:val="0"/>
            <w:adjustRightInd w:val="0"/>
          </w:pPr>
        </w:pPrChange>
      </w:pPr>
      <w:ins w:id="1264" w:author="Clay Cressler" w:date="2020-05-25T18:35:00Z">
        <w:r w:rsidRPr="00106813">
          <w:rPr>
            <w:rFonts w:ascii="Times New Roman" w:hAnsi="Times New Roman" w:cs="Times New Roman"/>
          </w:rPr>
          <w:t xml:space="preserve">Fisher, R.A. (1930). </w:t>
        </w:r>
        <w:r w:rsidRPr="00106813">
          <w:rPr>
            <w:rFonts w:ascii="Times New Roman" w:hAnsi="Times New Roman" w:cs="Times New Roman"/>
            <w:i/>
            <w:iCs/>
          </w:rPr>
          <w:t>The Genetical Theory of Natural Selection: A Complete Variorum Edition</w:t>
        </w:r>
        <w:r w:rsidRPr="00106813">
          <w:rPr>
            <w:rFonts w:ascii="Times New Roman" w:hAnsi="Times New Roman" w:cs="Times New Roman"/>
          </w:rPr>
          <w:t>. OUP Oxford.</w:t>
        </w:r>
      </w:ins>
    </w:p>
    <w:p w14:paraId="0596FA8F" w14:textId="77777777" w:rsidR="00106813" w:rsidRPr="00106813" w:rsidRDefault="00106813">
      <w:pPr>
        <w:pStyle w:val="Bibliography"/>
        <w:rPr>
          <w:ins w:id="1265" w:author="Clay Cressler" w:date="2020-05-25T18:35:00Z"/>
          <w:rFonts w:ascii="Times New Roman" w:hAnsi="Times New Roman" w:cs="Times New Roman"/>
        </w:rPr>
        <w:pPrChange w:id="1266" w:author="Clay Cressler" w:date="2020-05-25T18:35:00Z">
          <w:pPr>
            <w:widowControl w:val="0"/>
            <w:autoSpaceDE w:val="0"/>
            <w:autoSpaceDN w:val="0"/>
            <w:adjustRightInd w:val="0"/>
          </w:pPr>
        </w:pPrChange>
      </w:pPr>
      <w:ins w:id="1267" w:author="Clay Cressler" w:date="2020-05-25T18:35:00Z">
        <w:r w:rsidRPr="00106813">
          <w:rPr>
            <w:rFonts w:ascii="Times New Roman" w:hAnsi="Times New Roman" w:cs="Times New Roman"/>
          </w:rPr>
          <w:t xml:space="preserve">Fussmann, G.F., Ellner, S.P. &amp; Hairston, N.G., Jr. (2003). Evolution as a critical component of plankton dynamics. </w:t>
        </w:r>
        <w:r w:rsidRPr="00106813">
          <w:rPr>
            <w:rFonts w:ascii="Times New Roman" w:hAnsi="Times New Roman" w:cs="Times New Roman"/>
            <w:i/>
            <w:iCs/>
          </w:rPr>
          <w:t>Proc. Biol. Sci.</w:t>
        </w:r>
        <w:r w:rsidRPr="00106813">
          <w:rPr>
            <w:rFonts w:ascii="Times New Roman" w:hAnsi="Times New Roman" w:cs="Times New Roman"/>
          </w:rPr>
          <w:t>, 270, 1015–1022.</w:t>
        </w:r>
      </w:ins>
    </w:p>
    <w:p w14:paraId="0C16ED22" w14:textId="77777777" w:rsidR="00106813" w:rsidRPr="00106813" w:rsidRDefault="00106813">
      <w:pPr>
        <w:pStyle w:val="Bibliography"/>
        <w:rPr>
          <w:ins w:id="1268" w:author="Clay Cressler" w:date="2020-05-25T18:35:00Z"/>
          <w:rFonts w:ascii="Times New Roman" w:hAnsi="Times New Roman" w:cs="Times New Roman"/>
        </w:rPr>
        <w:pPrChange w:id="1269" w:author="Clay Cressler" w:date="2020-05-25T18:35:00Z">
          <w:pPr>
            <w:widowControl w:val="0"/>
            <w:autoSpaceDE w:val="0"/>
            <w:autoSpaceDN w:val="0"/>
            <w:adjustRightInd w:val="0"/>
          </w:pPr>
        </w:pPrChange>
      </w:pPr>
      <w:ins w:id="1270" w:author="Clay Cressler" w:date="2020-05-25T18:35:00Z">
        <w:r w:rsidRPr="00106813">
          <w:rPr>
            <w:rFonts w:ascii="Times New Roman" w:hAnsi="Times New Roman" w:cs="Times New Roman"/>
          </w:rPr>
          <w:t xml:space="preserve">Geritz, S.A.H., Kisdi, E., Mesze´NA, G. &amp; Metz, J.A.J. (1998). Evolutionarily singular strategies and the adaptive growth and branching of the evolutionary tree. </w:t>
        </w:r>
        <w:r w:rsidRPr="00106813">
          <w:rPr>
            <w:rFonts w:ascii="Times New Roman" w:hAnsi="Times New Roman" w:cs="Times New Roman"/>
            <w:i/>
            <w:iCs/>
          </w:rPr>
          <w:t>Evolutionary Ecology</w:t>
        </w:r>
        <w:r w:rsidRPr="00106813">
          <w:rPr>
            <w:rFonts w:ascii="Times New Roman" w:hAnsi="Times New Roman" w:cs="Times New Roman"/>
          </w:rPr>
          <w:t>, 12, 35–57.</w:t>
        </w:r>
      </w:ins>
    </w:p>
    <w:p w14:paraId="6693F921" w14:textId="77777777" w:rsidR="00106813" w:rsidRPr="00106813" w:rsidRDefault="00106813">
      <w:pPr>
        <w:pStyle w:val="Bibliography"/>
        <w:rPr>
          <w:ins w:id="1271" w:author="Clay Cressler" w:date="2020-05-25T18:35:00Z"/>
          <w:rFonts w:ascii="Times New Roman" w:hAnsi="Times New Roman" w:cs="Times New Roman"/>
        </w:rPr>
        <w:pPrChange w:id="1272" w:author="Clay Cressler" w:date="2020-05-25T18:35:00Z">
          <w:pPr>
            <w:widowControl w:val="0"/>
            <w:autoSpaceDE w:val="0"/>
            <w:autoSpaceDN w:val="0"/>
            <w:adjustRightInd w:val="0"/>
          </w:pPr>
        </w:pPrChange>
      </w:pPr>
      <w:ins w:id="1273" w:author="Clay Cressler" w:date="2020-05-25T18:35:00Z">
        <w:r w:rsidRPr="00106813">
          <w:rPr>
            <w:rFonts w:ascii="Times New Roman" w:hAnsi="Times New Roman" w:cs="Times New Roman"/>
          </w:rPr>
          <w:t xml:space="preserve">Gillespie, D.T. (1977). Exact stochastic simulation of coupled chemical reactions. </w:t>
        </w:r>
        <w:r w:rsidRPr="00106813">
          <w:rPr>
            <w:rFonts w:ascii="Times New Roman" w:hAnsi="Times New Roman" w:cs="Times New Roman"/>
            <w:i/>
            <w:iCs/>
          </w:rPr>
          <w:t>J. Phys. Chem.</w:t>
        </w:r>
        <w:r w:rsidRPr="00106813">
          <w:rPr>
            <w:rFonts w:ascii="Times New Roman" w:hAnsi="Times New Roman" w:cs="Times New Roman"/>
          </w:rPr>
          <w:t>, 81, 2340–2361.</w:t>
        </w:r>
      </w:ins>
    </w:p>
    <w:p w14:paraId="55C967A4" w14:textId="77777777" w:rsidR="00106813" w:rsidRPr="00106813" w:rsidRDefault="00106813">
      <w:pPr>
        <w:pStyle w:val="Bibliography"/>
        <w:rPr>
          <w:ins w:id="1274" w:author="Clay Cressler" w:date="2020-05-25T18:35:00Z"/>
          <w:rFonts w:ascii="Times New Roman" w:hAnsi="Times New Roman" w:cs="Times New Roman"/>
        </w:rPr>
        <w:pPrChange w:id="1275" w:author="Clay Cressler" w:date="2020-05-25T18:35:00Z">
          <w:pPr>
            <w:widowControl w:val="0"/>
            <w:autoSpaceDE w:val="0"/>
            <w:autoSpaceDN w:val="0"/>
            <w:adjustRightInd w:val="0"/>
          </w:pPr>
        </w:pPrChange>
      </w:pPr>
      <w:ins w:id="1276" w:author="Clay Cressler" w:date="2020-05-25T18:35:00Z">
        <w:r w:rsidRPr="00737152">
          <w:rPr>
            <w:rFonts w:ascii="Times New Roman" w:hAnsi="Times New Roman" w:cs="Times New Roman"/>
            <w:lang w:val="en-CA"/>
            <w:rPrChange w:id="1277" w:author="Clay Cressler" w:date="2020-05-27T09:33:00Z">
              <w:rPr>
                <w:rFonts w:ascii="Times New Roman" w:hAnsi="Times New Roman" w:cs="Times New Roman"/>
              </w:rPr>
            </w:rPrChange>
          </w:rPr>
          <w:t xml:space="preserve">Govaert, L., Fronhofer, E.A., Lion, S., Eizaguirre, C., Bonte, D., Egas, M., </w:t>
        </w:r>
        <w:r w:rsidRPr="00737152">
          <w:rPr>
            <w:rFonts w:ascii="Times New Roman" w:hAnsi="Times New Roman" w:cs="Times New Roman"/>
            <w:i/>
            <w:iCs/>
            <w:lang w:val="en-CA"/>
            <w:rPrChange w:id="1278" w:author="Clay Cressler" w:date="2020-05-27T09:33:00Z">
              <w:rPr>
                <w:rFonts w:ascii="Times New Roman" w:hAnsi="Times New Roman" w:cs="Times New Roman"/>
                <w:i/>
                <w:iCs/>
              </w:rPr>
            </w:rPrChange>
          </w:rPr>
          <w:t>et al.</w:t>
        </w:r>
        <w:r w:rsidRPr="00737152">
          <w:rPr>
            <w:rFonts w:ascii="Times New Roman" w:hAnsi="Times New Roman" w:cs="Times New Roman"/>
            <w:lang w:val="en-CA"/>
            <w:rPrChange w:id="1279" w:author="Clay Cressler" w:date="2020-05-27T09:33:00Z">
              <w:rPr>
                <w:rFonts w:ascii="Times New Roman" w:hAnsi="Times New Roman" w:cs="Times New Roman"/>
              </w:rPr>
            </w:rPrChange>
          </w:rPr>
          <w:t xml:space="preserve"> </w:t>
        </w:r>
        <w:r w:rsidRPr="00106813">
          <w:rPr>
            <w:rFonts w:ascii="Times New Roman" w:hAnsi="Times New Roman" w:cs="Times New Roman"/>
          </w:rPr>
          <w:t xml:space="preserve">(2019). Eco-evolutionary feedbacks—Theoretical models and perspectives. </w:t>
        </w:r>
        <w:r w:rsidRPr="00106813">
          <w:rPr>
            <w:rFonts w:ascii="Times New Roman" w:hAnsi="Times New Roman" w:cs="Times New Roman"/>
            <w:i/>
            <w:iCs/>
          </w:rPr>
          <w:t>Functional Ecology</w:t>
        </w:r>
        <w:r w:rsidRPr="00106813">
          <w:rPr>
            <w:rFonts w:ascii="Times New Roman" w:hAnsi="Times New Roman" w:cs="Times New Roman"/>
          </w:rPr>
          <w:t>, 33, 13–30.</w:t>
        </w:r>
      </w:ins>
    </w:p>
    <w:p w14:paraId="2A99D3B3" w14:textId="77777777" w:rsidR="00106813" w:rsidRPr="00106813" w:rsidRDefault="00106813">
      <w:pPr>
        <w:pStyle w:val="Bibliography"/>
        <w:rPr>
          <w:ins w:id="1280" w:author="Clay Cressler" w:date="2020-05-25T18:35:00Z"/>
          <w:rFonts w:ascii="Times New Roman" w:hAnsi="Times New Roman" w:cs="Times New Roman"/>
        </w:rPr>
        <w:pPrChange w:id="1281" w:author="Clay Cressler" w:date="2020-05-25T18:35:00Z">
          <w:pPr>
            <w:widowControl w:val="0"/>
            <w:autoSpaceDE w:val="0"/>
            <w:autoSpaceDN w:val="0"/>
            <w:adjustRightInd w:val="0"/>
          </w:pPr>
        </w:pPrChange>
      </w:pPr>
      <w:ins w:id="1282" w:author="Clay Cressler" w:date="2020-05-25T18:35:00Z">
        <w:r w:rsidRPr="00106813">
          <w:rPr>
            <w:rFonts w:ascii="Times New Roman" w:hAnsi="Times New Roman" w:cs="Times New Roman"/>
          </w:rPr>
          <w:t xml:space="preserve">Grant, P.R. &amp; Grant, B.R. (2002). Unpredictable evolution in a 30-Year study of Darwin’s finches. </w:t>
        </w:r>
        <w:r w:rsidRPr="00106813">
          <w:rPr>
            <w:rFonts w:ascii="Times New Roman" w:hAnsi="Times New Roman" w:cs="Times New Roman"/>
            <w:i/>
            <w:iCs/>
          </w:rPr>
          <w:t>Science</w:t>
        </w:r>
        <w:r w:rsidRPr="00106813">
          <w:rPr>
            <w:rFonts w:ascii="Times New Roman" w:hAnsi="Times New Roman" w:cs="Times New Roman"/>
          </w:rPr>
          <w:t>, 296, 707–711.</w:t>
        </w:r>
      </w:ins>
    </w:p>
    <w:p w14:paraId="6A5B3AB0" w14:textId="77777777" w:rsidR="00106813" w:rsidRPr="00106813" w:rsidRDefault="00106813">
      <w:pPr>
        <w:pStyle w:val="Bibliography"/>
        <w:rPr>
          <w:ins w:id="1283" w:author="Clay Cressler" w:date="2020-05-25T18:35:00Z"/>
          <w:rFonts w:ascii="Times New Roman" w:hAnsi="Times New Roman" w:cs="Times New Roman"/>
        </w:rPr>
        <w:pPrChange w:id="1284" w:author="Clay Cressler" w:date="2020-05-25T18:35:00Z">
          <w:pPr>
            <w:widowControl w:val="0"/>
            <w:autoSpaceDE w:val="0"/>
            <w:autoSpaceDN w:val="0"/>
            <w:adjustRightInd w:val="0"/>
          </w:pPr>
        </w:pPrChange>
      </w:pPr>
      <w:ins w:id="1285" w:author="Clay Cressler" w:date="2020-05-25T18:35:00Z">
        <w:r w:rsidRPr="00106813">
          <w:rPr>
            <w:rFonts w:ascii="Times New Roman" w:hAnsi="Times New Roman" w:cs="Times New Roman"/>
          </w:rPr>
          <w:t xml:space="preserve">Greenman, J.V. &amp; Benton, T.G. (2003). The amplification of environmental noise in population models: causes and consequences. </w:t>
        </w:r>
        <w:r w:rsidRPr="00106813">
          <w:rPr>
            <w:rFonts w:ascii="Times New Roman" w:hAnsi="Times New Roman" w:cs="Times New Roman"/>
            <w:i/>
            <w:iCs/>
          </w:rPr>
          <w:t>Am. Nat.</w:t>
        </w:r>
        <w:r w:rsidRPr="00106813">
          <w:rPr>
            <w:rFonts w:ascii="Times New Roman" w:hAnsi="Times New Roman" w:cs="Times New Roman"/>
          </w:rPr>
          <w:t>, 161, 225–239.</w:t>
        </w:r>
      </w:ins>
    </w:p>
    <w:p w14:paraId="48E768C6" w14:textId="77777777" w:rsidR="00106813" w:rsidRPr="00106813" w:rsidRDefault="00106813">
      <w:pPr>
        <w:pStyle w:val="Bibliography"/>
        <w:rPr>
          <w:ins w:id="1286" w:author="Clay Cressler" w:date="2020-05-25T18:35:00Z"/>
          <w:rFonts w:ascii="Times New Roman" w:hAnsi="Times New Roman" w:cs="Times New Roman"/>
        </w:rPr>
        <w:pPrChange w:id="1287" w:author="Clay Cressler" w:date="2020-05-25T18:35:00Z">
          <w:pPr>
            <w:widowControl w:val="0"/>
            <w:autoSpaceDE w:val="0"/>
            <w:autoSpaceDN w:val="0"/>
            <w:adjustRightInd w:val="0"/>
          </w:pPr>
        </w:pPrChange>
      </w:pPr>
      <w:ins w:id="1288" w:author="Clay Cressler" w:date="2020-05-25T18:35:00Z">
        <w:r w:rsidRPr="00106813">
          <w:rPr>
            <w:rFonts w:ascii="Times New Roman" w:hAnsi="Times New Roman" w:cs="Times New Roman"/>
          </w:rPr>
          <w:t xml:space="preserve">Hairston, Jr., N.G., Ellner, S.P., Geber, M.A., Yoshida, T. &amp; Fox, J.A. (2005). Rapid evolution and the convergence of ecological and evolutionary time. </w:t>
        </w:r>
        <w:r w:rsidRPr="00106813">
          <w:rPr>
            <w:rFonts w:ascii="Times New Roman" w:hAnsi="Times New Roman" w:cs="Times New Roman"/>
            <w:i/>
            <w:iCs/>
          </w:rPr>
          <w:t>Ecol. Lett.</w:t>
        </w:r>
        <w:r w:rsidRPr="00106813">
          <w:rPr>
            <w:rFonts w:ascii="Times New Roman" w:hAnsi="Times New Roman" w:cs="Times New Roman"/>
          </w:rPr>
          <w:t>, 8, 1114–1127.</w:t>
        </w:r>
      </w:ins>
    </w:p>
    <w:p w14:paraId="70AB50EA" w14:textId="77777777" w:rsidR="00106813" w:rsidRPr="00106813" w:rsidRDefault="00106813">
      <w:pPr>
        <w:pStyle w:val="Bibliography"/>
        <w:rPr>
          <w:ins w:id="1289" w:author="Clay Cressler" w:date="2020-05-25T18:35:00Z"/>
          <w:rFonts w:ascii="Times New Roman" w:hAnsi="Times New Roman" w:cs="Times New Roman"/>
        </w:rPr>
        <w:pPrChange w:id="1290" w:author="Clay Cressler" w:date="2020-05-25T18:35:00Z">
          <w:pPr>
            <w:widowControl w:val="0"/>
            <w:autoSpaceDE w:val="0"/>
            <w:autoSpaceDN w:val="0"/>
            <w:adjustRightInd w:val="0"/>
          </w:pPr>
        </w:pPrChange>
      </w:pPr>
      <w:ins w:id="1291" w:author="Clay Cressler" w:date="2020-05-25T18:35:00Z">
        <w:r w:rsidRPr="00106813">
          <w:rPr>
            <w:rFonts w:ascii="Times New Roman" w:hAnsi="Times New Roman" w:cs="Times New Roman"/>
          </w:rPr>
          <w:t xml:space="preserve">Hastings, A., Abbott, K.C., Cuddington, K., Francis, T., Gellner, G., Lai, Y.-C., </w:t>
        </w:r>
        <w:r w:rsidRPr="00106813">
          <w:rPr>
            <w:rFonts w:ascii="Times New Roman" w:hAnsi="Times New Roman" w:cs="Times New Roman"/>
            <w:i/>
            <w:iCs/>
          </w:rPr>
          <w:t>et al.</w:t>
        </w:r>
        <w:r w:rsidRPr="00106813">
          <w:rPr>
            <w:rFonts w:ascii="Times New Roman" w:hAnsi="Times New Roman" w:cs="Times New Roman"/>
          </w:rPr>
          <w:t xml:space="preserve"> (2018). Transient phenomena in ecology. </w:t>
        </w:r>
        <w:r w:rsidRPr="00106813">
          <w:rPr>
            <w:rFonts w:ascii="Times New Roman" w:hAnsi="Times New Roman" w:cs="Times New Roman"/>
            <w:i/>
            <w:iCs/>
          </w:rPr>
          <w:t>Science</w:t>
        </w:r>
        <w:r w:rsidRPr="00106813">
          <w:rPr>
            <w:rFonts w:ascii="Times New Roman" w:hAnsi="Times New Roman" w:cs="Times New Roman"/>
          </w:rPr>
          <w:t>, 361.</w:t>
        </w:r>
      </w:ins>
    </w:p>
    <w:p w14:paraId="774C0ACE" w14:textId="77777777" w:rsidR="00106813" w:rsidRPr="00106813" w:rsidRDefault="00106813">
      <w:pPr>
        <w:pStyle w:val="Bibliography"/>
        <w:rPr>
          <w:ins w:id="1292" w:author="Clay Cressler" w:date="2020-05-25T18:35:00Z"/>
          <w:rFonts w:ascii="Times New Roman" w:hAnsi="Times New Roman" w:cs="Times New Roman"/>
        </w:rPr>
        <w:pPrChange w:id="1293" w:author="Clay Cressler" w:date="2020-05-25T18:35:00Z">
          <w:pPr>
            <w:widowControl w:val="0"/>
            <w:autoSpaceDE w:val="0"/>
            <w:autoSpaceDN w:val="0"/>
            <w:adjustRightInd w:val="0"/>
          </w:pPr>
        </w:pPrChange>
      </w:pPr>
      <w:ins w:id="1294" w:author="Clay Cressler" w:date="2020-05-25T18:35:00Z">
        <w:r w:rsidRPr="00106813">
          <w:rPr>
            <w:rFonts w:ascii="Times New Roman" w:hAnsi="Times New Roman" w:cs="Times New Roman"/>
          </w:rPr>
          <w:t xml:space="preserve">Henson, S.M., Cushing, J.M., Costantino, R.F., Dennis, B. &amp; Desharnais, R.A. (1998). Phase switching in population cycles. </w:t>
        </w:r>
        <w:r w:rsidRPr="00106813">
          <w:rPr>
            <w:rFonts w:ascii="Times New Roman" w:hAnsi="Times New Roman" w:cs="Times New Roman"/>
            <w:i/>
            <w:iCs/>
          </w:rPr>
          <w:t>Proceedings of the Royal Society of London. Series B: Biological Sciences</w:t>
        </w:r>
        <w:r w:rsidRPr="00106813">
          <w:rPr>
            <w:rFonts w:ascii="Times New Roman" w:hAnsi="Times New Roman" w:cs="Times New Roman"/>
          </w:rPr>
          <w:t>, 265, 2229–2234.</w:t>
        </w:r>
      </w:ins>
    </w:p>
    <w:p w14:paraId="3B476CF5" w14:textId="77777777" w:rsidR="00106813" w:rsidRPr="00106813" w:rsidRDefault="00106813">
      <w:pPr>
        <w:pStyle w:val="Bibliography"/>
        <w:rPr>
          <w:ins w:id="1295" w:author="Clay Cressler" w:date="2020-05-25T18:35:00Z"/>
          <w:rFonts w:ascii="Times New Roman" w:hAnsi="Times New Roman" w:cs="Times New Roman"/>
        </w:rPr>
        <w:pPrChange w:id="1296" w:author="Clay Cressler" w:date="2020-05-25T18:35:00Z">
          <w:pPr>
            <w:widowControl w:val="0"/>
            <w:autoSpaceDE w:val="0"/>
            <w:autoSpaceDN w:val="0"/>
            <w:adjustRightInd w:val="0"/>
          </w:pPr>
        </w:pPrChange>
      </w:pPr>
      <w:ins w:id="1297" w:author="Clay Cressler" w:date="2020-05-25T18:35:00Z">
        <w:r w:rsidRPr="00106813">
          <w:rPr>
            <w:rFonts w:ascii="Times New Roman" w:hAnsi="Times New Roman" w:cs="Times New Roman"/>
          </w:rPr>
          <w:t xml:space="preserve">Humplik, J., Hill, A.L. &amp; Nowak, M.A. (2014). Evolutionary dynamics of infectious diseases in finite populations. </w:t>
        </w:r>
        <w:r w:rsidRPr="00106813">
          <w:rPr>
            <w:rFonts w:ascii="Times New Roman" w:hAnsi="Times New Roman" w:cs="Times New Roman"/>
            <w:i/>
            <w:iCs/>
          </w:rPr>
          <w:t>J. Theor. Biol.</w:t>
        </w:r>
        <w:r w:rsidRPr="00106813">
          <w:rPr>
            <w:rFonts w:ascii="Times New Roman" w:hAnsi="Times New Roman" w:cs="Times New Roman"/>
          </w:rPr>
          <w:t>, 360, 149–162.</w:t>
        </w:r>
      </w:ins>
    </w:p>
    <w:p w14:paraId="3E2BD10A" w14:textId="77777777" w:rsidR="00106813" w:rsidRPr="00106813" w:rsidRDefault="00106813">
      <w:pPr>
        <w:pStyle w:val="Bibliography"/>
        <w:rPr>
          <w:ins w:id="1298" w:author="Clay Cressler" w:date="2020-05-25T18:35:00Z"/>
          <w:rFonts w:ascii="Times New Roman" w:hAnsi="Times New Roman" w:cs="Times New Roman"/>
        </w:rPr>
        <w:pPrChange w:id="1299" w:author="Clay Cressler" w:date="2020-05-25T18:35:00Z">
          <w:pPr>
            <w:widowControl w:val="0"/>
            <w:autoSpaceDE w:val="0"/>
            <w:autoSpaceDN w:val="0"/>
            <w:adjustRightInd w:val="0"/>
          </w:pPr>
        </w:pPrChange>
      </w:pPr>
      <w:ins w:id="1300" w:author="Clay Cressler" w:date="2020-05-25T18:35:00Z">
        <w:r w:rsidRPr="00106813">
          <w:rPr>
            <w:rFonts w:ascii="Times New Roman" w:hAnsi="Times New Roman" w:cs="Times New Roman"/>
          </w:rPr>
          <w:lastRenderedPageBreak/>
          <w:t xml:space="preserve">Kendall, B.E., Fox, G.A., Fujiwara, M. &amp; Nogeire, T.M. (2011). Demographic heterogeneity, cohort selection, and population growth. </w:t>
        </w:r>
        <w:r w:rsidRPr="00106813">
          <w:rPr>
            <w:rFonts w:ascii="Times New Roman" w:hAnsi="Times New Roman" w:cs="Times New Roman"/>
            <w:i/>
            <w:iCs/>
          </w:rPr>
          <w:t>Ecology</w:t>
        </w:r>
        <w:r w:rsidRPr="00106813">
          <w:rPr>
            <w:rFonts w:ascii="Times New Roman" w:hAnsi="Times New Roman" w:cs="Times New Roman"/>
          </w:rPr>
          <w:t>, 92, 1985–1993.</w:t>
        </w:r>
      </w:ins>
    </w:p>
    <w:p w14:paraId="31FF44E6" w14:textId="77777777" w:rsidR="00106813" w:rsidRPr="00106813" w:rsidRDefault="00106813">
      <w:pPr>
        <w:pStyle w:val="Bibliography"/>
        <w:rPr>
          <w:ins w:id="1301" w:author="Clay Cressler" w:date="2020-05-25T18:35:00Z"/>
          <w:rFonts w:ascii="Times New Roman" w:hAnsi="Times New Roman" w:cs="Times New Roman"/>
        </w:rPr>
        <w:pPrChange w:id="1302" w:author="Clay Cressler" w:date="2020-05-25T18:35:00Z">
          <w:pPr>
            <w:widowControl w:val="0"/>
            <w:autoSpaceDE w:val="0"/>
            <w:autoSpaceDN w:val="0"/>
            <w:adjustRightInd w:val="0"/>
          </w:pPr>
        </w:pPrChange>
      </w:pPr>
      <w:ins w:id="1303" w:author="Clay Cressler" w:date="2020-05-25T18:35:00Z">
        <w:r w:rsidRPr="00106813">
          <w:rPr>
            <w:rFonts w:ascii="Times New Roman" w:hAnsi="Times New Roman" w:cs="Times New Roman"/>
          </w:rPr>
          <w:t xml:space="preserve">Lande, R. (1976). Natural selection and random genetic drift in phenotypic evolution. </w:t>
        </w:r>
        <w:r w:rsidRPr="00106813">
          <w:rPr>
            <w:rFonts w:ascii="Times New Roman" w:hAnsi="Times New Roman" w:cs="Times New Roman"/>
            <w:i/>
            <w:iCs/>
          </w:rPr>
          <w:t>Evolution</w:t>
        </w:r>
        <w:r w:rsidRPr="00106813">
          <w:rPr>
            <w:rFonts w:ascii="Times New Roman" w:hAnsi="Times New Roman" w:cs="Times New Roman"/>
          </w:rPr>
          <w:t>, 30, 314–334.</w:t>
        </w:r>
      </w:ins>
    </w:p>
    <w:p w14:paraId="29030459" w14:textId="77777777" w:rsidR="00106813" w:rsidRPr="00106813" w:rsidRDefault="00106813">
      <w:pPr>
        <w:pStyle w:val="Bibliography"/>
        <w:rPr>
          <w:ins w:id="1304" w:author="Clay Cressler" w:date="2020-05-25T18:35:00Z"/>
          <w:rFonts w:ascii="Times New Roman" w:hAnsi="Times New Roman" w:cs="Times New Roman"/>
        </w:rPr>
        <w:pPrChange w:id="1305" w:author="Clay Cressler" w:date="2020-05-25T18:35:00Z">
          <w:pPr>
            <w:widowControl w:val="0"/>
            <w:autoSpaceDE w:val="0"/>
            <w:autoSpaceDN w:val="0"/>
            <w:adjustRightInd w:val="0"/>
          </w:pPr>
        </w:pPrChange>
      </w:pPr>
      <w:ins w:id="1306" w:author="Clay Cressler" w:date="2020-05-25T18:35:00Z">
        <w:r w:rsidRPr="00106813">
          <w:rPr>
            <w:rFonts w:ascii="Times New Roman" w:hAnsi="Times New Roman" w:cs="Times New Roman"/>
          </w:rPr>
          <w:t xml:space="preserve">Lande, R. (1982). A quantitative genetic theory of Life history evolution. </w:t>
        </w:r>
        <w:r w:rsidRPr="00106813">
          <w:rPr>
            <w:rFonts w:ascii="Times New Roman" w:hAnsi="Times New Roman" w:cs="Times New Roman"/>
            <w:i/>
            <w:iCs/>
          </w:rPr>
          <w:t>Ecology</w:t>
        </w:r>
        <w:r w:rsidRPr="00106813">
          <w:rPr>
            <w:rFonts w:ascii="Times New Roman" w:hAnsi="Times New Roman" w:cs="Times New Roman"/>
          </w:rPr>
          <w:t>, 63, 607–615.</w:t>
        </w:r>
      </w:ins>
    </w:p>
    <w:p w14:paraId="73CA872C" w14:textId="77777777" w:rsidR="00106813" w:rsidRPr="00106813" w:rsidRDefault="00106813">
      <w:pPr>
        <w:pStyle w:val="Bibliography"/>
        <w:rPr>
          <w:ins w:id="1307" w:author="Clay Cressler" w:date="2020-05-25T18:35:00Z"/>
          <w:rFonts w:ascii="Times New Roman" w:hAnsi="Times New Roman" w:cs="Times New Roman"/>
        </w:rPr>
        <w:pPrChange w:id="1308" w:author="Clay Cressler" w:date="2020-05-25T18:35:00Z">
          <w:pPr>
            <w:widowControl w:val="0"/>
            <w:autoSpaceDE w:val="0"/>
            <w:autoSpaceDN w:val="0"/>
            <w:adjustRightInd w:val="0"/>
          </w:pPr>
        </w:pPrChange>
      </w:pPr>
      <w:ins w:id="1309" w:author="Clay Cressler" w:date="2020-05-25T18:35:00Z">
        <w:r w:rsidRPr="00106813">
          <w:rPr>
            <w:rFonts w:ascii="Times New Roman" w:hAnsi="Times New Roman" w:cs="Times New Roman"/>
          </w:rPr>
          <w:t xml:space="preserve">Lenormand, T., Roze, D. &amp; Rousset, F. (2009). Stochasticity in evolution. </w:t>
        </w:r>
        <w:r w:rsidRPr="00106813">
          <w:rPr>
            <w:rFonts w:ascii="Times New Roman" w:hAnsi="Times New Roman" w:cs="Times New Roman"/>
            <w:i/>
            <w:iCs/>
          </w:rPr>
          <w:t>Trends in Ecology &amp; Evolution</w:t>
        </w:r>
        <w:r w:rsidRPr="00106813">
          <w:rPr>
            <w:rFonts w:ascii="Times New Roman" w:hAnsi="Times New Roman" w:cs="Times New Roman"/>
          </w:rPr>
          <w:t>, 24, 157–165.</w:t>
        </w:r>
      </w:ins>
    </w:p>
    <w:p w14:paraId="3BB08FB5" w14:textId="77777777" w:rsidR="00106813" w:rsidRPr="00106813" w:rsidRDefault="00106813">
      <w:pPr>
        <w:pStyle w:val="Bibliography"/>
        <w:rPr>
          <w:ins w:id="1310" w:author="Clay Cressler" w:date="2020-05-25T18:35:00Z"/>
          <w:rFonts w:ascii="Times New Roman" w:hAnsi="Times New Roman" w:cs="Times New Roman"/>
        </w:rPr>
        <w:pPrChange w:id="1311" w:author="Clay Cressler" w:date="2020-05-25T18:35:00Z">
          <w:pPr>
            <w:widowControl w:val="0"/>
            <w:autoSpaceDE w:val="0"/>
            <w:autoSpaceDN w:val="0"/>
            <w:adjustRightInd w:val="0"/>
          </w:pPr>
        </w:pPrChange>
      </w:pPr>
      <w:ins w:id="1312" w:author="Clay Cressler" w:date="2020-05-25T18:35:00Z">
        <w:r w:rsidRPr="00106813">
          <w:rPr>
            <w:rFonts w:ascii="Times New Roman" w:hAnsi="Times New Roman" w:cs="Times New Roman"/>
          </w:rPr>
          <w:t xml:space="preserve">Lion, S. (2017). Theoretical approaches in evolutionary ecology: Environmental feedback as a unifying perspective. </w:t>
        </w:r>
        <w:r w:rsidRPr="00106813">
          <w:rPr>
            <w:rFonts w:ascii="Times New Roman" w:hAnsi="Times New Roman" w:cs="Times New Roman"/>
            <w:i/>
            <w:iCs/>
          </w:rPr>
          <w:t>The American Naturalist</w:t>
        </w:r>
        <w:r w:rsidRPr="00106813">
          <w:rPr>
            <w:rFonts w:ascii="Times New Roman" w:hAnsi="Times New Roman" w:cs="Times New Roman"/>
          </w:rPr>
          <w:t>, 191, 21–44.</w:t>
        </w:r>
      </w:ins>
    </w:p>
    <w:p w14:paraId="7F85DBCE" w14:textId="77777777" w:rsidR="00106813" w:rsidRPr="00106813" w:rsidRDefault="00106813">
      <w:pPr>
        <w:pStyle w:val="Bibliography"/>
        <w:rPr>
          <w:ins w:id="1313" w:author="Clay Cressler" w:date="2020-05-25T18:35:00Z"/>
          <w:rFonts w:ascii="Times New Roman" w:hAnsi="Times New Roman" w:cs="Times New Roman"/>
        </w:rPr>
        <w:pPrChange w:id="1314" w:author="Clay Cressler" w:date="2020-05-25T18:35:00Z">
          <w:pPr>
            <w:widowControl w:val="0"/>
            <w:autoSpaceDE w:val="0"/>
            <w:autoSpaceDN w:val="0"/>
            <w:adjustRightInd w:val="0"/>
          </w:pPr>
        </w:pPrChange>
      </w:pPr>
      <w:ins w:id="1315" w:author="Clay Cressler" w:date="2020-05-25T18:35:00Z">
        <w:r w:rsidRPr="00106813">
          <w:rPr>
            <w:rFonts w:ascii="Times New Roman" w:hAnsi="Times New Roman" w:cs="Times New Roman"/>
          </w:rPr>
          <w:t xml:space="preserve">McKane, A.J. &amp; Newman, T.J. (2005). Predator-prey cycles from resonant amplification of demographic stochasticity. </w:t>
        </w:r>
        <w:r w:rsidRPr="00106813">
          <w:rPr>
            <w:rFonts w:ascii="Times New Roman" w:hAnsi="Times New Roman" w:cs="Times New Roman"/>
            <w:i/>
            <w:iCs/>
          </w:rPr>
          <w:t>Phys. Rev. Lett.</w:t>
        </w:r>
        <w:r w:rsidRPr="00106813">
          <w:rPr>
            <w:rFonts w:ascii="Times New Roman" w:hAnsi="Times New Roman" w:cs="Times New Roman"/>
          </w:rPr>
          <w:t>, 94, 218102.</w:t>
        </w:r>
      </w:ins>
    </w:p>
    <w:p w14:paraId="4D4E71DC" w14:textId="77777777" w:rsidR="00106813" w:rsidRPr="00106813" w:rsidRDefault="00106813">
      <w:pPr>
        <w:pStyle w:val="Bibliography"/>
        <w:rPr>
          <w:ins w:id="1316" w:author="Clay Cressler" w:date="2020-05-25T18:35:00Z"/>
          <w:rFonts w:ascii="Times New Roman" w:hAnsi="Times New Roman" w:cs="Times New Roman"/>
        </w:rPr>
        <w:pPrChange w:id="1317" w:author="Clay Cressler" w:date="2020-05-25T18:35:00Z">
          <w:pPr>
            <w:widowControl w:val="0"/>
            <w:autoSpaceDE w:val="0"/>
            <w:autoSpaceDN w:val="0"/>
            <w:adjustRightInd w:val="0"/>
          </w:pPr>
        </w:pPrChange>
      </w:pPr>
      <w:ins w:id="1318" w:author="Clay Cressler" w:date="2020-05-25T18:35:00Z">
        <w:r w:rsidRPr="00106813">
          <w:rPr>
            <w:rFonts w:ascii="Times New Roman" w:hAnsi="Times New Roman" w:cs="Times New Roman"/>
          </w:rPr>
          <w:t xml:space="preserve">Nicholson, A.J. (1957). The self-adjustment of populations to change. </w:t>
        </w:r>
        <w:r w:rsidRPr="00106813">
          <w:rPr>
            <w:rFonts w:ascii="Times New Roman" w:hAnsi="Times New Roman" w:cs="Times New Roman"/>
            <w:i/>
            <w:iCs/>
          </w:rPr>
          <w:t>Cold Spring Harb Symp Quant Biol</w:t>
        </w:r>
        <w:r w:rsidRPr="00106813">
          <w:rPr>
            <w:rFonts w:ascii="Times New Roman" w:hAnsi="Times New Roman" w:cs="Times New Roman"/>
          </w:rPr>
          <w:t>, 22, 153–173.</w:t>
        </w:r>
      </w:ins>
    </w:p>
    <w:p w14:paraId="5572E0DC" w14:textId="77777777" w:rsidR="00106813" w:rsidRPr="00106813" w:rsidRDefault="00106813">
      <w:pPr>
        <w:pStyle w:val="Bibliography"/>
        <w:rPr>
          <w:ins w:id="1319" w:author="Clay Cressler" w:date="2020-05-25T18:35:00Z"/>
          <w:rFonts w:ascii="Times New Roman" w:hAnsi="Times New Roman" w:cs="Times New Roman"/>
        </w:rPr>
        <w:pPrChange w:id="1320" w:author="Clay Cressler" w:date="2020-05-25T18:35:00Z">
          <w:pPr>
            <w:widowControl w:val="0"/>
            <w:autoSpaceDE w:val="0"/>
            <w:autoSpaceDN w:val="0"/>
            <w:adjustRightInd w:val="0"/>
          </w:pPr>
        </w:pPrChange>
      </w:pPr>
      <w:ins w:id="1321" w:author="Clay Cressler" w:date="2020-05-25T18:35:00Z">
        <w:r w:rsidRPr="00106813">
          <w:rPr>
            <w:rFonts w:ascii="Times New Roman" w:hAnsi="Times New Roman" w:cs="Times New Roman"/>
          </w:rPr>
          <w:t xml:space="preserve">Parsons, T.L., Lambert, A., Day, T. &amp; Gandon, S. (2018). Pathogen evolution in finite populations: slow and steady spreads the best. </w:t>
        </w:r>
        <w:r w:rsidRPr="00106813">
          <w:rPr>
            <w:rFonts w:ascii="Times New Roman" w:hAnsi="Times New Roman" w:cs="Times New Roman"/>
            <w:i/>
            <w:iCs/>
          </w:rPr>
          <w:t>Journal of The Royal Society Interface</w:t>
        </w:r>
        <w:r w:rsidRPr="00106813">
          <w:rPr>
            <w:rFonts w:ascii="Times New Roman" w:hAnsi="Times New Roman" w:cs="Times New Roman"/>
          </w:rPr>
          <w:t>, 15, 20180135.</w:t>
        </w:r>
      </w:ins>
    </w:p>
    <w:p w14:paraId="33292CE4" w14:textId="77777777" w:rsidR="00106813" w:rsidRPr="00106813" w:rsidRDefault="00106813">
      <w:pPr>
        <w:pStyle w:val="Bibliography"/>
        <w:rPr>
          <w:ins w:id="1322" w:author="Clay Cressler" w:date="2020-05-25T18:35:00Z"/>
          <w:rFonts w:ascii="Times New Roman" w:hAnsi="Times New Roman" w:cs="Times New Roman"/>
        </w:rPr>
        <w:pPrChange w:id="1323" w:author="Clay Cressler" w:date="2020-05-25T18:35:00Z">
          <w:pPr>
            <w:widowControl w:val="0"/>
            <w:autoSpaceDE w:val="0"/>
            <w:autoSpaceDN w:val="0"/>
            <w:adjustRightInd w:val="0"/>
          </w:pPr>
        </w:pPrChange>
      </w:pPr>
      <w:ins w:id="1324" w:author="Clay Cressler" w:date="2020-05-25T18:35:00Z">
        <w:r w:rsidRPr="00106813">
          <w:rPr>
            <w:rFonts w:ascii="Times New Roman" w:hAnsi="Times New Roman" w:cs="Times New Roman"/>
          </w:rPr>
          <w:t xml:space="preserve">Pimentel, D. (1961). Animal population regulation by the genetic feed-back mechanism. </w:t>
        </w:r>
        <w:r w:rsidRPr="00106813">
          <w:rPr>
            <w:rFonts w:ascii="Times New Roman" w:hAnsi="Times New Roman" w:cs="Times New Roman"/>
            <w:i/>
            <w:iCs/>
          </w:rPr>
          <w:t>The American Naturalist</w:t>
        </w:r>
        <w:r w:rsidRPr="00106813">
          <w:rPr>
            <w:rFonts w:ascii="Times New Roman" w:hAnsi="Times New Roman" w:cs="Times New Roman"/>
          </w:rPr>
          <w:t>, 95, 65–79.</w:t>
        </w:r>
      </w:ins>
    </w:p>
    <w:p w14:paraId="4DABFFEB" w14:textId="77777777" w:rsidR="00106813" w:rsidRPr="00106813" w:rsidRDefault="00106813">
      <w:pPr>
        <w:pStyle w:val="Bibliography"/>
        <w:rPr>
          <w:ins w:id="1325" w:author="Clay Cressler" w:date="2020-05-25T18:35:00Z"/>
          <w:rFonts w:ascii="Times New Roman" w:hAnsi="Times New Roman" w:cs="Times New Roman"/>
        </w:rPr>
        <w:pPrChange w:id="1326" w:author="Clay Cressler" w:date="2020-05-25T18:35:00Z">
          <w:pPr>
            <w:widowControl w:val="0"/>
            <w:autoSpaceDE w:val="0"/>
            <w:autoSpaceDN w:val="0"/>
            <w:adjustRightInd w:val="0"/>
          </w:pPr>
        </w:pPrChange>
      </w:pPr>
      <w:ins w:id="1327" w:author="Clay Cressler" w:date="2020-05-25T18:35:00Z">
        <w:r w:rsidRPr="00106813">
          <w:rPr>
            <w:rFonts w:ascii="Times New Roman" w:hAnsi="Times New Roman" w:cs="Times New Roman"/>
          </w:rPr>
          <w:t xml:space="preserve">Proulx, S. &amp; Day, T. (2002). What can invasion analyses tell us about evolution under stochasticity in finite populations? </w:t>
        </w:r>
        <w:r w:rsidRPr="00106813">
          <w:rPr>
            <w:rFonts w:ascii="Times New Roman" w:hAnsi="Times New Roman" w:cs="Times New Roman"/>
            <w:i/>
            <w:iCs/>
          </w:rPr>
          <w:t>Selection</w:t>
        </w:r>
        <w:r w:rsidRPr="00106813">
          <w:rPr>
            <w:rFonts w:ascii="Times New Roman" w:hAnsi="Times New Roman" w:cs="Times New Roman"/>
          </w:rPr>
          <w:t>, 2, 2–15.</w:t>
        </w:r>
      </w:ins>
    </w:p>
    <w:p w14:paraId="5A85B316" w14:textId="77777777" w:rsidR="00106813" w:rsidRPr="00106813" w:rsidRDefault="00106813">
      <w:pPr>
        <w:pStyle w:val="Bibliography"/>
        <w:rPr>
          <w:ins w:id="1328" w:author="Clay Cressler" w:date="2020-05-25T18:35:00Z"/>
          <w:rFonts w:ascii="Times New Roman" w:hAnsi="Times New Roman" w:cs="Times New Roman"/>
        </w:rPr>
        <w:pPrChange w:id="1329" w:author="Clay Cressler" w:date="2020-05-25T18:35:00Z">
          <w:pPr>
            <w:widowControl w:val="0"/>
            <w:autoSpaceDE w:val="0"/>
            <w:autoSpaceDN w:val="0"/>
            <w:adjustRightInd w:val="0"/>
          </w:pPr>
        </w:pPrChange>
      </w:pPr>
      <w:ins w:id="1330" w:author="Clay Cressler" w:date="2020-05-25T18:35:00Z">
        <w:r w:rsidRPr="00106813">
          <w:rPr>
            <w:rFonts w:ascii="Times New Roman" w:hAnsi="Times New Roman" w:cs="Times New Roman"/>
          </w:rPr>
          <w:t xml:space="preserve">Schoener, T.W. (2011). The newest synthesis: understanding the interplay of evolutionary and ecological dynamics. </w:t>
        </w:r>
        <w:r w:rsidRPr="00106813">
          <w:rPr>
            <w:rFonts w:ascii="Times New Roman" w:hAnsi="Times New Roman" w:cs="Times New Roman"/>
            <w:i/>
            <w:iCs/>
          </w:rPr>
          <w:t>Science</w:t>
        </w:r>
        <w:r w:rsidRPr="00106813">
          <w:rPr>
            <w:rFonts w:ascii="Times New Roman" w:hAnsi="Times New Roman" w:cs="Times New Roman"/>
          </w:rPr>
          <w:t>, 331, 426–429.</w:t>
        </w:r>
      </w:ins>
    </w:p>
    <w:p w14:paraId="56342F3A" w14:textId="77777777" w:rsidR="00106813" w:rsidRPr="00106813" w:rsidRDefault="00106813">
      <w:pPr>
        <w:pStyle w:val="Bibliography"/>
        <w:rPr>
          <w:ins w:id="1331" w:author="Clay Cressler" w:date="2020-05-25T18:35:00Z"/>
          <w:rFonts w:ascii="Times New Roman" w:hAnsi="Times New Roman" w:cs="Times New Roman"/>
        </w:rPr>
        <w:pPrChange w:id="1332" w:author="Clay Cressler" w:date="2020-05-25T18:35:00Z">
          <w:pPr>
            <w:widowControl w:val="0"/>
            <w:autoSpaceDE w:val="0"/>
            <w:autoSpaceDN w:val="0"/>
            <w:adjustRightInd w:val="0"/>
          </w:pPr>
        </w:pPrChange>
      </w:pPr>
      <w:ins w:id="1333" w:author="Clay Cressler" w:date="2020-05-25T18:35:00Z">
        <w:r w:rsidRPr="00106813">
          <w:rPr>
            <w:rFonts w:ascii="Times New Roman" w:hAnsi="Times New Roman" w:cs="Times New Roman"/>
          </w:rPr>
          <w:t xml:space="preserve">Stearns, S.C. (1976). Life-History Tactics: A Review of the Ideas. </w:t>
        </w:r>
        <w:r w:rsidRPr="00106813">
          <w:rPr>
            <w:rFonts w:ascii="Times New Roman" w:hAnsi="Times New Roman" w:cs="Times New Roman"/>
            <w:i/>
            <w:iCs/>
          </w:rPr>
          <w:t>The Quarterly Review of Biology</w:t>
        </w:r>
        <w:r w:rsidRPr="00106813">
          <w:rPr>
            <w:rFonts w:ascii="Times New Roman" w:hAnsi="Times New Roman" w:cs="Times New Roman"/>
          </w:rPr>
          <w:t>, 51, 3–47.</w:t>
        </w:r>
      </w:ins>
    </w:p>
    <w:p w14:paraId="2B04B4EA" w14:textId="77777777" w:rsidR="00106813" w:rsidRPr="00106813" w:rsidRDefault="00106813">
      <w:pPr>
        <w:pStyle w:val="Bibliography"/>
        <w:rPr>
          <w:ins w:id="1334" w:author="Clay Cressler" w:date="2020-05-25T18:35:00Z"/>
          <w:rFonts w:ascii="Times New Roman" w:hAnsi="Times New Roman" w:cs="Times New Roman"/>
        </w:rPr>
        <w:pPrChange w:id="1335" w:author="Clay Cressler" w:date="2020-05-25T18:35:00Z">
          <w:pPr>
            <w:widowControl w:val="0"/>
            <w:autoSpaceDE w:val="0"/>
            <w:autoSpaceDN w:val="0"/>
            <w:adjustRightInd w:val="0"/>
          </w:pPr>
        </w:pPrChange>
      </w:pPr>
      <w:ins w:id="1336" w:author="Clay Cressler" w:date="2020-05-25T18:35:00Z">
        <w:r w:rsidRPr="00106813">
          <w:rPr>
            <w:rFonts w:ascii="Times New Roman" w:hAnsi="Times New Roman" w:cs="Times New Roman"/>
          </w:rPr>
          <w:t xml:space="preserve">Stover, J.P., Kendall, B.E. &amp; Fox, G.A. (2012). Demographic heterogeneity impacts density-dependent population dynamics. </w:t>
        </w:r>
        <w:r w:rsidRPr="00106813">
          <w:rPr>
            <w:rFonts w:ascii="Times New Roman" w:hAnsi="Times New Roman" w:cs="Times New Roman"/>
            <w:i/>
            <w:iCs/>
          </w:rPr>
          <w:t>Theor Ecol</w:t>
        </w:r>
        <w:r w:rsidRPr="00106813">
          <w:rPr>
            <w:rFonts w:ascii="Times New Roman" w:hAnsi="Times New Roman" w:cs="Times New Roman"/>
          </w:rPr>
          <w:t>, 5, 297–309.</w:t>
        </w:r>
      </w:ins>
    </w:p>
    <w:p w14:paraId="6E9D3D9C" w14:textId="77777777" w:rsidR="00106813" w:rsidRPr="00106813" w:rsidRDefault="00106813">
      <w:pPr>
        <w:pStyle w:val="Bibliography"/>
        <w:rPr>
          <w:ins w:id="1337" w:author="Clay Cressler" w:date="2020-05-25T18:35:00Z"/>
          <w:rFonts w:ascii="Times New Roman" w:hAnsi="Times New Roman" w:cs="Times New Roman"/>
        </w:rPr>
        <w:pPrChange w:id="1338" w:author="Clay Cressler" w:date="2020-05-25T18:35:00Z">
          <w:pPr>
            <w:widowControl w:val="0"/>
            <w:autoSpaceDE w:val="0"/>
            <w:autoSpaceDN w:val="0"/>
            <w:adjustRightInd w:val="0"/>
          </w:pPr>
        </w:pPrChange>
      </w:pPr>
      <w:ins w:id="1339" w:author="Clay Cressler" w:date="2020-05-25T18:35:00Z">
        <w:r w:rsidRPr="00106813">
          <w:rPr>
            <w:rFonts w:ascii="Times New Roman" w:hAnsi="Times New Roman" w:cs="Times New Roman"/>
          </w:rPr>
          <w:t xml:space="preserve">Taper, M.L. &amp; Case, T.J. (1992). Models of character displacement and the theoretical robustness of taxon cycles. </w:t>
        </w:r>
        <w:r w:rsidRPr="00106813">
          <w:rPr>
            <w:rFonts w:ascii="Times New Roman" w:hAnsi="Times New Roman" w:cs="Times New Roman"/>
            <w:i/>
            <w:iCs/>
          </w:rPr>
          <w:t>Evolution</w:t>
        </w:r>
        <w:r w:rsidRPr="00106813">
          <w:rPr>
            <w:rFonts w:ascii="Times New Roman" w:hAnsi="Times New Roman" w:cs="Times New Roman"/>
          </w:rPr>
          <w:t>, 46, 317–333.</w:t>
        </w:r>
      </w:ins>
    </w:p>
    <w:p w14:paraId="21518A40" w14:textId="77777777" w:rsidR="00106813" w:rsidRPr="00106813" w:rsidRDefault="00106813">
      <w:pPr>
        <w:pStyle w:val="Bibliography"/>
        <w:rPr>
          <w:ins w:id="1340" w:author="Clay Cressler" w:date="2020-05-25T18:35:00Z"/>
          <w:rFonts w:ascii="Times New Roman" w:hAnsi="Times New Roman" w:cs="Times New Roman"/>
        </w:rPr>
        <w:pPrChange w:id="1341" w:author="Clay Cressler" w:date="2020-05-25T18:35:00Z">
          <w:pPr>
            <w:widowControl w:val="0"/>
            <w:autoSpaceDE w:val="0"/>
            <w:autoSpaceDN w:val="0"/>
            <w:adjustRightInd w:val="0"/>
          </w:pPr>
        </w:pPrChange>
      </w:pPr>
      <w:ins w:id="1342" w:author="Clay Cressler" w:date="2020-05-25T18:35:00Z">
        <w:r w:rsidRPr="00106813">
          <w:rPr>
            <w:rFonts w:ascii="Times New Roman" w:hAnsi="Times New Roman" w:cs="Times New Roman"/>
          </w:rPr>
          <w:t xml:space="preserve">Taylor, P. &amp; Day, T. (1997). Evolutionary stability under the replicator and the gradient dynamics. </w:t>
        </w:r>
        <w:r w:rsidRPr="00106813">
          <w:rPr>
            <w:rFonts w:ascii="Times New Roman" w:hAnsi="Times New Roman" w:cs="Times New Roman"/>
            <w:i/>
            <w:iCs/>
          </w:rPr>
          <w:t>Evol Ecol</w:t>
        </w:r>
        <w:r w:rsidRPr="00106813">
          <w:rPr>
            <w:rFonts w:ascii="Times New Roman" w:hAnsi="Times New Roman" w:cs="Times New Roman"/>
          </w:rPr>
          <w:t>, 11, 579–590.</w:t>
        </w:r>
      </w:ins>
    </w:p>
    <w:p w14:paraId="50318766" w14:textId="77777777" w:rsidR="00106813" w:rsidRPr="00106813" w:rsidRDefault="00106813">
      <w:pPr>
        <w:pStyle w:val="Bibliography"/>
        <w:rPr>
          <w:ins w:id="1343" w:author="Clay Cressler" w:date="2020-05-25T18:35:00Z"/>
          <w:rFonts w:ascii="Times New Roman" w:hAnsi="Times New Roman" w:cs="Times New Roman"/>
        </w:rPr>
        <w:pPrChange w:id="1344" w:author="Clay Cressler" w:date="2020-05-25T18:35:00Z">
          <w:pPr>
            <w:widowControl w:val="0"/>
            <w:autoSpaceDE w:val="0"/>
            <w:autoSpaceDN w:val="0"/>
            <w:adjustRightInd w:val="0"/>
          </w:pPr>
        </w:pPrChange>
      </w:pPr>
      <w:ins w:id="1345" w:author="Clay Cressler" w:date="2020-05-25T18:35:00Z">
        <w:r w:rsidRPr="00106813">
          <w:rPr>
            <w:rFonts w:ascii="Times New Roman" w:hAnsi="Times New Roman" w:cs="Times New Roman"/>
          </w:rPr>
          <w:t xml:space="preserve">Vasseur, D.A., Amarasekare, P., Rudolf, V.H.W. &amp; Levine, J.M. (2011). Eco-evolutionary dynamics enable coexistence via neighbor-dependent selection. </w:t>
        </w:r>
        <w:r w:rsidRPr="00106813">
          <w:rPr>
            <w:rFonts w:ascii="Times New Roman" w:hAnsi="Times New Roman" w:cs="Times New Roman"/>
            <w:i/>
            <w:iCs/>
          </w:rPr>
          <w:t>Am. Nat.</w:t>
        </w:r>
        <w:r w:rsidRPr="00106813">
          <w:rPr>
            <w:rFonts w:ascii="Times New Roman" w:hAnsi="Times New Roman" w:cs="Times New Roman"/>
          </w:rPr>
          <w:t>, 178, E96–E109.</w:t>
        </w:r>
      </w:ins>
    </w:p>
    <w:p w14:paraId="17243F34" w14:textId="77777777" w:rsidR="00106813" w:rsidRPr="00106813" w:rsidRDefault="00106813">
      <w:pPr>
        <w:pStyle w:val="Bibliography"/>
        <w:rPr>
          <w:ins w:id="1346" w:author="Clay Cressler" w:date="2020-05-25T18:35:00Z"/>
          <w:rFonts w:ascii="Times New Roman" w:hAnsi="Times New Roman" w:cs="Times New Roman"/>
        </w:rPr>
        <w:pPrChange w:id="1347" w:author="Clay Cressler" w:date="2020-05-25T18:35:00Z">
          <w:pPr>
            <w:widowControl w:val="0"/>
            <w:autoSpaceDE w:val="0"/>
            <w:autoSpaceDN w:val="0"/>
            <w:adjustRightInd w:val="0"/>
          </w:pPr>
        </w:pPrChange>
      </w:pPr>
      <w:ins w:id="1348" w:author="Clay Cressler" w:date="2020-05-25T18:35:00Z">
        <w:r w:rsidRPr="00106813">
          <w:rPr>
            <w:rFonts w:ascii="Times New Roman" w:hAnsi="Times New Roman" w:cs="Times New Roman"/>
            <w:lang w:val="fr-FR"/>
            <w:rPrChange w:id="1349" w:author="Clay Cressler" w:date="2020-05-25T18:35:00Z">
              <w:rPr>
                <w:rFonts w:ascii="Times New Roman" w:hAnsi="Times New Roman" w:cs="Times New Roman"/>
              </w:rPr>
            </w:rPrChange>
          </w:rPr>
          <w:t xml:space="preserve">de Vries, C. &amp; Caswell, H. (2019). </w:t>
        </w:r>
        <w:r w:rsidRPr="00106813">
          <w:rPr>
            <w:rFonts w:ascii="Times New Roman" w:hAnsi="Times New Roman" w:cs="Times New Roman"/>
          </w:rPr>
          <w:t xml:space="preserve">Stage-structured evolutionary demography: Linking life histories, population genetics, and ecological dynamics. </w:t>
        </w:r>
        <w:r w:rsidRPr="00106813">
          <w:rPr>
            <w:rFonts w:ascii="Times New Roman" w:hAnsi="Times New Roman" w:cs="Times New Roman"/>
            <w:i/>
            <w:iCs/>
          </w:rPr>
          <w:t>The American Naturalist</w:t>
        </w:r>
        <w:r w:rsidRPr="00106813">
          <w:rPr>
            <w:rFonts w:ascii="Times New Roman" w:hAnsi="Times New Roman" w:cs="Times New Roman"/>
          </w:rPr>
          <w:t>, 193, 545–559.</w:t>
        </w:r>
      </w:ins>
    </w:p>
    <w:p w14:paraId="64997DFD" w14:textId="77777777" w:rsidR="00106813" w:rsidRPr="00106813" w:rsidRDefault="00106813">
      <w:pPr>
        <w:pStyle w:val="Bibliography"/>
        <w:rPr>
          <w:ins w:id="1350" w:author="Clay Cressler" w:date="2020-05-25T18:35:00Z"/>
          <w:rFonts w:ascii="Times New Roman" w:hAnsi="Times New Roman" w:cs="Times New Roman"/>
        </w:rPr>
        <w:pPrChange w:id="1351" w:author="Clay Cressler" w:date="2020-05-25T18:35:00Z">
          <w:pPr>
            <w:widowControl w:val="0"/>
            <w:autoSpaceDE w:val="0"/>
            <w:autoSpaceDN w:val="0"/>
            <w:adjustRightInd w:val="0"/>
          </w:pPr>
        </w:pPrChange>
      </w:pPr>
      <w:ins w:id="1352" w:author="Clay Cressler" w:date="2020-05-25T18:35:00Z">
        <w:r w:rsidRPr="00106813">
          <w:rPr>
            <w:rFonts w:ascii="Times New Roman" w:hAnsi="Times New Roman" w:cs="Times New Roman"/>
          </w:rPr>
          <w:t xml:space="preserve">Wakano, J.Y. &amp; Iwasa, Y. (2013). Evolutionary Branching in a Finite Population: Deterministic Branching vs. Stochastic Branching. </w:t>
        </w:r>
        <w:r w:rsidRPr="00106813">
          <w:rPr>
            <w:rFonts w:ascii="Times New Roman" w:hAnsi="Times New Roman" w:cs="Times New Roman"/>
            <w:i/>
            <w:iCs/>
          </w:rPr>
          <w:t>Genetics</w:t>
        </w:r>
        <w:r w:rsidRPr="00106813">
          <w:rPr>
            <w:rFonts w:ascii="Times New Roman" w:hAnsi="Times New Roman" w:cs="Times New Roman"/>
          </w:rPr>
          <w:t>, 193, 229–241.</w:t>
        </w:r>
      </w:ins>
    </w:p>
    <w:p w14:paraId="6F83336A" w14:textId="77777777" w:rsidR="00106813" w:rsidRPr="00106813" w:rsidRDefault="00106813">
      <w:pPr>
        <w:pStyle w:val="Bibliography"/>
        <w:rPr>
          <w:ins w:id="1353" w:author="Clay Cressler" w:date="2020-05-25T18:35:00Z"/>
          <w:rFonts w:ascii="Times New Roman" w:hAnsi="Times New Roman" w:cs="Times New Roman"/>
        </w:rPr>
        <w:pPrChange w:id="1354" w:author="Clay Cressler" w:date="2020-05-25T18:35:00Z">
          <w:pPr>
            <w:widowControl w:val="0"/>
            <w:autoSpaceDE w:val="0"/>
            <w:autoSpaceDN w:val="0"/>
            <w:adjustRightInd w:val="0"/>
          </w:pPr>
        </w:pPrChange>
      </w:pPr>
      <w:ins w:id="1355" w:author="Clay Cressler" w:date="2020-05-25T18:35:00Z">
        <w:r w:rsidRPr="00106813">
          <w:rPr>
            <w:rFonts w:ascii="Times New Roman" w:hAnsi="Times New Roman" w:cs="Times New Roman"/>
          </w:rPr>
          <w:t xml:space="preserve">Wright, S. (1931). Evolution in Mendelian populations. </w:t>
        </w:r>
        <w:r w:rsidRPr="00106813">
          <w:rPr>
            <w:rFonts w:ascii="Times New Roman" w:hAnsi="Times New Roman" w:cs="Times New Roman"/>
            <w:i/>
            <w:iCs/>
          </w:rPr>
          <w:t>Genetics</w:t>
        </w:r>
        <w:r w:rsidRPr="00106813">
          <w:rPr>
            <w:rFonts w:ascii="Times New Roman" w:hAnsi="Times New Roman" w:cs="Times New Roman"/>
          </w:rPr>
          <w:t>, 16, 97–159.</w:t>
        </w:r>
      </w:ins>
    </w:p>
    <w:p w14:paraId="175867EA" w14:textId="77777777" w:rsidR="00106813" w:rsidRPr="00106813" w:rsidRDefault="00106813">
      <w:pPr>
        <w:pStyle w:val="Bibliography"/>
        <w:rPr>
          <w:ins w:id="1356" w:author="Clay Cressler" w:date="2020-05-25T18:35:00Z"/>
          <w:rFonts w:ascii="Times New Roman" w:hAnsi="Times New Roman" w:cs="Times New Roman"/>
        </w:rPr>
        <w:pPrChange w:id="1357" w:author="Clay Cressler" w:date="2020-05-25T18:35:00Z">
          <w:pPr>
            <w:widowControl w:val="0"/>
            <w:autoSpaceDE w:val="0"/>
            <w:autoSpaceDN w:val="0"/>
            <w:adjustRightInd w:val="0"/>
          </w:pPr>
        </w:pPrChange>
      </w:pPr>
      <w:ins w:id="1358" w:author="Clay Cressler" w:date="2020-05-25T18:35:00Z">
        <w:r w:rsidRPr="00106813">
          <w:rPr>
            <w:rFonts w:ascii="Times New Roman" w:hAnsi="Times New Roman" w:cs="Times New Roman"/>
          </w:rPr>
          <w:t xml:space="preserve">Yaari, G., Ben-Zion, Y., Shnerb, N.M. &amp; Vasseur, D.A. (2012). Consistent scaling of persistence time in metapopulations. </w:t>
        </w:r>
        <w:r w:rsidRPr="00106813">
          <w:rPr>
            <w:rFonts w:ascii="Times New Roman" w:hAnsi="Times New Roman" w:cs="Times New Roman"/>
            <w:i/>
            <w:iCs/>
          </w:rPr>
          <w:t>Ecology</w:t>
        </w:r>
        <w:r w:rsidRPr="00106813">
          <w:rPr>
            <w:rFonts w:ascii="Times New Roman" w:hAnsi="Times New Roman" w:cs="Times New Roman"/>
          </w:rPr>
          <w:t>, 93, 1214–1227.</w:t>
        </w:r>
      </w:ins>
    </w:p>
    <w:p w14:paraId="35973FF8" w14:textId="77777777" w:rsidR="00106813" w:rsidRPr="00106813" w:rsidRDefault="00106813">
      <w:pPr>
        <w:pStyle w:val="Bibliography"/>
        <w:rPr>
          <w:ins w:id="1359" w:author="Clay Cressler" w:date="2020-05-25T18:35:00Z"/>
          <w:rFonts w:ascii="Times New Roman" w:hAnsi="Times New Roman" w:cs="Times New Roman"/>
        </w:rPr>
        <w:pPrChange w:id="1360" w:author="Clay Cressler" w:date="2020-05-25T18:35:00Z">
          <w:pPr>
            <w:widowControl w:val="0"/>
            <w:autoSpaceDE w:val="0"/>
            <w:autoSpaceDN w:val="0"/>
            <w:adjustRightInd w:val="0"/>
          </w:pPr>
        </w:pPrChange>
      </w:pPr>
      <w:ins w:id="1361" w:author="Clay Cressler" w:date="2020-05-25T18:35:00Z">
        <w:r w:rsidRPr="00106813">
          <w:rPr>
            <w:rFonts w:ascii="Times New Roman" w:hAnsi="Times New Roman" w:cs="Times New Roman"/>
          </w:rPr>
          <w:t xml:space="preserve">Yoshida, T., Jones, L.E., Ellner, S.P., Fussmann, G.F. &amp; Hairston, Jr., N.G. (2003). Rapid evolution drives ecological dynamics in a predator-prey system. </w:t>
        </w:r>
        <w:r w:rsidRPr="00106813">
          <w:rPr>
            <w:rFonts w:ascii="Times New Roman" w:hAnsi="Times New Roman" w:cs="Times New Roman"/>
            <w:i/>
            <w:iCs/>
          </w:rPr>
          <w:t>Nature</w:t>
        </w:r>
        <w:r w:rsidRPr="00106813">
          <w:rPr>
            <w:rFonts w:ascii="Times New Roman" w:hAnsi="Times New Roman" w:cs="Times New Roman"/>
          </w:rPr>
          <w:t>, 424, 303–306.</w:t>
        </w:r>
      </w:ins>
    </w:p>
    <w:p w14:paraId="067DDD45" w14:textId="77777777" w:rsidR="00106813" w:rsidRPr="00106813" w:rsidRDefault="00106813">
      <w:pPr>
        <w:pStyle w:val="Bibliography"/>
        <w:rPr>
          <w:ins w:id="1362" w:author="Clay Cressler" w:date="2020-05-25T18:35:00Z"/>
          <w:rFonts w:ascii="Times New Roman" w:hAnsi="Times New Roman" w:cs="Times New Roman"/>
        </w:rPr>
        <w:pPrChange w:id="1363" w:author="Clay Cressler" w:date="2020-05-25T18:35:00Z">
          <w:pPr>
            <w:widowControl w:val="0"/>
            <w:autoSpaceDE w:val="0"/>
            <w:autoSpaceDN w:val="0"/>
            <w:adjustRightInd w:val="0"/>
          </w:pPr>
        </w:pPrChange>
      </w:pPr>
      <w:ins w:id="1364" w:author="Clay Cressler" w:date="2020-05-25T18:35:00Z">
        <w:r w:rsidRPr="00106813">
          <w:rPr>
            <w:rFonts w:ascii="Times New Roman" w:hAnsi="Times New Roman" w:cs="Times New Roman"/>
          </w:rPr>
          <w:t xml:space="preserve">Yoshida, T., Jr, N.G.H. &amp; Ellner, S.P. (2004). Evolutionary trade-off between defence against grazing and competitive ability in a simple unicellular alga, Chlorella vulgaris. </w:t>
        </w:r>
        <w:r w:rsidRPr="00106813">
          <w:rPr>
            <w:rFonts w:ascii="Times New Roman" w:hAnsi="Times New Roman" w:cs="Times New Roman"/>
            <w:i/>
            <w:iCs/>
          </w:rPr>
          <w:t>Proc Biol Sci.</w:t>
        </w:r>
        <w:r w:rsidRPr="00106813">
          <w:rPr>
            <w:rFonts w:ascii="Times New Roman" w:hAnsi="Times New Roman" w:cs="Times New Roman"/>
          </w:rPr>
          <w:t>, 271, 1947–1953.</w:t>
        </w:r>
      </w:ins>
    </w:p>
    <w:p w14:paraId="6721F87D" w14:textId="259E612E" w:rsidR="00143468" w:rsidRPr="00106813" w:rsidDel="00143468" w:rsidRDefault="00143468">
      <w:pPr>
        <w:pStyle w:val="Bibliography"/>
        <w:rPr>
          <w:del w:id="1365" w:author="Clay Cressler" w:date="2020-05-22T11:44:00Z"/>
          <w:rFonts w:ascii="Times New Roman" w:hAnsi="Times New Roman" w:cs="Times New Roman"/>
        </w:rPr>
      </w:pPr>
      <w:del w:id="1366" w:author="Clay Cressler" w:date="2020-05-22T11:44:00Z">
        <w:r w:rsidRPr="00106813" w:rsidDel="00143468">
          <w:rPr>
            <w:rFonts w:ascii="Times New Roman" w:hAnsi="Times New Roman" w:cs="Times New Roman"/>
          </w:rPr>
          <w:lastRenderedPageBreak/>
          <w:delText xml:space="preserve">Abbott, K.C. &amp; Nolting, B.C. (2017). Alternative (un)stable states in a stochastic predator–prey model. </w:delText>
        </w:r>
        <w:r w:rsidRPr="00106813" w:rsidDel="00143468">
          <w:rPr>
            <w:rFonts w:ascii="Times New Roman" w:hAnsi="Times New Roman" w:cs="Times New Roman"/>
            <w:i/>
            <w:iCs/>
          </w:rPr>
          <w:delText>Ecological Complexity</w:delText>
        </w:r>
        <w:r w:rsidRPr="00106813" w:rsidDel="00143468">
          <w:rPr>
            <w:rFonts w:ascii="Times New Roman" w:hAnsi="Times New Roman" w:cs="Times New Roman"/>
          </w:rPr>
          <w:delText>, Uncertainty in Ecology, 32, 181–195.</w:delText>
        </w:r>
      </w:del>
    </w:p>
    <w:p w14:paraId="1D46AFA6" w14:textId="6C4EB1AF" w:rsidR="00143468" w:rsidRPr="00106813" w:rsidDel="00143468" w:rsidRDefault="00143468">
      <w:pPr>
        <w:pStyle w:val="Bibliography"/>
        <w:rPr>
          <w:del w:id="1367" w:author="Clay Cressler" w:date="2020-05-22T11:44:00Z"/>
          <w:rFonts w:ascii="Times New Roman" w:hAnsi="Times New Roman" w:cs="Times New Roman"/>
        </w:rPr>
      </w:pPr>
      <w:del w:id="1368" w:author="Clay Cressler" w:date="2020-05-22T11:44:00Z">
        <w:r w:rsidRPr="00106813" w:rsidDel="00143468">
          <w:rPr>
            <w:rFonts w:ascii="Times New Roman" w:hAnsi="Times New Roman" w:cs="Times New Roman"/>
          </w:rPr>
          <w:delText xml:space="preserve">Abrams. (2001). Modelling the adaptive dynamics of traits involved in inter- and intraspecific interactions: An assessment of three methods. </w:delText>
        </w:r>
        <w:r w:rsidRPr="00106813" w:rsidDel="00143468">
          <w:rPr>
            <w:rFonts w:ascii="Times New Roman" w:hAnsi="Times New Roman" w:cs="Times New Roman"/>
            <w:i/>
            <w:iCs/>
          </w:rPr>
          <w:delText>Ecology Letters</w:delText>
        </w:r>
        <w:r w:rsidRPr="00106813" w:rsidDel="00143468">
          <w:rPr>
            <w:rFonts w:ascii="Times New Roman" w:hAnsi="Times New Roman" w:cs="Times New Roman"/>
          </w:rPr>
          <w:delText>, 4, 166–175.</w:delText>
        </w:r>
      </w:del>
    </w:p>
    <w:p w14:paraId="3BCD3DC9" w14:textId="52B28365" w:rsidR="00143468" w:rsidRPr="00106813" w:rsidDel="00143468" w:rsidRDefault="00143468">
      <w:pPr>
        <w:pStyle w:val="Bibliography"/>
        <w:rPr>
          <w:del w:id="1369" w:author="Clay Cressler" w:date="2020-05-22T11:44:00Z"/>
          <w:rFonts w:ascii="Times New Roman" w:hAnsi="Times New Roman" w:cs="Times New Roman"/>
        </w:rPr>
      </w:pPr>
      <w:del w:id="1370" w:author="Clay Cressler" w:date="2020-05-22T11:44:00Z">
        <w:r w:rsidRPr="00106813" w:rsidDel="00143468">
          <w:rPr>
            <w:rFonts w:ascii="Times New Roman" w:hAnsi="Times New Roman" w:cs="Times New Roman"/>
          </w:rPr>
          <w:delText xml:space="preserve">Abrams, P.A., Harada, Y. &amp; Matsuda, H. (1993a). On the relationship between quantitative genetic and ESS models. </w:delText>
        </w:r>
        <w:r w:rsidRPr="00106813" w:rsidDel="00143468">
          <w:rPr>
            <w:rFonts w:ascii="Times New Roman" w:hAnsi="Times New Roman" w:cs="Times New Roman"/>
            <w:i/>
            <w:iCs/>
          </w:rPr>
          <w:delText>Evolution</w:delText>
        </w:r>
        <w:r w:rsidRPr="00106813" w:rsidDel="00143468">
          <w:rPr>
            <w:rFonts w:ascii="Times New Roman" w:hAnsi="Times New Roman" w:cs="Times New Roman"/>
          </w:rPr>
          <w:delText>, 47, 982–985.</w:delText>
        </w:r>
      </w:del>
    </w:p>
    <w:p w14:paraId="4BC810A0" w14:textId="64468F45" w:rsidR="00143468" w:rsidRPr="00106813" w:rsidDel="00143468" w:rsidRDefault="00143468">
      <w:pPr>
        <w:pStyle w:val="Bibliography"/>
        <w:rPr>
          <w:del w:id="1371" w:author="Clay Cressler" w:date="2020-05-22T11:44:00Z"/>
          <w:rFonts w:ascii="Times New Roman" w:hAnsi="Times New Roman" w:cs="Times New Roman"/>
        </w:rPr>
      </w:pPr>
      <w:del w:id="1372" w:author="Clay Cressler" w:date="2020-05-22T11:44:00Z">
        <w:r w:rsidRPr="00106813" w:rsidDel="00143468">
          <w:rPr>
            <w:rFonts w:ascii="Times New Roman" w:hAnsi="Times New Roman" w:cs="Times New Roman"/>
          </w:rPr>
          <w:delText xml:space="preserve">Abrams, P.A. &amp; Matsuda, H. (1997). Prey adaptation as a cause of predator-prey cycles. </w:delText>
        </w:r>
        <w:r w:rsidRPr="00106813" w:rsidDel="00143468">
          <w:rPr>
            <w:rFonts w:ascii="Times New Roman" w:hAnsi="Times New Roman" w:cs="Times New Roman"/>
            <w:i/>
            <w:iCs/>
          </w:rPr>
          <w:delText>Evolution</w:delText>
        </w:r>
        <w:r w:rsidRPr="00106813" w:rsidDel="00143468">
          <w:rPr>
            <w:rFonts w:ascii="Times New Roman" w:hAnsi="Times New Roman" w:cs="Times New Roman"/>
          </w:rPr>
          <w:delText>, 51, 1742–1750.</w:delText>
        </w:r>
      </w:del>
    </w:p>
    <w:p w14:paraId="5532A456" w14:textId="725A6016" w:rsidR="00143468" w:rsidRPr="00106813" w:rsidDel="00143468" w:rsidRDefault="00143468">
      <w:pPr>
        <w:pStyle w:val="Bibliography"/>
        <w:rPr>
          <w:del w:id="1373" w:author="Clay Cressler" w:date="2020-05-22T11:44:00Z"/>
          <w:rFonts w:ascii="Times New Roman" w:hAnsi="Times New Roman" w:cs="Times New Roman"/>
        </w:rPr>
      </w:pPr>
      <w:del w:id="1374" w:author="Clay Cressler" w:date="2020-05-22T11:44:00Z">
        <w:r w:rsidRPr="00106813" w:rsidDel="00143468">
          <w:rPr>
            <w:rFonts w:ascii="Times New Roman" w:hAnsi="Times New Roman" w:cs="Times New Roman"/>
          </w:rPr>
          <w:delText xml:space="preserve">Abrams, P.A., Matsuda, H. &amp; Harada, Y. (1993b). Evolutionarily unstable fitness maxima and stable fitness minima of continuous traits. </w:delText>
        </w:r>
        <w:r w:rsidRPr="00106813" w:rsidDel="00143468">
          <w:rPr>
            <w:rFonts w:ascii="Times New Roman" w:hAnsi="Times New Roman" w:cs="Times New Roman"/>
            <w:i/>
            <w:iCs/>
          </w:rPr>
          <w:delText>Evol Ecol</w:delText>
        </w:r>
        <w:r w:rsidRPr="00106813" w:rsidDel="00143468">
          <w:rPr>
            <w:rFonts w:ascii="Times New Roman" w:hAnsi="Times New Roman" w:cs="Times New Roman"/>
          </w:rPr>
          <w:delText>, 7, 465–487.</w:delText>
        </w:r>
      </w:del>
    </w:p>
    <w:p w14:paraId="12D76BC2" w14:textId="70300BA9" w:rsidR="00143468" w:rsidRPr="00106813" w:rsidDel="00143468" w:rsidRDefault="00143468">
      <w:pPr>
        <w:pStyle w:val="Bibliography"/>
        <w:rPr>
          <w:del w:id="1375" w:author="Clay Cressler" w:date="2020-05-22T11:44:00Z"/>
          <w:rFonts w:ascii="Times New Roman" w:hAnsi="Times New Roman" w:cs="Times New Roman"/>
        </w:rPr>
      </w:pPr>
      <w:del w:id="1376" w:author="Clay Cressler" w:date="2020-05-22T11:44:00Z">
        <w:r w:rsidRPr="00106813" w:rsidDel="00143468">
          <w:rPr>
            <w:rFonts w:ascii="Times New Roman" w:hAnsi="Times New Roman" w:cs="Times New Roman"/>
          </w:rPr>
          <w:delText xml:space="preserve">Andrewartha, H.G. &amp; Birch, L.C. (1954). </w:delText>
        </w:r>
        <w:r w:rsidRPr="00106813" w:rsidDel="00143468">
          <w:rPr>
            <w:rFonts w:ascii="Times New Roman" w:hAnsi="Times New Roman" w:cs="Times New Roman"/>
            <w:i/>
            <w:iCs/>
          </w:rPr>
          <w:delText>The distribution and abundance of animals</w:delText>
        </w:r>
        <w:r w:rsidRPr="00106813" w:rsidDel="00143468">
          <w:rPr>
            <w:rFonts w:ascii="Times New Roman" w:hAnsi="Times New Roman" w:cs="Times New Roman"/>
          </w:rPr>
          <w:delText>. University of Chicago Press.</w:delText>
        </w:r>
      </w:del>
    </w:p>
    <w:p w14:paraId="6D4DB642" w14:textId="41598D27" w:rsidR="00143468" w:rsidRPr="00106813" w:rsidDel="00143468" w:rsidRDefault="00143468">
      <w:pPr>
        <w:pStyle w:val="Bibliography"/>
        <w:rPr>
          <w:del w:id="1377" w:author="Clay Cressler" w:date="2020-05-22T11:44:00Z"/>
          <w:rFonts w:ascii="Times New Roman" w:hAnsi="Times New Roman" w:cs="Times New Roman"/>
        </w:rPr>
      </w:pPr>
      <w:del w:id="1378" w:author="Clay Cressler" w:date="2020-05-22T11:44:00Z">
        <w:r w:rsidRPr="00106813" w:rsidDel="00143468">
          <w:rPr>
            <w:rFonts w:ascii="Times New Roman" w:hAnsi="Times New Roman" w:cs="Times New Roman"/>
          </w:rPr>
          <w:delText xml:space="preserve">Ashwin, P., Wieczorek, S., Vitolo, R. &amp; Cox, P. (2012). Tipping points in open systems: bifurcation, noise-induced and rate-dependent examples in the climate system. </w:delText>
        </w:r>
        <w:r w:rsidRPr="00106813" w:rsidDel="00143468">
          <w:rPr>
            <w:rFonts w:ascii="Times New Roman" w:hAnsi="Times New Roman" w:cs="Times New Roman"/>
            <w:i/>
            <w:iCs/>
          </w:rPr>
          <w:delText>Philosophical Transactions of the Royal Society A: Mathematical, Physical and Engineering Sciences</w:delText>
        </w:r>
        <w:r w:rsidRPr="00106813" w:rsidDel="00143468">
          <w:rPr>
            <w:rFonts w:ascii="Times New Roman" w:hAnsi="Times New Roman" w:cs="Times New Roman"/>
          </w:rPr>
          <w:delText>, 370, 1166–1184.</w:delText>
        </w:r>
      </w:del>
    </w:p>
    <w:p w14:paraId="5955F870" w14:textId="6ABFCF62" w:rsidR="00143468" w:rsidRPr="00106813" w:rsidDel="00143468" w:rsidRDefault="00143468">
      <w:pPr>
        <w:pStyle w:val="Bibliography"/>
        <w:rPr>
          <w:del w:id="1379" w:author="Clay Cressler" w:date="2020-05-22T11:44:00Z"/>
          <w:rFonts w:ascii="Times New Roman" w:hAnsi="Times New Roman" w:cs="Times New Roman"/>
        </w:rPr>
      </w:pPr>
      <w:del w:id="1380" w:author="Clay Cressler" w:date="2020-05-22T11:44:00Z">
        <w:r w:rsidRPr="00106813" w:rsidDel="00143468">
          <w:rPr>
            <w:rFonts w:ascii="Times New Roman" w:hAnsi="Times New Roman" w:cs="Times New Roman"/>
          </w:rPr>
          <w:delText xml:space="preserve">Banks, M.J. &amp; Thompson, D.J. (1987). Lifetime reproductive success of females of the damselfly </w:delText>
        </w:r>
        <w:r w:rsidRPr="00106813" w:rsidDel="00143468">
          <w:rPr>
            <w:rFonts w:ascii="Times New Roman" w:hAnsi="Times New Roman" w:cs="Times New Roman"/>
            <w:i/>
            <w:iCs/>
          </w:rPr>
          <w:delText>Coenagrion puella</w:delText>
        </w:r>
        <w:r w:rsidRPr="00106813" w:rsidDel="00143468">
          <w:rPr>
            <w:rFonts w:ascii="Times New Roman" w:hAnsi="Times New Roman" w:cs="Times New Roman"/>
          </w:rPr>
          <w:delText xml:space="preserve">. </w:delText>
        </w:r>
        <w:r w:rsidRPr="00106813" w:rsidDel="00143468">
          <w:rPr>
            <w:rFonts w:ascii="Times New Roman" w:hAnsi="Times New Roman" w:cs="Times New Roman"/>
            <w:i/>
            <w:iCs/>
          </w:rPr>
          <w:delText>Journal of Animal Ecology</w:delText>
        </w:r>
        <w:r w:rsidRPr="00106813" w:rsidDel="00143468">
          <w:rPr>
            <w:rFonts w:ascii="Times New Roman" w:hAnsi="Times New Roman" w:cs="Times New Roman"/>
          </w:rPr>
          <w:delText>, 56, 815–832.</w:delText>
        </w:r>
      </w:del>
    </w:p>
    <w:p w14:paraId="5228C145" w14:textId="4EAAD4E5" w:rsidR="00143468" w:rsidRPr="00106813" w:rsidDel="00143468" w:rsidRDefault="00143468">
      <w:pPr>
        <w:pStyle w:val="Bibliography"/>
        <w:rPr>
          <w:del w:id="1381" w:author="Clay Cressler" w:date="2020-05-22T11:44:00Z"/>
          <w:rFonts w:ascii="Times New Roman" w:hAnsi="Times New Roman" w:cs="Times New Roman"/>
        </w:rPr>
      </w:pPr>
      <w:del w:id="1382" w:author="Clay Cressler" w:date="2020-05-22T11:44:00Z">
        <w:r w:rsidRPr="00106813" w:rsidDel="00143468">
          <w:rPr>
            <w:rFonts w:ascii="Times New Roman" w:hAnsi="Times New Roman" w:cs="Times New Roman"/>
          </w:rPr>
          <w:delText xml:space="preserve">Black, A.J. &amp; McKane, A.J. (2012). Stochastic formulation of ecological models and their applications. </w:delText>
        </w:r>
        <w:r w:rsidRPr="00106813" w:rsidDel="00143468">
          <w:rPr>
            <w:rFonts w:ascii="Times New Roman" w:hAnsi="Times New Roman" w:cs="Times New Roman"/>
            <w:i/>
            <w:iCs/>
          </w:rPr>
          <w:delText>Trends Ecol. Evol. (Amst.)</w:delText>
        </w:r>
        <w:r w:rsidRPr="00106813" w:rsidDel="00143468">
          <w:rPr>
            <w:rFonts w:ascii="Times New Roman" w:hAnsi="Times New Roman" w:cs="Times New Roman"/>
          </w:rPr>
          <w:delText>, 27, 337–345.</w:delText>
        </w:r>
      </w:del>
    </w:p>
    <w:p w14:paraId="008B5314" w14:textId="12AF500D" w:rsidR="00143468" w:rsidRPr="00106813" w:rsidDel="00143468" w:rsidRDefault="00143468">
      <w:pPr>
        <w:pStyle w:val="Bibliography"/>
        <w:rPr>
          <w:del w:id="1383" w:author="Clay Cressler" w:date="2020-05-22T11:44:00Z"/>
          <w:rFonts w:ascii="Times New Roman" w:hAnsi="Times New Roman" w:cs="Times New Roman"/>
        </w:rPr>
      </w:pPr>
      <w:del w:id="1384" w:author="Clay Cressler" w:date="2020-05-22T11:44:00Z">
        <w:r w:rsidRPr="00106813" w:rsidDel="00143468">
          <w:rPr>
            <w:rFonts w:ascii="Times New Roman" w:hAnsi="Times New Roman" w:cs="Times New Roman"/>
          </w:rPr>
          <w:delText xml:space="preserve">Champagnat, N., Ferrière, R. &amp; Méléard, S. (2006). Unifying evolutionary dynamics: from individual stochastic processes to macroscopic models. </w:delText>
        </w:r>
        <w:r w:rsidRPr="00106813" w:rsidDel="00143468">
          <w:rPr>
            <w:rFonts w:ascii="Times New Roman" w:hAnsi="Times New Roman" w:cs="Times New Roman"/>
            <w:i/>
            <w:iCs/>
          </w:rPr>
          <w:delText>Theor Popul Biol</w:delText>
        </w:r>
        <w:r w:rsidRPr="00106813" w:rsidDel="00143468">
          <w:rPr>
            <w:rFonts w:ascii="Times New Roman" w:hAnsi="Times New Roman" w:cs="Times New Roman"/>
          </w:rPr>
          <w:delText>, 69, 297–321.</w:delText>
        </w:r>
      </w:del>
    </w:p>
    <w:p w14:paraId="7BFEE607" w14:textId="6889D9AC" w:rsidR="00143468" w:rsidRPr="00106813" w:rsidDel="00143468" w:rsidRDefault="00143468">
      <w:pPr>
        <w:pStyle w:val="Bibliography"/>
        <w:rPr>
          <w:del w:id="1385" w:author="Clay Cressler" w:date="2020-05-22T11:44:00Z"/>
          <w:rFonts w:ascii="Times New Roman" w:hAnsi="Times New Roman" w:cs="Times New Roman"/>
        </w:rPr>
      </w:pPr>
      <w:del w:id="1386" w:author="Clay Cressler" w:date="2020-05-22T11:44:00Z">
        <w:r w:rsidRPr="00106813" w:rsidDel="00143468">
          <w:rPr>
            <w:rFonts w:ascii="Times New Roman" w:hAnsi="Times New Roman" w:cs="Times New Roman"/>
          </w:rPr>
          <w:delText xml:space="preserve">Childs, D.Z., Metcalf, C.J.E. &amp; Rees, M. (2010). Evolutionary bet-hedging in the real world: empirical evidence and challenges revealed by plants. </w:delText>
        </w:r>
        <w:r w:rsidRPr="00106813" w:rsidDel="00143468">
          <w:rPr>
            <w:rFonts w:ascii="Times New Roman" w:hAnsi="Times New Roman" w:cs="Times New Roman"/>
            <w:i/>
            <w:iCs/>
          </w:rPr>
          <w:delText>Proc. Biol. Sci.</w:delText>
        </w:r>
        <w:r w:rsidRPr="00106813" w:rsidDel="00143468">
          <w:rPr>
            <w:rFonts w:ascii="Times New Roman" w:hAnsi="Times New Roman" w:cs="Times New Roman"/>
          </w:rPr>
          <w:delText>, 277, 3055–3064.</w:delText>
        </w:r>
      </w:del>
    </w:p>
    <w:p w14:paraId="7CCB8A7C" w14:textId="2E4A3C6E" w:rsidR="00143468" w:rsidRPr="00106813" w:rsidDel="00143468" w:rsidRDefault="00143468">
      <w:pPr>
        <w:pStyle w:val="Bibliography"/>
        <w:rPr>
          <w:del w:id="1387" w:author="Clay Cressler" w:date="2020-05-22T11:44:00Z"/>
          <w:rFonts w:ascii="Times New Roman" w:hAnsi="Times New Roman" w:cs="Times New Roman"/>
        </w:rPr>
      </w:pPr>
      <w:del w:id="1388" w:author="Clay Cressler" w:date="2020-05-22T11:44:00Z">
        <w:r w:rsidRPr="00106813" w:rsidDel="00143468">
          <w:rPr>
            <w:rFonts w:ascii="Times New Roman" w:hAnsi="Times New Roman" w:cs="Times New Roman"/>
          </w:rPr>
          <w:delText xml:space="preserve">Claessen, D., Andersson, J., Persson, L. &amp; de Roos, A.M. (2007). Delayed evolutionary branching in small populations. </w:delText>
        </w:r>
        <w:r w:rsidRPr="00106813" w:rsidDel="00143468">
          <w:rPr>
            <w:rFonts w:ascii="Times New Roman" w:hAnsi="Times New Roman" w:cs="Times New Roman"/>
            <w:i/>
            <w:iCs/>
          </w:rPr>
          <w:delText>Evolutionary Ecology Research</w:delText>
        </w:r>
        <w:r w:rsidRPr="00106813" w:rsidDel="00143468">
          <w:rPr>
            <w:rFonts w:ascii="Times New Roman" w:hAnsi="Times New Roman" w:cs="Times New Roman"/>
          </w:rPr>
          <w:delText>, 9, 51–69.</w:delText>
        </w:r>
      </w:del>
    </w:p>
    <w:p w14:paraId="278CAAAA" w14:textId="286F72B0" w:rsidR="00143468" w:rsidRPr="00106813" w:rsidDel="00143468" w:rsidRDefault="00143468">
      <w:pPr>
        <w:pStyle w:val="Bibliography"/>
        <w:rPr>
          <w:del w:id="1389" w:author="Clay Cressler" w:date="2020-05-22T11:44:00Z"/>
          <w:rFonts w:ascii="Times New Roman" w:hAnsi="Times New Roman" w:cs="Times New Roman"/>
        </w:rPr>
      </w:pPr>
      <w:del w:id="1390" w:author="Clay Cressler" w:date="2020-05-22T11:44:00Z">
        <w:r w:rsidRPr="00106813" w:rsidDel="00143468">
          <w:rPr>
            <w:rFonts w:ascii="Times New Roman" w:hAnsi="Times New Roman" w:cs="Times New Roman"/>
          </w:rPr>
          <w:delText xml:space="preserve">Cohen, D. (1966). Optimizing reproduction in a randomly varying environment. </w:delText>
        </w:r>
        <w:r w:rsidRPr="00106813" w:rsidDel="00143468">
          <w:rPr>
            <w:rFonts w:ascii="Times New Roman" w:hAnsi="Times New Roman" w:cs="Times New Roman"/>
            <w:i/>
            <w:iCs/>
          </w:rPr>
          <w:delText>Journal of Theoretical Biology</w:delText>
        </w:r>
        <w:r w:rsidRPr="00106813" w:rsidDel="00143468">
          <w:rPr>
            <w:rFonts w:ascii="Times New Roman" w:hAnsi="Times New Roman" w:cs="Times New Roman"/>
          </w:rPr>
          <w:delText>, 12, 119–129.</w:delText>
        </w:r>
      </w:del>
    </w:p>
    <w:p w14:paraId="5A7BF9B9" w14:textId="437879EA" w:rsidR="00143468" w:rsidRPr="00106813" w:rsidDel="00143468" w:rsidRDefault="00143468">
      <w:pPr>
        <w:pStyle w:val="Bibliography"/>
        <w:rPr>
          <w:del w:id="1391" w:author="Clay Cressler" w:date="2020-05-22T11:44:00Z"/>
          <w:rFonts w:ascii="Times New Roman" w:hAnsi="Times New Roman" w:cs="Times New Roman"/>
        </w:rPr>
      </w:pPr>
      <w:del w:id="1392" w:author="Clay Cressler" w:date="2020-05-22T11:44:00Z">
        <w:r w:rsidRPr="00106813" w:rsidDel="00143468">
          <w:rPr>
            <w:rFonts w:ascii="Times New Roman" w:hAnsi="Times New Roman" w:cs="Times New Roman"/>
          </w:rPr>
          <w:delText xml:space="preserve">Cortez, M.H. (2016). How the magnitude of prey genetic variation alters predator-prey eco-evolutionary dynamics. </w:delText>
        </w:r>
        <w:r w:rsidRPr="00106813" w:rsidDel="00143468">
          <w:rPr>
            <w:rFonts w:ascii="Times New Roman" w:hAnsi="Times New Roman" w:cs="Times New Roman"/>
            <w:i/>
            <w:iCs/>
          </w:rPr>
          <w:delText>The American Naturalist</w:delText>
        </w:r>
        <w:r w:rsidRPr="00106813" w:rsidDel="00143468">
          <w:rPr>
            <w:rFonts w:ascii="Times New Roman" w:hAnsi="Times New Roman" w:cs="Times New Roman"/>
          </w:rPr>
          <w:delText>, 188, 329–341.</w:delText>
        </w:r>
      </w:del>
    </w:p>
    <w:p w14:paraId="6128105D" w14:textId="30482D1B" w:rsidR="00143468" w:rsidRPr="00106813" w:rsidDel="00143468" w:rsidRDefault="00143468">
      <w:pPr>
        <w:pStyle w:val="Bibliography"/>
        <w:rPr>
          <w:del w:id="1393" w:author="Clay Cressler" w:date="2020-05-22T11:44:00Z"/>
          <w:rFonts w:ascii="Times New Roman" w:hAnsi="Times New Roman" w:cs="Times New Roman"/>
        </w:rPr>
      </w:pPr>
      <w:del w:id="1394" w:author="Clay Cressler" w:date="2020-05-22T11:44:00Z">
        <w:r w:rsidRPr="00106813" w:rsidDel="00143468">
          <w:rPr>
            <w:rFonts w:ascii="Times New Roman" w:hAnsi="Times New Roman" w:cs="Times New Roman"/>
          </w:rPr>
          <w:delText xml:space="preserve">Cortez, M.H. &amp; Ellner, S.P. (2010). Understanding rapid evolution in predator‐prey interactions using the theory of fast‐slow dynamical systems. </w:delText>
        </w:r>
        <w:r w:rsidRPr="00106813" w:rsidDel="00143468">
          <w:rPr>
            <w:rFonts w:ascii="Times New Roman" w:hAnsi="Times New Roman" w:cs="Times New Roman"/>
            <w:i/>
            <w:iCs/>
          </w:rPr>
          <w:delText>Am. Nat.</w:delText>
        </w:r>
        <w:r w:rsidRPr="00106813" w:rsidDel="00143468">
          <w:rPr>
            <w:rFonts w:ascii="Times New Roman" w:hAnsi="Times New Roman" w:cs="Times New Roman"/>
          </w:rPr>
          <w:delText>, 176, E109-127.</w:delText>
        </w:r>
      </w:del>
    </w:p>
    <w:p w14:paraId="590897AD" w14:textId="36BBCE14" w:rsidR="00143468" w:rsidRPr="00106813" w:rsidDel="00143468" w:rsidRDefault="00143468">
      <w:pPr>
        <w:pStyle w:val="Bibliography"/>
        <w:rPr>
          <w:del w:id="1395" w:author="Clay Cressler" w:date="2020-05-22T11:44:00Z"/>
          <w:rFonts w:ascii="Times New Roman" w:hAnsi="Times New Roman" w:cs="Times New Roman"/>
        </w:rPr>
      </w:pPr>
      <w:del w:id="1396" w:author="Clay Cressler" w:date="2020-05-22T11:44:00Z">
        <w:r w:rsidRPr="00106813" w:rsidDel="00143468">
          <w:rPr>
            <w:rFonts w:ascii="Times New Roman" w:hAnsi="Times New Roman" w:cs="Times New Roman"/>
          </w:rPr>
          <w:delText xml:space="preserve">Cortez, M.H. &amp; Weitz, J.S. (2014). Coevolution can reverse predator–prey cycles. </w:delText>
        </w:r>
        <w:r w:rsidRPr="00106813" w:rsidDel="00143468">
          <w:rPr>
            <w:rFonts w:ascii="Times New Roman" w:hAnsi="Times New Roman" w:cs="Times New Roman"/>
            <w:i/>
            <w:iCs/>
          </w:rPr>
          <w:delText>Proc Natl Acad Sci U S A</w:delText>
        </w:r>
        <w:r w:rsidRPr="00106813" w:rsidDel="00143468">
          <w:rPr>
            <w:rFonts w:ascii="Times New Roman" w:hAnsi="Times New Roman" w:cs="Times New Roman"/>
          </w:rPr>
          <w:delText>, 111, 7486–7491.</w:delText>
        </w:r>
      </w:del>
    </w:p>
    <w:p w14:paraId="39AFA429" w14:textId="462ECCDC" w:rsidR="00143468" w:rsidRPr="00106813" w:rsidDel="00143468" w:rsidRDefault="00143468">
      <w:pPr>
        <w:pStyle w:val="Bibliography"/>
        <w:rPr>
          <w:del w:id="1397" w:author="Clay Cressler" w:date="2020-05-22T11:44:00Z"/>
          <w:rFonts w:ascii="Times New Roman" w:hAnsi="Times New Roman" w:cs="Times New Roman"/>
        </w:rPr>
      </w:pPr>
      <w:del w:id="1398" w:author="Clay Cressler" w:date="2020-05-22T11:44:00Z">
        <w:r w:rsidRPr="00106813" w:rsidDel="00143468">
          <w:rPr>
            <w:rFonts w:ascii="Times New Roman" w:hAnsi="Times New Roman" w:cs="Times New Roman"/>
          </w:rPr>
          <w:delText xml:space="preserve">Coulson, T., Benton, T.G., Lundberg, P., Dall, S.R.X. &amp; Kendall, B.E. (2006). Putting evolutionary biology back in the ecological theatre: a demographic framework mapping genes to communities. </w:delText>
        </w:r>
        <w:r w:rsidRPr="00106813" w:rsidDel="00143468">
          <w:rPr>
            <w:rFonts w:ascii="Times New Roman" w:hAnsi="Times New Roman" w:cs="Times New Roman"/>
            <w:i/>
            <w:iCs/>
          </w:rPr>
          <w:delText>Evol Ecol Res</w:delText>
        </w:r>
        <w:r w:rsidRPr="00106813" w:rsidDel="00143468">
          <w:rPr>
            <w:rFonts w:ascii="Times New Roman" w:hAnsi="Times New Roman" w:cs="Times New Roman"/>
          </w:rPr>
          <w:delText>, 8, 1155–1171.</w:delText>
        </w:r>
      </w:del>
    </w:p>
    <w:p w14:paraId="22398A58" w14:textId="311337C8" w:rsidR="00143468" w:rsidRPr="00106813" w:rsidDel="00143468" w:rsidRDefault="00143468">
      <w:pPr>
        <w:pStyle w:val="Bibliography"/>
        <w:rPr>
          <w:del w:id="1399" w:author="Clay Cressler" w:date="2020-05-22T11:44:00Z"/>
          <w:rFonts w:ascii="Times New Roman" w:hAnsi="Times New Roman" w:cs="Times New Roman"/>
        </w:rPr>
      </w:pPr>
      <w:del w:id="1400" w:author="Clay Cressler" w:date="2020-05-22T11:44:00Z">
        <w:r w:rsidRPr="00106813" w:rsidDel="00143468">
          <w:rPr>
            <w:rFonts w:ascii="Times New Roman" w:hAnsi="Times New Roman" w:cs="Times New Roman"/>
          </w:rPr>
          <w:delText xml:space="preserve">Coulson, T., Rohani, P. &amp; Pascual, M. (2004). Skeletons, noise and population growth: the end of an old debate? </w:delText>
        </w:r>
        <w:r w:rsidRPr="00106813" w:rsidDel="00143468">
          <w:rPr>
            <w:rFonts w:ascii="Times New Roman" w:hAnsi="Times New Roman" w:cs="Times New Roman"/>
            <w:i/>
            <w:iCs/>
          </w:rPr>
          <w:delText>Trends Ecol. Evol. (Amst.)</w:delText>
        </w:r>
        <w:r w:rsidRPr="00106813" w:rsidDel="00143468">
          <w:rPr>
            <w:rFonts w:ascii="Times New Roman" w:hAnsi="Times New Roman" w:cs="Times New Roman"/>
          </w:rPr>
          <w:delText>, 19, 359–364.</w:delText>
        </w:r>
      </w:del>
    </w:p>
    <w:p w14:paraId="147D1675" w14:textId="2DE8FBE0" w:rsidR="00143468" w:rsidRPr="00106813" w:rsidDel="00143468" w:rsidRDefault="00143468">
      <w:pPr>
        <w:pStyle w:val="Bibliography"/>
        <w:rPr>
          <w:del w:id="1401" w:author="Clay Cressler" w:date="2020-05-22T11:44:00Z"/>
          <w:rFonts w:ascii="Times New Roman" w:hAnsi="Times New Roman" w:cs="Times New Roman"/>
        </w:rPr>
      </w:pPr>
      <w:del w:id="1402" w:author="Clay Cressler" w:date="2020-05-22T11:44:00Z">
        <w:r w:rsidRPr="00106813" w:rsidDel="00143468">
          <w:rPr>
            <w:rFonts w:ascii="Times New Roman" w:hAnsi="Times New Roman" w:cs="Times New Roman"/>
          </w:rPr>
          <w:delText xml:space="preserve">Coyne, J.A., Barton, N.H. &amp; Turelli, M. (1997). Perspective: A Critique of Sewall Wright’s Shifting Balance Theory of Evolution. </w:delText>
        </w:r>
        <w:r w:rsidRPr="00106813" w:rsidDel="00143468">
          <w:rPr>
            <w:rFonts w:ascii="Times New Roman" w:hAnsi="Times New Roman" w:cs="Times New Roman"/>
            <w:i/>
            <w:iCs/>
          </w:rPr>
          <w:delText>Evolution</w:delText>
        </w:r>
        <w:r w:rsidRPr="00106813" w:rsidDel="00143468">
          <w:rPr>
            <w:rFonts w:ascii="Times New Roman" w:hAnsi="Times New Roman" w:cs="Times New Roman"/>
          </w:rPr>
          <w:delText>, 51, 643–671.</w:delText>
        </w:r>
      </w:del>
    </w:p>
    <w:p w14:paraId="1DD33ABB" w14:textId="3EE51C8C" w:rsidR="00143468" w:rsidRPr="00106813" w:rsidDel="00143468" w:rsidRDefault="00143468">
      <w:pPr>
        <w:pStyle w:val="Bibliography"/>
        <w:rPr>
          <w:del w:id="1403" w:author="Clay Cressler" w:date="2020-05-22T11:44:00Z"/>
          <w:rFonts w:ascii="Times New Roman" w:hAnsi="Times New Roman" w:cs="Times New Roman"/>
        </w:rPr>
      </w:pPr>
      <w:del w:id="1404" w:author="Clay Cressler" w:date="2020-05-22T11:44:00Z">
        <w:r w:rsidRPr="00106813" w:rsidDel="00143468">
          <w:rPr>
            <w:rFonts w:ascii="Times New Roman" w:hAnsi="Times New Roman" w:cs="Times New Roman"/>
          </w:rPr>
          <w:delText xml:space="preserve">Crespi, B.J. (2000). The evolution of maladaptation. </w:delText>
        </w:r>
        <w:r w:rsidRPr="00106813" w:rsidDel="00143468">
          <w:rPr>
            <w:rFonts w:ascii="Times New Roman" w:hAnsi="Times New Roman" w:cs="Times New Roman"/>
            <w:i/>
            <w:iCs/>
          </w:rPr>
          <w:delText>Heredity (Edinb)</w:delText>
        </w:r>
        <w:r w:rsidRPr="00106813" w:rsidDel="00143468">
          <w:rPr>
            <w:rFonts w:ascii="Times New Roman" w:hAnsi="Times New Roman" w:cs="Times New Roman"/>
          </w:rPr>
          <w:delText>, 84 ( Pt 6), 623–629.</w:delText>
        </w:r>
      </w:del>
    </w:p>
    <w:p w14:paraId="4B80E290" w14:textId="0365F372" w:rsidR="00143468" w:rsidRPr="00106813" w:rsidDel="00143468" w:rsidRDefault="00143468">
      <w:pPr>
        <w:pStyle w:val="Bibliography"/>
        <w:rPr>
          <w:del w:id="1405" w:author="Clay Cressler" w:date="2020-05-22T11:44:00Z"/>
          <w:rFonts w:ascii="Times New Roman" w:hAnsi="Times New Roman" w:cs="Times New Roman"/>
        </w:rPr>
      </w:pPr>
      <w:del w:id="1406" w:author="Clay Cressler" w:date="2020-05-22T11:44:00Z">
        <w:r w:rsidRPr="00106813" w:rsidDel="00143468">
          <w:rPr>
            <w:rFonts w:ascii="Times New Roman" w:hAnsi="Times New Roman" w:cs="Times New Roman"/>
          </w:rPr>
          <w:delText xml:space="preserve">Cressler, C.E., Bengtson, S. &amp; Nelson, W.A. (2017). Unexpected nongenetic individual heterogeneity and trait covariance in </w:delText>
        </w:r>
        <w:r w:rsidRPr="00106813" w:rsidDel="00143468">
          <w:rPr>
            <w:rFonts w:ascii="Times New Roman" w:hAnsi="Times New Roman" w:cs="Times New Roman"/>
            <w:i/>
            <w:iCs/>
          </w:rPr>
          <w:delText>Daphnia</w:delText>
        </w:r>
        <w:r w:rsidRPr="00106813" w:rsidDel="00143468">
          <w:rPr>
            <w:rFonts w:ascii="Times New Roman" w:hAnsi="Times New Roman" w:cs="Times New Roman"/>
          </w:rPr>
          <w:delText xml:space="preserve"> and its consequences for ecological and evolutionary dynamics. </w:delText>
        </w:r>
        <w:r w:rsidRPr="00106813" w:rsidDel="00143468">
          <w:rPr>
            <w:rFonts w:ascii="Times New Roman" w:hAnsi="Times New Roman" w:cs="Times New Roman"/>
            <w:i/>
            <w:iCs/>
          </w:rPr>
          <w:delText>The American Naturalist</w:delText>
        </w:r>
        <w:r w:rsidRPr="00106813" w:rsidDel="00143468">
          <w:rPr>
            <w:rFonts w:ascii="Times New Roman" w:hAnsi="Times New Roman" w:cs="Times New Roman"/>
          </w:rPr>
          <w:delText>, 190, E13–E27.</w:delText>
        </w:r>
      </w:del>
    </w:p>
    <w:p w14:paraId="2A8084DB" w14:textId="75D840B1" w:rsidR="00143468" w:rsidRPr="00106813" w:rsidDel="00143468" w:rsidRDefault="00143468">
      <w:pPr>
        <w:pStyle w:val="Bibliography"/>
        <w:rPr>
          <w:del w:id="1407" w:author="Clay Cressler" w:date="2020-05-22T11:44:00Z"/>
          <w:rFonts w:ascii="Times New Roman" w:hAnsi="Times New Roman" w:cs="Times New Roman"/>
        </w:rPr>
      </w:pPr>
      <w:del w:id="1408" w:author="Clay Cressler" w:date="2020-05-22T11:44:00Z">
        <w:r w:rsidRPr="00106813" w:rsidDel="00143468">
          <w:rPr>
            <w:rFonts w:ascii="Times New Roman" w:hAnsi="Times New Roman" w:cs="Times New Roman"/>
          </w:rPr>
          <w:delText xml:space="preserve">van Daalen, S.F. &amp; Caswell, H. (2017). Lifetime reproductive output: individual stochasticity, variance, and sensitivity analysis. </w:delText>
        </w:r>
        <w:r w:rsidRPr="00106813" w:rsidDel="00143468">
          <w:rPr>
            <w:rFonts w:ascii="Times New Roman" w:hAnsi="Times New Roman" w:cs="Times New Roman"/>
            <w:i/>
            <w:iCs/>
          </w:rPr>
          <w:delText>Theor Ecol</w:delText>
        </w:r>
        <w:r w:rsidRPr="00106813" w:rsidDel="00143468">
          <w:rPr>
            <w:rFonts w:ascii="Times New Roman" w:hAnsi="Times New Roman" w:cs="Times New Roman"/>
          </w:rPr>
          <w:delText>, 10, 355–374.</w:delText>
        </w:r>
      </w:del>
    </w:p>
    <w:p w14:paraId="1F759788" w14:textId="27554896" w:rsidR="00143468" w:rsidRPr="00106813" w:rsidDel="00143468" w:rsidRDefault="00143468">
      <w:pPr>
        <w:pStyle w:val="Bibliography"/>
        <w:rPr>
          <w:del w:id="1409" w:author="Clay Cressler" w:date="2020-05-22T11:44:00Z"/>
          <w:rFonts w:ascii="Times New Roman" w:hAnsi="Times New Roman" w:cs="Times New Roman"/>
        </w:rPr>
      </w:pPr>
      <w:del w:id="1410" w:author="Clay Cressler" w:date="2020-05-22T11:44:00Z">
        <w:r w:rsidRPr="00106813" w:rsidDel="00143468">
          <w:rPr>
            <w:rFonts w:ascii="Times New Roman" w:hAnsi="Times New Roman" w:cs="Times New Roman"/>
          </w:rPr>
          <w:delText xml:space="preserve">Darimont, C.T., Carlson, S.M., Kinnison, M.T., Paquet, P.C., Reimchen, T.E. &amp; Wilmers, C.C. (2009). Human predators outpace other agents of trait change in the wild. </w:delText>
        </w:r>
        <w:r w:rsidRPr="00106813" w:rsidDel="00143468">
          <w:rPr>
            <w:rFonts w:ascii="Times New Roman" w:hAnsi="Times New Roman" w:cs="Times New Roman"/>
            <w:i/>
            <w:iCs/>
          </w:rPr>
          <w:delText>PNAS</w:delText>
        </w:r>
        <w:r w:rsidRPr="00106813" w:rsidDel="00143468">
          <w:rPr>
            <w:rFonts w:ascii="Times New Roman" w:hAnsi="Times New Roman" w:cs="Times New Roman"/>
          </w:rPr>
          <w:delText>, 106, 952–954.</w:delText>
        </w:r>
      </w:del>
    </w:p>
    <w:p w14:paraId="7D430B4D" w14:textId="237356D4" w:rsidR="00143468" w:rsidRPr="00106813" w:rsidDel="00143468" w:rsidRDefault="00143468">
      <w:pPr>
        <w:pStyle w:val="Bibliography"/>
        <w:rPr>
          <w:del w:id="1411" w:author="Clay Cressler" w:date="2020-05-22T11:44:00Z"/>
          <w:rFonts w:ascii="Times New Roman" w:hAnsi="Times New Roman" w:cs="Times New Roman"/>
        </w:rPr>
      </w:pPr>
      <w:del w:id="1412" w:author="Clay Cressler" w:date="2020-05-22T11:44:00Z">
        <w:r w:rsidRPr="00106813" w:rsidDel="00143468">
          <w:rPr>
            <w:rFonts w:ascii="Times New Roman" w:hAnsi="Times New Roman" w:cs="Times New Roman"/>
          </w:rPr>
          <w:delText xml:space="preserve">DeAngelis, D.L. &amp; Mooij, W.M. (2005). Individual-based modeling of ecological and evolutionary processes. </w:delText>
        </w:r>
        <w:r w:rsidRPr="00106813" w:rsidDel="00143468">
          <w:rPr>
            <w:rFonts w:ascii="Times New Roman" w:hAnsi="Times New Roman" w:cs="Times New Roman"/>
            <w:i/>
            <w:iCs/>
          </w:rPr>
          <w:delText>Annual Review of Ecology, Evolution, and Systematics</w:delText>
        </w:r>
        <w:r w:rsidRPr="00106813" w:rsidDel="00143468">
          <w:rPr>
            <w:rFonts w:ascii="Times New Roman" w:hAnsi="Times New Roman" w:cs="Times New Roman"/>
          </w:rPr>
          <w:delText>, 36, 147–168.</w:delText>
        </w:r>
      </w:del>
    </w:p>
    <w:p w14:paraId="10159372" w14:textId="3D07F815" w:rsidR="00143468" w:rsidRPr="00106813" w:rsidDel="00143468" w:rsidRDefault="00143468">
      <w:pPr>
        <w:pStyle w:val="Bibliography"/>
        <w:rPr>
          <w:del w:id="1413" w:author="Clay Cressler" w:date="2020-05-22T11:44:00Z"/>
          <w:rFonts w:ascii="Times New Roman" w:hAnsi="Times New Roman" w:cs="Times New Roman"/>
        </w:rPr>
      </w:pPr>
      <w:del w:id="1414" w:author="Clay Cressler" w:date="2020-05-22T11:44:00Z">
        <w:r w:rsidRPr="00106813" w:rsidDel="00143468">
          <w:rPr>
            <w:rFonts w:ascii="Times New Roman" w:hAnsi="Times New Roman" w:cs="Times New Roman"/>
          </w:rPr>
          <w:delText xml:space="preserve">DeLong, J.P. &amp; Belmaker, J. (2019). Ecological pleiotropy and indirect effects alter the potential for evolutionary rescue. </w:delText>
        </w:r>
        <w:r w:rsidRPr="00106813" w:rsidDel="00143468">
          <w:rPr>
            <w:rFonts w:ascii="Times New Roman" w:hAnsi="Times New Roman" w:cs="Times New Roman"/>
            <w:i/>
            <w:iCs/>
          </w:rPr>
          <w:delText>Evolutionary Applications</w:delText>
        </w:r>
        <w:r w:rsidRPr="00106813" w:rsidDel="00143468">
          <w:rPr>
            <w:rFonts w:ascii="Times New Roman" w:hAnsi="Times New Roman" w:cs="Times New Roman"/>
          </w:rPr>
          <w:delText>, 12, 636–654.</w:delText>
        </w:r>
      </w:del>
    </w:p>
    <w:p w14:paraId="26C6234E" w14:textId="4685686B" w:rsidR="00143468" w:rsidRPr="00106813" w:rsidDel="00143468" w:rsidRDefault="00143468">
      <w:pPr>
        <w:pStyle w:val="Bibliography"/>
        <w:rPr>
          <w:del w:id="1415" w:author="Clay Cressler" w:date="2020-05-22T11:44:00Z"/>
          <w:rFonts w:ascii="Times New Roman" w:hAnsi="Times New Roman" w:cs="Times New Roman"/>
        </w:rPr>
      </w:pPr>
      <w:del w:id="1416" w:author="Clay Cressler" w:date="2020-05-22T11:44:00Z">
        <w:r w:rsidRPr="00106813" w:rsidDel="00143468">
          <w:rPr>
            <w:rFonts w:ascii="Times New Roman" w:hAnsi="Times New Roman" w:cs="Times New Roman"/>
          </w:rPr>
          <w:delText xml:space="preserve">DeLong, J.P. &amp; Gibert, J.P. (2016). Gillespie eco-evolutionary models (GEMs) reveal the role of heritable trait variation in eco-evolutionary dynamics. </w:delText>
        </w:r>
        <w:r w:rsidRPr="00106813" w:rsidDel="00143468">
          <w:rPr>
            <w:rFonts w:ascii="Times New Roman" w:hAnsi="Times New Roman" w:cs="Times New Roman"/>
            <w:i/>
            <w:iCs/>
          </w:rPr>
          <w:delText>Ecol Evol</w:delText>
        </w:r>
        <w:r w:rsidRPr="00106813" w:rsidDel="00143468">
          <w:rPr>
            <w:rFonts w:ascii="Times New Roman" w:hAnsi="Times New Roman" w:cs="Times New Roman"/>
          </w:rPr>
          <w:delText>, 6, 935–945.</w:delText>
        </w:r>
      </w:del>
    </w:p>
    <w:p w14:paraId="1A45253B" w14:textId="7B5E5712" w:rsidR="00143468" w:rsidRPr="00106813" w:rsidDel="00143468" w:rsidRDefault="00143468">
      <w:pPr>
        <w:pStyle w:val="Bibliography"/>
        <w:rPr>
          <w:del w:id="1417" w:author="Clay Cressler" w:date="2020-05-22T11:44:00Z"/>
          <w:rFonts w:ascii="Times New Roman" w:hAnsi="Times New Roman" w:cs="Times New Roman"/>
        </w:rPr>
      </w:pPr>
      <w:del w:id="1418" w:author="Clay Cressler" w:date="2020-05-22T11:44:00Z">
        <w:r w:rsidRPr="00106813" w:rsidDel="00143468">
          <w:rPr>
            <w:rFonts w:ascii="Times New Roman" w:hAnsi="Times New Roman" w:cs="Times New Roman"/>
          </w:rPr>
          <w:delText xml:space="preserve">DeLong, J.P. &amp; Luhring, T.M. (2018). Size-dependent predation and correlated life history traits alter eco-evolutionary dynamics and selection for faster individual growth. </w:delText>
        </w:r>
        <w:r w:rsidRPr="00106813" w:rsidDel="00143468">
          <w:rPr>
            <w:rFonts w:ascii="Times New Roman" w:hAnsi="Times New Roman" w:cs="Times New Roman"/>
            <w:i/>
            <w:iCs/>
          </w:rPr>
          <w:delText>Popul Ecol</w:delText>
        </w:r>
        <w:r w:rsidRPr="00106813" w:rsidDel="00143468">
          <w:rPr>
            <w:rFonts w:ascii="Times New Roman" w:hAnsi="Times New Roman" w:cs="Times New Roman"/>
          </w:rPr>
          <w:delText>, 60, 9–20.</w:delText>
        </w:r>
      </w:del>
    </w:p>
    <w:p w14:paraId="69B1FD41" w14:textId="40EE5C9C" w:rsidR="00143468" w:rsidRPr="00106813" w:rsidDel="00143468" w:rsidRDefault="00143468">
      <w:pPr>
        <w:pStyle w:val="Bibliography"/>
        <w:rPr>
          <w:del w:id="1419" w:author="Clay Cressler" w:date="2020-05-22T11:44:00Z"/>
          <w:rFonts w:ascii="Times New Roman" w:hAnsi="Times New Roman" w:cs="Times New Roman"/>
        </w:rPr>
      </w:pPr>
      <w:del w:id="1420" w:author="Clay Cressler" w:date="2020-05-22T11:44:00Z">
        <w:r w:rsidRPr="00106813" w:rsidDel="00143468">
          <w:rPr>
            <w:rFonts w:ascii="Times New Roman" w:hAnsi="Times New Roman" w:cs="Times New Roman"/>
          </w:rPr>
          <w:delText xml:space="preserve">Dieckmann, U. &amp; Law, R. (1996). The dynamical theory of coevolution: a derivation from stochastic ecological processes. </w:delText>
        </w:r>
        <w:r w:rsidRPr="00106813" w:rsidDel="00143468">
          <w:rPr>
            <w:rFonts w:ascii="Times New Roman" w:hAnsi="Times New Roman" w:cs="Times New Roman"/>
            <w:i/>
            <w:iCs/>
          </w:rPr>
          <w:delText>J Math Biol</w:delText>
        </w:r>
        <w:r w:rsidRPr="00106813" w:rsidDel="00143468">
          <w:rPr>
            <w:rFonts w:ascii="Times New Roman" w:hAnsi="Times New Roman" w:cs="Times New Roman"/>
          </w:rPr>
          <w:delText>, 34, 579–612.</w:delText>
        </w:r>
      </w:del>
    </w:p>
    <w:p w14:paraId="6C4DA8FC" w14:textId="44BB4699" w:rsidR="00143468" w:rsidRPr="00106813" w:rsidDel="00143468" w:rsidRDefault="00143468">
      <w:pPr>
        <w:pStyle w:val="Bibliography"/>
        <w:rPr>
          <w:del w:id="1421" w:author="Clay Cressler" w:date="2020-05-22T11:44:00Z"/>
          <w:rFonts w:ascii="Times New Roman" w:hAnsi="Times New Roman" w:cs="Times New Roman"/>
        </w:rPr>
      </w:pPr>
      <w:del w:id="1422" w:author="Clay Cressler" w:date="2020-05-22T11:44:00Z">
        <w:r w:rsidRPr="00106813" w:rsidDel="00143468">
          <w:rPr>
            <w:rFonts w:ascii="Times New Roman" w:hAnsi="Times New Roman" w:cs="Times New Roman"/>
          </w:rPr>
          <w:delText xml:space="preserve">Doebeli, M., Ispolatov, Y. &amp; Simon, B. (2017). Towards a mechanistic foundation of evolutionary theory. </w:delText>
        </w:r>
        <w:r w:rsidRPr="00106813" w:rsidDel="00143468">
          <w:rPr>
            <w:rFonts w:ascii="Times New Roman" w:hAnsi="Times New Roman" w:cs="Times New Roman"/>
            <w:i/>
            <w:iCs/>
          </w:rPr>
          <w:delText>eLife</w:delText>
        </w:r>
        <w:r w:rsidRPr="00106813" w:rsidDel="00143468">
          <w:rPr>
            <w:rFonts w:ascii="Times New Roman" w:hAnsi="Times New Roman" w:cs="Times New Roman"/>
          </w:rPr>
          <w:delText>, 6, e23804.</w:delText>
        </w:r>
      </w:del>
    </w:p>
    <w:p w14:paraId="7A58CDD8" w14:textId="506101E6" w:rsidR="00143468" w:rsidRPr="00106813" w:rsidDel="00143468" w:rsidRDefault="00143468">
      <w:pPr>
        <w:pStyle w:val="Bibliography"/>
        <w:rPr>
          <w:del w:id="1423" w:author="Clay Cressler" w:date="2020-05-22T11:44:00Z"/>
          <w:rFonts w:ascii="Times New Roman" w:hAnsi="Times New Roman" w:cs="Times New Roman"/>
        </w:rPr>
      </w:pPr>
      <w:del w:id="1424" w:author="Clay Cressler" w:date="2020-05-22T11:44:00Z">
        <w:r w:rsidRPr="00106813" w:rsidDel="00143468">
          <w:rPr>
            <w:rFonts w:ascii="Times New Roman" w:hAnsi="Times New Roman" w:cs="Times New Roman"/>
          </w:rPr>
          <w:delText xml:space="preserve">Edeline, E., Carlson, S.M., Stige, L.C., Winfield, I.J., Fletcher, J.M., James, J.B., </w:delText>
        </w:r>
        <w:r w:rsidRPr="00106813" w:rsidDel="00143468">
          <w:rPr>
            <w:rFonts w:ascii="Times New Roman" w:hAnsi="Times New Roman" w:cs="Times New Roman"/>
            <w:i/>
            <w:iCs/>
          </w:rPr>
          <w:delText>et al.</w:delText>
        </w:r>
        <w:r w:rsidRPr="00106813" w:rsidDel="00143468">
          <w:rPr>
            <w:rFonts w:ascii="Times New Roman" w:hAnsi="Times New Roman" w:cs="Times New Roman"/>
          </w:rPr>
          <w:delText xml:space="preserve"> (2007). Trait changes in a harvested population are driven by a dynamic tug-of-war between natural and harvest selection. </w:delText>
        </w:r>
        <w:r w:rsidRPr="00106813" w:rsidDel="00143468">
          <w:rPr>
            <w:rFonts w:ascii="Times New Roman" w:hAnsi="Times New Roman" w:cs="Times New Roman"/>
            <w:i/>
            <w:iCs/>
          </w:rPr>
          <w:delText>PNAS</w:delText>
        </w:r>
        <w:r w:rsidRPr="00106813" w:rsidDel="00143468">
          <w:rPr>
            <w:rFonts w:ascii="Times New Roman" w:hAnsi="Times New Roman" w:cs="Times New Roman"/>
          </w:rPr>
          <w:delText>, 104, 15799–15804.</w:delText>
        </w:r>
      </w:del>
    </w:p>
    <w:p w14:paraId="3BDDD2E0" w14:textId="7C2ECBC6" w:rsidR="00143468" w:rsidRPr="00106813" w:rsidDel="00143468" w:rsidRDefault="00143468">
      <w:pPr>
        <w:pStyle w:val="Bibliography"/>
        <w:rPr>
          <w:del w:id="1425" w:author="Clay Cressler" w:date="2020-05-22T11:44:00Z"/>
          <w:rFonts w:ascii="Times New Roman" w:hAnsi="Times New Roman" w:cs="Times New Roman"/>
        </w:rPr>
      </w:pPr>
      <w:del w:id="1426" w:author="Clay Cressler" w:date="2020-05-22T11:44:00Z">
        <w:r w:rsidRPr="00106813" w:rsidDel="00143468">
          <w:rPr>
            <w:rFonts w:ascii="Times New Roman" w:hAnsi="Times New Roman" w:cs="Times New Roman"/>
          </w:rPr>
          <w:delText xml:space="preserve">Ellner, S.P. &amp; Rees, M. (2006). Integral projection models for species with complex demography. </w:delText>
        </w:r>
        <w:r w:rsidRPr="00106813" w:rsidDel="00143468">
          <w:rPr>
            <w:rFonts w:ascii="Times New Roman" w:hAnsi="Times New Roman" w:cs="Times New Roman"/>
            <w:i/>
            <w:iCs/>
          </w:rPr>
          <w:delText>Am. Nat.</w:delText>
        </w:r>
        <w:r w:rsidRPr="00106813" w:rsidDel="00143468">
          <w:rPr>
            <w:rFonts w:ascii="Times New Roman" w:hAnsi="Times New Roman" w:cs="Times New Roman"/>
          </w:rPr>
          <w:delText>, 167, 410–428.</w:delText>
        </w:r>
      </w:del>
    </w:p>
    <w:p w14:paraId="47EFBB82" w14:textId="0B2564DE" w:rsidR="00143468" w:rsidRPr="00106813" w:rsidDel="00143468" w:rsidRDefault="00143468">
      <w:pPr>
        <w:pStyle w:val="Bibliography"/>
        <w:rPr>
          <w:del w:id="1427" w:author="Clay Cressler" w:date="2020-05-22T11:44:00Z"/>
          <w:rFonts w:ascii="Times New Roman" w:hAnsi="Times New Roman" w:cs="Times New Roman"/>
        </w:rPr>
      </w:pPr>
      <w:del w:id="1428" w:author="Clay Cressler" w:date="2020-05-22T11:44:00Z">
        <w:r w:rsidRPr="00106813" w:rsidDel="00143468">
          <w:rPr>
            <w:rFonts w:ascii="Times New Roman" w:hAnsi="Times New Roman" w:cs="Times New Roman"/>
          </w:rPr>
          <w:delText xml:space="preserve">Fussmann, G.F., Ellner, S.P. &amp; Hairston, N.G., Jr. (2003). Evolution as a critical component of plankton dynamics. </w:delText>
        </w:r>
        <w:r w:rsidRPr="00106813" w:rsidDel="00143468">
          <w:rPr>
            <w:rFonts w:ascii="Times New Roman" w:hAnsi="Times New Roman" w:cs="Times New Roman"/>
            <w:i/>
            <w:iCs/>
          </w:rPr>
          <w:delText>Proc. Biol. Sci.</w:delText>
        </w:r>
        <w:r w:rsidRPr="00106813" w:rsidDel="00143468">
          <w:rPr>
            <w:rFonts w:ascii="Times New Roman" w:hAnsi="Times New Roman" w:cs="Times New Roman"/>
          </w:rPr>
          <w:delText>, 270, 1015–1022.</w:delText>
        </w:r>
      </w:del>
    </w:p>
    <w:p w14:paraId="52F945CA" w14:textId="58C3F760" w:rsidR="00143468" w:rsidRPr="00106813" w:rsidDel="00143468" w:rsidRDefault="00143468">
      <w:pPr>
        <w:pStyle w:val="Bibliography"/>
        <w:rPr>
          <w:del w:id="1429" w:author="Clay Cressler" w:date="2020-05-22T11:44:00Z"/>
          <w:rFonts w:ascii="Times New Roman" w:hAnsi="Times New Roman" w:cs="Times New Roman"/>
        </w:rPr>
      </w:pPr>
      <w:del w:id="1430" w:author="Clay Cressler" w:date="2020-05-22T11:44:00Z">
        <w:r w:rsidRPr="00106813" w:rsidDel="00143468">
          <w:rPr>
            <w:rFonts w:ascii="Times New Roman" w:hAnsi="Times New Roman" w:cs="Times New Roman"/>
          </w:rPr>
          <w:delText xml:space="preserve">Geritz, S.A.H., Kisdi, E., Mesze´NA, G. &amp; Metz, J.A.J. (1998). Evolutionarily singular strategies and the adaptive growth and branching of the evolutionary tree. </w:delText>
        </w:r>
        <w:r w:rsidRPr="00106813" w:rsidDel="00143468">
          <w:rPr>
            <w:rFonts w:ascii="Times New Roman" w:hAnsi="Times New Roman" w:cs="Times New Roman"/>
            <w:i/>
            <w:iCs/>
          </w:rPr>
          <w:delText>Evolutionary Ecology</w:delText>
        </w:r>
        <w:r w:rsidRPr="00106813" w:rsidDel="00143468">
          <w:rPr>
            <w:rFonts w:ascii="Times New Roman" w:hAnsi="Times New Roman" w:cs="Times New Roman"/>
          </w:rPr>
          <w:delText>, 12, 35–57.</w:delText>
        </w:r>
      </w:del>
    </w:p>
    <w:p w14:paraId="3FF72EE0" w14:textId="4DDE3EA2" w:rsidR="00143468" w:rsidRPr="00106813" w:rsidDel="00143468" w:rsidRDefault="00143468">
      <w:pPr>
        <w:pStyle w:val="Bibliography"/>
        <w:rPr>
          <w:del w:id="1431" w:author="Clay Cressler" w:date="2020-05-22T11:44:00Z"/>
          <w:rFonts w:ascii="Times New Roman" w:hAnsi="Times New Roman" w:cs="Times New Roman"/>
        </w:rPr>
      </w:pPr>
      <w:del w:id="1432" w:author="Clay Cressler" w:date="2020-05-22T11:44:00Z">
        <w:r w:rsidRPr="00106813" w:rsidDel="00143468">
          <w:rPr>
            <w:rFonts w:ascii="Times New Roman" w:hAnsi="Times New Roman" w:cs="Times New Roman"/>
          </w:rPr>
          <w:delText xml:space="preserve">Gillespie, D.T. (1977). Exact stochastic simulation of coupled chemical reactions. </w:delText>
        </w:r>
        <w:r w:rsidRPr="00106813" w:rsidDel="00143468">
          <w:rPr>
            <w:rFonts w:ascii="Times New Roman" w:hAnsi="Times New Roman" w:cs="Times New Roman"/>
            <w:i/>
            <w:iCs/>
          </w:rPr>
          <w:delText>J. Phys. Chem.</w:delText>
        </w:r>
        <w:r w:rsidRPr="00106813" w:rsidDel="00143468">
          <w:rPr>
            <w:rFonts w:ascii="Times New Roman" w:hAnsi="Times New Roman" w:cs="Times New Roman"/>
          </w:rPr>
          <w:delText>, 81, 2340–2361.</w:delText>
        </w:r>
      </w:del>
    </w:p>
    <w:p w14:paraId="08CE0EB6" w14:textId="7269C83F" w:rsidR="00143468" w:rsidRPr="00106813" w:rsidDel="00143468" w:rsidRDefault="00143468">
      <w:pPr>
        <w:pStyle w:val="Bibliography"/>
        <w:rPr>
          <w:del w:id="1433" w:author="Clay Cressler" w:date="2020-05-22T11:44:00Z"/>
          <w:rFonts w:ascii="Times New Roman" w:hAnsi="Times New Roman" w:cs="Times New Roman"/>
        </w:rPr>
      </w:pPr>
      <w:del w:id="1434" w:author="Clay Cressler" w:date="2020-05-22T11:44:00Z">
        <w:r w:rsidRPr="00106813" w:rsidDel="00143468">
          <w:rPr>
            <w:rFonts w:ascii="Times New Roman" w:hAnsi="Times New Roman" w:cs="Times New Roman"/>
          </w:rPr>
          <w:delText xml:space="preserve">Govaert, L., Fronhofer, E.A., Lion, S., Eizaguirre, C., Bonte, D., Egas, M., </w:delText>
        </w:r>
        <w:r w:rsidRPr="00106813" w:rsidDel="00143468">
          <w:rPr>
            <w:rFonts w:ascii="Times New Roman" w:hAnsi="Times New Roman" w:cs="Times New Roman"/>
            <w:i/>
            <w:iCs/>
          </w:rPr>
          <w:delText>et al.</w:delText>
        </w:r>
        <w:r w:rsidRPr="00106813" w:rsidDel="00143468">
          <w:rPr>
            <w:rFonts w:ascii="Times New Roman" w:hAnsi="Times New Roman" w:cs="Times New Roman"/>
          </w:rPr>
          <w:delText xml:space="preserve"> (2019). Eco-evolutionary feedbacks—Theoretical models and perspectives. </w:delText>
        </w:r>
        <w:r w:rsidRPr="00106813" w:rsidDel="00143468">
          <w:rPr>
            <w:rFonts w:ascii="Times New Roman" w:hAnsi="Times New Roman" w:cs="Times New Roman"/>
            <w:i/>
            <w:iCs/>
          </w:rPr>
          <w:delText>Functional Ecology</w:delText>
        </w:r>
        <w:r w:rsidRPr="00106813" w:rsidDel="00143468">
          <w:rPr>
            <w:rFonts w:ascii="Times New Roman" w:hAnsi="Times New Roman" w:cs="Times New Roman"/>
          </w:rPr>
          <w:delText>, 33, 13–30.</w:delText>
        </w:r>
      </w:del>
    </w:p>
    <w:p w14:paraId="64170C98" w14:textId="1E0B63D4" w:rsidR="00143468" w:rsidRPr="00106813" w:rsidDel="00143468" w:rsidRDefault="00143468">
      <w:pPr>
        <w:pStyle w:val="Bibliography"/>
        <w:rPr>
          <w:del w:id="1435" w:author="Clay Cressler" w:date="2020-05-22T11:44:00Z"/>
          <w:rFonts w:ascii="Times New Roman" w:hAnsi="Times New Roman" w:cs="Times New Roman"/>
        </w:rPr>
      </w:pPr>
      <w:del w:id="1436" w:author="Clay Cressler" w:date="2020-05-22T11:44:00Z">
        <w:r w:rsidRPr="00106813" w:rsidDel="00143468">
          <w:rPr>
            <w:rFonts w:ascii="Times New Roman" w:hAnsi="Times New Roman" w:cs="Times New Roman"/>
          </w:rPr>
          <w:delText xml:space="preserve">Grant, P.R. &amp; Grant, B.R. (2002). Unpredictable evolution in a 30-Year study of Darwin’s finches. </w:delText>
        </w:r>
        <w:r w:rsidRPr="00106813" w:rsidDel="00143468">
          <w:rPr>
            <w:rFonts w:ascii="Times New Roman" w:hAnsi="Times New Roman" w:cs="Times New Roman"/>
            <w:i/>
            <w:iCs/>
          </w:rPr>
          <w:delText>Science</w:delText>
        </w:r>
        <w:r w:rsidRPr="00106813" w:rsidDel="00143468">
          <w:rPr>
            <w:rFonts w:ascii="Times New Roman" w:hAnsi="Times New Roman" w:cs="Times New Roman"/>
          </w:rPr>
          <w:delText>, 296, 707–711.</w:delText>
        </w:r>
      </w:del>
    </w:p>
    <w:p w14:paraId="634B1110" w14:textId="2267DCCB" w:rsidR="00143468" w:rsidRPr="00106813" w:rsidDel="00143468" w:rsidRDefault="00143468">
      <w:pPr>
        <w:pStyle w:val="Bibliography"/>
        <w:rPr>
          <w:del w:id="1437" w:author="Clay Cressler" w:date="2020-05-22T11:44:00Z"/>
          <w:rFonts w:ascii="Times New Roman" w:hAnsi="Times New Roman" w:cs="Times New Roman"/>
        </w:rPr>
      </w:pPr>
      <w:del w:id="1438" w:author="Clay Cressler" w:date="2020-05-22T11:44:00Z">
        <w:r w:rsidRPr="00106813" w:rsidDel="00143468">
          <w:rPr>
            <w:rFonts w:ascii="Times New Roman" w:hAnsi="Times New Roman" w:cs="Times New Roman"/>
          </w:rPr>
          <w:delText xml:space="preserve">Greenman, J.V. &amp; Benton, T.G. (2003). The amplification of environmental noise in population models: causes and consequences. </w:delText>
        </w:r>
        <w:r w:rsidRPr="00106813" w:rsidDel="00143468">
          <w:rPr>
            <w:rFonts w:ascii="Times New Roman" w:hAnsi="Times New Roman" w:cs="Times New Roman"/>
            <w:i/>
            <w:iCs/>
          </w:rPr>
          <w:delText>Am. Nat.</w:delText>
        </w:r>
        <w:r w:rsidRPr="00106813" w:rsidDel="00143468">
          <w:rPr>
            <w:rFonts w:ascii="Times New Roman" w:hAnsi="Times New Roman" w:cs="Times New Roman"/>
          </w:rPr>
          <w:delText>, 161, 225–239.</w:delText>
        </w:r>
      </w:del>
    </w:p>
    <w:p w14:paraId="51DA7797" w14:textId="6278940B" w:rsidR="00143468" w:rsidRPr="00106813" w:rsidDel="00143468" w:rsidRDefault="00143468">
      <w:pPr>
        <w:pStyle w:val="Bibliography"/>
        <w:rPr>
          <w:del w:id="1439" w:author="Clay Cressler" w:date="2020-05-22T11:44:00Z"/>
          <w:rFonts w:ascii="Times New Roman" w:hAnsi="Times New Roman" w:cs="Times New Roman"/>
        </w:rPr>
      </w:pPr>
      <w:del w:id="1440" w:author="Clay Cressler" w:date="2020-05-22T11:44:00Z">
        <w:r w:rsidRPr="00106813" w:rsidDel="00143468">
          <w:rPr>
            <w:rFonts w:ascii="Times New Roman" w:hAnsi="Times New Roman" w:cs="Times New Roman"/>
          </w:rPr>
          <w:delText xml:space="preserve">Hairston, Jr., N.G., Ellner, S.P., Geber, M.A., Yoshida, T. &amp; Fox, J.A. (2005). Rapid evolution and the convergence of ecological and evolutionary time. </w:delText>
        </w:r>
        <w:r w:rsidRPr="00106813" w:rsidDel="00143468">
          <w:rPr>
            <w:rFonts w:ascii="Times New Roman" w:hAnsi="Times New Roman" w:cs="Times New Roman"/>
            <w:i/>
            <w:iCs/>
          </w:rPr>
          <w:delText>Ecol. Lett.</w:delText>
        </w:r>
        <w:r w:rsidRPr="00106813" w:rsidDel="00143468">
          <w:rPr>
            <w:rFonts w:ascii="Times New Roman" w:hAnsi="Times New Roman" w:cs="Times New Roman"/>
          </w:rPr>
          <w:delText>, 8, 1114–1127.</w:delText>
        </w:r>
      </w:del>
    </w:p>
    <w:p w14:paraId="452AC175" w14:textId="215E808F" w:rsidR="00143468" w:rsidRPr="00106813" w:rsidDel="00143468" w:rsidRDefault="00143468">
      <w:pPr>
        <w:pStyle w:val="Bibliography"/>
        <w:rPr>
          <w:del w:id="1441" w:author="Clay Cressler" w:date="2020-05-22T11:44:00Z"/>
          <w:rFonts w:ascii="Times New Roman" w:hAnsi="Times New Roman" w:cs="Times New Roman"/>
        </w:rPr>
      </w:pPr>
      <w:del w:id="1442" w:author="Clay Cressler" w:date="2020-05-22T11:44:00Z">
        <w:r w:rsidRPr="00106813" w:rsidDel="00143468">
          <w:rPr>
            <w:rFonts w:ascii="Times New Roman" w:hAnsi="Times New Roman" w:cs="Times New Roman"/>
          </w:rPr>
          <w:delText xml:space="preserve">Hastings, A., Abbott, K.C., Cuddington, K., Francis, T., Gellner, G., Lai, Y.-C., </w:delText>
        </w:r>
        <w:r w:rsidRPr="00106813" w:rsidDel="00143468">
          <w:rPr>
            <w:rFonts w:ascii="Times New Roman" w:hAnsi="Times New Roman" w:cs="Times New Roman"/>
            <w:i/>
            <w:iCs/>
          </w:rPr>
          <w:delText>et al.</w:delText>
        </w:r>
        <w:r w:rsidRPr="00106813" w:rsidDel="00143468">
          <w:rPr>
            <w:rFonts w:ascii="Times New Roman" w:hAnsi="Times New Roman" w:cs="Times New Roman"/>
          </w:rPr>
          <w:delText xml:space="preserve"> (2018). Transient phenomena in ecology. </w:delText>
        </w:r>
        <w:r w:rsidRPr="00106813" w:rsidDel="00143468">
          <w:rPr>
            <w:rFonts w:ascii="Times New Roman" w:hAnsi="Times New Roman" w:cs="Times New Roman"/>
            <w:i/>
            <w:iCs/>
          </w:rPr>
          <w:delText>Science</w:delText>
        </w:r>
        <w:r w:rsidRPr="00106813" w:rsidDel="00143468">
          <w:rPr>
            <w:rFonts w:ascii="Times New Roman" w:hAnsi="Times New Roman" w:cs="Times New Roman"/>
          </w:rPr>
          <w:delText>, 361.</w:delText>
        </w:r>
      </w:del>
    </w:p>
    <w:p w14:paraId="144C8B09" w14:textId="06A58ACF" w:rsidR="00143468" w:rsidRPr="00106813" w:rsidDel="00143468" w:rsidRDefault="00143468">
      <w:pPr>
        <w:pStyle w:val="Bibliography"/>
        <w:rPr>
          <w:del w:id="1443" w:author="Clay Cressler" w:date="2020-05-22T11:44:00Z"/>
          <w:rFonts w:ascii="Times New Roman" w:hAnsi="Times New Roman" w:cs="Times New Roman"/>
        </w:rPr>
      </w:pPr>
      <w:del w:id="1444" w:author="Clay Cressler" w:date="2020-05-22T11:44:00Z">
        <w:r w:rsidRPr="00106813" w:rsidDel="00143468">
          <w:rPr>
            <w:rFonts w:ascii="Times New Roman" w:hAnsi="Times New Roman" w:cs="Times New Roman"/>
          </w:rPr>
          <w:delText xml:space="preserve">Henson, S.M., Cushing, J.M., Costantino, R.F., Dennis, B. &amp; Desharnais, R.A. (1998). Phase switching in population cycles. </w:delText>
        </w:r>
        <w:r w:rsidRPr="00106813" w:rsidDel="00143468">
          <w:rPr>
            <w:rFonts w:ascii="Times New Roman" w:hAnsi="Times New Roman" w:cs="Times New Roman"/>
            <w:i/>
            <w:iCs/>
          </w:rPr>
          <w:delText>Proceedings of the Royal Society of London. Series B: Biological Sciences</w:delText>
        </w:r>
        <w:r w:rsidRPr="00106813" w:rsidDel="00143468">
          <w:rPr>
            <w:rFonts w:ascii="Times New Roman" w:hAnsi="Times New Roman" w:cs="Times New Roman"/>
          </w:rPr>
          <w:delText>, 265, 2229–2234.</w:delText>
        </w:r>
      </w:del>
    </w:p>
    <w:p w14:paraId="577E9077" w14:textId="50A3145B" w:rsidR="00143468" w:rsidRPr="00106813" w:rsidDel="00143468" w:rsidRDefault="00143468">
      <w:pPr>
        <w:pStyle w:val="Bibliography"/>
        <w:rPr>
          <w:del w:id="1445" w:author="Clay Cressler" w:date="2020-05-22T11:44:00Z"/>
          <w:rFonts w:ascii="Times New Roman" w:hAnsi="Times New Roman" w:cs="Times New Roman"/>
        </w:rPr>
      </w:pPr>
      <w:del w:id="1446" w:author="Clay Cressler" w:date="2020-05-22T11:44:00Z">
        <w:r w:rsidRPr="00106813" w:rsidDel="00143468">
          <w:rPr>
            <w:rFonts w:ascii="Times New Roman" w:hAnsi="Times New Roman" w:cs="Times New Roman"/>
          </w:rPr>
          <w:delText xml:space="preserve">Humplik, J., Hill, A.L. &amp; Nowak, M.A. (2014). Evolutionary dynamics of infectious diseases in finite populations. </w:delText>
        </w:r>
        <w:r w:rsidRPr="00106813" w:rsidDel="00143468">
          <w:rPr>
            <w:rFonts w:ascii="Times New Roman" w:hAnsi="Times New Roman" w:cs="Times New Roman"/>
            <w:i/>
            <w:iCs/>
          </w:rPr>
          <w:delText>J. Theor. Biol.</w:delText>
        </w:r>
        <w:r w:rsidRPr="00106813" w:rsidDel="00143468">
          <w:rPr>
            <w:rFonts w:ascii="Times New Roman" w:hAnsi="Times New Roman" w:cs="Times New Roman"/>
          </w:rPr>
          <w:delText>, 360, 149–162.</w:delText>
        </w:r>
      </w:del>
    </w:p>
    <w:p w14:paraId="2D7907EA" w14:textId="6F49A203" w:rsidR="00143468" w:rsidRPr="00106813" w:rsidDel="00143468" w:rsidRDefault="00143468">
      <w:pPr>
        <w:pStyle w:val="Bibliography"/>
        <w:rPr>
          <w:del w:id="1447" w:author="Clay Cressler" w:date="2020-05-22T11:44:00Z"/>
          <w:rFonts w:ascii="Times New Roman" w:hAnsi="Times New Roman" w:cs="Times New Roman"/>
        </w:rPr>
      </w:pPr>
      <w:del w:id="1448" w:author="Clay Cressler" w:date="2020-05-22T11:44:00Z">
        <w:r w:rsidRPr="00106813" w:rsidDel="00143468">
          <w:rPr>
            <w:rFonts w:ascii="Times New Roman" w:hAnsi="Times New Roman" w:cs="Times New Roman"/>
          </w:rPr>
          <w:delText xml:space="preserve">Kendall, B.E., Fox, G.A., Fujiwara, M. &amp; Nogeire, T.M. (2011). Demographic heterogeneity, cohort selection, and population growth. </w:delText>
        </w:r>
        <w:r w:rsidRPr="00106813" w:rsidDel="00143468">
          <w:rPr>
            <w:rFonts w:ascii="Times New Roman" w:hAnsi="Times New Roman" w:cs="Times New Roman"/>
            <w:i/>
            <w:iCs/>
          </w:rPr>
          <w:delText>Ecology</w:delText>
        </w:r>
        <w:r w:rsidRPr="00106813" w:rsidDel="00143468">
          <w:rPr>
            <w:rFonts w:ascii="Times New Roman" w:hAnsi="Times New Roman" w:cs="Times New Roman"/>
          </w:rPr>
          <w:delText>, 92, 1985–1993.</w:delText>
        </w:r>
      </w:del>
    </w:p>
    <w:p w14:paraId="173157F4" w14:textId="0E906F3D" w:rsidR="00143468" w:rsidRPr="00106813" w:rsidDel="00143468" w:rsidRDefault="00143468">
      <w:pPr>
        <w:pStyle w:val="Bibliography"/>
        <w:rPr>
          <w:del w:id="1449" w:author="Clay Cressler" w:date="2020-05-22T11:44:00Z"/>
          <w:rFonts w:ascii="Times New Roman" w:hAnsi="Times New Roman" w:cs="Times New Roman"/>
        </w:rPr>
      </w:pPr>
      <w:del w:id="1450" w:author="Clay Cressler" w:date="2020-05-22T11:44:00Z">
        <w:r w:rsidRPr="00106813" w:rsidDel="00143468">
          <w:rPr>
            <w:rFonts w:ascii="Times New Roman" w:hAnsi="Times New Roman" w:cs="Times New Roman"/>
          </w:rPr>
          <w:delText xml:space="preserve">Lande, R. (1976). Natural selection and random genetic drift in phenotypic evolution. </w:delText>
        </w:r>
        <w:r w:rsidRPr="00106813" w:rsidDel="00143468">
          <w:rPr>
            <w:rFonts w:ascii="Times New Roman" w:hAnsi="Times New Roman" w:cs="Times New Roman"/>
            <w:i/>
            <w:iCs/>
          </w:rPr>
          <w:delText>Evolution</w:delText>
        </w:r>
        <w:r w:rsidRPr="00106813" w:rsidDel="00143468">
          <w:rPr>
            <w:rFonts w:ascii="Times New Roman" w:hAnsi="Times New Roman" w:cs="Times New Roman"/>
          </w:rPr>
          <w:delText>, 30, 314–334.</w:delText>
        </w:r>
      </w:del>
    </w:p>
    <w:p w14:paraId="5B07EB1B" w14:textId="778C7E5D" w:rsidR="00143468" w:rsidRPr="00106813" w:rsidDel="00143468" w:rsidRDefault="00143468">
      <w:pPr>
        <w:pStyle w:val="Bibliography"/>
        <w:rPr>
          <w:del w:id="1451" w:author="Clay Cressler" w:date="2020-05-22T11:44:00Z"/>
          <w:rFonts w:ascii="Times New Roman" w:hAnsi="Times New Roman" w:cs="Times New Roman"/>
        </w:rPr>
      </w:pPr>
      <w:del w:id="1452" w:author="Clay Cressler" w:date="2020-05-22T11:44:00Z">
        <w:r w:rsidRPr="00106813" w:rsidDel="00143468">
          <w:rPr>
            <w:rFonts w:ascii="Times New Roman" w:hAnsi="Times New Roman" w:cs="Times New Roman"/>
          </w:rPr>
          <w:delText xml:space="preserve">Lande, R. (1982). A quantitative genetic theory of Life history evolution. </w:delText>
        </w:r>
        <w:r w:rsidRPr="00106813" w:rsidDel="00143468">
          <w:rPr>
            <w:rFonts w:ascii="Times New Roman" w:hAnsi="Times New Roman" w:cs="Times New Roman"/>
            <w:i/>
            <w:iCs/>
          </w:rPr>
          <w:delText>Ecology</w:delText>
        </w:r>
        <w:r w:rsidRPr="00106813" w:rsidDel="00143468">
          <w:rPr>
            <w:rFonts w:ascii="Times New Roman" w:hAnsi="Times New Roman" w:cs="Times New Roman"/>
          </w:rPr>
          <w:delText>, 63, 607–615.</w:delText>
        </w:r>
      </w:del>
    </w:p>
    <w:p w14:paraId="59D33EE0" w14:textId="531066F6" w:rsidR="00143468" w:rsidRPr="00106813" w:rsidDel="00143468" w:rsidRDefault="00143468">
      <w:pPr>
        <w:pStyle w:val="Bibliography"/>
        <w:rPr>
          <w:del w:id="1453" w:author="Clay Cressler" w:date="2020-05-22T11:44:00Z"/>
          <w:rFonts w:ascii="Times New Roman" w:hAnsi="Times New Roman" w:cs="Times New Roman"/>
        </w:rPr>
      </w:pPr>
      <w:del w:id="1454" w:author="Clay Cressler" w:date="2020-05-22T11:44:00Z">
        <w:r w:rsidRPr="00106813" w:rsidDel="00143468">
          <w:rPr>
            <w:rFonts w:ascii="Times New Roman" w:hAnsi="Times New Roman" w:cs="Times New Roman"/>
          </w:rPr>
          <w:delText xml:space="preserve">Lenormand, T., Roze, D. &amp; Rousset, F. (2009). Stochasticity in evolution. </w:delText>
        </w:r>
        <w:r w:rsidRPr="00106813" w:rsidDel="00143468">
          <w:rPr>
            <w:rFonts w:ascii="Times New Roman" w:hAnsi="Times New Roman" w:cs="Times New Roman"/>
            <w:i/>
            <w:iCs/>
          </w:rPr>
          <w:delText>Trends in Ecology &amp; Evolution</w:delText>
        </w:r>
        <w:r w:rsidRPr="00106813" w:rsidDel="00143468">
          <w:rPr>
            <w:rFonts w:ascii="Times New Roman" w:hAnsi="Times New Roman" w:cs="Times New Roman"/>
          </w:rPr>
          <w:delText>, 24, 157–165.</w:delText>
        </w:r>
      </w:del>
    </w:p>
    <w:p w14:paraId="18200FF0" w14:textId="7AF2F72E" w:rsidR="00143468" w:rsidRPr="00106813" w:rsidDel="00143468" w:rsidRDefault="00143468">
      <w:pPr>
        <w:pStyle w:val="Bibliography"/>
        <w:rPr>
          <w:del w:id="1455" w:author="Clay Cressler" w:date="2020-05-22T11:44:00Z"/>
          <w:rFonts w:ascii="Times New Roman" w:hAnsi="Times New Roman" w:cs="Times New Roman"/>
        </w:rPr>
      </w:pPr>
      <w:del w:id="1456" w:author="Clay Cressler" w:date="2020-05-22T11:44:00Z">
        <w:r w:rsidRPr="00106813" w:rsidDel="00143468">
          <w:rPr>
            <w:rFonts w:ascii="Times New Roman" w:hAnsi="Times New Roman" w:cs="Times New Roman"/>
          </w:rPr>
          <w:delText xml:space="preserve">Lion, S. (2017). Theoretical approaches in evolutionary ecology: Environmental feedback as a unifying perspective. </w:delText>
        </w:r>
        <w:r w:rsidRPr="00106813" w:rsidDel="00143468">
          <w:rPr>
            <w:rFonts w:ascii="Times New Roman" w:hAnsi="Times New Roman" w:cs="Times New Roman"/>
            <w:i/>
            <w:iCs/>
          </w:rPr>
          <w:delText>The American Naturalist</w:delText>
        </w:r>
        <w:r w:rsidRPr="00106813" w:rsidDel="00143468">
          <w:rPr>
            <w:rFonts w:ascii="Times New Roman" w:hAnsi="Times New Roman" w:cs="Times New Roman"/>
          </w:rPr>
          <w:delText>, 191, 21–44.</w:delText>
        </w:r>
      </w:del>
    </w:p>
    <w:p w14:paraId="211027A2" w14:textId="6D6B3BF4" w:rsidR="00143468" w:rsidRPr="00106813" w:rsidDel="00143468" w:rsidRDefault="00143468">
      <w:pPr>
        <w:pStyle w:val="Bibliography"/>
        <w:rPr>
          <w:del w:id="1457" w:author="Clay Cressler" w:date="2020-05-22T11:44:00Z"/>
          <w:rFonts w:ascii="Times New Roman" w:hAnsi="Times New Roman" w:cs="Times New Roman"/>
        </w:rPr>
      </w:pPr>
      <w:del w:id="1458" w:author="Clay Cressler" w:date="2020-05-22T11:44:00Z">
        <w:r w:rsidRPr="00106813" w:rsidDel="00143468">
          <w:rPr>
            <w:rFonts w:ascii="Times New Roman" w:hAnsi="Times New Roman" w:cs="Times New Roman"/>
          </w:rPr>
          <w:delText xml:space="preserve">McKane, A.J. &amp; Newman, T.J. (2005). Predator-prey cycles from resonant amplification of demographic stochasticity. </w:delText>
        </w:r>
        <w:r w:rsidRPr="00106813" w:rsidDel="00143468">
          <w:rPr>
            <w:rFonts w:ascii="Times New Roman" w:hAnsi="Times New Roman" w:cs="Times New Roman"/>
            <w:i/>
            <w:iCs/>
          </w:rPr>
          <w:delText>Phys. Rev. Lett.</w:delText>
        </w:r>
        <w:r w:rsidRPr="00106813" w:rsidDel="00143468">
          <w:rPr>
            <w:rFonts w:ascii="Times New Roman" w:hAnsi="Times New Roman" w:cs="Times New Roman"/>
          </w:rPr>
          <w:delText>, 94, 218102.</w:delText>
        </w:r>
      </w:del>
    </w:p>
    <w:p w14:paraId="03CD233C" w14:textId="11A94E00" w:rsidR="00143468" w:rsidRPr="00106813" w:rsidDel="00143468" w:rsidRDefault="00143468">
      <w:pPr>
        <w:pStyle w:val="Bibliography"/>
        <w:rPr>
          <w:del w:id="1459" w:author="Clay Cressler" w:date="2020-05-22T11:44:00Z"/>
          <w:rFonts w:ascii="Times New Roman" w:hAnsi="Times New Roman" w:cs="Times New Roman"/>
        </w:rPr>
      </w:pPr>
      <w:del w:id="1460" w:author="Clay Cressler" w:date="2020-05-22T11:44:00Z">
        <w:r w:rsidRPr="00106813" w:rsidDel="00143468">
          <w:rPr>
            <w:rFonts w:ascii="Times New Roman" w:hAnsi="Times New Roman" w:cs="Times New Roman"/>
          </w:rPr>
          <w:delText xml:space="preserve">Nicholson, A.J. (1957). The self-adjustment of populations to change. </w:delText>
        </w:r>
        <w:r w:rsidRPr="00106813" w:rsidDel="00143468">
          <w:rPr>
            <w:rFonts w:ascii="Times New Roman" w:hAnsi="Times New Roman" w:cs="Times New Roman"/>
            <w:i/>
            <w:iCs/>
          </w:rPr>
          <w:delText>Cold Spring Harb Symp Quant Biol</w:delText>
        </w:r>
        <w:r w:rsidRPr="00106813" w:rsidDel="00143468">
          <w:rPr>
            <w:rFonts w:ascii="Times New Roman" w:hAnsi="Times New Roman" w:cs="Times New Roman"/>
          </w:rPr>
          <w:delText>, 22, 153–173.</w:delText>
        </w:r>
      </w:del>
    </w:p>
    <w:p w14:paraId="6FCD5CCE" w14:textId="571BC4B7" w:rsidR="00143468" w:rsidRPr="00106813" w:rsidDel="00143468" w:rsidRDefault="00143468">
      <w:pPr>
        <w:pStyle w:val="Bibliography"/>
        <w:rPr>
          <w:del w:id="1461" w:author="Clay Cressler" w:date="2020-05-22T11:44:00Z"/>
          <w:rFonts w:ascii="Times New Roman" w:hAnsi="Times New Roman" w:cs="Times New Roman"/>
        </w:rPr>
      </w:pPr>
      <w:del w:id="1462" w:author="Clay Cressler" w:date="2020-05-22T11:44:00Z">
        <w:r w:rsidRPr="00106813" w:rsidDel="00143468">
          <w:rPr>
            <w:rFonts w:ascii="Times New Roman" w:hAnsi="Times New Roman" w:cs="Times New Roman"/>
          </w:rPr>
          <w:delText xml:space="preserve">Parsons, T.L., Lambert, A., Day, T. &amp; Gandon, S. (2018). Pathogen evolution in finite populations: slow and steady spreads the best. </w:delText>
        </w:r>
        <w:r w:rsidRPr="00106813" w:rsidDel="00143468">
          <w:rPr>
            <w:rFonts w:ascii="Times New Roman" w:hAnsi="Times New Roman" w:cs="Times New Roman"/>
            <w:i/>
            <w:iCs/>
          </w:rPr>
          <w:delText>Journal of The Royal Society Interface</w:delText>
        </w:r>
        <w:r w:rsidRPr="00106813" w:rsidDel="00143468">
          <w:rPr>
            <w:rFonts w:ascii="Times New Roman" w:hAnsi="Times New Roman" w:cs="Times New Roman"/>
          </w:rPr>
          <w:delText>, 15, 20180135.</w:delText>
        </w:r>
      </w:del>
    </w:p>
    <w:p w14:paraId="346E4AE4" w14:textId="5E1F1C92" w:rsidR="00143468" w:rsidRPr="00106813" w:rsidDel="00143468" w:rsidRDefault="00143468">
      <w:pPr>
        <w:pStyle w:val="Bibliography"/>
        <w:rPr>
          <w:del w:id="1463" w:author="Clay Cressler" w:date="2020-05-22T11:44:00Z"/>
          <w:rFonts w:ascii="Times New Roman" w:hAnsi="Times New Roman" w:cs="Times New Roman"/>
        </w:rPr>
      </w:pPr>
      <w:del w:id="1464" w:author="Clay Cressler" w:date="2020-05-22T11:44:00Z">
        <w:r w:rsidRPr="00106813" w:rsidDel="00143468">
          <w:rPr>
            <w:rFonts w:ascii="Times New Roman" w:hAnsi="Times New Roman" w:cs="Times New Roman"/>
          </w:rPr>
          <w:delText xml:space="preserve">Pimentel, D. (1961). Animal population regulation by the genetic feed-back mechanism. </w:delText>
        </w:r>
        <w:r w:rsidRPr="00106813" w:rsidDel="00143468">
          <w:rPr>
            <w:rFonts w:ascii="Times New Roman" w:hAnsi="Times New Roman" w:cs="Times New Roman"/>
            <w:i/>
            <w:iCs/>
          </w:rPr>
          <w:delText>The American Naturalist</w:delText>
        </w:r>
        <w:r w:rsidRPr="00106813" w:rsidDel="00143468">
          <w:rPr>
            <w:rFonts w:ascii="Times New Roman" w:hAnsi="Times New Roman" w:cs="Times New Roman"/>
          </w:rPr>
          <w:delText>, 95, 65–79.</w:delText>
        </w:r>
      </w:del>
    </w:p>
    <w:p w14:paraId="063BD0A4" w14:textId="68A8AC2B" w:rsidR="00143468" w:rsidRPr="00106813" w:rsidDel="00143468" w:rsidRDefault="00143468">
      <w:pPr>
        <w:pStyle w:val="Bibliography"/>
        <w:rPr>
          <w:del w:id="1465" w:author="Clay Cressler" w:date="2020-05-22T11:44:00Z"/>
          <w:rFonts w:ascii="Times New Roman" w:hAnsi="Times New Roman" w:cs="Times New Roman"/>
        </w:rPr>
      </w:pPr>
      <w:del w:id="1466" w:author="Clay Cressler" w:date="2020-05-22T11:44:00Z">
        <w:r w:rsidRPr="00106813" w:rsidDel="00143468">
          <w:rPr>
            <w:rFonts w:ascii="Times New Roman" w:hAnsi="Times New Roman" w:cs="Times New Roman"/>
          </w:rPr>
          <w:delText xml:space="preserve">Proulx, S. &amp; Day, T. (2002). What can invasion analyses tell us about evolution under stochasticity in finite populations? </w:delText>
        </w:r>
        <w:r w:rsidRPr="00106813" w:rsidDel="00143468">
          <w:rPr>
            <w:rFonts w:ascii="Times New Roman" w:hAnsi="Times New Roman" w:cs="Times New Roman"/>
            <w:i/>
            <w:iCs/>
          </w:rPr>
          <w:delText>Selection</w:delText>
        </w:r>
        <w:r w:rsidRPr="00106813" w:rsidDel="00143468">
          <w:rPr>
            <w:rFonts w:ascii="Times New Roman" w:hAnsi="Times New Roman" w:cs="Times New Roman"/>
          </w:rPr>
          <w:delText>, 2, 2–15.</w:delText>
        </w:r>
      </w:del>
    </w:p>
    <w:p w14:paraId="3FBFE5D1" w14:textId="149765DE" w:rsidR="00143468" w:rsidRPr="00106813" w:rsidDel="00143468" w:rsidRDefault="00143468">
      <w:pPr>
        <w:pStyle w:val="Bibliography"/>
        <w:rPr>
          <w:del w:id="1467" w:author="Clay Cressler" w:date="2020-05-22T11:44:00Z"/>
          <w:rFonts w:ascii="Times New Roman" w:hAnsi="Times New Roman" w:cs="Times New Roman"/>
        </w:rPr>
      </w:pPr>
      <w:del w:id="1468" w:author="Clay Cressler" w:date="2020-05-22T11:44:00Z">
        <w:r w:rsidRPr="00106813" w:rsidDel="00143468">
          <w:rPr>
            <w:rFonts w:ascii="Times New Roman" w:hAnsi="Times New Roman" w:cs="Times New Roman"/>
          </w:rPr>
          <w:delText xml:space="preserve">Schoener, T.W. (2011). The newest synthesis: understanding the interplay of evolutionary and ecological dynamics. </w:delText>
        </w:r>
        <w:r w:rsidRPr="00106813" w:rsidDel="00143468">
          <w:rPr>
            <w:rFonts w:ascii="Times New Roman" w:hAnsi="Times New Roman" w:cs="Times New Roman"/>
            <w:i/>
            <w:iCs/>
          </w:rPr>
          <w:delText>Science</w:delText>
        </w:r>
        <w:r w:rsidRPr="00106813" w:rsidDel="00143468">
          <w:rPr>
            <w:rFonts w:ascii="Times New Roman" w:hAnsi="Times New Roman" w:cs="Times New Roman"/>
          </w:rPr>
          <w:delText>, 331, 426–429.</w:delText>
        </w:r>
      </w:del>
    </w:p>
    <w:p w14:paraId="3FE04C48" w14:textId="45EF53BB" w:rsidR="00143468" w:rsidRPr="00106813" w:rsidDel="00143468" w:rsidRDefault="00143468">
      <w:pPr>
        <w:pStyle w:val="Bibliography"/>
        <w:rPr>
          <w:del w:id="1469" w:author="Clay Cressler" w:date="2020-05-22T11:44:00Z"/>
          <w:rFonts w:ascii="Times New Roman" w:hAnsi="Times New Roman" w:cs="Times New Roman"/>
        </w:rPr>
      </w:pPr>
      <w:del w:id="1470" w:author="Clay Cressler" w:date="2020-05-22T11:44:00Z">
        <w:r w:rsidRPr="00106813" w:rsidDel="00143468">
          <w:rPr>
            <w:rFonts w:ascii="Times New Roman" w:hAnsi="Times New Roman" w:cs="Times New Roman"/>
          </w:rPr>
          <w:delText xml:space="preserve">Stover, J.P., Kendall, B.E. &amp; Fox, G.A. (2012). Demographic heterogeneity impacts density-dependent population dynamics. </w:delText>
        </w:r>
        <w:r w:rsidRPr="00106813" w:rsidDel="00143468">
          <w:rPr>
            <w:rFonts w:ascii="Times New Roman" w:hAnsi="Times New Roman" w:cs="Times New Roman"/>
            <w:i/>
            <w:iCs/>
          </w:rPr>
          <w:delText>Theor Ecol</w:delText>
        </w:r>
        <w:r w:rsidRPr="00106813" w:rsidDel="00143468">
          <w:rPr>
            <w:rFonts w:ascii="Times New Roman" w:hAnsi="Times New Roman" w:cs="Times New Roman"/>
          </w:rPr>
          <w:delText>, 5, 297–309.</w:delText>
        </w:r>
      </w:del>
    </w:p>
    <w:p w14:paraId="1ADB3954" w14:textId="0788FC00" w:rsidR="00143468" w:rsidRPr="00106813" w:rsidDel="00143468" w:rsidRDefault="00143468">
      <w:pPr>
        <w:pStyle w:val="Bibliography"/>
        <w:rPr>
          <w:del w:id="1471" w:author="Clay Cressler" w:date="2020-05-22T11:44:00Z"/>
          <w:rFonts w:ascii="Times New Roman" w:hAnsi="Times New Roman" w:cs="Times New Roman"/>
        </w:rPr>
      </w:pPr>
      <w:del w:id="1472" w:author="Clay Cressler" w:date="2020-05-22T11:44:00Z">
        <w:r w:rsidRPr="00106813" w:rsidDel="00143468">
          <w:rPr>
            <w:rFonts w:ascii="Times New Roman" w:hAnsi="Times New Roman" w:cs="Times New Roman"/>
          </w:rPr>
          <w:delText xml:space="preserve">Taper, M.L. &amp; Case, T.J. (1992). Models of character displacement and the theoretical robustness of taxon cycles. </w:delText>
        </w:r>
        <w:r w:rsidRPr="00106813" w:rsidDel="00143468">
          <w:rPr>
            <w:rFonts w:ascii="Times New Roman" w:hAnsi="Times New Roman" w:cs="Times New Roman"/>
            <w:i/>
            <w:iCs/>
          </w:rPr>
          <w:delText>Evolution</w:delText>
        </w:r>
        <w:r w:rsidRPr="00106813" w:rsidDel="00143468">
          <w:rPr>
            <w:rFonts w:ascii="Times New Roman" w:hAnsi="Times New Roman" w:cs="Times New Roman"/>
          </w:rPr>
          <w:delText>, 46, 317–333.</w:delText>
        </w:r>
      </w:del>
    </w:p>
    <w:p w14:paraId="673316D1" w14:textId="16D22E50" w:rsidR="00143468" w:rsidRPr="00106813" w:rsidDel="00143468" w:rsidRDefault="00143468">
      <w:pPr>
        <w:pStyle w:val="Bibliography"/>
        <w:rPr>
          <w:del w:id="1473" w:author="Clay Cressler" w:date="2020-05-22T11:44:00Z"/>
          <w:rFonts w:ascii="Times New Roman" w:hAnsi="Times New Roman" w:cs="Times New Roman"/>
        </w:rPr>
      </w:pPr>
      <w:del w:id="1474" w:author="Clay Cressler" w:date="2020-05-22T11:44:00Z">
        <w:r w:rsidRPr="00106813" w:rsidDel="00143468">
          <w:rPr>
            <w:rFonts w:ascii="Times New Roman" w:hAnsi="Times New Roman" w:cs="Times New Roman"/>
          </w:rPr>
          <w:delText xml:space="preserve">Vasseur, D.A., Amarasekare, P., Rudolf, V.H.W. &amp; Levine, J.M. (2011). Eco-evolutionary dynamics enable coexistence via neighbor-dependent selection. </w:delText>
        </w:r>
        <w:r w:rsidRPr="00106813" w:rsidDel="00143468">
          <w:rPr>
            <w:rFonts w:ascii="Times New Roman" w:hAnsi="Times New Roman" w:cs="Times New Roman"/>
            <w:i/>
            <w:iCs/>
          </w:rPr>
          <w:delText>Am. Nat.</w:delText>
        </w:r>
        <w:r w:rsidRPr="00106813" w:rsidDel="00143468">
          <w:rPr>
            <w:rFonts w:ascii="Times New Roman" w:hAnsi="Times New Roman" w:cs="Times New Roman"/>
          </w:rPr>
          <w:delText>, 178, E96–E109.</w:delText>
        </w:r>
      </w:del>
    </w:p>
    <w:p w14:paraId="2DFF3ED2" w14:textId="4F3EAF30" w:rsidR="00143468" w:rsidRPr="00106813" w:rsidDel="00143468" w:rsidRDefault="00143468">
      <w:pPr>
        <w:pStyle w:val="Bibliography"/>
        <w:rPr>
          <w:del w:id="1475" w:author="Clay Cressler" w:date="2020-05-22T11:44:00Z"/>
          <w:rFonts w:ascii="Times New Roman" w:hAnsi="Times New Roman" w:cs="Times New Roman"/>
        </w:rPr>
      </w:pPr>
      <w:del w:id="1476" w:author="Clay Cressler" w:date="2020-05-22T11:44:00Z">
        <w:r w:rsidRPr="00106813" w:rsidDel="00143468">
          <w:rPr>
            <w:rFonts w:ascii="Times New Roman" w:hAnsi="Times New Roman" w:cs="Times New Roman"/>
          </w:rPr>
          <w:delText xml:space="preserve">de Vries, C. &amp; Caswell, H. (2019). Stage-structured evolutionary demography: Linking life histories, population genetics, and ecological dynamics. </w:delText>
        </w:r>
        <w:r w:rsidRPr="00106813" w:rsidDel="00143468">
          <w:rPr>
            <w:rFonts w:ascii="Times New Roman" w:hAnsi="Times New Roman" w:cs="Times New Roman"/>
            <w:i/>
            <w:iCs/>
          </w:rPr>
          <w:delText>The American Naturalist</w:delText>
        </w:r>
        <w:r w:rsidRPr="00106813" w:rsidDel="00143468">
          <w:rPr>
            <w:rFonts w:ascii="Times New Roman" w:hAnsi="Times New Roman" w:cs="Times New Roman"/>
          </w:rPr>
          <w:delText>, 193, 545–559.</w:delText>
        </w:r>
      </w:del>
    </w:p>
    <w:p w14:paraId="3419D189" w14:textId="676CFC61" w:rsidR="00143468" w:rsidRPr="00106813" w:rsidDel="00143468" w:rsidRDefault="00143468">
      <w:pPr>
        <w:pStyle w:val="Bibliography"/>
        <w:rPr>
          <w:del w:id="1477" w:author="Clay Cressler" w:date="2020-05-22T11:44:00Z"/>
          <w:rFonts w:ascii="Times New Roman" w:hAnsi="Times New Roman" w:cs="Times New Roman"/>
        </w:rPr>
      </w:pPr>
      <w:del w:id="1478" w:author="Clay Cressler" w:date="2020-05-22T11:44:00Z">
        <w:r w:rsidRPr="00106813" w:rsidDel="00143468">
          <w:rPr>
            <w:rFonts w:ascii="Times New Roman" w:hAnsi="Times New Roman" w:cs="Times New Roman"/>
          </w:rPr>
          <w:delText xml:space="preserve">Wakano, J.Y. &amp; Iwasa, Y. (2013). Evolutionary Branching in a Finite Population: Deterministic Branching vs. Stochastic Branching. </w:delText>
        </w:r>
        <w:r w:rsidRPr="00106813" w:rsidDel="00143468">
          <w:rPr>
            <w:rFonts w:ascii="Times New Roman" w:hAnsi="Times New Roman" w:cs="Times New Roman"/>
            <w:i/>
            <w:iCs/>
          </w:rPr>
          <w:delText>Genetics</w:delText>
        </w:r>
        <w:r w:rsidRPr="00106813" w:rsidDel="00143468">
          <w:rPr>
            <w:rFonts w:ascii="Times New Roman" w:hAnsi="Times New Roman" w:cs="Times New Roman"/>
          </w:rPr>
          <w:delText>, 193, 229–241.</w:delText>
        </w:r>
      </w:del>
    </w:p>
    <w:p w14:paraId="5D88470A" w14:textId="56797E2F" w:rsidR="00143468" w:rsidRPr="00106813" w:rsidDel="00143468" w:rsidRDefault="00143468">
      <w:pPr>
        <w:pStyle w:val="Bibliography"/>
        <w:rPr>
          <w:del w:id="1479" w:author="Clay Cressler" w:date="2020-05-22T11:44:00Z"/>
          <w:rFonts w:ascii="Times New Roman" w:hAnsi="Times New Roman" w:cs="Times New Roman"/>
        </w:rPr>
      </w:pPr>
      <w:del w:id="1480" w:author="Clay Cressler" w:date="2020-05-22T11:44:00Z">
        <w:r w:rsidRPr="00106813" w:rsidDel="00143468">
          <w:rPr>
            <w:rFonts w:ascii="Times New Roman" w:hAnsi="Times New Roman" w:cs="Times New Roman"/>
          </w:rPr>
          <w:delText xml:space="preserve">Yaari, G., Ben-Zion, Y., Shnerb, N.M. &amp; Vasseur, D.A. (2012). Consistent scaling of persistence time in metapopulations. </w:delText>
        </w:r>
        <w:r w:rsidRPr="00106813" w:rsidDel="00143468">
          <w:rPr>
            <w:rFonts w:ascii="Times New Roman" w:hAnsi="Times New Roman" w:cs="Times New Roman"/>
            <w:i/>
            <w:iCs/>
          </w:rPr>
          <w:delText>Ecology</w:delText>
        </w:r>
        <w:r w:rsidRPr="00106813" w:rsidDel="00143468">
          <w:rPr>
            <w:rFonts w:ascii="Times New Roman" w:hAnsi="Times New Roman" w:cs="Times New Roman"/>
          </w:rPr>
          <w:delText>, 93, 1214–1227.</w:delText>
        </w:r>
      </w:del>
    </w:p>
    <w:p w14:paraId="501A3568" w14:textId="06D15607" w:rsidR="00143468" w:rsidRPr="00106813" w:rsidDel="00143468" w:rsidRDefault="00143468">
      <w:pPr>
        <w:pStyle w:val="Bibliography"/>
        <w:rPr>
          <w:del w:id="1481" w:author="Clay Cressler" w:date="2020-05-22T11:44:00Z"/>
          <w:rFonts w:ascii="Times New Roman" w:hAnsi="Times New Roman" w:cs="Times New Roman"/>
        </w:rPr>
      </w:pPr>
      <w:del w:id="1482" w:author="Clay Cressler" w:date="2020-05-22T11:44:00Z">
        <w:r w:rsidRPr="00106813" w:rsidDel="00143468">
          <w:rPr>
            <w:rFonts w:ascii="Times New Roman" w:hAnsi="Times New Roman" w:cs="Times New Roman"/>
          </w:rPr>
          <w:delText xml:space="preserve">Yoshida, T., Jones, L.E., Ellner, S.P., Fussmann, G.F. &amp; Hairston, Jr., N.G. (2003). Rapid evolution drives ecological dynamics in a predator-prey system. </w:delText>
        </w:r>
        <w:r w:rsidRPr="00106813" w:rsidDel="00143468">
          <w:rPr>
            <w:rFonts w:ascii="Times New Roman" w:hAnsi="Times New Roman" w:cs="Times New Roman"/>
            <w:i/>
            <w:iCs/>
          </w:rPr>
          <w:delText>Nature</w:delText>
        </w:r>
        <w:r w:rsidRPr="00106813" w:rsidDel="00143468">
          <w:rPr>
            <w:rFonts w:ascii="Times New Roman" w:hAnsi="Times New Roman" w:cs="Times New Roman"/>
          </w:rPr>
          <w:delText>, 424, 303–306.</w:delText>
        </w:r>
      </w:del>
    </w:p>
    <w:p w14:paraId="187FAA67" w14:textId="18B81C09" w:rsidR="00143468" w:rsidRPr="00106813" w:rsidDel="00143468" w:rsidRDefault="00143468">
      <w:pPr>
        <w:pStyle w:val="Bibliography"/>
        <w:rPr>
          <w:del w:id="1483" w:author="Clay Cressler" w:date="2020-05-22T11:44:00Z"/>
          <w:rFonts w:ascii="Times New Roman" w:hAnsi="Times New Roman" w:cs="Times New Roman"/>
        </w:rPr>
      </w:pPr>
      <w:del w:id="1484" w:author="Clay Cressler" w:date="2020-05-22T11:44:00Z">
        <w:r w:rsidRPr="00106813" w:rsidDel="00143468">
          <w:rPr>
            <w:rFonts w:ascii="Times New Roman" w:hAnsi="Times New Roman" w:cs="Times New Roman"/>
          </w:rPr>
          <w:delText xml:space="preserve">Yoshida, T., Jr, N.G.H. &amp; Ellner, S.P. (2004). Evolutionary trade-off between defence against grazing and competitive ability in a simple unicellular alga, Chlorella vulgaris. </w:delText>
        </w:r>
        <w:r w:rsidRPr="00106813" w:rsidDel="00143468">
          <w:rPr>
            <w:rFonts w:ascii="Times New Roman" w:hAnsi="Times New Roman" w:cs="Times New Roman"/>
            <w:i/>
            <w:iCs/>
          </w:rPr>
          <w:delText>Proc Biol Sci.</w:delText>
        </w:r>
        <w:r w:rsidRPr="00106813" w:rsidDel="00143468">
          <w:rPr>
            <w:rFonts w:ascii="Times New Roman" w:hAnsi="Times New Roman" w:cs="Times New Roman"/>
          </w:rPr>
          <w:delText>, 271, 1947–1953.</w:delText>
        </w:r>
      </w:del>
    </w:p>
    <w:p w14:paraId="7CAF336C" w14:textId="5F6417CA" w:rsidR="009A1C0F" w:rsidRDefault="001D2DAF">
      <w:pPr>
        <w:pStyle w:val="Bibliography"/>
        <w:rPr>
          <w:rFonts w:cstheme="minorHAnsi"/>
          <w:b/>
          <w:sz w:val="22"/>
          <w:szCs w:val="22"/>
        </w:rPr>
        <w:pPrChange w:id="1485" w:author="Clay Cressler" w:date="2020-05-25T18:35:00Z">
          <w:pPr>
            <w:pStyle w:val="Bibliography"/>
            <w:spacing w:line="480" w:lineRule="auto"/>
            <w:contextualSpacing/>
          </w:pPr>
        </w:pPrChange>
      </w:pPr>
      <w:r w:rsidRPr="00496E2D">
        <w:rPr>
          <w:rFonts w:cstheme="minorHAnsi"/>
          <w:b/>
          <w:sz w:val="22"/>
          <w:szCs w:val="22"/>
        </w:rPr>
        <w:fldChar w:fldCharType="end"/>
      </w:r>
      <w:r w:rsidR="009A1C0F">
        <w:rPr>
          <w:rFonts w:cstheme="minorHAnsi"/>
          <w:b/>
          <w:sz w:val="22"/>
          <w:szCs w:val="22"/>
        </w:rPr>
        <w:br w:type="page"/>
      </w:r>
    </w:p>
    <w:p w14:paraId="5541FB7B" w14:textId="1DC77624"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 xml:space="preserve">Figure 1. Variation in the relationship between traits and fitness. A. A depiction of how stochasticity and heterogeneity map on to the relationship between traits and fitness. B. An example of this relationship with the damselfly </w:t>
      </w:r>
      <w:proofErr w:type="spellStart"/>
      <w:r w:rsidRPr="00D90349">
        <w:rPr>
          <w:rFonts w:cstheme="minorHAnsi"/>
          <w:i/>
          <w:sz w:val="22"/>
          <w:szCs w:val="22"/>
        </w:rPr>
        <w:t>Coenagrion</w:t>
      </w:r>
      <w:proofErr w:type="spellEnd"/>
      <w:r w:rsidRPr="00D90349">
        <w:rPr>
          <w:rFonts w:cstheme="minorHAnsi"/>
          <w:i/>
          <w:sz w:val="22"/>
          <w:szCs w:val="22"/>
        </w:rPr>
        <w:t xml:space="preserve"> </w:t>
      </w:r>
      <w:proofErr w:type="spellStart"/>
      <w:r w:rsidRPr="00D90349">
        <w:rPr>
          <w:rFonts w:cstheme="minorHAnsi"/>
          <w:i/>
          <w:sz w:val="22"/>
          <w:szCs w:val="22"/>
        </w:rPr>
        <w:t>puella</w:t>
      </w:r>
      <w:proofErr w:type="spellEnd"/>
      <w:r w:rsidRPr="00D90349">
        <w:rPr>
          <w:rFonts w:cstheme="minorHAnsi"/>
          <w:sz w:val="22"/>
          <w:szCs w:val="22"/>
        </w:rPr>
        <w:t xml:space="preserve"> </w:t>
      </w:r>
      <w:r w:rsidRPr="00D90349">
        <w:rPr>
          <w:rFonts w:cstheme="minorHAnsi"/>
          <w:sz w:val="22"/>
          <w:szCs w:val="22"/>
        </w:rPr>
        <w:fldChar w:fldCharType="begin"/>
      </w:r>
      <w:ins w:id="1486" w:author="Clay Cressler" w:date="2020-05-25T15:17:00Z">
        <w:r w:rsidR="006057FC">
          <w:rPr>
            <w:rFonts w:cstheme="minorHAnsi"/>
            <w:sz w:val="22"/>
            <w:szCs w:val="22"/>
          </w:rPr>
          <w:instrText xml:space="preserve"> ADDIN ZOTERO_ITEM CSL_CITATION {"citationID":"qHWId2dl","properties":{"formattedCitation":"(Banks &amp; Thompson 1987)","plainCitation":"(Banks &amp; Thompson 1987)","noteIndex":0},"citationItems":[{"id":"fu1XBaw3/cMJL0Mr7","uris":["http://zotero.org/users/1264037/items/YZCNGSH9"],"uri":["http://zotero.org/users/1264037/items/YZCNGSH9"],"itemData":{"id":7731,"type":"article-journal","abstract":"(1)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del w:id="1487" w:author="Clay Cressler" w:date="2020-05-22T09:11:00Z">
        <w:r w:rsidRPr="00D90349" w:rsidDel="00B2275B">
          <w:rPr>
            <w:rFonts w:cstheme="minorHAnsi"/>
            <w:sz w:val="22"/>
            <w:szCs w:val="22"/>
          </w:rPr>
          <w:delInstrText xml:space="preserve"> ADDIN ZOTERO_ITEM CSL_CITATION {"citationID":"qHWId2dl","properties":{"formattedCitation":"(Banks &amp; Thompson 1987)","plainCitation":"(Banks &amp; Thompson 1987)","noteIndex":0},"citationItems":[{"id":7731,"uris":["http://zotero.org/users/1264037/items/YZCNGSH9"],"uri":["http://zotero.org/users/1264037/items/YZCNGSH9"],"itemData":{"id":7731,"type":"article-journal","abstract":"(1)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sidRPr="00D90349">
        <w:rPr>
          <w:rFonts w:cstheme="minorHAnsi"/>
          <w:sz w:val="22"/>
          <w:szCs w:val="22"/>
        </w:rPr>
        <w:fldChar w:fldCharType="separate"/>
      </w:r>
      <w:r w:rsidRPr="00D90349">
        <w:rPr>
          <w:rFonts w:ascii="Calibri" w:hAnsi="Calibri" w:cs="Calibri"/>
          <w:sz w:val="22"/>
        </w:rPr>
        <w:t>(Banks &amp; Thompson 1987)</w:t>
      </w:r>
      <w:r w:rsidRPr="00D90349">
        <w:rPr>
          <w:rFonts w:cstheme="minorHAnsi"/>
          <w:sz w:val="22"/>
          <w:szCs w:val="22"/>
        </w:rPr>
        <w:fldChar w:fldCharType="end"/>
      </w:r>
      <w:r w:rsidRPr="00D90349">
        <w:rPr>
          <w:rFonts w:cstheme="minorHAnsi"/>
          <w:sz w:val="22"/>
          <w:szCs w:val="22"/>
        </w:rPr>
        <w:t xml:space="preserve">. These data show that lifetime reproductive success (here lifetime clutches) may reach a peak at some intermediate trait value. Simultaneously, individuals may vary dramatically in their realized fitness despite an expected fitness outcome. </w:t>
      </w:r>
    </w:p>
    <w:p w14:paraId="2120C756" w14:textId="77777777" w:rsidR="00D90349" w:rsidRPr="00D90349" w:rsidRDefault="00D90349" w:rsidP="00D90349">
      <w:pPr>
        <w:spacing w:after="0" w:line="480" w:lineRule="auto"/>
        <w:contextualSpacing/>
        <w:rPr>
          <w:rFonts w:cstheme="minorHAnsi"/>
          <w:sz w:val="22"/>
          <w:szCs w:val="22"/>
        </w:rPr>
      </w:pPr>
    </w:p>
    <w:p w14:paraId="547BA942" w14:textId="0AF7AB1C"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t xml:space="preserve">Figure 2. Results of a GEM simulation of the birth-death logistic model evaluating the isolated effects of trait variance on the dynamics. In these simulations, variance in the linked birth and death rates were isolated, and heritability was set to zero. In the leftmost panel, all trait variance was removed, causing the simulations to collapse on the non-evolutionary ordinary differential equation solution. This indicates that the GEM effectively collapses to a standard Gillespie simulation. In the second panel from the left, variance in mortality was removed by setting it equal to the mean value given its link to births (see main text). In the third panel, </w:t>
      </w:r>
      <w:del w:id="1488" w:author="John DeLong" w:date="2020-03-26T09:05:00Z">
        <w:r w:rsidRPr="00D90349" w:rsidDel="00E02858">
          <w:rPr>
            <w:rFonts w:cstheme="minorHAnsi"/>
            <w:sz w:val="22"/>
            <w:szCs w:val="22"/>
          </w:rPr>
          <w:delText>the reverse</w:delText>
        </w:r>
      </w:del>
      <w:ins w:id="1489" w:author="John DeLong" w:date="2020-03-26T09:05:00Z">
        <w:r w:rsidR="00E02858">
          <w:rPr>
            <w:rFonts w:cstheme="minorHAnsi"/>
            <w:sz w:val="22"/>
            <w:szCs w:val="22"/>
          </w:rPr>
          <w:t>we</w:t>
        </w:r>
      </w:ins>
      <w:r w:rsidRPr="00D90349">
        <w:rPr>
          <w:rFonts w:cstheme="minorHAnsi"/>
          <w:sz w:val="22"/>
          <w:szCs w:val="22"/>
        </w:rPr>
        <w:t xml:space="preserve"> removed variance in births while retaining </w:t>
      </w:r>
      <w:ins w:id="1490" w:author="John DeLong" w:date="2020-03-26T09:05:00Z">
        <w:r w:rsidR="00E02858">
          <w:rPr>
            <w:rFonts w:cstheme="minorHAnsi"/>
            <w:sz w:val="22"/>
            <w:szCs w:val="22"/>
          </w:rPr>
          <w:t xml:space="preserve">it </w:t>
        </w:r>
      </w:ins>
      <w:r w:rsidRPr="00D90349">
        <w:rPr>
          <w:rFonts w:cstheme="minorHAnsi"/>
          <w:sz w:val="22"/>
          <w:szCs w:val="22"/>
        </w:rPr>
        <w:t>in deaths. In the fourth panel, variance in both traits was retained. This final panel indicates that trait variance (demographic heterogeneity) alters the ecology of the system, lowering the abundance at equilibrium relative to that expected from the mean traits themselves.</w:t>
      </w:r>
      <w:ins w:id="1491" w:author="John DeLong" w:date="2020-03-26T09:05:00Z">
        <w:r w:rsidR="00E02858">
          <w:rPr>
            <w:rFonts w:cstheme="minorHAnsi"/>
            <w:sz w:val="22"/>
            <w:szCs w:val="22"/>
          </w:rPr>
          <w:t xml:space="preserve"> The median (dark solid line</w:t>
        </w:r>
      </w:ins>
      <w:ins w:id="1492" w:author="John DeLong" w:date="2020-03-26T09:06:00Z">
        <w:r w:rsidR="00E02858">
          <w:rPr>
            <w:rFonts w:cstheme="minorHAnsi"/>
            <w:sz w:val="22"/>
            <w:szCs w:val="22"/>
          </w:rPr>
          <w:t xml:space="preserve">) </w:t>
        </w:r>
      </w:ins>
      <w:ins w:id="1493" w:author="John DeLong" w:date="2020-03-26T09:05:00Z">
        <w:r w:rsidR="00E02858">
          <w:rPr>
            <w:rFonts w:cstheme="minorHAnsi"/>
            <w:sz w:val="22"/>
            <w:szCs w:val="22"/>
          </w:rPr>
          <w:t xml:space="preserve">and middle 50% </w:t>
        </w:r>
      </w:ins>
      <w:ins w:id="1494" w:author="John DeLong" w:date="2020-03-26T09:06:00Z">
        <w:r w:rsidR="00E02858">
          <w:rPr>
            <w:rFonts w:cstheme="minorHAnsi"/>
            <w:sz w:val="22"/>
            <w:szCs w:val="22"/>
          </w:rPr>
          <w:t xml:space="preserve">(shaded area) </w:t>
        </w:r>
      </w:ins>
      <w:ins w:id="1495" w:author="John DeLong" w:date="2020-03-26T09:05:00Z">
        <w:r w:rsidR="00E02858">
          <w:rPr>
            <w:rFonts w:cstheme="minorHAnsi"/>
            <w:sz w:val="22"/>
            <w:szCs w:val="22"/>
          </w:rPr>
          <w:t>of simulations are shown.</w:t>
        </w:r>
      </w:ins>
    </w:p>
    <w:p w14:paraId="27191F5F" w14:textId="77777777" w:rsidR="00D90349" w:rsidRPr="00D90349" w:rsidRDefault="00D90349" w:rsidP="00D90349">
      <w:pPr>
        <w:spacing w:after="0" w:line="480" w:lineRule="auto"/>
        <w:contextualSpacing/>
        <w:rPr>
          <w:rFonts w:cstheme="minorHAnsi"/>
          <w:sz w:val="22"/>
          <w:szCs w:val="22"/>
        </w:rPr>
      </w:pPr>
    </w:p>
    <w:p w14:paraId="2E688187" w14:textId="1D0023C7"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t xml:space="preserve">Figure 3. Gillespie eco-evolutionary model (GEM) simulations of the birth-death logistic model. The rows show from top to bottom population abundance (y axis limits vary), mean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w:t>
      </w:r>
      <w:del w:id="1496" w:author="John DeLong" w:date="2020-03-26T09:03:00Z">
        <w:r w:rsidRPr="00D90349" w:rsidDel="00E02858">
          <w:rPr>
            <w:rFonts w:cstheme="minorHAnsi"/>
            <w:sz w:val="22"/>
            <w:szCs w:val="22"/>
          </w:rPr>
          <w:delText xml:space="preserve">and </w:delText>
        </w:r>
      </w:del>
      <w:r w:rsidRPr="00D90349">
        <w:rPr>
          <w:rFonts w:cstheme="minorHAnsi"/>
          <w:sz w:val="22"/>
          <w:szCs w:val="22"/>
        </w:rPr>
        <w:t xml:space="preserve">variance in </w:t>
      </w:r>
      <w:proofErr w:type="spellStart"/>
      <w:r w:rsidRPr="00D90349">
        <w:rPr>
          <w:rFonts w:cstheme="minorHAnsi"/>
          <w:i/>
          <w:sz w:val="22"/>
          <w:szCs w:val="22"/>
        </w:rPr>
        <w:t>b</w:t>
      </w:r>
      <w:r w:rsidRPr="00D90349">
        <w:rPr>
          <w:rFonts w:cstheme="minorHAnsi"/>
          <w:sz w:val="22"/>
          <w:szCs w:val="22"/>
          <w:vertAlign w:val="subscript"/>
        </w:rPr>
        <w:t>max</w:t>
      </w:r>
      <w:proofErr w:type="spellEnd"/>
      <w:del w:id="1497" w:author="John DeLong" w:date="2020-03-26T09:03:00Z">
        <w:r w:rsidRPr="00D90349" w:rsidDel="00E02858">
          <w:rPr>
            <w:rFonts w:cstheme="minorHAnsi"/>
            <w:sz w:val="22"/>
            <w:szCs w:val="22"/>
          </w:rPr>
          <w:delText>.</w:delText>
        </w:r>
      </w:del>
      <w:ins w:id="1498" w:author="John DeLong" w:date="2020-03-26T09:03:00Z">
        <w:r w:rsidR="00E02858">
          <w:rPr>
            <w:rFonts w:cstheme="minorHAnsi"/>
            <w:sz w:val="22"/>
            <w:szCs w:val="22"/>
          </w:rPr>
          <w:t>, and lifetime reproductive success (product of expected births and expected survival).</w:t>
        </w:r>
      </w:ins>
      <w:r w:rsidRPr="00D90349">
        <w:rPr>
          <w:rFonts w:cstheme="minorHAnsi"/>
          <w:sz w:val="22"/>
          <w:szCs w:val="22"/>
        </w:rPr>
        <w:t xml:space="preserve"> The columns show three levels of density dependence in birth and death rates (values of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and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 xml:space="preserve">), decreasing in strength from left to right (0.1, 0.04, 0.005). The median and middle 50% of GEM trajectories are in purple and </w:t>
      </w:r>
      <w:r w:rsidRPr="00D90349">
        <w:rPr>
          <w:rFonts w:cstheme="minorHAnsi"/>
          <w:sz w:val="22"/>
          <w:szCs w:val="22"/>
        </w:rPr>
        <w:lastRenderedPageBreak/>
        <w:t xml:space="preserve">light purple, respectively. The quantitative genetics (QG) solution is in bold orange and the evolutionary stable strategy (ESS) is shown as a dashed orange line in the top two rows and a solid vertical line in the bottom row. The initial trait and equilibrium abundance are shown with dashed black lines, and the transient evolutionary attractors (TEAs) are in pink (dashed in row two and solid vertical in row four). Lifetime reproductive success at the beginning (gray dots) and at the end of the simulation (black dots) as a function of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include only individuals that completed their lives.</w:t>
      </w:r>
    </w:p>
    <w:p w14:paraId="2A6D5619" w14:textId="1B35C1F8" w:rsidR="00D90349" w:rsidRPr="00D90349" w:rsidRDefault="00D90349" w:rsidP="00D90349">
      <w:pPr>
        <w:spacing w:after="0" w:line="480" w:lineRule="auto"/>
        <w:contextualSpacing/>
        <w:rPr>
          <w:rFonts w:cstheme="minorHAnsi"/>
          <w:sz w:val="22"/>
          <w:szCs w:val="22"/>
        </w:rPr>
      </w:pPr>
    </w:p>
    <w:p w14:paraId="28F48E1D" w14:textId="29040250"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t xml:space="preserve">Figure 4. Fitness landscapes of the systems represented in Figure </w:t>
      </w:r>
      <w:del w:id="1499" w:author="John DeLong" w:date="2020-03-26T09:01:00Z">
        <w:r w:rsidRPr="00D90349" w:rsidDel="00E02858">
          <w:rPr>
            <w:rFonts w:cstheme="minorHAnsi"/>
            <w:sz w:val="22"/>
            <w:szCs w:val="22"/>
          </w:rPr>
          <w:delText>2</w:delText>
        </w:r>
      </w:del>
      <w:ins w:id="1500" w:author="John DeLong" w:date="2020-03-26T09:01:00Z">
        <w:r w:rsidR="00E02858">
          <w:rPr>
            <w:rFonts w:cstheme="minorHAnsi"/>
            <w:sz w:val="22"/>
            <w:szCs w:val="22"/>
          </w:rPr>
          <w:t>3</w:t>
        </w:r>
      </w:ins>
      <w:r w:rsidRPr="00D90349">
        <w:rPr>
          <w:rFonts w:cstheme="minorHAnsi"/>
          <w:sz w:val="22"/>
          <w:szCs w:val="22"/>
        </w:rPr>
        <w:t xml:space="preserve">. Variation in the fitness landscape caused by changes in abundance are shown with the sequences of black dots, such </w:t>
      </w:r>
      <w:proofErr w:type="spellStart"/>
      <w:r w:rsidRPr="00D90349">
        <w:rPr>
          <w:rFonts w:cstheme="minorHAnsi"/>
          <w:sz w:val="22"/>
          <w:szCs w:val="22"/>
        </w:rPr>
        <w:t>tha</w:t>
      </w:r>
      <w:proofErr w:type="spellEnd"/>
      <w:r w:rsidRPr="00D90349">
        <w:rPr>
          <w:rFonts w:cstheme="minorHAnsi"/>
          <w:sz w:val="22"/>
          <w:szCs w:val="22"/>
        </w:rPr>
        <w:t xml:space="preserve"> the landscapes tend to get flatter toward the ESS and the ecological equilibrium. The gray line connects the transient evolutionary attractors (TEAs) across density levels. The simulations were initiated at the abundance and trait values indicated by the red dot, with the populations proceeding along the orange line. The evolutionary stable strategy (ESS) of the system is shown by the blue dot, and the competing TEA at the population size occurring by the end of the simulation is shown in teal. From left to right, the panels show the trajectories from Figure </w:t>
      </w:r>
      <w:del w:id="1501" w:author="John DeLong" w:date="2020-03-26T09:01:00Z">
        <w:r w:rsidRPr="00D90349" w:rsidDel="00E02858">
          <w:rPr>
            <w:rFonts w:cstheme="minorHAnsi"/>
            <w:sz w:val="22"/>
            <w:szCs w:val="22"/>
          </w:rPr>
          <w:delText>2</w:delText>
        </w:r>
      </w:del>
      <w:ins w:id="1502" w:author="John DeLong" w:date="2020-03-26T09:01:00Z">
        <w:r w:rsidR="00E02858">
          <w:rPr>
            <w:rFonts w:cstheme="minorHAnsi"/>
            <w:sz w:val="22"/>
            <w:szCs w:val="22"/>
          </w:rPr>
          <w:t>3</w:t>
        </w:r>
      </w:ins>
      <w:r w:rsidRPr="00D90349">
        <w:rPr>
          <w:rFonts w:cstheme="minorHAnsi"/>
          <w:sz w:val="22"/>
          <w:szCs w:val="22"/>
        </w:rPr>
        <w:t>, with decreasing density dependence and thus a higher carrying capacity toward the right. When density dependence is high, and populations remain relatively small, substantial stochasticity limits evolution and generates erratic population abundances that never can fully reach either the ESS or the TEA. At lower density dependence and higher population sizes, however, the populations can more smoothly find their way toward the ESS.</w:t>
      </w:r>
    </w:p>
    <w:p w14:paraId="785EF565" w14:textId="0D36AA4A" w:rsidR="00D90349" w:rsidRPr="00D90349" w:rsidRDefault="00D90349" w:rsidP="00D90349">
      <w:pPr>
        <w:spacing w:after="0" w:line="480" w:lineRule="auto"/>
        <w:contextualSpacing/>
        <w:rPr>
          <w:rFonts w:cstheme="minorHAnsi"/>
          <w:sz w:val="22"/>
          <w:szCs w:val="22"/>
        </w:rPr>
      </w:pPr>
    </w:p>
    <w:p w14:paraId="3EF199AB" w14:textId="07F874B4"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t xml:space="preserve">Figure 5. Results of Gillespie eco-evolutionary model (GEM) simulations of the birth-death logistic model for populations culled to five individuals from the starting point at the ESS trait and the equilibrium abundance. From left to right, the population is culled more severely (to 100, 50, and 5 from left to right). Layout the same as in Figure </w:t>
      </w:r>
      <w:del w:id="1503" w:author="John DeLong" w:date="2020-03-26T09:01:00Z">
        <w:r w:rsidRPr="00D90349" w:rsidDel="00E02858">
          <w:rPr>
            <w:rFonts w:cstheme="minorHAnsi"/>
            <w:sz w:val="22"/>
            <w:szCs w:val="22"/>
          </w:rPr>
          <w:delText>2</w:delText>
        </w:r>
      </w:del>
      <w:ins w:id="1504" w:author="John DeLong" w:date="2020-03-26T09:01:00Z">
        <w:r w:rsidR="00E02858">
          <w:rPr>
            <w:rFonts w:cstheme="minorHAnsi"/>
            <w:sz w:val="22"/>
            <w:szCs w:val="22"/>
          </w:rPr>
          <w:t>3</w:t>
        </w:r>
      </w:ins>
      <w:r w:rsidRPr="00D90349">
        <w:rPr>
          <w:rFonts w:cstheme="minorHAnsi"/>
          <w:sz w:val="22"/>
          <w:szCs w:val="22"/>
        </w:rPr>
        <w:t>.</w:t>
      </w:r>
    </w:p>
    <w:p w14:paraId="052F8CAA" w14:textId="53481FF4" w:rsidR="00D90349" w:rsidRPr="00D90349" w:rsidRDefault="00D90349" w:rsidP="00D90349">
      <w:pPr>
        <w:spacing w:after="0" w:line="480" w:lineRule="auto"/>
        <w:contextualSpacing/>
        <w:rPr>
          <w:rFonts w:cstheme="minorHAnsi"/>
          <w:sz w:val="22"/>
          <w:szCs w:val="22"/>
        </w:rPr>
      </w:pPr>
    </w:p>
    <w:p w14:paraId="79C4C1C6" w14:textId="5467C2DB"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t>Figure 6. Transient fitness landscapes for the birth-death logistic model with three levels of culling and the weakest density dependence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 xml:space="preserve"> = 0.01). The overall layout is the same as in Figure 3. The colored lines represent the trajectories from Figure </w:t>
      </w:r>
      <w:del w:id="1505" w:author="John DeLong" w:date="2020-03-26T09:00:00Z">
        <w:r w:rsidRPr="00D90349" w:rsidDel="00E02858">
          <w:rPr>
            <w:rFonts w:cstheme="minorHAnsi"/>
            <w:sz w:val="22"/>
            <w:szCs w:val="22"/>
          </w:rPr>
          <w:delText>4</w:delText>
        </w:r>
      </w:del>
      <w:ins w:id="1506" w:author="John DeLong" w:date="2020-03-26T09:00:00Z">
        <w:r w:rsidR="00E02858">
          <w:rPr>
            <w:rFonts w:cstheme="minorHAnsi"/>
            <w:sz w:val="22"/>
            <w:szCs w:val="22"/>
          </w:rPr>
          <w:t>5</w:t>
        </w:r>
      </w:ins>
      <w:r w:rsidRPr="00D90349">
        <w:rPr>
          <w:rFonts w:cstheme="minorHAnsi"/>
          <w:sz w:val="22"/>
          <w:szCs w:val="22"/>
        </w:rPr>
        <w:t>, with orange being a cull to 100, purple being a cull to 50, and green being a cull to 5 individuals. Each population is evolving toward their local TEA (color coded to match trajectories). The populations started at the ESS trait and equilibrium abundance (blue dot).</w:t>
      </w:r>
    </w:p>
    <w:p w14:paraId="10FEC203" w14:textId="77777777" w:rsidR="00D90349" w:rsidRPr="00D90349" w:rsidRDefault="00D90349" w:rsidP="00D90349">
      <w:pPr>
        <w:spacing w:after="0" w:line="480" w:lineRule="auto"/>
        <w:contextualSpacing/>
        <w:rPr>
          <w:rFonts w:cstheme="minorHAnsi"/>
          <w:sz w:val="22"/>
          <w:szCs w:val="22"/>
        </w:rPr>
      </w:pPr>
    </w:p>
    <w:p w14:paraId="7DF08EBF" w14:textId="0565B8C0"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br w:type="page"/>
      </w:r>
    </w:p>
    <w:p w14:paraId="3AFC76ED" w14:textId="72E2B2C1"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Figure 1.</w:t>
      </w:r>
    </w:p>
    <w:p w14:paraId="026B325A" w14:textId="77777777" w:rsidR="00D90349" w:rsidRPr="00D90349" w:rsidRDefault="00D90349" w:rsidP="00D90349">
      <w:pPr>
        <w:spacing w:after="0" w:line="480" w:lineRule="auto"/>
        <w:contextualSpacing/>
        <w:jc w:val="center"/>
        <w:rPr>
          <w:rFonts w:cstheme="minorHAnsi"/>
          <w:sz w:val="22"/>
          <w:szCs w:val="22"/>
        </w:rPr>
      </w:pPr>
      <w:r w:rsidRPr="00D90349">
        <w:rPr>
          <w:rFonts w:cstheme="minorHAnsi"/>
          <w:noProof/>
          <w:sz w:val="22"/>
          <w:szCs w:val="22"/>
        </w:rPr>
        <w:drawing>
          <wp:inline distT="0" distB="0" distL="0" distR="0" wp14:anchorId="657753E0" wp14:editId="2DD9A686">
            <wp:extent cx="5943600" cy="2709368"/>
            <wp:effectExtent l="0" t="0" r="0" b="0"/>
            <wp:docPr id="1" name="Picture 1" descr="Figure 1 fitness and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itness and trai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9368"/>
                    </a:xfrm>
                    <a:prstGeom prst="rect">
                      <a:avLst/>
                    </a:prstGeom>
                    <a:noFill/>
                    <a:ln>
                      <a:noFill/>
                    </a:ln>
                  </pic:spPr>
                </pic:pic>
              </a:graphicData>
            </a:graphic>
          </wp:inline>
        </w:drawing>
      </w:r>
    </w:p>
    <w:p w14:paraId="66903D00" w14:textId="77777777" w:rsidR="00D90349" w:rsidRPr="00D90349" w:rsidRDefault="00D90349" w:rsidP="00D90349">
      <w:pPr>
        <w:spacing w:after="0" w:line="480" w:lineRule="auto"/>
        <w:contextualSpacing/>
      </w:pPr>
    </w:p>
    <w:p w14:paraId="24F49B25" w14:textId="1D8C74AD" w:rsidR="00D90349" w:rsidRPr="00D90349" w:rsidRDefault="00D90349" w:rsidP="00D90349">
      <w:pPr>
        <w:spacing w:after="0" w:line="480" w:lineRule="auto"/>
        <w:contextualSpacing/>
      </w:pPr>
      <w:r w:rsidRPr="00D90349">
        <w:br w:type="page"/>
      </w:r>
    </w:p>
    <w:p w14:paraId="353219DA" w14:textId="7A895C67"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 xml:space="preserve">Figure 2. </w:t>
      </w:r>
    </w:p>
    <w:p w14:paraId="5E169A42" w14:textId="77777777" w:rsidR="00D90349" w:rsidRPr="00D90349" w:rsidRDefault="00D90349" w:rsidP="00D90349">
      <w:pPr>
        <w:spacing w:after="0" w:line="480" w:lineRule="auto"/>
        <w:contextualSpacing/>
        <w:jc w:val="center"/>
        <w:rPr>
          <w:rFonts w:eastAsiaTheme="minorEastAsia" w:cstheme="minorHAnsi"/>
          <w:sz w:val="22"/>
          <w:szCs w:val="22"/>
        </w:rPr>
      </w:pPr>
      <w:r w:rsidRPr="00D90349">
        <w:rPr>
          <w:rFonts w:cstheme="minorHAnsi"/>
          <w:noProof/>
          <w:sz w:val="22"/>
          <w:szCs w:val="22"/>
        </w:rPr>
        <w:drawing>
          <wp:inline distT="0" distB="0" distL="0" distR="0" wp14:anchorId="2428BC8E" wp14:editId="49D6609D">
            <wp:extent cx="5943600" cy="1925955"/>
            <wp:effectExtent l="0" t="0" r="0" b="0"/>
            <wp:docPr id="5" name="Picture 5"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delong2\AppData\Local\Microsoft\Windows\INetCache\Content.Word\Figure 2 effect of variance.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70764B07" w14:textId="191B7CA7" w:rsidR="00D90349" w:rsidRPr="00D90349" w:rsidRDefault="00D90349" w:rsidP="00D90349">
      <w:pPr>
        <w:spacing w:after="0" w:line="480" w:lineRule="auto"/>
        <w:contextualSpacing/>
      </w:pPr>
      <w:r w:rsidRPr="00D90349">
        <w:br w:type="page"/>
      </w:r>
    </w:p>
    <w:p w14:paraId="3ED09D3C" w14:textId="1BCA9657"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 xml:space="preserve">Figure 3. </w:t>
      </w:r>
    </w:p>
    <w:p w14:paraId="642CE9A0" w14:textId="77777777" w:rsidR="00D90349" w:rsidRPr="00D90349" w:rsidRDefault="00D90349" w:rsidP="00D90349">
      <w:pPr>
        <w:spacing w:after="0" w:line="480" w:lineRule="auto"/>
        <w:contextualSpacing/>
        <w:jc w:val="center"/>
        <w:rPr>
          <w:rFonts w:cstheme="minorHAnsi"/>
          <w:sz w:val="22"/>
          <w:szCs w:val="22"/>
        </w:rPr>
      </w:pPr>
      <w:r w:rsidRPr="00D90349">
        <w:rPr>
          <w:rFonts w:cstheme="minorHAnsi"/>
          <w:noProof/>
          <w:sz w:val="22"/>
          <w:szCs w:val="22"/>
        </w:rPr>
        <w:drawing>
          <wp:inline distT="0" distB="0" distL="0" distR="0" wp14:anchorId="2A0B8F5F" wp14:editId="1786505C">
            <wp:extent cx="5527069" cy="5638800"/>
            <wp:effectExtent l="0" t="0" r="0" b="0"/>
            <wp:docPr id="9" name="Picture 9" descr="C:\Users\jdelong2\AppData\Local\Microsoft\Windows\INetCache\Content.Word\Figure 3 vary K dynamics_lo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3 vary K dynamics_long.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5743" cy="5657852"/>
                    </a:xfrm>
                    <a:prstGeom prst="rect">
                      <a:avLst/>
                    </a:prstGeom>
                    <a:noFill/>
                    <a:ln>
                      <a:noFill/>
                    </a:ln>
                  </pic:spPr>
                </pic:pic>
              </a:graphicData>
            </a:graphic>
          </wp:inline>
        </w:drawing>
      </w:r>
    </w:p>
    <w:p w14:paraId="4E89C1A6" w14:textId="4003FE84" w:rsidR="00D90349" w:rsidRPr="00D90349" w:rsidRDefault="00D90349" w:rsidP="00D90349">
      <w:pPr>
        <w:spacing w:after="0" w:line="480" w:lineRule="auto"/>
        <w:contextualSpacing/>
      </w:pPr>
    </w:p>
    <w:p w14:paraId="7447EDB5" w14:textId="03B7D15B" w:rsidR="00D90349" w:rsidRPr="00D90349" w:rsidRDefault="00D90349" w:rsidP="00D90349">
      <w:pPr>
        <w:spacing w:after="0" w:line="480" w:lineRule="auto"/>
        <w:contextualSpacing/>
      </w:pPr>
      <w:r w:rsidRPr="00D90349">
        <w:br w:type="page"/>
      </w:r>
    </w:p>
    <w:p w14:paraId="1424E412" w14:textId="64D0696F"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 xml:space="preserve">Figure 4. </w:t>
      </w:r>
    </w:p>
    <w:p w14:paraId="664E51EA" w14:textId="77777777" w:rsidR="00D90349" w:rsidRPr="00D90349" w:rsidRDefault="00D90349" w:rsidP="00D90349">
      <w:pPr>
        <w:spacing w:after="0" w:line="480" w:lineRule="auto"/>
        <w:contextualSpacing/>
        <w:jc w:val="center"/>
        <w:rPr>
          <w:rFonts w:cstheme="minorHAnsi"/>
          <w:sz w:val="22"/>
          <w:szCs w:val="22"/>
        </w:rPr>
      </w:pPr>
      <w:r w:rsidRPr="00D90349">
        <w:rPr>
          <w:rFonts w:cstheme="minorHAnsi"/>
          <w:noProof/>
          <w:sz w:val="22"/>
          <w:szCs w:val="22"/>
        </w:rPr>
        <w:drawing>
          <wp:inline distT="0" distB="0" distL="0" distR="0" wp14:anchorId="65A973DE" wp14:editId="30CF0123">
            <wp:extent cx="5943600" cy="2057400"/>
            <wp:effectExtent l="0" t="0" r="0" b="0"/>
            <wp:docPr id="6" name="Picture 6" descr="C:\Users\jdelong2\AppData\Local\Microsoft\Windows\INetCache\Content.Word\Figure 3 vary K landscape_lo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3 vary K landscape_long.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DE74B41" w14:textId="77777777" w:rsidR="00D90349" w:rsidRPr="00D90349" w:rsidRDefault="00D90349" w:rsidP="00D90349">
      <w:pPr>
        <w:spacing w:after="0" w:line="480" w:lineRule="auto"/>
        <w:contextualSpacing/>
      </w:pPr>
    </w:p>
    <w:p w14:paraId="52B68DE4" w14:textId="7C3C6FC0" w:rsidR="00D90349" w:rsidRPr="00D90349" w:rsidRDefault="00D90349" w:rsidP="00D90349">
      <w:pPr>
        <w:spacing w:after="0" w:line="480" w:lineRule="auto"/>
        <w:contextualSpacing/>
      </w:pPr>
      <w:r w:rsidRPr="00D90349">
        <w:br w:type="page"/>
      </w:r>
    </w:p>
    <w:p w14:paraId="66BA300E" w14:textId="4C5E9D1C"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 xml:space="preserve">Figure 5. </w:t>
      </w:r>
    </w:p>
    <w:p w14:paraId="0FD26C12" w14:textId="77777777" w:rsidR="00D90349" w:rsidRPr="00D90349" w:rsidRDefault="00D90349" w:rsidP="00D90349">
      <w:pPr>
        <w:spacing w:after="0" w:line="480" w:lineRule="auto"/>
        <w:contextualSpacing/>
        <w:jc w:val="center"/>
        <w:rPr>
          <w:rFonts w:cstheme="minorHAnsi"/>
          <w:sz w:val="22"/>
          <w:szCs w:val="22"/>
        </w:rPr>
      </w:pPr>
      <w:r w:rsidRPr="00D90349">
        <w:rPr>
          <w:rFonts w:cstheme="minorHAnsi"/>
          <w:noProof/>
          <w:sz w:val="22"/>
          <w:szCs w:val="22"/>
        </w:rPr>
        <w:drawing>
          <wp:inline distT="0" distB="0" distL="0" distR="0" wp14:anchorId="16889FFF" wp14:editId="126EA89F">
            <wp:extent cx="5144428" cy="5273040"/>
            <wp:effectExtent l="0" t="0" r="0" b="3810"/>
            <wp:docPr id="8" name="Picture 8" descr="C:\Users\jdelong2\AppData\Local\Microsoft\Windows\INetCache\Content.Word\Figure 5 cull from ESS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5 cull from ESS dynamics.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62" cy="5281890"/>
                    </a:xfrm>
                    <a:prstGeom prst="rect">
                      <a:avLst/>
                    </a:prstGeom>
                    <a:noFill/>
                    <a:ln>
                      <a:noFill/>
                    </a:ln>
                  </pic:spPr>
                </pic:pic>
              </a:graphicData>
            </a:graphic>
          </wp:inline>
        </w:drawing>
      </w:r>
    </w:p>
    <w:p w14:paraId="359811D6" w14:textId="4D8C8EED" w:rsidR="00D90349" w:rsidRPr="00D90349" w:rsidRDefault="00D90349" w:rsidP="00D90349">
      <w:pPr>
        <w:spacing w:after="0" w:line="480" w:lineRule="auto"/>
        <w:contextualSpacing/>
      </w:pPr>
    </w:p>
    <w:p w14:paraId="2453E986" w14:textId="2E373AFC" w:rsidR="00D90349" w:rsidRPr="00D90349" w:rsidRDefault="00D90349" w:rsidP="00D90349">
      <w:pPr>
        <w:spacing w:after="0" w:line="480" w:lineRule="auto"/>
        <w:contextualSpacing/>
      </w:pPr>
      <w:r w:rsidRPr="00D90349">
        <w:br w:type="page"/>
      </w:r>
    </w:p>
    <w:p w14:paraId="1D6A01E3" w14:textId="43BC4D56" w:rsidR="00D90349" w:rsidRPr="00D90349" w:rsidRDefault="00D90349" w:rsidP="00D90349">
      <w:pPr>
        <w:spacing w:after="0" w:line="480" w:lineRule="auto"/>
        <w:contextualSpacing/>
        <w:rPr>
          <w:rFonts w:cstheme="minorHAnsi"/>
          <w:sz w:val="22"/>
          <w:szCs w:val="22"/>
        </w:rPr>
      </w:pPr>
      <w:r w:rsidRPr="00D90349">
        <w:rPr>
          <w:rFonts w:cstheme="minorHAnsi"/>
          <w:sz w:val="22"/>
          <w:szCs w:val="22"/>
        </w:rPr>
        <w:lastRenderedPageBreak/>
        <w:t xml:space="preserve">Figure 6. </w:t>
      </w:r>
    </w:p>
    <w:p w14:paraId="06D73563" w14:textId="77777777" w:rsidR="00D90349" w:rsidRPr="00D90349" w:rsidRDefault="00D90349" w:rsidP="00D90349">
      <w:pPr>
        <w:spacing w:after="0" w:line="480" w:lineRule="auto"/>
        <w:contextualSpacing/>
        <w:jc w:val="center"/>
        <w:rPr>
          <w:rFonts w:cstheme="minorHAnsi"/>
          <w:sz w:val="22"/>
          <w:szCs w:val="22"/>
        </w:rPr>
      </w:pPr>
      <w:r w:rsidRPr="00D90349">
        <w:rPr>
          <w:rFonts w:cstheme="minorHAnsi"/>
          <w:noProof/>
          <w:sz w:val="22"/>
          <w:szCs w:val="22"/>
        </w:rPr>
        <w:drawing>
          <wp:inline distT="0" distB="0" distL="0" distR="0" wp14:anchorId="0927DB3A" wp14:editId="591205C1">
            <wp:extent cx="3811526" cy="3124200"/>
            <wp:effectExtent l="0" t="0" r="0" b="0"/>
            <wp:docPr id="7" name="Picture 7" descr="C:\Users\jdelong2\AppData\Local\Microsoft\Windows\INetCache\Content.Word\Figure 6 vary cull from ESS fitness landsca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delong2\AppData\Local\Microsoft\Windows\INetCache\Content.Word\Figure 6 vary cull from ESS fitness landscape.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8641" cy="3130032"/>
                    </a:xfrm>
                    <a:prstGeom prst="rect">
                      <a:avLst/>
                    </a:prstGeom>
                    <a:noFill/>
                    <a:ln>
                      <a:noFill/>
                    </a:ln>
                  </pic:spPr>
                </pic:pic>
              </a:graphicData>
            </a:graphic>
          </wp:inline>
        </w:drawing>
      </w:r>
    </w:p>
    <w:p w14:paraId="17DEABCB" w14:textId="77777777" w:rsidR="00D90349" w:rsidRPr="00D90349" w:rsidRDefault="00D90349" w:rsidP="00D90349">
      <w:pPr>
        <w:spacing w:after="0" w:line="480" w:lineRule="auto"/>
        <w:contextualSpacing/>
      </w:pPr>
    </w:p>
    <w:p w14:paraId="07FE41CB" w14:textId="77777777" w:rsidR="00D90349" w:rsidRPr="00D90349" w:rsidRDefault="00D90349" w:rsidP="00D90349">
      <w:pPr>
        <w:spacing w:after="0" w:line="480" w:lineRule="auto"/>
        <w:contextualSpacing/>
      </w:pPr>
    </w:p>
    <w:p w14:paraId="684213C5" w14:textId="77777777" w:rsidR="00D90349" w:rsidRDefault="00D90349">
      <w:pPr>
        <w:spacing w:after="0"/>
        <w:rPr>
          <w:b/>
        </w:rPr>
      </w:pPr>
      <w:r>
        <w:rPr>
          <w:b/>
        </w:rPr>
        <w:br w:type="page"/>
      </w:r>
    </w:p>
    <w:p w14:paraId="38B3E55E" w14:textId="1BC178C0" w:rsidR="00DE2182" w:rsidRPr="004C4F12" w:rsidRDefault="00DE2182" w:rsidP="003B7DD5">
      <w:pPr>
        <w:spacing w:after="0" w:line="480" w:lineRule="auto"/>
        <w:contextualSpacing/>
        <w:rPr>
          <w:b/>
        </w:rPr>
      </w:pPr>
      <w:r w:rsidRPr="004C4F12">
        <w:rPr>
          <w:b/>
        </w:rPr>
        <w:lastRenderedPageBreak/>
        <w:t>DeLong and Cressler, “Transient evolutionary attractors alter evolutionary adaptation”</w:t>
      </w:r>
    </w:p>
    <w:p w14:paraId="6873118D" w14:textId="77777777" w:rsidR="00DE2182" w:rsidRPr="0080469A" w:rsidRDefault="00DE2182" w:rsidP="003B7DD5">
      <w:pPr>
        <w:spacing w:after="0" w:line="480" w:lineRule="auto"/>
        <w:contextualSpacing/>
        <w:rPr>
          <w:b/>
        </w:rPr>
      </w:pPr>
      <w:r w:rsidRPr="0080469A">
        <w:rPr>
          <w:b/>
        </w:rPr>
        <w:t>Appendix S1. Heritability rules.</w:t>
      </w:r>
    </w:p>
    <w:p w14:paraId="2175363A" w14:textId="5CF728DB" w:rsidR="00DE2182" w:rsidRDefault="00DE2182" w:rsidP="003B7DD5">
      <w:pPr>
        <w:spacing w:after="0" w:line="480" w:lineRule="auto"/>
        <w:contextualSpacing/>
        <w:rPr>
          <w:rFonts w:cstheme="minorHAnsi"/>
        </w:rPr>
      </w:pPr>
      <w:r>
        <w:t xml:space="preserve">In a GEM, births and deaths occur through an iterative, stochastic process given an underlying model. In the </w:t>
      </w:r>
      <w:r w:rsidRPr="00496E2D">
        <w:rPr>
          <w:rFonts w:cstheme="minorHAnsi"/>
        </w:rPr>
        <w:t xml:space="preserve">event </w:t>
      </w:r>
      <w:r>
        <w:rPr>
          <w:rFonts w:cstheme="minorHAnsi"/>
        </w:rPr>
        <w:t>of</w:t>
      </w:r>
      <w:r w:rsidRPr="00496E2D">
        <w:rPr>
          <w:rFonts w:cstheme="minorHAnsi"/>
        </w:rPr>
        <w:t xml:space="preserve"> a birth, a new individual is added to the population given some rule for heritability of that trait. In these simulations, we follow the heritability rules </w:t>
      </w:r>
      <w:r>
        <w:rPr>
          <w:rFonts w:cstheme="minorHAnsi"/>
        </w:rPr>
        <w:t>derived and presented</w:t>
      </w:r>
      <w:r w:rsidRPr="00496E2D">
        <w:rPr>
          <w:rFonts w:cstheme="minorHAnsi"/>
        </w:rPr>
        <w:t xml:space="preserve"> in </w:t>
      </w:r>
      <w:r w:rsidRPr="00496E2D">
        <w:rPr>
          <w:rFonts w:cstheme="minorHAnsi"/>
        </w:rPr>
        <w:fldChar w:fldCharType="begin"/>
      </w:r>
      <w:ins w:id="1507" w:author="Clay Cressler" w:date="2020-05-25T15:17:00Z">
        <w:r w:rsidR="006057FC">
          <w:rPr>
            <w:rFonts w:cstheme="minorHAnsi"/>
          </w:rPr>
          <w:instrText xml:space="preserve"> ADDIN ZOTERO_ITEM CSL_CITATION {"citationID":"pxiad0Zs","properties":{"formattedCitation":"(DeLong &amp; Luhring 2018; DeLong &amp; Belmaker 2019)","plainCitation":"(DeLong &amp; Luhring 2018; DeLong &amp; Belmaker 2019)","noteIndex":0},"citationItems":[{"id":"fu1XBaw3/eO6gSEbo","uris":["http://zotero.org/users/1264037/items/CPMJ5H34"],"uri":["http://zotero.org/users/1264037/items/CPMJ5H34"],"itemData":{"id":6088,"type":"article-journal","abstract":"Age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M."}],"issued":{"date-parts":[["2018",4,1]]}}},{"id":"fu1XBaw3/Z8MmCWLQ","uris":["http://zotero.org/users/1264037/items/XCPYDJP6"],"uri":["http://zotero.org/users/1264037/items/XCPYDJP6"],"itemData":{"id":7518,"type":"article-journal","abstract":"Invading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1508" w:author="Clay Cressler" w:date="2020-05-22T09:11:00Z">
        <w:r w:rsidR="00EC565E" w:rsidDel="00B2275B">
          <w:rPr>
            <w:rFonts w:cstheme="minorHAnsi"/>
          </w:rPr>
          <w:delInstrText xml:space="preserve"> ADDIN ZOTERO_ITEM CSL_CITATION {"citationID":"pxiad0Zs","properties":{"formattedCitation":"(DeLong &amp; Luhring 2018; DeLong &amp; Belmaker 2019)","plainCitation":"(DeLong &amp; Luhring 2018; DeLong &amp; Belmaker 2019)","noteIndex":0},"citationItems":[{"id":6088,"uris":["http://zotero.org/users/1264037/items/CPMJ5H34"],"uri":["http://zotero.org/users/1264037/items/CPMJ5H34"],"itemData":{"id":6088,"type":"article-journal","abstract":"Age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Pr="00496E2D">
        <w:rPr>
          <w:rFonts w:cstheme="minorHAnsi"/>
        </w:rPr>
        <w:fldChar w:fldCharType="separate"/>
      </w:r>
      <w:bookmarkStart w:id="1509" w:name="__Fieldmark__1414_3467020329"/>
      <w:bookmarkStart w:id="1510" w:name="__Fieldmark__437_3467020329"/>
      <w:r w:rsidR="008E50B7" w:rsidRPr="008E50B7">
        <w:rPr>
          <w:rFonts w:ascii="Calibri" w:hAnsi="Calibri" w:cs="Calibri"/>
        </w:rPr>
        <w:t>(DeLong &amp; Luhring 2018; DeLong &amp; Belmaker 2019)</w:t>
      </w:r>
      <w:r w:rsidRPr="00496E2D">
        <w:rPr>
          <w:rFonts w:cstheme="minorHAnsi"/>
        </w:rPr>
        <w:fldChar w:fldCharType="end"/>
      </w:r>
      <w:bookmarkEnd w:id="1509"/>
      <w:bookmarkEnd w:id="1510"/>
      <w:r w:rsidRPr="00496E2D">
        <w:rPr>
          <w:rFonts w:cstheme="minorHAnsi"/>
        </w:rPr>
        <w:t xml:space="preserve"> with the change that we are not using here the weighted mean for the parental trait. </w:t>
      </w:r>
    </w:p>
    <w:p w14:paraId="28AE070B" w14:textId="77777777" w:rsidR="00DE2182" w:rsidRDefault="00DE2182" w:rsidP="003B7DD5">
      <w:pPr>
        <w:spacing w:after="0" w:line="480" w:lineRule="auto"/>
        <w:contextualSpacing/>
        <w:rPr>
          <w:rFonts w:cstheme="minorHAnsi"/>
        </w:rPr>
      </w:pPr>
      <w:r>
        <w:rPr>
          <w:rFonts w:cstheme="minorHAnsi"/>
        </w:rPr>
        <w:t>If a birth event occurs in a GEM</w:t>
      </w:r>
      <w:r w:rsidRPr="00496E2D">
        <w:rPr>
          <w:rFonts w:cstheme="minorHAnsi"/>
        </w:rPr>
        <w:t xml:space="preserve">, an offspring trait is randomly drawn from a lognormal distribution with a mean of </w:t>
      </w:r>
      <m:oMath>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offspring</m:t>
            </m:r>
          </m:sub>
        </m:sSub>
        <m:r>
          <w:rPr>
            <w:rFonts w:ascii="Cambria Math" w:eastAsiaTheme="minorEastAsia" w:hAnsi="Cambria Math" w:cstheme="minorHAnsi"/>
          </w:rPr>
          <m:t>=</m:t>
        </m:r>
        <m:d>
          <m:dPr>
            <m:ctrlPr>
              <w:rPr>
                <w:rFonts w:ascii="Cambria Math" w:hAnsi="Cambria Math" w:cstheme="minorHAnsi"/>
              </w:rPr>
            </m:ctrlPr>
          </m:dPr>
          <m:e>
            <m:r>
              <w:rPr>
                <w:rFonts w:ascii="Cambria Math" w:hAnsi="Cambria Math" w:cstheme="minorHAnsi"/>
              </w:rPr>
              <m:t>1-</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e>
        </m:d>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sSub>
          <m:sSubPr>
            <m:ctrlPr>
              <w:rPr>
                <w:rFonts w:ascii="Cambria Math" w:hAnsi="Cambria Math" w:cstheme="minorHAnsi"/>
              </w:rPr>
            </m:ctrlPr>
          </m:sSubPr>
          <m:e>
            <m:r>
              <w:rPr>
                <w:rFonts w:ascii="Cambria Math" w:hAnsi="Cambria Math" w:cstheme="minorHAnsi"/>
              </w:rPr>
              <m:t>b</m:t>
            </m:r>
          </m:e>
          <m:sub>
            <m:r>
              <w:rPr>
                <w:rFonts w:ascii="Cambria Math" w:hAnsi="Cambria Math" w:cstheme="minorHAnsi"/>
              </w:rPr>
              <m:t>max</m:t>
            </m:r>
          </m:sub>
        </m:sSub>
      </m:oMath>
      <w:r w:rsidRPr="00496E2D">
        <w:rPr>
          <w:rFonts w:cstheme="minorHAnsi"/>
        </w:rPr>
        <w:t xml:space="preserve"> , where </w:t>
      </w:r>
      <w:proofErr w:type="spellStart"/>
      <w:r w:rsidRPr="00496E2D">
        <w:rPr>
          <w:rFonts w:eastAsiaTheme="minorEastAsia" w:cstheme="minorHAnsi"/>
          <w:i/>
        </w:rPr>
        <w:t>b</w:t>
      </w:r>
      <w:r w:rsidRPr="00496E2D">
        <w:rPr>
          <w:rFonts w:eastAsiaTheme="minorEastAsia" w:cstheme="minorHAnsi"/>
          <w:vertAlign w:val="subscript"/>
        </w:rPr>
        <w:t>max</w:t>
      </w:r>
      <w:proofErr w:type="spellEnd"/>
      <w:r w:rsidRPr="00496E2D">
        <w:rPr>
          <w:rFonts w:eastAsiaTheme="minorEastAsia" w:cstheme="minorHAnsi"/>
        </w:rPr>
        <w:t xml:space="preserve"> is the actual trait of the current parent</w:t>
      </w:r>
      <w:r>
        <w:rPr>
          <w:rFonts w:eastAsiaTheme="minorEastAsia" w:cstheme="minorHAnsi"/>
        </w:rPr>
        <w:t>,</w:t>
      </w:r>
      <w:r w:rsidRPr="00496E2D">
        <w:rPr>
          <w:rFonts w:eastAsiaTheme="minorEastAsia" w:cstheme="minorHAnsi"/>
        </w:rPr>
        <w:t xml:space="preserve"> </w:t>
      </w:r>
      <m:oMath>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oMath>
      <w:r w:rsidRPr="00496E2D">
        <w:rPr>
          <w:rFonts w:cstheme="minorHAnsi"/>
        </w:rPr>
        <w:t xml:space="preserve"> is the current population mean</w:t>
      </w:r>
      <w:r>
        <w:rPr>
          <w:rFonts w:cstheme="minorHAnsi"/>
        </w:rPr>
        <w:t xml:space="preserve">, and </w:t>
      </w:r>
      <w:r w:rsidRPr="0082632F">
        <w:rPr>
          <w:rFonts w:cstheme="minorHAnsi"/>
          <w:i/>
        </w:rPr>
        <w:t>h</w:t>
      </w:r>
      <w:r w:rsidRPr="0082632F">
        <w:rPr>
          <w:rFonts w:cstheme="minorHAnsi"/>
          <w:vertAlign w:val="superscript"/>
        </w:rPr>
        <w:t>2</w:t>
      </w:r>
      <w:r>
        <w:rPr>
          <w:rFonts w:cstheme="minorHAnsi"/>
        </w:rPr>
        <w:t xml:space="preserve"> is narrow-sense heritability</w:t>
      </w:r>
      <w:r w:rsidRPr="00496E2D">
        <w:rPr>
          <w:rFonts w:cstheme="minorHAnsi"/>
        </w:rPr>
        <w:t>. The standard deviation of this distribution is given as</w:t>
      </w:r>
      <w:r>
        <w:rPr>
          <w:rFonts w:eastAsiaTheme="minorEastAsia" w:cstheme="minorHAnsi"/>
        </w:rPr>
        <w:t xml:space="preserve">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offspring</m:t>
            </m:r>
          </m:sub>
        </m:sSub>
        <m:r>
          <w:rPr>
            <w:rFonts w:ascii="Cambria Math" w:eastAsiaTheme="minorEastAsia" w:hAnsi="Cambria Math" w:cstheme="minorHAnsi"/>
          </w:rPr>
          <m:t>=</m:t>
        </m:r>
        <m:rad>
          <m:radPr>
            <m:degHide m:val="1"/>
            <m:ctrlPr>
              <w:rPr>
                <w:rFonts w:ascii="Cambria Math" w:hAnsi="Cambria Math" w:cstheme="majorHAnsi"/>
                <w:i/>
              </w:rPr>
            </m:ctrlPr>
          </m:radPr>
          <m:deg/>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sup>
                    <m:r>
                      <w:rPr>
                        <w:rFonts w:ascii="Cambria Math" w:hAnsi="Cambria Math" w:cstheme="majorHAnsi"/>
                      </w:rPr>
                      <m:t>2</m:t>
                    </m:r>
                  </m:sup>
                </m:sSup>
              </m:e>
            </m:d>
          </m:e>
        </m:rad>
        <m:d>
          <m:dPr>
            <m:begChr m:val="["/>
            <m:endChr m:val="]"/>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d>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0</m:t>
                </m:r>
              </m:sub>
            </m:sSub>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t</m:t>
                </m:r>
              </m:sub>
            </m:sSub>
          </m:e>
        </m:d>
      </m:oMath>
      <w:r>
        <w:rPr>
          <w:rFonts w:eastAsiaTheme="minorEastAsia" w:cstheme="minorHAnsi"/>
        </w:rPr>
        <w:t>,</w:t>
      </w:r>
      <w:r w:rsidRPr="00496E2D">
        <w:rPr>
          <w:rFonts w:eastAsiaTheme="minorEastAsia" w:cstheme="minorHAnsi"/>
        </w:rPr>
        <w:t xml:space="preserve"> where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0</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in the initial population and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t</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currently. </w:t>
      </w:r>
      <w:r>
        <w:rPr>
          <w:rFonts w:cstheme="minorHAnsi"/>
        </w:rPr>
        <w:t>This trait is then added as a new element of the trait distribution, increasing the size of the population by one and changing the mean and variance of the trait distribution.</w:t>
      </w:r>
    </w:p>
    <w:p w14:paraId="3750FEC6" w14:textId="7E67010D" w:rsidR="00DE2182" w:rsidRDefault="00DE2182" w:rsidP="003B7DD5">
      <w:pPr>
        <w:spacing w:after="0" w:line="480" w:lineRule="auto"/>
        <w:ind w:firstLine="720"/>
        <w:contextualSpacing/>
        <w:rPr>
          <w:rFonts w:cstheme="minorHAnsi"/>
        </w:rPr>
      </w:pPr>
      <w:r>
        <w:rPr>
          <w:rFonts w:cstheme="minorHAnsi"/>
        </w:rPr>
        <w:t xml:space="preserve">This rule is derived from the equation of the regression line in a parent-offspring regression </w:t>
      </w:r>
      <w:r>
        <w:rPr>
          <w:rFonts w:cstheme="minorHAnsi"/>
        </w:rPr>
        <w:fldChar w:fldCharType="begin"/>
      </w:r>
      <w:ins w:id="1511" w:author="Clay Cressler" w:date="2020-05-25T15:17:00Z">
        <w:r w:rsidR="006057FC">
          <w:rPr>
            <w:rFonts w:cstheme="minorHAnsi"/>
          </w:rPr>
          <w:instrText xml:space="preserve"> ADDIN ZOTERO_ITEM CSL_CITATION {"citationID":"sGXt540H","properties":{"formattedCitation":"(DeLong &amp; Belmaker 2019)","plainCitation":"(DeLong &amp; Belmaker 2019)","noteIndex":0},"citationItems":[{"id":"fu1XBaw3/Z8MmCWLQ","uris":["http://zotero.org/users/1264037/items/XCPYDJP6"],"uri":["http://zotero.org/users/1264037/items/XCPYDJP6"],"itemData":{"id":7518,"type":"article-journal","abstract":"Invading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1512" w:author="Clay Cressler" w:date="2020-05-22T09:11:00Z">
        <w:r w:rsidR="00EC565E" w:rsidDel="00B2275B">
          <w:rPr>
            <w:rFonts w:cstheme="minorHAnsi"/>
          </w:rPr>
          <w:delInstrText xml:space="preserve"> ADDIN ZOTERO_ITEM CSL_CITATION {"citationID":"sGXt540H","properties":{"formattedCitation":"(DeLong &amp; Belmaker 2019)","plainCitation":"(DeLong &amp; Belmaker 2019)","noteIndex":0},"citationItems":[{"id":7518,"uris":["http://zotero.org/users/1264037/items/XCPYDJP6"],"uri":["http://zotero.org/users/1264037/items/XCPYDJP6"],"itemData":{"id":7518,"type":"article-journal","abstract":"Invading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Pr>
          <w:rFonts w:cstheme="minorHAnsi"/>
        </w:rPr>
        <w:fldChar w:fldCharType="separate"/>
      </w:r>
      <w:r w:rsidR="008E50B7" w:rsidRPr="008E50B7">
        <w:rPr>
          <w:rFonts w:ascii="Calibri" w:hAnsi="Calibri" w:cs="Calibri"/>
        </w:rPr>
        <w:t>(DeLong &amp; Belmaker 2019)</w:t>
      </w:r>
      <w:r>
        <w:rPr>
          <w:rFonts w:cstheme="minorHAnsi"/>
        </w:rPr>
        <w:fldChar w:fldCharType="end"/>
      </w:r>
      <w:r>
        <w:rPr>
          <w:rFonts w:cstheme="minorHAnsi"/>
        </w:rPr>
        <w:t xml:space="preserve">. To verify that the realization of this rule in a GEM implementation generates a parent-offspring regression with an estimated </w:t>
      </w:r>
      <w:r w:rsidRPr="0082632F">
        <w:rPr>
          <w:rFonts w:cstheme="minorHAnsi"/>
          <w:i/>
        </w:rPr>
        <w:t>h</w:t>
      </w:r>
      <w:r w:rsidRPr="0082632F">
        <w:rPr>
          <w:rFonts w:cstheme="minorHAnsi"/>
          <w:vertAlign w:val="superscript"/>
        </w:rPr>
        <w:t>2</w:t>
      </w:r>
      <w:r>
        <w:rPr>
          <w:rFonts w:cstheme="minorHAnsi"/>
          <w:vertAlign w:val="superscript"/>
        </w:rPr>
        <w:t xml:space="preserve"> </w:t>
      </w:r>
      <w:r>
        <w:rPr>
          <w:rFonts w:cstheme="minorHAnsi"/>
        </w:rPr>
        <w:t xml:space="preserve">that matches what was set in the model, we track parent and offspring traits through GEMs initialized with different </w:t>
      </w:r>
      <w:r>
        <w:rPr>
          <w:rFonts w:cstheme="minorHAnsi"/>
          <w:i/>
          <w:iCs/>
        </w:rPr>
        <w:t>h</w:t>
      </w:r>
      <w:r>
        <w:rPr>
          <w:rFonts w:cstheme="minorHAnsi"/>
          <w:i/>
          <w:iCs/>
          <w:vertAlign w:val="superscript"/>
        </w:rPr>
        <w:t>2</w:t>
      </w:r>
      <w:r>
        <w:rPr>
          <w:rFonts w:cstheme="minorHAnsi"/>
        </w:rPr>
        <w:t xml:space="preserve"> </w:t>
      </w:r>
      <w:r>
        <w:rPr>
          <w:rFonts w:eastAsiaTheme="minorEastAsia" w:cstheme="minorHAnsi"/>
        </w:rPr>
        <w:t xml:space="preserve">values (0.9, 0.7, 0.5, and 0.3). Using simple linear regression of offspring traits on parent traits, we verify that </w:t>
      </w:r>
      <w:r>
        <w:rPr>
          <w:rFonts w:cstheme="minorHAnsi"/>
        </w:rPr>
        <w:t xml:space="preserve">the estimated </w:t>
      </w:r>
      <w:r>
        <w:rPr>
          <w:rFonts w:cstheme="minorHAnsi"/>
          <w:i/>
          <w:iCs/>
        </w:rPr>
        <w:t>h</w:t>
      </w:r>
      <w:r>
        <w:rPr>
          <w:rFonts w:cstheme="minorHAnsi"/>
          <w:i/>
          <w:iCs/>
          <w:vertAlign w:val="superscript"/>
        </w:rPr>
        <w:t>2</w:t>
      </w:r>
      <w:r>
        <w:rPr>
          <w:rFonts w:cstheme="minorHAnsi"/>
          <w:i/>
          <w:iCs/>
        </w:rPr>
        <w:t xml:space="preserve"> </w:t>
      </w:r>
      <w:r>
        <w:rPr>
          <w:rFonts w:cstheme="minorHAnsi"/>
        </w:rPr>
        <w:t xml:space="preserve">(the slope of the regression) remains close to the expected  </w:t>
      </w:r>
      <w:r w:rsidRPr="0082632F">
        <w:rPr>
          <w:rFonts w:cstheme="minorHAnsi"/>
          <w:i/>
        </w:rPr>
        <w:t>h</w:t>
      </w:r>
      <w:r w:rsidRPr="0082632F">
        <w:rPr>
          <w:rFonts w:cstheme="minorHAnsi"/>
          <w:vertAlign w:val="superscript"/>
        </w:rPr>
        <w:t>2</w:t>
      </w:r>
      <w:r>
        <w:rPr>
          <w:rFonts w:cstheme="minorHAnsi"/>
        </w:rPr>
        <w:t xml:space="preserve"> (Fig. S1-S4).</w:t>
      </w:r>
    </w:p>
    <w:p w14:paraId="394ABA3C" w14:textId="77777777" w:rsidR="00DE2182" w:rsidRDefault="00DE2182" w:rsidP="003B7DD5">
      <w:pPr>
        <w:spacing w:after="0" w:line="480" w:lineRule="auto"/>
        <w:ind w:firstLine="720"/>
        <w:contextualSpacing/>
        <w:rPr>
          <w:rFonts w:cstheme="minorHAnsi"/>
        </w:rPr>
      </w:pPr>
      <w:r>
        <w:rPr>
          <w:rFonts w:cstheme="minorHAnsi"/>
        </w:rPr>
        <w:lastRenderedPageBreak/>
        <w:t xml:space="preserve">Over any short interval of time in a GEM run, the realized parent-offspring relationship behaves as expected. After accumulating observations over longer runs, however, we see that the </w:t>
      </w:r>
      <w:r w:rsidRPr="0082632F">
        <w:rPr>
          <w:rFonts w:cstheme="minorHAnsi"/>
          <w:i/>
        </w:rPr>
        <w:t>h</w:t>
      </w:r>
      <w:r w:rsidRPr="0082632F">
        <w:rPr>
          <w:rFonts w:cstheme="minorHAnsi"/>
          <w:vertAlign w:val="superscript"/>
        </w:rPr>
        <w:t>2</w:t>
      </w:r>
      <w:r>
        <w:rPr>
          <w:rFonts w:cstheme="minorHAnsi"/>
        </w:rPr>
        <w:t xml:space="preserve"> appears to converge on one. </w:t>
      </w:r>
      <w:r>
        <w:t xml:space="preserve">This is also expected: as the population evolves, the parent and offspring traits move in phenotypic space (as you can see from the changing x- and y-axis ranges in Figs. S1-S4), “smearing” the parent-offspring regressions (each of which has a slope of </w:t>
      </w:r>
      <w:r>
        <w:rPr>
          <w:i/>
          <w:iCs/>
        </w:rPr>
        <w:t>h</w:t>
      </w:r>
      <w:r>
        <w:rPr>
          <w:i/>
          <w:iCs/>
          <w:vertAlign w:val="superscript"/>
        </w:rPr>
        <w:t>2</w:t>
      </w:r>
      <w:r>
        <w:t xml:space="preserve"> at any one moment in time) into a parent-offspring regression that has a slope approaching one</w:t>
      </w:r>
      <w:r>
        <w:rPr>
          <w:rFonts w:cstheme="minorHAnsi"/>
        </w:rPr>
        <w:t xml:space="preserve">. </w:t>
      </w:r>
    </w:p>
    <w:p w14:paraId="70A7F1B1" w14:textId="77777777" w:rsidR="00DE2182" w:rsidRDefault="00DE2182" w:rsidP="00DE2182">
      <w:r>
        <w:rPr>
          <w:noProof/>
        </w:rPr>
        <w:lastRenderedPageBreak/>
        <w:drawing>
          <wp:inline distT="0" distB="0" distL="0" distR="0" wp14:anchorId="5B6A9DB6" wp14:editId="24314608">
            <wp:extent cx="5760720" cy="704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75F000D8" w14:textId="77777777" w:rsidR="00DE2182" w:rsidRDefault="00DE2182" w:rsidP="00DE2182">
      <w:r>
        <w:t xml:space="preserve">Fig. S1. Parent-offspring regressions through time when </w:t>
      </w:r>
      <w:r>
        <w:rPr>
          <w:i/>
          <w:iCs/>
        </w:rPr>
        <w:t>h</w:t>
      </w:r>
      <w:r>
        <w:rPr>
          <w:i/>
          <w:iCs/>
          <w:vertAlign w:val="superscript"/>
        </w:rPr>
        <w:t>2</w:t>
      </w:r>
      <w:r>
        <w:t xml:space="preserve"> = 0.9.</w:t>
      </w:r>
    </w:p>
    <w:p w14:paraId="135D4DE4" w14:textId="77777777" w:rsidR="00DE2182" w:rsidRDefault="00DE2182" w:rsidP="00DE2182"/>
    <w:p w14:paraId="7D81DB32" w14:textId="77777777" w:rsidR="00DE2182" w:rsidRDefault="00DE2182" w:rsidP="00DE2182"/>
    <w:p w14:paraId="79C31648" w14:textId="77777777" w:rsidR="00DE2182" w:rsidRDefault="00DE2182" w:rsidP="00DE2182"/>
    <w:p w14:paraId="4C3AB194" w14:textId="77777777" w:rsidR="00DE2182" w:rsidRDefault="00DE2182" w:rsidP="00DE2182">
      <w:pPr>
        <w:rPr>
          <w:noProof/>
        </w:rPr>
      </w:pPr>
      <w:r>
        <w:rPr>
          <w:noProof/>
        </w:rPr>
        <w:lastRenderedPageBreak/>
        <w:drawing>
          <wp:inline distT="0" distB="0" distL="0" distR="0" wp14:anchorId="11585E80" wp14:editId="062E13D1">
            <wp:extent cx="5760720" cy="704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02BB6A7D" w14:textId="77777777" w:rsidR="00DE2182" w:rsidRDefault="00DE2182" w:rsidP="00DE2182">
      <w:pPr>
        <w:tabs>
          <w:tab w:val="left" w:pos="7673"/>
        </w:tabs>
      </w:pPr>
      <w:r>
        <w:tab/>
      </w:r>
    </w:p>
    <w:p w14:paraId="6AF0EA37" w14:textId="77777777" w:rsidR="00DE2182" w:rsidRPr="00203CC9" w:rsidRDefault="00DE2182" w:rsidP="00DE2182">
      <w:r>
        <w:t xml:space="preserve">Fig. S2. Parent-offspring regressions through time when </w:t>
      </w:r>
      <w:r>
        <w:rPr>
          <w:i/>
          <w:iCs/>
        </w:rPr>
        <w:t>h</w:t>
      </w:r>
      <w:r>
        <w:rPr>
          <w:i/>
          <w:iCs/>
          <w:vertAlign w:val="superscript"/>
        </w:rPr>
        <w:t>2</w:t>
      </w:r>
      <w:r>
        <w:t xml:space="preserve"> = 0.7.</w:t>
      </w:r>
    </w:p>
    <w:p w14:paraId="375631A6" w14:textId="77777777" w:rsidR="00DE2182" w:rsidRDefault="00DE2182" w:rsidP="00DE2182">
      <w:pPr>
        <w:tabs>
          <w:tab w:val="left" w:pos="7673"/>
        </w:tabs>
      </w:pPr>
    </w:p>
    <w:p w14:paraId="00BB8CD8" w14:textId="77777777" w:rsidR="00DE2182" w:rsidRDefault="00DE2182" w:rsidP="00DE2182">
      <w:pPr>
        <w:tabs>
          <w:tab w:val="left" w:pos="7673"/>
        </w:tabs>
      </w:pPr>
    </w:p>
    <w:p w14:paraId="3616DE49" w14:textId="77777777" w:rsidR="00DE2182" w:rsidRDefault="00DE2182" w:rsidP="00DE2182">
      <w:pPr>
        <w:tabs>
          <w:tab w:val="left" w:pos="7673"/>
        </w:tabs>
      </w:pPr>
      <w:r>
        <w:rPr>
          <w:noProof/>
        </w:rPr>
        <w:lastRenderedPageBreak/>
        <w:drawing>
          <wp:inline distT="0" distB="0" distL="0" distR="0" wp14:anchorId="30BAFF0F" wp14:editId="10D7BCE4">
            <wp:extent cx="5760721" cy="704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1" cy="7040880"/>
                    </a:xfrm>
                    <a:prstGeom prst="rect">
                      <a:avLst/>
                    </a:prstGeom>
                    <a:noFill/>
                    <a:ln>
                      <a:noFill/>
                    </a:ln>
                  </pic:spPr>
                </pic:pic>
              </a:graphicData>
            </a:graphic>
          </wp:inline>
        </w:drawing>
      </w:r>
    </w:p>
    <w:p w14:paraId="265A699E" w14:textId="77777777" w:rsidR="00DE2182" w:rsidRDefault="00DE2182" w:rsidP="00DE2182">
      <w:pPr>
        <w:tabs>
          <w:tab w:val="left" w:pos="7673"/>
        </w:tabs>
      </w:pPr>
    </w:p>
    <w:p w14:paraId="7592A232" w14:textId="77777777" w:rsidR="00DE2182" w:rsidRPr="00203CC9" w:rsidRDefault="00DE2182" w:rsidP="00DE2182">
      <w:r>
        <w:t xml:space="preserve">Fig. S3. Parent-offspring regressions through time when </w:t>
      </w:r>
      <w:r>
        <w:rPr>
          <w:i/>
          <w:iCs/>
        </w:rPr>
        <w:t>h</w:t>
      </w:r>
      <w:r>
        <w:rPr>
          <w:i/>
          <w:iCs/>
          <w:vertAlign w:val="superscript"/>
        </w:rPr>
        <w:t>2</w:t>
      </w:r>
      <w:r>
        <w:t xml:space="preserve"> = 0.5.</w:t>
      </w:r>
    </w:p>
    <w:p w14:paraId="1565432A" w14:textId="77777777" w:rsidR="00DE2182" w:rsidRDefault="00DE2182" w:rsidP="00DE2182">
      <w:pPr>
        <w:tabs>
          <w:tab w:val="left" w:pos="7673"/>
        </w:tabs>
      </w:pPr>
    </w:p>
    <w:p w14:paraId="68CE646B" w14:textId="77777777" w:rsidR="00DE2182" w:rsidRDefault="00DE2182" w:rsidP="00DE2182">
      <w:pPr>
        <w:tabs>
          <w:tab w:val="left" w:pos="7673"/>
        </w:tabs>
      </w:pPr>
    </w:p>
    <w:p w14:paraId="50EF459F" w14:textId="77777777" w:rsidR="00DE2182" w:rsidRDefault="00DE2182" w:rsidP="00DE2182">
      <w:pPr>
        <w:tabs>
          <w:tab w:val="left" w:pos="7673"/>
        </w:tabs>
      </w:pPr>
      <w:r>
        <w:rPr>
          <w:noProof/>
        </w:rPr>
        <w:lastRenderedPageBreak/>
        <w:drawing>
          <wp:inline distT="0" distB="0" distL="0" distR="0" wp14:anchorId="3F763385" wp14:editId="34A3541A">
            <wp:extent cx="5757863" cy="7037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170" cy="7049985"/>
                    </a:xfrm>
                    <a:prstGeom prst="rect">
                      <a:avLst/>
                    </a:prstGeom>
                    <a:noFill/>
                    <a:ln>
                      <a:noFill/>
                    </a:ln>
                  </pic:spPr>
                </pic:pic>
              </a:graphicData>
            </a:graphic>
          </wp:inline>
        </w:drawing>
      </w:r>
    </w:p>
    <w:p w14:paraId="064EBC0F" w14:textId="77777777" w:rsidR="00DE2182" w:rsidRDefault="00DE2182" w:rsidP="00DE2182">
      <w:pPr>
        <w:tabs>
          <w:tab w:val="left" w:pos="7673"/>
        </w:tabs>
      </w:pPr>
    </w:p>
    <w:p w14:paraId="15913004" w14:textId="77777777" w:rsidR="00DE2182" w:rsidRPr="00203CC9" w:rsidRDefault="00DE2182" w:rsidP="00DE2182">
      <w:r>
        <w:t xml:space="preserve">Fig. S4. Parent-offspring regressions through time when </w:t>
      </w:r>
      <w:r>
        <w:rPr>
          <w:i/>
          <w:iCs/>
        </w:rPr>
        <w:t>h</w:t>
      </w:r>
      <w:r>
        <w:rPr>
          <w:i/>
          <w:iCs/>
          <w:vertAlign w:val="superscript"/>
        </w:rPr>
        <w:t>2</w:t>
      </w:r>
      <w:r>
        <w:t xml:space="preserve"> = 0.3.</w:t>
      </w:r>
    </w:p>
    <w:p w14:paraId="29685934" w14:textId="22DD8DE6" w:rsidR="00DE2182" w:rsidRPr="00496E2D" w:rsidRDefault="00DE2182" w:rsidP="00503830">
      <w:pPr>
        <w:spacing w:after="0" w:line="480" w:lineRule="auto"/>
        <w:contextualSpacing/>
        <w:rPr>
          <w:rFonts w:cstheme="minorHAnsi"/>
          <w:sz w:val="22"/>
          <w:szCs w:val="22"/>
        </w:rPr>
      </w:pPr>
    </w:p>
    <w:sectPr w:rsidR="00DE2182" w:rsidRPr="00496E2D" w:rsidSect="00737152">
      <w:footerReference w:type="default" r:id="rId21"/>
      <w:pgSz w:w="12240" w:h="15840"/>
      <w:pgMar w:top="1440" w:right="1440" w:bottom="1440" w:left="1440" w:header="0" w:footer="0" w:gutter="0"/>
      <w:lnNumType w:countBy="1" w:restart="continuous"/>
      <w:cols w:space="720"/>
      <w:formProt w:val="0"/>
      <w:docGrid w:linePitch="360"/>
      <w:sectPrChange w:id="1513" w:author="Clay Cressler" w:date="2020-05-27T09:33:00Z">
        <w:sectPr w:rsidR="00DE2182" w:rsidRPr="00496E2D" w:rsidSect="00737152">
          <w:pgMar w:top="1440" w:right="1440" w:bottom="1440" w:left="1440" w:header="0" w:footer="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8" w:author="Clay Cressler" w:date="2020-05-22T14:35:00Z" w:initials="CC">
    <w:p w14:paraId="2A11DCEB" w14:textId="2CD3177F" w:rsidR="006057FC" w:rsidRDefault="006057FC">
      <w:pPr>
        <w:pStyle w:val="CommentText"/>
      </w:pPr>
      <w:r>
        <w:rPr>
          <w:rStyle w:val="CommentReference"/>
        </w:rPr>
        <w:annotationRef/>
      </w:r>
      <w:r>
        <w:t>This paragraph seems largely redundant with the preceding paragraph. Perhaps the two could be condensed into a single paragraph?</w:t>
      </w:r>
    </w:p>
  </w:comment>
  <w:comment w:id="604" w:author="Clay Cressler" w:date="2020-05-22T14:57:00Z" w:initials="CC">
    <w:p w14:paraId="11F032E8" w14:textId="3C43F6FF" w:rsidR="006057FC" w:rsidRDefault="006057FC">
      <w:pPr>
        <w:pStyle w:val="CommentText"/>
      </w:pPr>
      <w:r>
        <w:rPr>
          <w:rStyle w:val="CommentReference"/>
        </w:rPr>
        <w:annotationRef/>
      </w:r>
      <w:r>
        <w:t>The deleted</w:t>
      </w:r>
    </w:p>
  </w:comment>
  <w:comment w:id="605" w:author="Clay Cressler" w:date="2020-05-22T14:58:00Z" w:initials="CC">
    <w:p w14:paraId="1711E67F" w14:textId="272A4AD1" w:rsidR="006057FC" w:rsidRDefault="006057FC">
      <w:pPr>
        <w:pStyle w:val="CommentText"/>
      </w:pPr>
      <w:r>
        <w:rPr>
          <w:rStyle w:val="CommentReference"/>
        </w:rPr>
        <w:annotationRef/>
      </w:r>
      <w:r>
        <w:t xml:space="preserve">The deleted sentence with the references here was inappropriate because those references were dealing with the impacts of </w:t>
      </w:r>
    </w:p>
  </w:comment>
  <w:comment w:id="560" w:author="Clay Cressler" w:date="2020-05-22T17:33:00Z" w:initials="CC">
    <w:p w14:paraId="6E185EA7" w14:textId="75991B3E" w:rsidR="006057FC" w:rsidRDefault="006057FC">
      <w:pPr>
        <w:pStyle w:val="CommentText"/>
      </w:pPr>
      <w:r>
        <w:rPr>
          <w:rStyle w:val="CommentReference"/>
        </w:rPr>
        <w:annotationRef/>
      </w:r>
      <w:r>
        <w:t>Does this paragraph make sense here, or would it be better in the Introduction?</w:t>
      </w:r>
    </w:p>
  </w:comment>
  <w:comment w:id="703" w:author="Clay Cressler" w:date="2020-05-21T11:03:00Z" w:initials="CC">
    <w:p w14:paraId="3154699D" w14:textId="1B072952" w:rsidR="006057FC" w:rsidRDefault="006057FC">
      <w:pPr>
        <w:pStyle w:val="CommentText"/>
      </w:pPr>
      <w:r>
        <w:rPr>
          <w:rStyle w:val="CommentReference"/>
        </w:rPr>
        <w:annotationRef/>
      </w:r>
      <w:r>
        <w:t>I’m going back and forth on whether we should cut this or not.</w:t>
      </w:r>
    </w:p>
  </w:comment>
  <w:comment w:id="712" w:author="Clay Cressler" w:date="2020-05-21T11:06:00Z" w:initials="CC">
    <w:p w14:paraId="51674440" w14:textId="57FE5D8D" w:rsidR="006057FC" w:rsidRPr="001669C2" w:rsidRDefault="006057FC">
      <w:pPr>
        <w:pStyle w:val="CommentText"/>
      </w:pPr>
      <w:r>
        <w:rPr>
          <w:rStyle w:val="CommentReference"/>
        </w:rPr>
        <w:annotationRef/>
      </w:r>
      <w:r>
        <w:t xml:space="preserve">It might be easier to pick a “nice” number for </w:t>
      </w:r>
      <w:r>
        <w:rPr>
          <w:i/>
          <w:iCs/>
        </w:rPr>
        <w:t>c</w:t>
      </w:r>
      <w:r>
        <w:t xml:space="preserve"> and then choose a starting </w:t>
      </w:r>
      <w:proofErr w:type="spellStart"/>
      <w:r>
        <w:t>b_max</w:t>
      </w:r>
      <w:proofErr w:type="spellEnd"/>
      <w:r>
        <w:t xml:space="preserve"> and let </w:t>
      </w:r>
      <w:proofErr w:type="spellStart"/>
      <w:r>
        <w:t>d_min</w:t>
      </w:r>
      <w:proofErr w:type="spellEnd"/>
      <w:r>
        <w:t xml:space="preserve"> be specified by those choices, rather than picking a starting </w:t>
      </w:r>
      <w:proofErr w:type="spellStart"/>
      <w:r>
        <w:t>b_max</w:t>
      </w:r>
      <w:proofErr w:type="spellEnd"/>
      <w:r>
        <w:t xml:space="preserve"> and </w:t>
      </w:r>
      <w:proofErr w:type="spellStart"/>
      <w:r>
        <w:t>d_min</w:t>
      </w:r>
      <w:proofErr w:type="spellEnd"/>
      <w:r>
        <w:t xml:space="preserve"> and having </w:t>
      </w:r>
      <w:r>
        <w:rPr>
          <w:i/>
          <w:iCs/>
        </w:rPr>
        <w:t>c</w:t>
      </w:r>
      <w:r>
        <w:t xml:space="preserve"> be specified by those choices.</w:t>
      </w:r>
    </w:p>
  </w:comment>
  <w:comment w:id="843" w:author="Clay Cressler" w:date="2020-05-25T13:39:00Z" w:initials="CC">
    <w:p w14:paraId="1B9FB562" w14:textId="076D5EC4" w:rsidR="006057FC" w:rsidRDefault="006057FC">
      <w:pPr>
        <w:pStyle w:val="CommentText"/>
      </w:pPr>
      <w:r>
        <w:rPr>
          <w:rStyle w:val="CommentReference"/>
        </w:rPr>
        <w:annotationRef/>
      </w:r>
      <w:r>
        <w:t xml:space="preserve">I’m not sure how to explain this. It can’t be a Jensen’s inequality phenomenon since the equilibrium population size depends linearly on </w:t>
      </w:r>
      <w:proofErr w:type="spellStart"/>
      <w:r>
        <w:t>b_max</w:t>
      </w:r>
      <w:proofErr w:type="spellEnd"/>
      <w:r>
        <w:t>.</w:t>
      </w:r>
    </w:p>
  </w:comment>
  <w:comment w:id="845" w:author="Clay Cressler" w:date="2020-05-25T13:41:00Z" w:initials="CC">
    <w:p w14:paraId="39E61FA9" w14:textId="66D7E9EB" w:rsidR="006057FC" w:rsidRDefault="006057FC">
      <w:pPr>
        <w:pStyle w:val="CommentText"/>
      </w:pPr>
      <w:r>
        <w:rPr>
          <w:rStyle w:val="CommentReference"/>
        </w:rPr>
        <w:annotationRef/>
      </w:r>
      <w:r>
        <w:t xml:space="preserve">We don’t have the QG expectations on the figures anymore. </w:t>
      </w:r>
    </w:p>
  </w:comment>
  <w:comment w:id="1116" w:author="Clay Cressler" w:date="2020-05-25T17:50:00Z" w:initials="CC">
    <w:p w14:paraId="489D0B4B" w14:textId="326FE851" w:rsidR="009D4BD4" w:rsidRPr="009D4BD4" w:rsidRDefault="009D4BD4">
      <w:pPr>
        <w:pStyle w:val="CommentText"/>
        <w:rPr>
          <w:rFonts w:eastAsiaTheme="minorEastAsia"/>
        </w:rPr>
      </w:pPr>
      <w:r>
        <w:rPr>
          <w:rStyle w:val="CommentReference"/>
        </w:rPr>
        <w:annotationRef/>
      </w:r>
      <w:r>
        <w:t xml:space="preserve">Is it worth discussing the fact that our results are a bit counter to most evolutionary theory on the effect of </w:t>
      </w:r>
      <w:proofErr w:type="gramStart"/>
      <w:r>
        <w:t>harvesting?.</w:t>
      </w:r>
      <w:proofErr w:type="gramEnd"/>
      <w:r>
        <w:t xml:space="preserve"> That is, harvesting is typically predicted to favor the evolution of faster life histories (higher birth and death rates). We don’t see that here because the cull mortality is dependent on the population being larger than the </w:t>
      </w:r>
      <w:proofErr w:type="spellStart"/>
      <w:r>
        <w:t>R_cull</w:t>
      </w:r>
      <w:proofErr w:type="spellEnd"/>
      <w:r>
        <w:t xml:space="preserve">. That is, in most models of harvesting, it is assumed that harvesting happens regardless of the population size, rather than assuming that harvesting only happens when the population size is &gt; </w:t>
      </w:r>
      <w:proofErr w:type="spellStart"/>
      <w:r>
        <w:t>R_cull</w:t>
      </w:r>
      <w:proofErr w:type="spellEnd"/>
      <w:r>
        <w:t>. Mathematically, it is the difference between the R0 being</w:t>
      </w:r>
      <w:r>
        <w:br/>
      </w:r>
      <m:oMathPara>
        <m:oMath>
          <m:f>
            <m:fPr>
              <m:ctrlPr>
                <w:rPr>
                  <w:rFonts w:ascii="Cambria Math" w:hAnsi="Cambria Math"/>
                  <w:i/>
                </w:rPr>
              </m:ctrlPr>
            </m:fPr>
            <m:num>
              <m:r>
                <w:rPr>
                  <w:rFonts w:ascii="Cambria Math" w:hAnsi="Cambria Math"/>
                </w:rPr>
                <m:t>bmax-bs R</m:t>
              </m:r>
            </m:num>
            <m:den>
              <m:r>
                <w:rPr>
                  <w:rFonts w:ascii="Cambria Math" w:hAnsi="Cambria Math"/>
                </w:rPr>
                <m:t>dmin+ds R+x</m:t>
              </m:r>
            </m:den>
          </m:f>
        </m:oMath>
      </m:oMathPara>
    </w:p>
    <w:p w14:paraId="5F964CF6" w14:textId="77777777" w:rsidR="009D4BD4" w:rsidRDefault="009D4BD4">
      <w:pPr>
        <w:pStyle w:val="CommentText"/>
        <w:rPr>
          <w:rFonts w:eastAsiaTheme="minorEastAsia"/>
        </w:rPr>
      </w:pPr>
      <w:r>
        <w:rPr>
          <w:rFonts w:eastAsiaTheme="minorEastAsia"/>
        </w:rPr>
        <w:t>In a classic harvesting model and</w:t>
      </w:r>
    </w:p>
    <w:p w14:paraId="289B1BF4" w14:textId="77777777" w:rsidR="009D4BD4" w:rsidRPr="009D4BD4" w:rsidRDefault="007D0619">
      <w:pPr>
        <w:pStyle w:val="CommentText"/>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bmax-bs R</m:t>
              </m:r>
            </m:num>
            <m:den>
              <m:r>
                <w:rPr>
                  <w:rFonts w:ascii="Cambria Math" w:eastAsiaTheme="minorEastAsia" w:hAnsi="Cambria Math"/>
                </w:rPr>
                <m:t>dmin+ds R+x</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0,1-</m:t>
                      </m:r>
                      <m:f>
                        <m:fPr>
                          <m:ctrlPr>
                            <w:rPr>
                              <w:rFonts w:ascii="Cambria Math" w:eastAsiaTheme="minorEastAsia" w:hAnsi="Cambria Math"/>
                              <w:i/>
                            </w:rPr>
                          </m:ctrlPr>
                        </m:fPr>
                        <m:num>
                          <m:r>
                            <w:rPr>
                              <w:rFonts w:ascii="Cambria Math" w:eastAsiaTheme="minorEastAsia" w:hAnsi="Cambria Math"/>
                            </w:rPr>
                            <m:t>Rcull</m:t>
                          </m:r>
                        </m:num>
                        <m:den>
                          <m:r>
                            <w:rPr>
                              <w:rFonts w:ascii="Cambria Math" w:eastAsiaTheme="minorEastAsia" w:hAnsi="Cambria Math"/>
                            </w:rPr>
                            <m:t>R</m:t>
                          </m:r>
                        </m:den>
                      </m:f>
                    </m:e>
                  </m:d>
                </m:e>
              </m:func>
            </m:den>
          </m:f>
        </m:oMath>
      </m:oMathPara>
    </w:p>
    <w:p w14:paraId="6DC396D5" w14:textId="253E4FE4" w:rsidR="009D4BD4" w:rsidRDefault="009D4BD4">
      <w:pPr>
        <w:pStyle w:val="CommentText"/>
        <w:rPr>
          <w:rFonts w:eastAsiaTheme="minorEastAsia"/>
        </w:rPr>
      </w:pPr>
      <w:r>
        <w:rPr>
          <w:rFonts w:eastAsiaTheme="minorEastAsia"/>
        </w:rPr>
        <w:t xml:space="preserve">In our model. Note that the term involving the </w:t>
      </w:r>
      <w:r>
        <w:rPr>
          <w:rFonts w:eastAsiaTheme="minorEastAsia"/>
          <w:i/>
          <w:iCs/>
        </w:rPr>
        <w:t>x</w:t>
      </w:r>
      <w:r>
        <w:rPr>
          <w:rFonts w:eastAsiaTheme="minorEastAsia"/>
        </w:rPr>
        <w:t xml:space="preserve"> is always present in the </w:t>
      </w:r>
      <w:proofErr w:type="gramStart"/>
      <w:r>
        <w:rPr>
          <w:rFonts w:eastAsiaTheme="minorEastAsia"/>
        </w:rPr>
        <w:t>former, but</w:t>
      </w:r>
      <w:proofErr w:type="gramEnd"/>
      <w:r>
        <w:rPr>
          <w:rFonts w:eastAsiaTheme="minorEastAsia"/>
        </w:rPr>
        <w:t xml:space="preserve"> disappears when R &lt;= </w:t>
      </w:r>
      <w:proofErr w:type="spellStart"/>
      <w:r>
        <w:rPr>
          <w:rFonts w:eastAsiaTheme="minorEastAsia"/>
        </w:rPr>
        <w:t>Rcull</w:t>
      </w:r>
      <w:proofErr w:type="spellEnd"/>
      <w:r>
        <w:rPr>
          <w:rFonts w:eastAsiaTheme="minorEastAsia"/>
        </w:rPr>
        <w:t xml:space="preserve"> in the later. Thus, the primary effect of culling in our model is to reduce the strength of density-dependence, whereas culling functions as an extra source of mortality in general.</w:t>
      </w:r>
      <w:r w:rsidR="00F73F39">
        <w:rPr>
          <w:rFonts w:eastAsiaTheme="minorEastAsia"/>
        </w:rPr>
        <w:t xml:space="preserve"> </w:t>
      </w:r>
    </w:p>
    <w:p w14:paraId="22EA735C" w14:textId="77777777" w:rsidR="009D4BD4" w:rsidRDefault="009D4BD4">
      <w:pPr>
        <w:pStyle w:val="CommentText"/>
        <w:rPr>
          <w:rFonts w:eastAsiaTheme="minorEastAsia"/>
        </w:rPr>
      </w:pPr>
    </w:p>
    <w:p w14:paraId="3DBF4F9E" w14:textId="52EF96CD" w:rsidR="009D4BD4" w:rsidRPr="009D4BD4" w:rsidRDefault="009D4BD4">
      <w:pPr>
        <w:pStyle w:val="CommentText"/>
        <w:rPr>
          <w:rFonts w:eastAsiaTheme="minorEastAsia"/>
        </w:rPr>
      </w:pPr>
      <w:r>
        <w:rPr>
          <w:rFonts w:eastAsiaTheme="minorEastAsia"/>
        </w:rPr>
        <w:t xml:space="preserve">To really talk about this, we will likely need to address the difference between *culling* and *harvesting*.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11DCEB" w15:done="0"/>
  <w15:commentEx w15:paraId="11F032E8" w15:done="0"/>
  <w15:commentEx w15:paraId="1711E67F" w15:done="0"/>
  <w15:commentEx w15:paraId="6E185EA7" w15:done="0"/>
  <w15:commentEx w15:paraId="3154699D" w15:done="0"/>
  <w15:commentEx w15:paraId="51674440" w15:done="0"/>
  <w15:commentEx w15:paraId="1B9FB562" w15:done="0"/>
  <w15:commentEx w15:paraId="39E61FA9" w15:done="0"/>
  <w15:commentEx w15:paraId="3DBF4F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61A4" w16cex:dateUtc="2020-05-22T19:35:00Z"/>
  <w16cex:commentExtensible w16cex:durableId="227266F0" w16cex:dateUtc="2020-05-22T19:57:00Z"/>
  <w16cex:commentExtensible w16cex:durableId="22726702" w16cex:dateUtc="2020-05-22T19:58:00Z"/>
  <w16cex:commentExtensible w16cex:durableId="22728B73" w16cex:dateUtc="2020-05-22T22:33:00Z"/>
  <w16cex:commentExtensible w16cex:durableId="2270DE90" w16cex:dateUtc="2020-05-21T16:03:00Z"/>
  <w16cex:commentExtensible w16cex:durableId="2270DF3F" w16cex:dateUtc="2020-05-21T16:06:00Z"/>
  <w16cex:commentExtensible w16cex:durableId="2276490F" w16cex:dateUtc="2020-05-25T18:39:00Z"/>
  <w16cex:commentExtensible w16cex:durableId="2276497A" w16cex:dateUtc="2020-05-25T18:41:00Z"/>
  <w16cex:commentExtensible w16cex:durableId="227683D9" w16cex:dateUtc="2020-05-25T2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11DCEB" w16cid:durableId="227261A4"/>
  <w16cid:commentId w16cid:paraId="11F032E8" w16cid:durableId="227266F0"/>
  <w16cid:commentId w16cid:paraId="1711E67F" w16cid:durableId="22726702"/>
  <w16cid:commentId w16cid:paraId="6E185EA7" w16cid:durableId="22728B73"/>
  <w16cid:commentId w16cid:paraId="3154699D" w16cid:durableId="2270DE90"/>
  <w16cid:commentId w16cid:paraId="51674440" w16cid:durableId="2270DF3F"/>
  <w16cid:commentId w16cid:paraId="1B9FB562" w16cid:durableId="2276490F"/>
  <w16cid:commentId w16cid:paraId="39E61FA9" w16cid:durableId="2276497A"/>
  <w16cid:commentId w16cid:paraId="3DBF4F9E" w16cid:durableId="22768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1021D" w14:textId="77777777" w:rsidR="007D0619" w:rsidRDefault="007D0619" w:rsidP="005823A8">
      <w:pPr>
        <w:spacing w:after="0"/>
      </w:pPr>
      <w:r>
        <w:separator/>
      </w:r>
    </w:p>
  </w:endnote>
  <w:endnote w:type="continuationSeparator" w:id="0">
    <w:p w14:paraId="123111B7" w14:textId="77777777" w:rsidR="007D0619" w:rsidRDefault="007D0619" w:rsidP="0058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845548"/>
      <w:docPartObj>
        <w:docPartGallery w:val="Page Numbers (Bottom of Page)"/>
        <w:docPartUnique/>
      </w:docPartObj>
    </w:sdtPr>
    <w:sdtEndPr>
      <w:rPr>
        <w:noProof/>
      </w:rPr>
    </w:sdtEndPr>
    <w:sdtContent>
      <w:p w14:paraId="2E5903BE" w14:textId="34B3C353" w:rsidR="006057FC" w:rsidRDefault="006057FC">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4FF8D724" w14:textId="77777777" w:rsidR="006057FC" w:rsidRDefault="00605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BE451" w14:textId="77777777" w:rsidR="007D0619" w:rsidRDefault="007D0619" w:rsidP="005823A8">
      <w:pPr>
        <w:spacing w:after="0"/>
      </w:pPr>
      <w:r>
        <w:separator/>
      </w:r>
    </w:p>
  </w:footnote>
  <w:footnote w:type="continuationSeparator" w:id="0">
    <w:p w14:paraId="77266254" w14:textId="77777777" w:rsidR="007D0619" w:rsidRDefault="007D0619" w:rsidP="005823A8">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DeLong">
    <w15:presenceInfo w15:providerId="AD" w15:userId="S-1-5-21-527237240-492894223-682003330-19433721"/>
  </w15:person>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3B8"/>
    <w:rsid w:val="0000698A"/>
    <w:rsid w:val="00015A1A"/>
    <w:rsid w:val="00057E07"/>
    <w:rsid w:val="00060966"/>
    <w:rsid w:val="00064EDF"/>
    <w:rsid w:val="000A1AD1"/>
    <w:rsid w:val="000B1479"/>
    <w:rsid w:val="000C19B3"/>
    <w:rsid w:val="000E289C"/>
    <w:rsid w:val="000E5D1A"/>
    <w:rsid w:val="000F2152"/>
    <w:rsid w:val="00106813"/>
    <w:rsid w:val="00113313"/>
    <w:rsid w:val="00143468"/>
    <w:rsid w:val="001632C9"/>
    <w:rsid w:val="001669C2"/>
    <w:rsid w:val="001708B8"/>
    <w:rsid w:val="0018634E"/>
    <w:rsid w:val="00186EA6"/>
    <w:rsid w:val="001D0241"/>
    <w:rsid w:val="001D2DAF"/>
    <w:rsid w:val="001D4A44"/>
    <w:rsid w:val="001E2CF8"/>
    <w:rsid w:val="001F0F2D"/>
    <w:rsid w:val="00201A1F"/>
    <w:rsid w:val="00250DE1"/>
    <w:rsid w:val="002534BA"/>
    <w:rsid w:val="00293E58"/>
    <w:rsid w:val="0029577C"/>
    <w:rsid w:val="002A61EE"/>
    <w:rsid w:val="002C1597"/>
    <w:rsid w:val="002F23D7"/>
    <w:rsid w:val="00324E46"/>
    <w:rsid w:val="00365437"/>
    <w:rsid w:val="00380B83"/>
    <w:rsid w:val="00390EBB"/>
    <w:rsid w:val="003A1EF2"/>
    <w:rsid w:val="003B73A6"/>
    <w:rsid w:val="003B7DD5"/>
    <w:rsid w:val="003D3D38"/>
    <w:rsid w:val="003E76EB"/>
    <w:rsid w:val="003F17B6"/>
    <w:rsid w:val="003F2661"/>
    <w:rsid w:val="00425907"/>
    <w:rsid w:val="00437AC7"/>
    <w:rsid w:val="00441C82"/>
    <w:rsid w:val="00447C26"/>
    <w:rsid w:val="0046658B"/>
    <w:rsid w:val="00496D43"/>
    <w:rsid w:val="00496E2D"/>
    <w:rsid w:val="004A5C94"/>
    <w:rsid w:val="004B7AD5"/>
    <w:rsid w:val="004E10BF"/>
    <w:rsid w:val="00503830"/>
    <w:rsid w:val="00503C11"/>
    <w:rsid w:val="00520B65"/>
    <w:rsid w:val="00531D88"/>
    <w:rsid w:val="00533FE2"/>
    <w:rsid w:val="00541952"/>
    <w:rsid w:val="00544B66"/>
    <w:rsid w:val="00550FC3"/>
    <w:rsid w:val="00567073"/>
    <w:rsid w:val="00570B16"/>
    <w:rsid w:val="00577331"/>
    <w:rsid w:val="005823A8"/>
    <w:rsid w:val="005901AD"/>
    <w:rsid w:val="005A511B"/>
    <w:rsid w:val="005B10ED"/>
    <w:rsid w:val="005C1DE4"/>
    <w:rsid w:val="006057FC"/>
    <w:rsid w:val="00644808"/>
    <w:rsid w:val="00660235"/>
    <w:rsid w:val="00661E85"/>
    <w:rsid w:val="00690AA0"/>
    <w:rsid w:val="006E3942"/>
    <w:rsid w:val="007059C6"/>
    <w:rsid w:val="0071376D"/>
    <w:rsid w:val="00737152"/>
    <w:rsid w:val="00756E26"/>
    <w:rsid w:val="007706DB"/>
    <w:rsid w:val="0078605C"/>
    <w:rsid w:val="007A428E"/>
    <w:rsid w:val="007D0619"/>
    <w:rsid w:val="008036A3"/>
    <w:rsid w:val="008066DB"/>
    <w:rsid w:val="00843075"/>
    <w:rsid w:val="00892550"/>
    <w:rsid w:val="008C263B"/>
    <w:rsid w:val="008C7351"/>
    <w:rsid w:val="008E50B7"/>
    <w:rsid w:val="00927221"/>
    <w:rsid w:val="00941832"/>
    <w:rsid w:val="009671CC"/>
    <w:rsid w:val="0097341D"/>
    <w:rsid w:val="0097517E"/>
    <w:rsid w:val="009A1C0F"/>
    <w:rsid w:val="009D4BD4"/>
    <w:rsid w:val="009D5B57"/>
    <w:rsid w:val="00A059C0"/>
    <w:rsid w:val="00A123F1"/>
    <w:rsid w:val="00A33EC6"/>
    <w:rsid w:val="00A528A3"/>
    <w:rsid w:val="00A8116D"/>
    <w:rsid w:val="00A829D5"/>
    <w:rsid w:val="00AB43CE"/>
    <w:rsid w:val="00AB5627"/>
    <w:rsid w:val="00AD4691"/>
    <w:rsid w:val="00AE2FD3"/>
    <w:rsid w:val="00B01CBF"/>
    <w:rsid w:val="00B024DB"/>
    <w:rsid w:val="00B1097E"/>
    <w:rsid w:val="00B2275B"/>
    <w:rsid w:val="00B5065C"/>
    <w:rsid w:val="00B556A4"/>
    <w:rsid w:val="00B66A90"/>
    <w:rsid w:val="00B852BD"/>
    <w:rsid w:val="00BB6387"/>
    <w:rsid w:val="00BC42E7"/>
    <w:rsid w:val="00BE185D"/>
    <w:rsid w:val="00BE227D"/>
    <w:rsid w:val="00C148C8"/>
    <w:rsid w:val="00C14D71"/>
    <w:rsid w:val="00C36CE6"/>
    <w:rsid w:val="00C53E6A"/>
    <w:rsid w:val="00CA0633"/>
    <w:rsid w:val="00CB1A60"/>
    <w:rsid w:val="00CD2E39"/>
    <w:rsid w:val="00CF0A70"/>
    <w:rsid w:val="00D43C97"/>
    <w:rsid w:val="00D65B25"/>
    <w:rsid w:val="00D70860"/>
    <w:rsid w:val="00D8378D"/>
    <w:rsid w:val="00D90349"/>
    <w:rsid w:val="00DA3501"/>
    <w:rsid w:val="00DA379D"/>
    <w:rsid w:val="00DA7FB9"/>
    <w:rsid w:val="00DC0B76"/>
    <w:rsid w:val="00DE2182"/>
    <w:rsid w:val="00DE4C74"/>
    <w:rsid w:val="00DF5341"/>
    <w:rsid w:val="00E02858"/>
    <w:rsid w:val="00E131C3"/>
    <w:rsid w:val="00E408D3"/>
    <w:rsid w:val="00E51D63"/>
    <w:rsid w:val="00E81687"/>
    <w:rsid w:val="00EA18D4"/>
    <w:rsid w:val="00EA264E"/>
    <w:rsid w:val="00EC34E2"/>
    <w:rsid w:val="00EC565E"/>
    <w:rsid w:val="00EF1725"/>
    <w:rsid w:val="00F22C7A"/>
    <w:rsid w:val="00F411B3"/>
    <w:rsid w:val="00F55138"/>
    <w:rsid w:val="00F558B6"/>
    <w:rsid w:val="00F56419"/>
    <w:rsid w:val="00F57348"/>
    <w:rsid w:val="00F57AD8"/>
    <w:rsid w:val="00F73F39"/>
    <w:rsid w:val="00F95B50"/>
    <w:rsid w:val="00FA7ED6"/>
    <w:rsid w:val="00FB13B8"/>
    <w:rsid w:val="00FB4C9F"/>
    <w:rsid w:val="00FE6DA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6BF77"/>
  <w15:docId w15:val="{237E7DF2-BDF7-4210-8534-F82174D0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F47DF"/>
    <w:rPr>
      <w:rFonts w:ascii="Segoe UI" w:hAnsi="Segoe UI" w:cs="Segoe UI"/>
      <w:sz w:val="18"/>
      <w:szCs w:val="18"/>
    </w:rPr>
  </w:style>
  <w:style w:type="character" w:styleId="PlaceholderText">
    <w:name w:val="Placeholder Text"/>
    <w:basedOn w:val="DefaultParagraphFont"/>
    <w:uiPriority w:val="99"/>
    <w:semiHidden/>
    <w:qFormat/>
    <w:rsid w:val="008F47DF"/>
    <w:rPr>
      <w:color w:val="808080"/>
    </w:rPr>
  </w:style>
  <w:style w:type="character" w:styleId="CommentReference">
    <w:name w:val="annotation reference"/>
    <w:basedOn w:val="DefaultParagraphFont"/>
    <w:uiPriority w:val="99"/>
    <w:semiHidden/>
    <w:unhideWhenUsed/>
    <w:qFormat/>
    <w:rsid w:val="001C6374"/>
    <w:rPr>
      <w:sz w:val="16"/>
      <w:szCs w:val="16"/>
    </w:rPr>
  </w:style>
  <w:style w:type="character" w:customStyle="1" w:styleId="CommentTextChar">
    <w:name w:val="Comment Text Char"/>
    <w:basedOn w:val="DefaultParagraphFont"/>
    <w:link w:val="CommentText"/>
    <w:uiPriority w:val="99"/>
    <w:semiHidden/>
    <w:qFormat/>
    <w:rsid w:val="001C6374"/>
    <w:rPr>
      <w:sz w:val="20"/>
      <w:szCs w:val="20"/>
    </w:rPr>
  </w:style>
  <w:style w:type="character" w:customStyle="1" w:styleId="CommentSubjectChar">
    <w:name w:val="Comment Subject Char"/>
    <w:basedOn w:val="CommentTextChar"/>
    <w:link w:val="CommentSubject"/>
    <w:uiPriority w:val="99"/>
    <w:semiHidden/>
    <w:qFormat/>
    <w:rsid w:val="001C6374"/>
    <w:rPr>
      <w:b/>
      <w:bCs/>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8F47DF"/>
    <w:rPr>
      <w:rFonts w:ascii="Segoe UI" w:hAnsi="Segoe UI" w:cs="Segoe UI"/>
      <w:sz w:val="18"/>
      <w:szCs w:val="18"/>
    </w:rPr>
  </w:style>
  <w:style w:type="paragraph" w:styleId="CommentText">
    <w:name w:val="annotation text"/>
    <w:basedOn w:val="Normal"/>
    <w:link w:val="CommentTextChar"/>
    <w:uiPriority w:val="99"/>
    <w:semiHidden/>
    <w:unhideWhenUsed/>
    <w:qFormat/>
    <w:rsid w:val="001C6374"/>
    <w:rPr>
      <w:sz w:val="20"/>
      <w:szCs w:val="20"/>
    </w:rPr>
  </w:style>
  <w:style w:type="paragraph" w:styleId="CommentSubject">
    <w:name w:val="annotation subject"/>
    <w:basedOn w:val="CommentText"/>
    <w:link w:val="CommentSubjectChar"/>
    <w:uiPriority w:val="99"/>
    <w:semiHidden/>
    <w:unhideWhenUsed/>
    <w:qFormat/>
    <w:rsid w:val="001C6374"/>
    <w:rPr>
      <w:b/>
      <w:bCs/>
    </w:rPr>
  </w:style>
  <w:style w:type="paragraph" w:styleId="Bibliography">
    <w:name w:val="Bibliography"/>
    <w:basedOn w:val="Normal"/>
    <w:next w:val="Normal"/>
    <w:uiPriority w:val="37"/>
    <w:unhideWhenUsed/>
    <w:rsid w:val="001D2DAF"/>
    <w:pPr>
      <w:spacing w:after="0"/>
      <w:ind w:left="720" w:hanging="720"/>
    </w:pPr>
  </w:style>
  <w:style w:type="paragraph" w:styleId="Header">
    <w:name w:val="header"/>
    <w:basedOn w:val="Normal"/>
    <w:link w:val="HeaderChar"/>
    <w:uiPriority w:val="99"/>
    <w:unhideWhenUsed/>
    <w:rsid w:val="005823A8"/>
    <w:pPr>
      <w:tabs>
        <w:tab w:val="center" w:pos="4680"/>
        <w:tab w:val="right" w:pos="9360"/>
      </w:tabs>
      <w:spacing w:after="0"/>
    </w:pPr>
  </w:style>
  <w:style w:type="character" w:customStyle="1" w:styleId="HeaderChar">
    <w:name w:val="Header Char"/>
    <w:basedOn w:val="DefaultParagraphFont"/>
    <w:link w:val="Header"/>
    <w:uiPriority w:val="99"/>
    <w:rsid w:val="005823A8"/>
  </w:style>
  <w:style w:type="paragraph" w:styleId="Footer">
    <w:name w:val="footer"/>
    <w:basedOn w:val="Normal"/>
    <w:link w:val="FooterChar"/>
    <w:uiPriority w:val="99"/>
    <w:unhideWhenUsed/>
    <w:rsid w:val="005823A8"/>
    <w:pPr>
      <w:tabs>
        <w:tab w:val="center" w:pos="4680"/>
        <w:tab w:val="right" w:pos="9360"/>
      </w:tabs>
      <w:spacing w:after="0"/>
    </w:pPr>
  </w:style>
  <w:style w:type="character" w:customStyle="1" w:styleId="FooterChar">
    <w:name w:val="Footer Char"/>
    <w:basedOn w:val="DefaultParagraphFont"/>
    <w:link w:val="Footer"/>
    <w:uiPriority w:val="99"/>
    <w:rsid w:val="005823A8"/>
  </w:style>
  <w:style w:type="character" w:customStyle="1" w:styleId="referencesnote">
    <w:name w:val="references__note"/>
    <w:basedOn w:val="DefaultParagraphFont"/>
    <w:rsid w:val="00F22C7A"/>
  </w:style>
  <w:style w:type="character" w:customStyle="1" w:styleId="referencesyear">
    <w:name w:val="references__year"/>
    <w:basedOn w:val="DefaultParagraphFont"/>
    <w:rsid w:val="00F22C7A"/>
  </w:style>
  <w:style w:type="character" w:customStyle="1" w:styleId="referencesarticle-title">
    <w:name w:val="references__article-title"/>
    <w:basedOn w:val="DefaultParagraphFont"/>
    <w:rsid w:val="00F22C7A"/>
  </w:style>
  <w:style w:type="character" w:styleId="Strong">
    <w:name w:val="Strong"/>
    <w:basedOn w:val="DefaultParagraphFont"/>
    <w:uiPriority w:val="22"/>
    <w:qFormat/>
    <w:rsid w:val="00F22C7A"/>
    <w:rPr>
      <w:b/>
      <w:bCs/>
    </w:rPr>
  </w:style>
  <w:style w:type="paragraph" w:styleId="Revision">
    <w:name w:val="Revision"/>
    <w:hidden/>
    <w:uiPriority w:val="99"/>
    <w:semiHidden/>
    <w:rsid w:val="00441C82"/>
  </w:style>
  <w:style w:type="character" w:styleId="Emphasis">
    <w:name w:val="Emphasis"/>
    <w:basedOn w:val="DefaultParagraphFont"/>
    <w:uiPriority w:val="20"/>
    <w:qFormat/>
    <w:rsid w:val="0071376D"/>
    <w:rPr>
      <w:i/>
      <w:iCs/>
    </w:rPr>
  </w:style>
  <w:style w:type="character" w:customStyle="1" w:styleId="orcid-id-https">
    <w:name w:val="orcid-id-https"/>
    <w:basedOn w:val="DefaultParagraphFont"/>
    <w:rsid w:val="0071376D"/>
  </w:style>
  <w:style w:type="character" w:styleId="LineNumber">
    <w:name w:val="line number"/>
    <w:basedOn w:val="DefaultParagraphFont"/>
    <w:uiPriority w:val="99"/>
    <w:semiHidden/>
    <w:unhideWhenUsed/>
    <w:rsid w:val="00737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456332">
      <w:bodyDiv w:val="1"/>
      <w:marLeft w:val="0"/>
      <w:marRight w:val="0"/>
      <w:marTop w:val="0"/>
      <w:marBottom w:val="0"/>
      <w:divBdr>
        <w:top w:val="none" w:sz="0" w:space="0" w:color="auto"/>
        <w:left w:val="none" w:sz="0" w:space="0" w:color="auto"/>
        <w:bottom w:val="none" w:sz="0" w:space="0" w:color="auto"/>
        <w:right w:val="none" w:sz="0" w:space="0" w:color="auto"/>
      </w:divBdr>
      <w:divsChild>
        <w:div w:id="2114745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image" Target="media/image7.tiff"/><Relationship Id="rId2" Type="http://schemas.openxmlformats.org/officeDocument/2006/relationships/styles" Target="styles.xml"/><Relationship Id="rId16" Type="http://schemas.openxmlformats.org/officeDocument/2006/relationships/image" Target="media/image6.tiff"/><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tiff"/><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14B7F-AB29-4CB3-BDAF-C635C3EC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70952</Words>
  <Characters>404433</Characters>
  <Application>Microsoft Office Word</Application>
  <DocSecurity>0</DocSecurity>
  <Lines>3370</Lines>
  <Paragraphs>948</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474437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Cressler</dc:creator>
  <dc:description/>
  <cp:lastModifiedBy>Clay Cressler</cp:lastModifiedBy>
  <cp:revision>2</cp:revision>
  <cp:lastPrinted>2020-05-27T14:35:00Z</cp:lastPrinted>
  <dcterms:created xsi:type="dcterms:W3CDTF">2020-05-27T14:35:00Z</dcterms:created>
  <dcterms:modified xsi:type="dcterms:W3CDTF">2020-05-27T14:35:00Z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zotero-version="5.0.87"&gt;&lt;session id="fu1XBaw3"/&gt;&lt;style id="http://www.zotero.org/styles/ecology-letters" hasBibliography="1" bibliographyStyleHasBeenSet="1"/&gt;&lt;prefs&gt;&lt;pref name="fieldType" value="Field"/&gt;&lt;/prefs&gt;&lt;/data&gt;</vt:lpwstr>
  </property>
</Properties>
</file>