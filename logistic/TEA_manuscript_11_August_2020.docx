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5C744" w14:textId="77777777" w:rsidR="008F3CF5" w:rsidRPr="004E10BF" w:rsidRDefault="008F3CF5" w:rsidP="008F3CF5">
      <w:pPr>
        <w:spacing w:after="0" w:line="480" w:lineRule="auto"/>
        <w:contextualSpacing/>
        <w:rPr>
          <w:rFonts w:cstheme="minorHAnsi"/>
          <w:b/>
          <w:sz w:val="28"/>
          <w:szCs w:val="22"/>
        </w:rPr>
      </w:pPr>
      <w:r>
        <w:rPr>
          <w:rFonts w:cstheme="minorHAnsi"/>
          <w:b/>
          <w:sz w:val="28"/>
          <w:szCs w:val="22"/>
        </w:rPr>
        <w:t xml:space="preserve">Stochasticity directs adaptive </w:t>
      </w:r>
      <w:r w:rsidRPr="004E10BF">
        <w:rPr>
          <w:rFonts w:cstheme="minorHAnsi"/>
          <w:b/>
          <w:sz w:val="28"/>
          <w:szCs w:val="22"/>
        </w:rPr>
        <w:t>evolution</w:t>
      </w:r>
      <w:r>
        <w:rPr>
          <w:rFonts w:cstheme="minorHAnsi"/>
          <w:b/>
          <w:sz w:val="28"/>
          <w:szCs w:val="22"/>
        </w:rPr>
        <w:t xml:space="preserve"> toward transient evolutionar</w:t>
      </w:r>
      <w:r w:rsidRPr="004E10BF">
        <w:rPr>
          <w:rFonts w:cstheme="minorHAnsi"/>
          <w:b/>
          <w:sz w:val="28"/>
          <w:szCs w:val="22"/>
        </w:rPr>
        <w:t>y attractors</w:t>
      </w:r>
    </w:p>
    <w:p w14:paraId="62FA6FC4" w14:textId="77777777" w:rsidR="008F3CF5" w:rsidRDefault="008F3CF5" w:rsidP="008F3CF5">
      <w:pPr>
        <w:spacing w:after="0" w:line="480" w:lineRule="auto"/>
        <w:contextualSpacing/>
        <w:rPr>
          <w:rFonts w:cstheme="minorHAnsi"/>
          <w:sz w:val="22"/>
          <w:szCs w:val="22"/>
        </w:rPr>
      </w:pPr>
      <w:r w:rsidRPr="00D90349">
        <w:rPr>
          <w:rFonts w:cstheme="minorHAnsi"/>
          <w:i/>
          <w:sz w:val="22"/>
          <w:szCs w:val="22"/>
        </w:rPr>
        <w:t>Type of article</w:t>
      </w:r>
      <w:r>
        <w:rPr>
          <w:rFonts w:cstheme="minorHAnsi"/>
          <w:sz w:val="22"/>
          <w:szCs w:val="22"/>
        </w:rPr>
        <w:t>: Letter</w:t>
      </w:r>
    </w:p>
    <w:p w14:paraId="3C9E99FB" w14:textId="77777777" w:rsidR="008F3CF5" w:rsidRDefault="008F3CF5" w:rsidP="008F3CF5">
      <w:pPr>
        <w:spacing w:after="0" w:line="480" w:lineRule="auto"/>
        <w:contextualSpacing/>
        <w:rPr>
          <w:rFonts w:cstheme="minorHAnsi"/>
          <w:sz w:val="22"/>
          <w:szCs w:val="22"/>
        </w:rPr>
      </w:pPr>
      <w:r w:rsidRPr="00D90349">
        <w:rPr>
          <w:rFonts w:cstheme="minorHAnsi"/>
          <w:i/>
          <w:sz w:val="22"/>
          <w:szCs w:val="22"/>
        </w:rPr>
        <w:t>Short title</w:t>
      </w:r>
      <w:r>
        <w:rPr>
          <w:rFonts w:cstheme="minorHAnsi"/>
          <w:sz w:val="22"/>
          <w:szCs w:val="22"/>
        </w:rPr>
        <w:t>: Transient evolutionary attractors</w:t>
      </w:r>
    </w:p>
    <w:p w14:paraId="2B85FB9D" w14:textId="77777777" w:rsidR="008F3CF5" w:rsidRPr="00496E2D" w:rsidRDefault="008F3CF5" w:rsidP="008F3CF5">
      <w:pPr>
        <w:spacing w:after="0" w:line="480" w:lineRule="auto"/>
        <w:contextualSpacing/>
        <w:rPr>
          <w:rFonts w:cstheme="minorHAnsi"/>
          <w:sz w:val="22"/>
          <w:szCs w:val="22"/>
        </w:rPr>
      </w:pPr>
    </w:p>
    <w:p w14:paraId="4E12902C" w14:textId="77777777" w:rsidR="008F3CF5" w:rsidRPr="00496E2D" w:rsidRDefault="008F3CF5" w:rsidP="008F3CF5">
      <w:pPr>
        <w:spacing w:after="0" w:line="480" w:lineRule="auto"/>
        <w:contextualSpacing/>
        <w:rPr>
          <w:rFonts w:cstheme="minorHAnsi"/>
          <w:sz w:val="22"/>
          <w:szCs w:val="22"/>
        </w:rPr>
      </w:pPr>
      <w:r w:rsidRPr="00496E2D">
        <w:rPr>
          <w:rFonts w:cstheme="minorHAnsi"/>
          <w:sz w:val="22"/>
          <w:szCs w:val="22"/>
        </w:rPr>
        <w:t>John P. DeLong</w:t>
      </w:r>
      <w:r>
        <w:rPr>
          <w:rFonts w:cstheme="minorHAnsi"/>
          <w:sz w:val="22"/>
          <w:szCs w:val="22"/>
        </w:rPr>
        <w:t>*</w:t>
      </w:r>
      <w:r w:rsidRPr="00AE2FD3">
        <w:rPr>
          <w:rFonts w:cstheme="minorHAnsi"/>
          <w:sz w:val="22"/>
          <w:szCs w:val="22"/>
          <w:vertAlign w:val="superscript"/>
        </w:rPr>
        <w:t>1</w:t>
      </w:r>
      <w:r w:rsidRPr="00496E2D">
        <w:rPr>
          <w:rFonts w:cstheme="minorHAnsi"/>
          <w:sz w:val="22"/>
          <w:szCs w:val="22"/>
        </w:rPr>
        <w:t xml:space="preserve"> and Clayton E. </w:t>
      </w:r>
      <w:proofErr w:type="spellStart"/>
      <w:r w:rsidRPr="00496E2D">
        <w:rPr>
          <w:rFonts w:cstheme="minorHAnsi"/>
          <w:sz w:val="22"/>
          <w:szCs w:val="22"/>
        </w:rPr>
        <w:t>Cressler</w:t>
      </w:r>
      <w:proofErr w:type="spellEnd"/>
      <w:r>
        <w:rPr>
          <w:rFonts w:cstheme="minorHAnsi"/>
          <w:sz w:val="22"/>
          <w:szCs w:val="22"/>
        </w:rPr>
        <w:t>*</w:t>
      </w:r>
      <w:r w:rsidRPr="0071706C">
        <w:rPr>
          <w:rFonts w:cstheme="minorHAnsi"/>
          <w:sz w:val="22"/>
          <w:szCs w:val="22"/>
          <w:vertAlign w:val="superscript"/>
        </w:rPr>
        <w:t>1</w:t>
      </w:r>
    </w:p>
    <w:p w14:paraId="3931D588" w14:textId="77777777" w:rsidR="008F3CF5" w:rsidRPr="00496E2D" w:rsidRDefault="008F3CF5" w:rsidP="008F3CF5">
      <w:pPr>
        <w:spacing w:after="0" w:line="480" w:lineRule="auto"/>
        <w:contextualSpacing/>
        <w:rPr>
          <w:rFonts w:cstheme="minorHAnsi"/>
          <w:sz w:val="22"/>
          <w:szCs w:val="22"/>
        </w:rPr>
      </w:pPr>
      <w:r w:rsidRPr="0071706C">
        <w:rPr>
          <w:rFonts w:cstheme="minorHAnsi"/>
          <w:sz w:val="22"/>
          <w:szCs w:val="22"/>
          <w:vertAlign w:val="superscript"/>
        </w:rPr>
        <w:t>1</w:t>
      </w:r>
      <w:r w:rsidRPr="00496E2D">
        <w:rPr>
          <w:rFonts w:cstheme="minorHAnsi"/>
          <w:sz w:val="22"/>
          <w:szCs w:val="22"/>
        </w:rPr>
        <w:t>School of Biological Sciences, University of Nebraska – Lincoln, Lincoln, NE, 68588, USA</w:t>
      </w:r>
    </w:p>
    <w:p w14:paraId="47D98B50" w14:textId="77777777" w:rsidR="008F3CF5" w:rsidRPr="00BE1773" w:rsidRDefault="008F3CF5" w:rsidP="008F3CF5">
      <w:pPr>
        <w:spacing w:after="0" w:line="480" w:lineRule="auto"/>
        <w:contextualSpacing/>
        <w:rPr>
          <w:rFonts w:cstheme="minorHAnsi"/>
          <w:sz w:val="22"/>
          <w:szCs w:val="22"/>
        </w:rPr>
      </w:pPr>
      <w:r w:rsidRPr="00BE1773">
        <w:rPr>
          <w:rFonts w:cstheme="minorHAnsi"/>
          <w:sz w:val="22"/>
          <w:szCs w:val="22"/>
        </w:rPr>
        <w:t>*Co-corresponding authors</w:t>
      </w:r>
    </w:p>
    <w:p w14:paraId="7FC24BC8" w14:textId="77777777" w:rsidR="008F3CF5" w:rsidRPr="00BE1773" w:rsidRDefault="008F3CF5" w:rsidP="008F3CF5">
      <w:pPr>
        <w:spacing w:after="0" w:line="480" w:lineRule="auto"/>
        <w:contextualSpacing/>
        <w:rPr>
          <w:rFonts w:cstheme="minorHAnsi"/>
          <w:sz w:val="22"/>
          <w:szCs w:val="22"/>
        </w:rPr>
      </w:pPr>
      <w:r w:rsidRPr="00BE1773">
        <w:rPr>
          <w:rFonts w:cstheme="minorHAnsi"/>
          <w:sz w:val="22"/>
          <w:szCs w:val="22"/>
        </w:rPr>
        <w:t xml:space="preserve">ORCID for JPD: </w:t>
      </w:r>
      <w:r w:rsidRPr="00BE1773">
        <w:rPr>
          <w:rStyle w:val="orcid-id-https"/>
          <w:sz w:val="22"/>
          <w:szCs w:val="22"/>
        </w:rPr>
        <w:t>0000-0003-0558-8213</w:t>
      </w:r>
    </w:p>
    <w:p w14:paraId="5BE2420C" w14:textId="77777777" w:rsidR="008F3CF5" w:rsidRPr="00BE1773" w:rsidRDefault="008F3CF5" w:rsidP="008F3CF5">
      <w:pPr>
        <w:spacing w:after="0" w:line="480" w:lineRule="auto"/>
        <w:contextualSpacing/>
        <w:rPr>
          <w:rStyle w:val="Strong"/>
          <w:sz w:val="22"/>
          <w:szCs w:val="22"/>
        </w:rPr>
      </w:pPr>
      <w:r w:rsidRPr="00BE1773">
        <w:rPr>
          <w:rStyle w:val="Strong"/>
          <w:b w:val="0"/>
          <w:sz w:val="22"/>
          <w:szCs w:val="22"/>
        </w:rPr>
        <w:t>ORCID for CEC:</w:t>
      </w:r>
      <w:r w:rsidRPr="00BE1773">
        <w:rPr>
          <w:rStyle w:val="Strong"/>
          <w:sz w:val="22"/>
          <w:szCs w:val="22"/>
        </w:rPr>
        <w:t xml:space="preserve"> </w:t>
      </w:r>
      <w:r w:rsidRPr="00BE1773">
        <w:rPr>
          <w:sz w:val="22"/>
          <w:szCs w:val="22"/>
        </w:rPr>
        <w:t>0000-0002-6281-2798</w:t>
      </w:r>
    </w:p>
    <w:p w14:paraId="120CB315" w14:textId="77777777" w:rsidR="008F3CF5" w:rsidRPr="00BE1773" w:rsidRDefault="008F3CF5" w:rsidP="008F3CF5">
      <w:pPr>
        <w:spacing w:after="0" w:line="480" w:lineRule="auto"/>
        <w:contextualSpacing/>
        <w:rPr>
          <w:rFonts w:cstheme="minorHAnsi"/>
          <w:sz w:val="22"/>
          <w:szCs w:val="22"/>
        </w:rPr>
      </w:pPr>
    </w:p>
    <w:p w14:paraId="0C3EF59D" w14:textId="77777777" w:rsidR="008F3CF5" w:rsidRDefault="008F3CF5" w:rsidP="008F3CF5">
      <w:pPr>
        <w:spacing w:after="0" w:line="480" w:lineRule="auto"/>
        <w:contextualSpacing/>
        <w:rPr>
          <w:rFonts w:cstheme="minorHAnsi"/>
          <w:sz w:val="22"/>
          <w:szCs w:val="22"/>
        </w:rPr>
      </w:pPr>
      <w:r w:rsidRPr="00BE1773">
        <w:rPr>
          <w:rFonts w:cstheme="minorHAnsi"/>
          <w:i/>
          <w:sz w:val="22"/>
          <w:szCs w:val="22"/>
        </w:rPr>
        <w:t>Statement of authorship</w:t>
      </w:r>
      <w:r w:rsidRPr="00BE1773">
        <w:rPr>
          <w:rFonts w:cstheme="minorHAnsi"/>
          <w:sz w:val="22"/>
          <w:szCs w:val="22"/>
        </w:rPr>
        <w:t>: Both authors conceived of the idea and performed modeling analyses. JPD wrote the first draft of the manuscript</w:t>
      </w:r>
      <w:r w:rsidRPr="00D90349">
        <w:rPr>
          <w:rFonts w:cstheme="minorHAnsi"/>
          <w:sz w:val="22"/>
          <w:szCs w:val="22"/>
        </w:rPr>
        <w:t xml:space="preserve">, and </w:t>
      </w:r>
      <w:r>
        <w:rPr>
          <w:rFonts w:cstheme="minorHAnsi"/>
          <w:sz w:val="22"/>
          <w:szCs w:val="22"/>
        </w:rPr>
        <w:t>both</w:t>
      </w:r>
      <w:r w:rsidRPr="00D90349">
        <w:rPr>
          <w:rFonts w:cstheme="minorHAnsi"/>
          <w:sz w:val="22"/>
          <w:szCs w:val="22"/>
        </w:rPr>
        <w:t xml:space="preserve"> authors contributed substanti</w:t>
      </w:r>
      <w:r>
        <w:rPr>
          <w:rFonts w:cstheme="minorHAnsi"/>
          <w:sz w:val="22"/>
          <w:szCs w:val="22"/>
        </w:rPr>
        <w:t>ally to revisions.</w:t>
      </w:r>
    </w:p>
    <w:p w14:paraId="6661385D" w14:textId="77777777" w:rsidR="008F3CF5" w:rsidRPr="000A1AD1" w:rsidRDefault="008F3CF5" w:rsidP="008F3CF5">
      <w:pPr>
        <w:spacing w:after="0" w:line="480" w:lineRule="auto"/>
        <w:contextualSpacing/>
        <w:rPr>
          <w:rFonts w:cstheme="minorHAnsi"/>
          <w:sz w:val="22"/>
          <w:szCs w:val="22"/>
        </w:rPr>
      </w:pPr>
      <w:r w:rsidRPr="00D90349">
        <w:rPr>
          <w:rFonts w:cstheme="minorHAnsi"/>
          <w:i/>
          <w:sz w:val="22"/>
          <w:szCs w:val="22"/>
        </w:rPr>
        <w:t>Data accessibility statement</w:t>
      </w:r>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confirm that, should the m</w:t>
      </w:r>
      <w:r>
        <w:rPr>
          <w:rFonts w:cstheme="minorHAnsi"/>
          <w:sz w:val="22"/>
          <w:szCs w:val="22"/>
        </w:rPr>
        <w:t xml:space="preserve">anuscript be accepted, the code </w:t>
      </w:r>
      <w:r w:rsidRPr="00D90349">
        <w:rPr>
          <w:rFonts w:cstheme="minorHAnsi"/>
          <w:sz w:val="22"/>
          <w:szCs w:val="22"/>
        </w:rPr>
        <w:t>supporting the results will be archived in a</w:t>
      </w:r>
      <w:r>
        <w:rPr>
          <w:rFonts w:cstheme="minorHAnsi"/>
          <w:sz w:val="22"/>
          <w:szCs w:val="22"/>
        </w:rPr>
        <w:t>n appropriate public repository. No new data were used in the manuscript</w:t>
      </w:r>
      <w:r w:rsidRPr="00D90349">
        <w:rPr>
          <w:rFonts w:cstheme="minorHAnsi"/>
          <w:sz w:val="22"/>
          <w:szCs w:val="22"/>
        </w:rPr>
        <w:t>.</w:t>
      </w:r>
    </w:p>
    <w:p w14:paraId="3ABC27B2" w14:textId="13DFE206" w:rsidR="008F3CF5" w:rsidRDefault="008F3CF5" w:rsidP="008F3CF5">
      <w:pPr>
        <w:spacing w:after="0" w:line="480" w:lineRule="auto"/>
        <w:contextualSpacing/>
        <w:rPr>
          <w:rFonts w:cstheme="minorHAnsi"/>
          <w:sz w:val="22"/>
          <w:szCs w:val="22"/>
        </w:rPr>
      </w:pPr>
      <w:r w:rsidRPr="00D90349">
        <w:rPr>
          <w:rFonts w:cstheme="minorHAnsi"/>
          <w:i/>
          <w:sz w:val="22"/>
          <w:szCs w:val="22"/>
        </w:rPr>
        <w:t>Number of words in the abstract</w:t>
      </w:r>
      <w:r>
        <w:rPr>
          <w:rFonts w:cstheme="minorHAnsi"/>
          <w:sz w:val="22"/>
          <w:szCs w:val="22"/>
        </w:rPr>
        <w:t>: 1</w:t>
      </w:r>
      <w:r w:rsidR="005C3F6A">
        <w:rPr>
          <w:rFonts w:cstheme="minorHAnsi"/>
          <w:sz w:val="22"/>
          <w:szCs w:val="22"/>
        </w:rPr>
        <w:t>4</w:t>
      </w:r>
      <w:r>
        <w:rPr>
          <w:rFonts w:cstheme="minorHAnsi"/>
          <w:sz w:val="22"/>
          <w:szCs w:val="22"/>
        </w:rPr>
        <w:t>9</w:t>
      </w:r>
    </w:p>
    <w:p w14:paraId="5F4B9E52" w14:textId="4CCE3765" w:rsidR="008F3CF5" w:rsidRDefault="008F3CF5" w:rsidP="008F3CF5">
      <w:pPr>
        <w:spacing w:after="0" w:line="480" w:lineRule="auto"/>
        <w:contextualSpacing/>
        <w:rPr>
          <w:rFonts w:cstheme="minorHAnsi"/>
          <w:sz w:val="22"/>
          <w:szCs w:val="22"/>
        </w:rPr>
      </w:pPr>
      <w:r w:rsidRPr="00D90349">
        <w:rPr>
          <w:rFonts w:cstheme="minorHAnsi"/>
          <w:i/>
          <w:sz w:val="22"/>
          <w:szCs w:val="22"/>
        </w:rPr>
        <w:t>Number of words in the main text</w:t>
      </w:r>
      <w:r>
        <w:rPr>
          <w:rFonts w:cstheme="minorHAnsi"/>
          <w:sz w:val="22"/>
          <w:szCs w:val="22"/>
        </w:rPr>
        <w:t>: 4</w:t>
      </w:r>
      <w:r w:rsidR="005C3F6A">
        <w:rPr>
          <w:rFonts w:cstheme="minorHAnsi"/>
          <w:sz w:val="22"/>
          <w:szCs w:val="22"/>
        </w:rPr>
        <w:t>950</w:t>
      </w:r>
    </w:p>
    <w:p w14:paraId="730594A4" w14:textId="737BC037" w:rsidR="008F3CF5" w:rsidRDefault="008F3CF5" w:rsidP="008F3CF5">
      <w:pPr>
        <w:spacing w:after="0" w:line="480" w:lineRule="auto"/>
        <w:contextualSpacing/>
        <w:rPr>
          <w:rFonts w:cstheme="minorHAnsi"/>
          <w:sz w:val="22"/>
          <w:szCs w:val="22"/>
        </w:rPr>
      </w:pPr>
      <w:r w:rsidRPr="00D90349">
        <w:rPr>
          <w:rFonts w:cstheme="minorHAnsi"/>
          <w:i/>
          <w:sz w:val="22"/>
          <w:szCs w:val="22"/>
        </w:rPr>
        <w:t>Number of references</w:t>
      </w:r>
      <w:r>
        <w:rPr>
          <w:rFonts w:cstheme="minorHAnsi"/>
          <w:sz w:val="22"/>
          <w:szCs w:val="22"/>
        </w:rPr>
        <w:t xml:space="preserve">: </w:t>
      </w:r>
      <w:r w:rsidR="005C3F6A">
        <w:rPr>
          <w:rFonts w:cstheme="minorHAnsi"/>
          <w:sz w:val="22"/>
          <w:szCs w:val="22"/>
        </w:rPr>
        <w:t>78</w:t>
      </w:r>
    </w:p>
    <w:p w14:paraId="38244426" w14:textId="1FB91270" w:rsidR="008F3CF5" w:rsidRDefault="008F3CF5" w:rsidP="008F3CF5">
      <w:pPr>
        <w:spacing w:after="0" w:line="480" w:lineRule="auto"/>
        <w:contextualSpacing/>
        <w:rPr>
          <w:rFonts w:cstheme="minorHAnsi"/>
          <w:sz w:val="22"/>
          <w:szCs w:val="22"/>
        </w:rPr>
      </w:pPr>
      <w:r w:rsidRPr="00D90349">
        <w:rPr>
          <w:rFonts w:cstheme="minorHAnsi"/>
          <w:i/>
          <w:sz w:val="22"/>
          <w:szCs w:val="22"/>
        </w:rPr>
        <w:t>Number of figures</w:t>
      </w:r>
      <w:r>
        <w:rPr>
          <w:rFonts w:cstheme="minorHAnsi"/>
          <w:sz w:val="22"/>
          <w:szCs w:val="22"/>
        </w:rPr>
        <w:t xml:space="preserve">: </w:t>
      </w:r>
      <w:r w:rsidR="005C3F6A">
        <w:rPr>
          <w:rFonts w:cstheme="minorHAnsi"/>
          <w:sz w:val="22"/>
          <w:szCs w:val="22"/>
        </w:rPr>
        <w:t>4</w:t>
      </w:r>
    </w:p>
    <w:p w14:paraId="62574749" w14:textId="77777777" w:rsidR="008F3CF5" w:rsidRDefault="008F3CF5" w:rsidP="008F3CF5">
      <w:pPr>
        <w:spacing w:after="0" w:line="480" w:lineRule="auto"/>
        <w:contextualSpacing/>
        <w:rPr>
          <w:rFonts w:cstheme="minorHAnsi"/>
          <w:sz w:val="22"/>
          <w:szCs w:val="22"/>
        </w:rPr>
      </w:pPr>
      <w:r w:rsidRPr="00D90349">
        <w:rPr>
          <w:rFonts w:cstheme="minorHAnsi"/>
          <w:i/>
          <w:sz w:val="22"/>
          <w:szCs w:val="22"/>
        </w:rPr>
        <w:t>Number of tables</w:t>
      </w:r>
      <w:r>
        <w:rPr>
          <w:rFonts w:cstheme="minorHAnsi"/>
          <w:sz w:val="22"/>
          <w:szCs w:val="22"/>
        </w:rPr>
        <w:t>: 0</w:t>
      </w:r>
    </w:p>
    <w:p w14:paraId="4956A16C" w14:textId="77777777" w:rsidR="008F3CF5" w:rsidRDefault="008F3CF5" w:rsidP="008F3CF5">
      <w:pPr>
        <w:spacing w:after="0" w:line="480" w:lineRule="auto"/>
        <w:contextualSpacing/>
        <w:rPr>
          <w:rFonts w:cstheme="minorHAnsi"/>
          <w:sz w:val="22"/>
          <w:szCs w:val="22"/>
        </w:rPr>
      </w:pPr>
      <w:r w:rsidRPr="00D90349">
        <w:rPr>
          <w:rFonts w:cstheme="minorHAnsi"/>
          <w:i/>
          <w:sz w:val="22"/>
          <w:szCs w:val="22"/>
        </w:rPr>
        <w:t>Number of text boxes</w:t>
      </w:r>
      <w:r>
        <w:rPr>
          <w:rFonts w:cstheme="minorHAnsi"/>
          <w:sz w:val="22"/>
          <w:szCs w:val="22"/>
        </w:rPr>
        <w:t>: 0</w:t>
      </w:r>
    </w:p>
    <w:p w14:paraId="1B7B8746" w14:textId="77777777" w:rsidR="008F3CF5" w:rsidRDefault="008F3CF5" w:rsidP="008F3CF5">
      <w:pPr>
        <w:spacing w:after="0" w:line="480" w:lineRule="auto"/>
        <w:contextualSpacing/>
        <w:rPr>
          <w:rFonts w:cstheme="minorHAnsi"/>
          <w:sz w:val="22"/>
          <w:szCs w:val="22"/>
        </w:rPr>
      </w:pPr>
    </w:p>
    <w:p w14:paraId="6D015681" w14:textId="3827F090" w:rsidR="008F3CF5" w:rsidRDefault="008F3CF5" w:rsidP="008F3CF5">
      <w:pPr>
        <w:spacing w:after="0" w:line="480" w:lineRule="auto"/>
        <w:contextualSpacing/>
        <w:rPr>
          <w:rFonts w:cstheme="minorHAnsi"/>
          <w:b/>
          <w:sz w:val="22"/>
          <w:szCs w:val="22"/>
        </w:rPr>
      </w:pPr>
      <w:r w:rsidRPr="00D90349">
        <w:rPr>
          <w:rFonts w:cstheme="minorHAnsi"/>
          <w:i/>
          <w:sz w:val="22"/>
          <w:szCs w:val="22"/>
        </w:rPr>
        <w:t>Keywords</w:t>
      </w:r>
      <w:r>
        <w:rPr>
          <w:rFonts w:cstheme="minorHAnsi"/>
          <w:sz w:val="22"/>
          <w:szCs w:val="22"/>
        </w:rPr>
        <w:t>: stochastic dynamics, eco-evolutionary dynamics, GEM, Gillespie</w:t>
      </w:r>
      <w:ins w:id="0" w:author="John DeLong" w:date="2020-07-22T12:30:00Z">
        <w:r w:rsidR="009618B1">
          <w:rPr>
            <w:rFonts w:cstheme="minorHAnsi"/>
            <w:sz w:val="22"/>
            <w:szCs w:val="22"/>
          </w:rPr>
          <w:t xml:space="preserve"> algorithm</w:t>
        </w:r>
      </w:ins>
      <w:r>
        <w:rPr>
          <w:rFonts w:cstheme="minorHAnsi"/>
          <w:sz w:val="22"/>
          <w:szCs w:val="22"/>
        </w:rPr>
        <w:t>, maladaptation, harvest induced evolution</w:t>
      </w:r>
      <w:r>
        <w:rPr>
          <w:rFonts w:cstheme="minorHAnsi"/>
          <w:b/>
          <w:sz w:val="22"/>
          <w:szCs w:val="22"/>
        </w:rPr>
        <w:br w:type="page"/>
      </w:r>
    </w:p>
    <w:p w14:paraId="6760770A" w14:textId="77777777" w:rsidR="008F3CF5" w:rsidRPr="00496E2D" w:rsidRDefault="008F3CF5" w:rsidP="008F3CF5">
      <w:pPr>
        <w:spacing w:after="0" w:line="480" w:lineRule="auto"/>
        <w:contextualSpacing/>
        <w:rPr>
          <w:rFonts w:cstheme="minorHAnsi"/>
          <w:b/>
          <w:sz w:val="22"/>
          <w:szCs w:val="22"/>
        </w:rPr>
      </w:pPr>
      <w:r w:rsidRPr="00496E2D">
        <w:rPr>
          <w:rFonts w:cstheme="minorHAnsi"/>
          <w:b/>
          <w:sz w:val="22"/>
          <w:szCs w:val="22"/>
        </w:rPr>
        <w:lastRenderedPageBreak/>
        <w:t>Abstract</w:t>
      </w:r>
    </w:p>
    <w:p w14:paraId="410EBEFC" w14:textId="248A6D49" w:rsidR="008F3CF5" w:rsidRDefault="008F3CF5" w:rsidP="00D919FB">
      <w:pPr>
        <w:spacing w:after="0" w:line="480" w:lineRule="auto"/>
        <w:contextualSpacing/>
        <w:rPr>
          <w:rFonts w:cstheme="minorHAnsi"/>
          <w:b/>
          <w:sz w:val="22"/>
          <w:szCs w:val="22"/>
        </w:rPr>
      </w:pPr>
      <w:r>
        <w:rPr>
          <w:rFonts w:cstheme="minorHAnsi"/>
          <w:sz w:val="22"/>
          <w:szCs w:val="22"/>
        </w:rPr>
        <w:t>Stochastic processes such as genetic drift may hinder adaptation, but the effect of such stochasticity on evolution via its effect on ecological dynamics is poorly understood. H</w:t>
      </w:r>
      <w:r w:rsidRPr="00496E2D">
        <w:rPr>
          <w:rFonts w:cstheme="minorHAnsi"/>
          <w:sz w:val="22"/>
          <w:szCs w:val="22"/>
        </w:rPr>
        <w:t xml:space="preserve">ere we evaluate patterns of adaptation in a population </w:t>
      </w:r>
      <w:r>
        <w:rPr>
          <w:rFonts w:cstheme="minorHAnsi"/>
          <w:sz w:val="22"/>
          <w:szCs w:val="22"/>
        </w:rPr>
        <w:t>subject to variation in demographic stochasticity</w:t>
      </w:r>
      <w:r w:rsidRPr="00496E2D">
        <w:rPr>
          <w:rFonts w:cstheme="minorHAnsi"/>
          <w:sz w:val="22"/>
          <w:szCs w:val="22"/>
        </w:rPr>
        <w:t xml:space="preserve">. We show that </w:t>
      </w:r>
      <w:r>
        <w:rPr>
          <w:rFonts w:cstheme="minorHAnsi"/>
          <w:sz w:val="22"/>
          <w:szCs w:val="22"/>
        </w:rPr>
        <w:t>stochasticity</w:t>
      </w:r>
      <w:r w:rsidRPr="00496E2D">
        <w:rPr>
          <w:rFonts w:cstheme="minorHAnsi"/>
          <w:sz w:val="22"/>
          <w:szCs w:val="22"/>
        </w:rPr>
        <w:t xml:space="preserve"> </w:t>
      </w:r>
      <w:r>
        <w:rPr>
          <w:rFonts w:cstheme="minorHAnsi"/>
          <w:sz w:val="22"/>
          <w:szCs w:val="22"/>
        </w:rPr>
        <w:t xml:space="preserve">can alter population dynamics and lead to evolutionary outcomes that are not </w:t>
      </w:r>
      <w:r w:rsidRPr="002A61EE">
        <w:rPr>
          <w:rFonts w:cstheme="minorHAnsi"/>
          <w:sz w:val="22"/>
          <w:szCs w:val="22"/>
        </w:rPr>
        <w:t xml:space="preserve">predicted by </w:t>
      </w:r>
      <w:r>
        <w:rPr>
          <w:rFonts w:cstheme="minorHAnsi"/>
          <w:sz w:val="22"/>
          <w:szCs w:val="22"/>
        </w:rPr>
        <w:t>classic</w:t>
      </w:r>
      <w:r w:rsidRPr="002A61EE">
        <w:rPr>
          <w:rFonts w:cstheme="minorHAnsi"/>
          <w:sz w:val="22"/>
          <w:szCs w:val="22"/>
        </w:rPr>
        <w:t xml:space="preserve"> eco-evolutionary modeling approaches</w:t>
      </w:r>
      <w:r>
        <w:rPr>
          <w:rFonts w:cstheme="minorHAnsi"/>
          <w:sz w:val="22"/>
          <w:szCs w:val="22"/>
        </w:rPr>
        <w:t>. We also show, however, that these outcomes are governed by</w:t>
      </w:r>
      <w:r w:rsidRPr="00496E2D">
        <w:rPr>
          <w:rFonts w:cstheme="minorHAnsi"/>
          <w:sz w:val="22"/>
          <w:szCs w:val="22"/>
        </w:rPr>
        <w:t xml:space="preserve"> transient evolutionary attractors </w:t>
      </w:r>
      <w:r>
        <w:rPr>
          <w:rFonts w:cstheme="minorHAnsi"/>
          <w:sz w:val="22"/>
          <w:szCs w:val="22"/>
        </w:rPr>
        <w:t xml:space="preserve">(TEAs) – these are fitness maxima when the ecological system is not at equilibrium. These TEAs </w:t>
      </w:r>
      <w:r w:rsidRPr="00496E2D">
        <w:rPr>
          <w:rFonts w:cstheme="minorHAnsi"/>
          <w:sz w:val="22"/>
          <w:szCs w:val="22"/>
        </w:rPr>
        <w:t>alter the path of evolution</w:t>
      </w:r>
      <w:r>
        <w:rPr>
          <w:rFonts w:cstheme="minorHAnsi"/>
          <w:sz w:val="22"/>
          <w:szCs w:val="22"/>
        </w:rPr>
        <w:t xml:space="preserve"> but are not visible through the equilibrium lens that underlies much evolutionary theory</w:t>
      </w:r>
      <w:r w:rsidRPr="00496E2D">
        <w:rPr>
          <w:rFonts w:cstheme="minorHAnsi"/>
          <w:sz w:val="22"/>
          <w:szCs w:val="22"/>
        </w:rPr>
        <w:t xml:space="preserve">. We further show that </w:t>
      </w:r>
      <w:r>
        <w:rPr>
          <w:rFonts w:cstheme="minorHAnsi"/>
          <w:sz w:val="22"/>
          <w:szCs w:val="22"/>
        </w:rPr>
        <w:t>trait-independent culling</w:t>
      </w:r>
      <w:r w:rsidRPr="00496E2D">
        <w:rPr>
          <w:rFonts w:cstheme="minorHAnsi"/>
          <w:sz w:val="22"/>
          <w:szCs w:val="22"/>
        </w:rPr>
        <w:t xml:space="preserve"> can redirect evolution away from </w:t>
      </w:r>
      <w:r>
        <w:rPr>
          <w:rFonts w:cstheme="minorHAnsi"/>
          <w:sz w:val="22"/>
          <w:szCs w:val="22"/>
        </w:rPr>
        <w:t>expected evolutionary equilibria</w:t>
      </w:r>
      <w:r w:rsidRPr="00496E2D">
        <w:rPr>
          <w:rFonts w:cstheme="minorHAnsi"/>
          <w:sz w:val="22"/>
          <w:szCs w:val="22"/>
        </w:rPr>
        <w:t xml:space="preserve"> and toward </w:t>
      </w:r>
      <w:r>
        <w:rPr>
          <w:rFonts w:cstheme="minorHAnsi"/>
          <w:sz w:val="22"/>
          <w:szCs w:val="22"/>
        </w:rPr>
        <w:t>these TEAs</w:t>
      </w:r>
      <w:r w:rsidRPr="00496E2D">
        <w:rPr>
          <w:rFonts w:cstheme="minorHAnsi"/>
          <w:sz w:val="22"/>
          <w:szCs w:val="22"/>
        </w:rPr>
        <w:t xml:space="preserve">. Our results </w:t>
      </w:r>
      <w:r>
        <w:rPr>
          <w:rFonts w:cstheme="minorHAnsi"/>
          <w:sz w:val="22"/>
          <w:szCs w:val="22"/>
        </w:rPr>
        <w:t>reveal</w:t>
      </w:r>
      <w:r w:rsidRPr="00496E2D">
        <w:rPr>
          <w:rFonts w:cstheme="minorHAnsi"/>
          <w:sz w:val="22"/>
          <w:szCs w:val="22"/>
        </w:rPr>
        <w:t xml:space="preserve"> that considering </w:t>
      </w:r>
      <w:r>
        <w:rPr>
          <w:rFonts w:cstheme="minorHAnsi"/>
          <w:sz w:val="22"/>
          <w:szCs w:val="22"/>
        </w:rPr>
        <w:t>population processes</w:t>
      </w:r>
      <w:r w:rsidRPr="00496E2D">
        <w:rPr>
          <w:rFonts w:cstheme="minorHAnsi"/>
          <w:sz w:val="22"/>
          <w:szCs w:val="22"/>
        </w:rPr>
        <w:t xml:space="preserve"> during transient periods can greatly improve our understanding of the path and pace of evolution.</w:t>
      </w:r>
      <w:r>
        <w:rPr>
          <w:rFonts w:cstheme="minorHAnsi"/>
          <w:b/>
          <w:sz w:val="22"/>
          <w:szCs w:val="22"/>
        </w:rPr>
        <w:br w:type="page"/>
      </w:r>
    </w:p>
    <w:p w14:paraId="6DC1A0FC" w14:textId="77777777" w:rsidR="008F3CF5" w:rsidRPr="00496E2D" w:rsidRDefault="008F3CF5" w:rsidP="008F3CF5">
      <w:pPr>
        <w:spacing w:after="0" w:line="480" w:lineRule="auto"/>
        <w:contextualSpacing/>
        <w:rPr>
          <w:rFonts w:cstheme="minorHAnsi"/>
          <w:sz w:val="22"/>
          <w:szCs w:val="22"/>
        </w:rPr>
      </w:pPr>
      <w:r w:rsidRPr="00496E2D">
        <w:rPr>
          <w:rFonts w:cstheme="minorHAnsi"/>
          <w:b/>
          <w:sz w:val="22"/>
          <w:szCs w:val="22"/>
        </w:rPr>
        <w:lastRenderedPageBreak/>
        <w:t>Introduction</w:t>
      </w:r>
    </w:p>
    <w:p w14:paraId="3849E2C7" w14:textId="5D302B87" w:rsidR="008F3CF5" w:rsidRPr="00496E2D" w:rsidRDefault="008F3CF5" w:rsidP="00D919FB">
      <w:pPr>
        <w:spacing w:after="0" w:line="480" w:lineRule="auto"/>
        <w:contextualSpacing/>
        <w:rPr>
          <w:rFonts w:cstheme="minorHAnsi"/>
          <w:sz w:val="22"/>
          <w:szCs w:val="22"/>
        </w:rPr>
      </w:pPr>
      <w:r w:rsidRPr="00496E2D">
        <w:rPr>
          <w:rFonts w:cstheme="minorHAnsi"/>
          <w:sz w:val="22"/>
          <w:szCs w:val="22"/>
        </w:rPr>
        <w:t>Debates over the effects of stochasticity on ecological and evolutionary dynamics go back to foundational work in ecology and evolutionary biology, from Fisher’s and Wright’s contrasting views of the role of mutation</w:t>
      </w:r>
      <w:r>
        <w:rPr>
          <w:rFonts w:cstheme="minorHAnsi"/>
          <w:sz w:val="22"/>
          <w:szCs w:val="22"/>
        </w:rPr>
        <w:t xml:space="preserve"> and drift</w:t>
      </w:r>
      <w:r w:rsidRPr="00496E2D">
        <w:rPr>
          <w:rFonts w:cstheme="minorHAnsi"/>
          <w:sz w:val="22"/>
          <w:szCs w:val="22"/>
        </w:rPr>
        <w:t xml:space="preserve"> </w:t>
      </w:r>
      <w:r w:rsidRPr="00496E2D">
        <w:rPr>
          <w:rFonts w:cstheme="minorHAnsi"/>
          <w:sz w:val="22"/>
          <w:szCs w:val="22"/>
        </w:rPr>
        <w:fldChar w:fldCharType="begin"/>
      </w:r>
      <w:ins w:id="1" w:author="Clay Cressler" w:date="2020-08-07T11:13:00Z">
        <w:r w:rsidR="00B022D9">
          <w:rPr>
            <w:rFonts w:cstheme="minorHAnsi"/>
            <w:sz w:val="22"/>
            <w:szCs w:val="22"/>
          </w:rPr>
          <w:instrText xml:space="preserve"> ADDIN ZOTERO_ITEM CSL_CITATION {"citationID":"ExReuFYC","properties":{"formattedCitation":"(Fisher 1930; Wright 1931)","plainCitation":"(Fisher 1930; Wright 1931)","noteIndex":0},"citationItems":[{"id":"gBPCYzZI/s3VKQa1e","uris":["http://zotero.org/users/1264037/items/GX9ZMU5W"],"uri":["http://zotero.org/users/1264037/items/GX9ZMU5W"],"itemData":{"id":2404,"type":"book","abstract":"R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gBPCYzZI/wtjxJ7DQ","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instrText>
        </w:r>
      </w:ins>
      <w:del w:id="2" w:author="Clay Cressler" w:date="2020-08-07T11:13:00Z">
        <w:r w:rsidR="008E4F39" w:rsidDel="00B022D9">
          <w:rPr>
            <w:rFonts w:cstheme="minorHAnsi"/>
            <w:sz w:val="22"/>
            <w:szCs w:val="22"/>
          </w:rPr>
          <w:delInstrText xml:space="preserve"> ADDIN ZOTERO_ITEM CSL_CITATION {"citationID":"ExReuFYC","properties":{"formattedCitation":"(Fisher 1930; Wright 1931)","plainCitation":"(Fisher 1930; Wright 1931)","noteIndex":0},"citationItems":[{"id":"11N9M0Y2/SU3eQmtR","uris":["http://zotero.org/users/1264037/items/GX9ZMU5W"],"uri":["http://zotero.org/users/1264037/items/GX9ZMU5W"],"itemData":{"id":2404,"type":"book","abstract":"R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2403,"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(Fisher 1930; Wright 1931)</w:t>
      </w:r>
      <w:r w:rsidRPr="00496E2D">
        <w:rPr>
          <w:rFonts w:cstheme="minorHAnsi"/>
          <w:sz w:val="22"/>
          <w:szCs w:val="22"/>
        </w:rPr>
        <w:fldChar w:fldCharType="end"/>
      </w:r>
      <w:r w:rsidRPr="00496E2D">
        <w:rPr>
          <w:rFonts w:cstheme="minorHAnsi"/>
          <w:sz w:val="22"/>
          <w:szCs w:val="22"/>
        </w:rPr>
        <w:t xml:space="preserve"> to Nicholson’s and Andrewartha and Birch’s differing opinions about whether populations were primarily regulated by density-dependent or density-independent (e.g., stochastic) processes </w:t>
      </w:r>
      <w:r w:rsidRPr="00496E2D">
        <w:rPr>
          <w:rFonts w:cstheme="minorHAnsi"/>
          <w:sz w:val="22"/>
          <w:szCs w:val="22"/>
        </w:rPr>
        <w:fldChar w:fldCharType="begin"/>
      </w:r>
      <w:ins w:id="3" w:author="Clay Cressler" w:date="2020-08-07T11:13:00Z">
        <w:r w:rsidR="00B022D9">
          <w:rPr>
            <w:rFonts w:cstheme="minorHAnsi"/>
            <w:sz w:val="22"/>
            <w:szCs w:val="22"/>
          </w:rPr>
          <w:instrText xml:space="preserve"> ADDIN ZOTERO_ITEM CSL_CITATION {"citationID":"H4HwVLMI","properties":{"formattedCitation":"(Andrewartha &amp; Birch 1954; Nicholson 1957)","plainCitation":"(Andrewartha &amp; Birch 1954; Nicholson 1957)","noteIndex":0},"citationItems":[{"id":"gBPCYzZI/1GuOeyuH","uris":["http://zotero.org/users/1264037/items/NAL7V6ZW"],"uri":["http://zotero.org/users/1264037/items/NAL7V6ZW"],"itemData":{"id":7921,"type":"book","language":"en","note":"Google-Books-ID: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Charles"}],"issued":{"date-parts":[["1954"]]}}},{"id":"gBPCYzZI/wmyuxVgD","uris":["http://zotero.org/users/1264037/items/TADT7XWA"],"uri":["http://zotero.org/users/1264037/items/TADT7XWA"],"itemData":{"id":7923,"type":"article-journal","abstract":"Excerpt\nIntroduction\nTo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instrText>
        </w:r>
      </w:ins>
      <w:del w:id="4" w:author="Clay Cressler" w:date="2020-08-07T11:13:00Z">
        <w:r w:rsidR="002E50A3" w:rsidDel="00B022D9">
          <w:rPr>
            <w:rFonts w:cstheme="minorHAnsi"/>
            <w:sz w:val="22"/>
            <w:szCs w:val="22"/>
          </w:rPr>
          <w:delInstrText xml:space="preserve"> ADDIN ZOTERO_ITEM CSL_CITATION {"citationID":"H4HwVLMI","properties":{"formattedCitation":"(Andrewartha &amp; Birch 1954; Nicholson 1957)","plainCitation":"(Andrewartha &amp; Birch 1954; Nicholson 1957)","noteIndex":0},"citationItems":[{"id":7921,"uris":["http://zotero.org/users/1264037/items/NAL7V6ZW"],"uri":["http://zotero.org/users/1264037/items/NAL7V6ZW"],"itemData":{"id":7921,"type":"book","language":"en","note":"Google-Books-ID: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Charles"}],"issued":{"date-parts":[["1954"]]}}},{"id":7923,"uris":["http://zotero.org/users/1264037/items/TADT7XWA"],"uri":["http://zotero.org/users/1264037/items/TADT7XWA"],"itemData":{"id":7923,"type":"article-journal","abstract":"Excerpt\nIntroduction\nTo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(Andrewartha &amp; Birch 1954; Nicholson 1957)</w:t>
      </w:r>
      <w:r w:rsidRPr="00496E2D">
        <w:rPr>
          <w:rFonts w:cstheme="minorHAnsi"/>
          <w:sz w:val="22"/>
          <w:szCs w:val="22"/>
        </w:rPr>
        <w:fldChar w:fldCharType="end"/>
      </w:r>
      <w:r w:rsidRPr="00496E2D">
        <w:rPr>
          <w:rFonts w:cstheme="minorHAnsi"/>
          <w:sz w:val="22"/>
          <w:szCs w:val="22"/>
        </w:rPr>
        <w:t xml:space="preserve">. Mathematical models have proven to be a valuable tool for studying the various ways that stochasticity can impact ecological (reviewed in </w:t>
      </w:r>
      <w:r>
        <w:rPr>
          <w:rFonts w:cstheme="minorHAnsi"/>
          <w:sz w:val="22"/>
          <w:szCs w:val="22"/>
        </w:rPr>
        <w:fldChar w:fldCharType="begin"/>
      </w:r>
      <w:ins w:id="5" w:author="Clay Cressler" w:date="2020-08-07T11:13:00Z">
        <w:r w:rsidR="00B022D9">
          <w:rPr>
            <w:rFonts w:cstheme="minorHAnsi"/>
            <w:sz w:val="22"/>
            <w:szCs w:val="22"/>
          </w:rPr>
          <w:instrText xml:space="preserve"> ADDIN ZOTERO_ITEM CSL_CITATION {"citationID":"IyDnlJuo","properties":{"formattedCitation":"(Coulson {\\i{}et al.} 2004; Black &amp; McKane 2012)","plainCitation":"(Coulson et al. 2004; Black &amp; McKane 2012)","dontUpdate":true,"noteIndex":0},"citationItems":[{"id":"gBPCYzZI/yIs9VTWF","uris":["http://zotero.org/users/1264037/items/4MS2QKQR"],"uri":["http://zotero.org/users/1264037/items/4MS2QKQR"],"itemData":{"id":7927,"type":"article-journal","abstract":"Population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gBPCYzZI/N9Nbh0XD","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instrText>
        </w:r>
      </w:ins>
      <w:del w:id="6" w:author="Clay Cressler" w:date="2020-08-07T11:13:00Z">
        <w:r w:rsidR="002E50A3" w:rsidDel="00B022D9">
          <w:rPr>
            <w:rFonts w:cstheme="minorHAnsi"/>
            <w:sz w:val="22"/>
            <w:szCs w:val="22"/>
          </w:rPr>
          <w:delInstrText xml:space="preserve"> ADDIN ZOTERO_ITEM CSL_CITATION {"citationID":"IyDnlJuo","properties":{"formattedCitation":"(Coulson {\\i{}et al.} 2004; Black &amp; McKane 2012)","plainCitation":"(Coulson et al. 2004; Black &amp; McKane 2012)","dontUpdate":true,"noteIndex":0},"citationItems":[{"id":7927,"uris":["http://zotero.org/users/1264037/items/4MS2QKQR"],"uri":["http://zotero.org/users/1264037/items/4MS2QKQR"],"itemData":{"id":7927,"type":"article-journal","abstract":"Population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7925,"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delInstrText>
        </w:r>
      </w:del>
      <w:r>
        <w:rPr>
          <w:rFonts w:cstheme="minorHAnsi"/>
          <w:sz w:val="22"/>
          <w:szCs w:val="22"/>
        </w:rPr>
        <w:fldChar w:fldCharType="separate"/>
      </w:r>
      <w:r w:rsidRPr="008E50B7">
        <w:rPr>
          <w:rFonts w:ascii="Calibri" w:hAnsi="Calibri" w:cs="Calibri"/>
          <w:sz w:val="22"/>
        </w:rPr>
        <w:t xml:space="preserve">Coulson </w:t>
      </w:r>
      <w:r w:rsidRPr="008E50B7">
        <w:rPr>
          <w:rFonts w:ascii="Calibri" w:hAnsi="Calibri" w:cs="Calibri"/>
          <w:i/>
          <w:iCs/>
          <w:sz w:val="22"/>
        </w:rPr>
        <w:t>et al.</w:t>
      </w:r>
      <w:r w:rsidRPr="008E50B7">
        <w:rPr>
          <w:rFonts w:ascii="Calibri" w:hAnsi="Calibri" w:cs="Calibri"/>
          <w:sz w:val="22"/>
        </w:rPr>
        <w:t xml:space="preserve"> 2004; Black &amp; McKane 2012)</w:t>
      </w:r>
      <w:r>
        <w:rPr>
          <w:rFonts w:cstheme="minorHAnsi"/>
          <w:sz w:val="22"/>
          <w:szCs w:val="22"/>
        </w:rPr>
        <w:fldChar w:fldCharType="end"/>
      </w:r>
      <w:r w:rsidRPr="00496E2D">
        <w:rPr>
          <w:rFonts w:cstheme="minorHAnsi"/>
          <w:sz w:val="22"/>
          <w:szCs w:val="22"/>
        </w:rPr>
        <w:t xml:space="preserve"> and evolutionary (reviewed in </w:t>
      </w:r>
      <w:r>
        <w:rPr>
          <w:rFonts w:cstheme="minorHAnsi"/>
          <w:sz w:val="22"/>
          <w:szCs w:val="22"/>
        </w:rPr>
        <w:fldChar w:fldCharType="begin"/>
      </w:r>
      <w:ins w:id="7" w:author="Clay Cressler" w:date="2020-08-07T11:13:00Z">
        <w:r w:rsidR="00B022D9">
          <w:rPr>
            <w:rFonts w:cstheme="minorHAnsi"/>
            <w:sz w:val="22"/>
            <w:szCs w:val="22"/>
          </w:rPr>
          <w:instrText xml:space="preserve"> ADDIN ZOTERO_ITEM CSL_CITATION {"citationID":"2a9t7TML","properties":{"formattedCitation":"(Lenormand {\\i{}et al.} 2009)","plainCitation":"(Lenormand et al. 2009)","dontUpdate":true,"noteIndex":0},"citationItems":[{"id":"gBPCYzZI/whlD6P2S","uris":["http://zotero.org/users/1264037/items/2T5DREQB"],"uri":["http://zotero.org/users/1264037/items/2T5DREQB"],"itemData":{"id":7690,"type":"article-journal","abstract":"The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ins>
      <w:del w:id="8" w:author="Clay Cressler" w:date="2020-08-07T11:13:00Z">
        <w:r w:rsidR="002E50A3" w:rsidDel="00B022D9">
          <w:rPr>
            <w:rFonts w:cstheme="minorHAnsi"/>
            <w:sz w:val="22"/>
            <w:szCs w:val="22"/>
          </w:rPr>
          <w:delInstrText xml:space="preserve"> ADDIN ZOTERO_ITEM CSL_CITATION {"citationID":"2a9t7TML","properties":{"formattedCitation":"(Lenormand {\\i{}et al.} 2009)","plainCitation":"(Lenormand et al. 2009)","dontUpdate":true,"noteIndex":0},"citationItems":[{"id":7690,"uris":["http://zotero.org/users/1264037/items/2T5DREQB"],"uri":["http://zotero.org/users/1264037/items/2T5DREQB"],"itemData":{"id":7690,"type":"article-journal","abstract":"The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delInstrText>
        </w:r>
      </w:del>
      <w:r>
        <w:rPr>
          <w:rFonts w:cstheme="minorHAnsi"/>
          <w:sz w:val="22"/>
          <w:szCs w:val="22"/>
        </w:rPr>
        <w:fldChar w:fldCharType="separate"/>
      </w:r>
      <w:proofErr w:type="spellStart"/>
      <w:r w:rsidRPr="008E50B7">
        <w:rPr>
          <w:rFonts w:ascii="Calibri" w:hAnsi="Calibri" w:cs="Calibri"/>
          <w:sz w:val="22"/>
        </w:rPr>
        <w:t>Lenormand</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Pr>
          <w:rFonts w:cstheme="minorHAnsi"/>
          <w:sz w:val="22"/>
          <w:szCs w:val="22"/>
        </w:rPr>
        <w:fldChar w:fldCharType="end"/>
      </w:r>
      <w:r w:rsidRPr="00496E2D">
        <w:rPr>
          <w:rFonts w:cstheme="minorHAnsi"/>
          <w:sz w:val="22"/>
          <w:szCs w:val="22"/>
        </w:rPr>
        <w:t xml:space="preserve"> dynamics. For example, evolutionary theory has revealed the potential </w:t>
      </w:r>
      <w:r>
        <w:rPr>
          <w:rFonts w:cstheme="minorHAnsi"/>
          <w:sz w:val="22"/>
          <w:szCs w:val="22"/>
        </w:rPr>
        <w:t xml:space="preserve">for </w:t>
      </w:r>
      <w:r w:rsidRPr="00496E2D">
        <w:rPr>
          <w:rFonts w:cstheme="minorHAnsi"/>
          <w:sz w:val="22"/>
          <w:szCs w:val="22"/>
        </w:rPr>
        <w:t xml:space="preserve">genetic drift to facilitate adaptation (Wright’s “shifting balance” theory; Wright 1931, </w:t>
      </w:r>
      <w:r w:rsidRPr="00496E2D">
        <w:rPr>
          <w:rFonts w:cstheme="minorHAnsi"/>
          <w:sz w:val="22"/>
          <w:szCs w:val="22"/>
        </w:rPr>
        <w:fldChar w:fldCharType="begin"/>
      </w:r>
      <w:ins w:id="9" w:author="Clay Cressler" w:date="2020-08-07T11:13:00Z">
        <w:r w:rsidR="00B022D9">
          <w:rPr>
            <w:rFonts w:cstheme="minorHAnsi"/>
            <w:sz w:val="22"/>
            <w:szCs w:val="22"/>
          </w:rPr>
          <w:instrText xml:space="preserve"> ADDIN ZOTERO_ITEM CSL_CITATION {"citationID":"C9UcgKYU","properties":{"formattedCitation":"(Coyne et al. 1997)","plainCitation":"(Coyne et al. 1997)","dontUpdate":true,"noteIndex":0},"citationItems":[{"id":"gBPCYzZI/HqzQC8zb","uris":["http://zotero.org/users/1264037/items/K466JGYG"],"uri":["http://zotero.org/users/1264037/items/K466JGYG"],"itemData":{"id":7929,"type":"article-journal","abstract":"We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instrText>
        </w:r>
      </w:ins>
      <w:del w:id="10" w:author="Clay Cressler" w:date="2020-08-07T11:13:00Z">
        <w:r w:rsidR="002E50A3" w:rsidDel="00B022D9">
          <w:rPr>
            <w:rFonts w:cstheme="minorHAnsi"/>
            <w:sz w:val="22"/>
            <w:szCs w:val="22"/>
          </w:rPr>
          <w:delInstrText xml:space="preserve"> ADDIN ZOTERO_ITEM CSL_CITATION {"citationID":"C9UcgKYU","properties":{"formattedCitation":"(Coyne et al. 1997)","plainCitation":"(Coyne et al. 1997)","dontUpdate":true,"noteIndex":0},"citationItems":[{"id":7929,"uris":["http://zotero.org/users/1264037/items/K466JGYG"],"uri":["http://zotero.org/users/1264037/items/K466JGYG"],"itemData":{"id":7929,"type":"article-journal","abstract":"We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delInstrText>
        </w:r>
      </w:del>
      <w:r w:rsidRPr="00496E2D">
        <w:rPr>
          <w:rFonts w:cstheme="minorHAnsi"/>
          <w:sz w:val="22"/>
          <w:szCs w:val="22"/>
        </w:rPr>
        <w:fldChar w:fldCharType="separate"/>
      </w:r>
      <w:r w:rsidRPr="00496E2D">
        <w:rPr>
          <w:rFonts w:cstheme="minorHAnsi"/>
          <w:sz w:val="22"/>
          <w:szCs w:val="22"/>
        </w:rPr>
        <w:t>Coyne et al. 1997)</w:t>
      </w:r>
      <w:r w:rsidRPr="00496E2D">
        <w:rPr>
          <w:rFonts w:cstheme="minorHAnsi"/>
          <w:sz w:val="22"/>
          <w:szCs w:val="22"/>
        </w:rPr>
        <w:fldChar w:fldCharType="end"/>
      </w:r>
      <w:r w:rsidRPr="00496E2D">
        <w:rPr>
          <w:rFonts w:cstheme="minorHAnsi"/>
          <w:sz w:val="22"/>
          <w:szCs w:val="22"/>
        </w:rPr>
        <w:t xml:space="preserve"> and how stochasticity can shape life history evolution (e.g., “bet hedging” strategies</w:t>
      </w:r>
      <w:r>
        <w:rPr>
          <w:rFonts w:cstheme="minorHAnsi"/>
          <w:sz w:val="22"/>
          <w:szCs w:val="22"/>
        </w:rPr>
        <w:t xml:space="preserve">; </w:t>
      </w:r>
      <w:r>
        <w:rPr>
          <w:rFonts w:cstheme="minorHAnsi"/>
          <w:sz w:val="22"/>
          <w:szCs w:val="22"/>
        </w:rPr>
        <w:fldChar w:fldCharType="begin"/>
      </w:r>
      <w:ins w:id="11" w:author="Clay Cressler" w:date="2020-08-07T11:13:00Z">
        <w:r w:rsidR="00B022D9">
          <w:rPr>
            <w:rFonts w:cstheme="minorHAnsi"/>
            <w:sz w:val="22"/>
            <w:szCs w:val="22"/>
          </w:rPr>
          <w:instrText xml:space="preserve"> ADDIN ZOTERO_ITEM CSL_CITATION {"citationID":"hGK57xXK","properties":{"formattedCitation":"(Cohen 1966; Childs {\\i{}et al.} 2010; Rees &amp; Ellner 2019)","plainCitation":"(Cohen 1966; Childs et al. 2010; Rees &amp; Ellner 2019)","dontUpdate":true,"noteIndex":0},"citationItems":[{"id":"gBPCYzZI/al8YrfvT","uris":["http://zotero.org/users/1264037/items/PXYC5PRT"],"uri":["http://zotero.org/users/1264037/items/PXYC5PRT"],"itemData":{"id":7951,"type":"article-journal","abstract":"A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gBPCYzZI/j9nNiQ1W","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id":"gBPCYzZI/TrTcC2gv","uris":["http://zotero.org/users/1264037/items/UCH8VKMP"],"uri":["http://zotero.org/users/1264037/items/UCH8VKMP"],"itemData":{"id":8301,"type":"article-journal","abstract":"We use integral projection models (IPMs) and individual-based simulations to study the evolution of genetic variance in two monocarpic plant systems. Previous approaches combining IPMs with an adaptive dynamics–style invasion analysis predicted that genetic variability in the size threshold for flowering will not be maintained, which conflicts with empirical evidence. We ask whether this discrepancy can be resolved by making more realistic assumptions about the underlying genetic architecture, assuming a multilocus quantitative trait in an outcrossing diploid species. To do this, we embed the infinitesimal model of quantitative genetics into an IPM for a size-structured cosexual plant species. The resulting IPM describes the joint dynamics of individual size and breeding value of the evolving trait. We apply this general framework to the monocarpic perennials Oenothera glazioviana and Carlina vulgaris. The evolution of heritable variation in threshold size is explored in both individual-based models (IBMs) and IPMs, using a mutation rate modifier approach. In the Oenothera model, where the environment is constant, there is selection against producing genetically variable offspring. In the Carlina model, where the environment varies between years, genetically variable offspring provide a selective advantage, allowing the maintenance of genetic variability. The contrasting predictions of adaptive dynamics and quantitative genetics models for the same system suggest that fluctuating selection may be more effective at maintaining genetic variation than previously thought.","container-title":"The American Naturalist","DOI":"10.1086/703436","ISSN":"0003-0147","issue":"1","journalAbbreviation":"The American Naturalist","note":"publisher: The University of Chicago Press","page":"E13-E29","source":"journals.uchicago.edu (Atypon)","title":"Why so variable: Can genetic variance in flowering thresholds be maintained by fluctuating selection?","title-short":"Why So Variable","volume":"194","author":[{"family":"Rees","given":"Mark"},{"family":"Ellner","given":"Stephen P."}],"issued":{"date-parts":[["2019",7,1]]}}}],"schema":"https://github.com/citation-style-language/schema/raw/master/csl-citation.json"} </w:instrText>
        </w:r>
      </w:ins>
      <w:del w:id="12" w:author="Clay Cressler" w:date="2020-08-07T11:13:00Z">
        <w:r w:rsidR="002E50A3" w:rsidDel="00B022D9">
          <w:rPr>
            <w:rFonts w:cstheme="minorHAnsi"/>
            <w:sz w:val="22"/>
            <w:szCs w:val="22"/>
          </w:rPr>
          <w:delInstrText xml:space="preserve"> ADDIN ZOTERO_ITEM CSL_CITATION {"citationID":"hGK57xXK","properties":{"formattedCitation":"(Cohen 1966; Childs {\\i{}et al.} 2010; Rees &amp; Ellner 2019)","plainCitation":"(Cohen 1966; Childs et al. 2010; Rees &amp; Ellner 2019)","dontUpdate":true,"noteIndex":0},"citationItems":[{"id":7951,"uris":["http://zotero.org/users/1264037/items/PXYC5PRT"],"uri":["http://zotero.org/users/1264037/items/PXYC5PRT"],"itemData":{"id":7951,"type":"article-journal","abstract":"A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7948,"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E."},{"family":"Rees","given":"Mark"}],"issued":{"date-parts":[["2010",10,22]]}}},{"id":8301,"uris":["http://zotero.org/users/1264037/items/UCH8VKMP"],"uri":["http://zotero.org/users/1264037/items/UCH8VKMP"],"itemData":{"id":8301,"type":"article-journal","abstract":"We use integral projection models (IPMs) and individual-based simulations to study the evolution of genetic variance in two monocarpic plant systems. Previous approaches combining IPMs with an adaptive dynamics–style invasion analysis predicted that genetic variability in the size threshold for flowering will not be maintained, which conflicts with empirical evidence. We ask whether this discrepancy can be resolved by making more realistic assumptions about the underlying genetic architecture, assuming a multilocus quantitative trait in an outcrossing diploid species. To do this, we embed the infinitesimal model of quantitative genetics into an IPM for a size-structured cosexual plant species. The resulting IPM describes the joint dynamics of individual size and breeding value of the evolving trait. We apply this general framework to the monocarpic perennials Oenothera glazioviana and Carlina vulgaris. The evolution of heritable variation in threshold size is explored in both individual-based models (IBMs) and IPMs, using a mutation rate modifier approach. In the Oenothera model, where the environment is constant, there is selection against producing genetically variable offspring. In the Carlina model, where the environment varies between years, genetically variable offspring provide a selective advantage, allowing the maintenance of genetic variability. The contrasting predictions of adaptive dynamics and quantitative genetics models for the same system suggest that fluctuating selection may be more effective at maintaining genetic variation than previously thought.","container-title":"The American Naturalist","DOI":"10.1086/703436","ISSN":"0003-0147","issue":"1","journalAbbreviation":"The American Naturalist","note":"publisher: The University of Chicago Press","page":"E13-E29","source":"journals.uchicago.edu (Atypon)","title":"Why so variable: Can genetic variance in flowering thresholds be maintained by fluctuating selection?","title-short":"Why So Variable","volume":"194","author":[{"family":"Rees","given":"Mark"},{"family":"Ellner","given":"Stephen P."}],"issued":{"date-parts":[["2019",7,1]]}}}],"schema":"https://github.com/citation-style-language/schema/raw/master/csl-citation.json"} </w:delInstrText>
        </w:r>
      </w:del>
      <w:r>
        <w:rPr>
          <w:rFonts w:cstheme="minorHAnsi"/>
          <w:sz w:val="22"/>
          <w:szCs w:val="22"/>
        </w:rPr>
        <w:fldChar w:fldCharType="separate"/>
      </w:r>
      <w:r w:rsidRPr="001409F9">
        <w:rPr>
          <w:rFonts w:ascii="Calibri" w:hAnsi="Calibri" w:cs="Calibri"/>
          <w:sz w:val="22"/>
        </w:rPr>
        <w:t xml:space="preserve">Cohen 1966; Childs </w:t>
      </w:r>
      <w:r w:rsidRPr="001409F9">
        <w:rPr>
          <w:rFonts w:ascii="Calibri" w:hAnsi="Calibri" w:cs="Calibri"/>
          <w:i/>
          <w:iCs/>
          <w:sz w:val="22"/>
        </w:rPr>
        <w:t>et al.</w:t>
      </w:r>
      <w:r w:rsidRPr="001409F9">
        <w:rPr>
          <w:rFonts w:ascii="Calibri" w:hAnsi="Calibri" w:cs="Calibri"/>
          <w:sz w:val="22"/>
        </w:rPr>
        <w:t xml:space="preserve"> 2010; Rees &amp; </w:t>
      </w:r>
      <w:proofErr w:type="spellStart"/>
      <w:r w:rsidRPr="001409F9">
        <w:rPr>
          <w:rFonts w:ascii="Calibri" w:hAnsi="Calibri" w:cs="Calibri"/>
          <w:sz w:val="22"/>
        </w:rPr>
        <w:t>Ellner</w:t>
      </w:r>
      <w:proofErr w:type="spellEnd"/>
      <w:r w:rsidRPr="001409F9">
        <w:rPr>
          <w:rFonts w:ascii="Calibri" w:hAnsi="Calibri" w:cs="Calibri"/>
          <w:sz w:val="22"/>
        </w:rPr>
        <w:t xml:space="preserve"> 2019)</w:t>
      </w:r>
      <w:r>
        <w:rPr>
          <w:rFonts w:cstheme="minorHAnsi"/>
          <w:sz w:val="22"/>
          <w:szCs w:val="22"/>
        </w:rPr>
        <w:fldChar w:fldCharType="end"/>
      </w:r>
      <w:r w:rsidRPr="00496E2D">
        <w:rPr>
          <w:rFonts w:cstheme="minorHAnsi"/>
          <w:sz w:val="22"/>
          <w:szCs w:val="22"/>
        </w:rPr>
        <w:t xml:space="preserve">. Ecological theory has shown how stochasticity can excite an underlying deterministic tendency for a system to oscillate, leading to sustained oscillations </w:t>
      </w:r>
      <w:r w:rsidRPr="00496E2D">
        <w:rPr>
          <w:rFonts w:cstheme="minorHAnsi"/>
          <w:sz w:val="22"/>
          <w:szCs w:val="22"/>
        </w:rPr>
        <w:fldChar w:fldCharType="begin"/>
      </w:r>
      <w:ins w:id="13" w:author="Clay Cressler" w:date="2020-08-07T11:13:00Z">
        <w:r w:rsidR="00B022D9">
          <w:rPr>
            <w:rFonts w:cstheme="minorHAnsi"/>
            <w:sz w:val="22"/>
            <w:szCs w:val="22"/>
          </w:rPr>
          <w:instrText xml:space="preserve"> ADDIN ZOTERO_ITEM CSL_CITATION {"citationID":"R8bejq4l","properties":{"formattedCitation":"(Greenman &amp; Benton 2003; McKane &amp; Newman 2005)","plainCitation":"(Greenman &amp; Benton 2003; McKane &amp; Newman 2005)","noteIndex":0},"citationItems":[{"id":"gBPCYzZI/v4jLBMNd","uris":["http://zotero.org/users/1264037/items/B3TQVZXS"],"uri":["http://zotero.org/users/1264037/items/B3TQVZXS"],"itemData":{"id":7932,"type":"article-journal","abstract":"Environmental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G."}],"issued":{"date-parts":[["2003",2]]}}},{"id":"gBPCYzZI/hWIZPBnT","uris":["http://zotero.org/users/1264037/items/JNXAXCFQ"],"uri":["http://zotero.org/users/1264037/items/JNXAXCFQ"],"itemData":{"id":7934,"type":"article-journal","abstract":"We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instrText>
        </w:r>
      </w:ins>
      <w:del w:id="14" w:author="Clay Cressler" w:date="2020-08-07T11:13:00Z">
        <w:r w:rsidR="002E50A3" w:rsidDel="00B022D9">
          <w:rPr>
            <w:rFonts w:cstheme="minorHAnsi"/>
            <w:sz w:val="22"/>
            <w:szCs w:val="22"/>
          </w:rPr>
          <w:delInstrText xml:space="preserve"> ADDIN ZOTERO_ITEM CSL_CITATION {"citationID":"R8bejq4l","properties":{"formattedCitation":"(Greenman &amp; Benton 2003; McKane &amp; Newman 2005)","plainCitation":"(Greenman &amp; Benton 2003; McKane &amp; Newman 2005)","noteIndex":0},"citationItems":[{"id":7932,"uris":["http://zotero.org/users/1264037/items/B3TQVZXS"],"uri":["http://zotero.org/users/1264037/items/B3TQVZXS"],"itemData":{"id":7932,"type":"article-journal","abstract":"Environmental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G."}],"issued":{"date-parts":[["2003",2]]}}},{"id":7934,"uris":["http://zotero.org/users/1264037/items/JNXAXCFQ"],"uri":["http://zotero.org/users/1264037/items/JNXAXCFQ"],"itemData":{"id":7934,"type":"article-journal","abstract":"We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(Greenman &amp; Benton 2003; McKane &amp; Newman 2005)</w:t>
      </w:r>
      <w:r w:rsidRPr="00496E2D">
        <w:rPr>
          <w:rFonts w:cstheme="minorHAnsi"/>
          <w:sz w:val="22"/>
          <w:szCs w:val="22"/>
        </w:rPr>
        <w:fldChar w:fldCharType="end"/>
      </w:r>
      <w:r w:rsidRPr="00496E2D">
        <w:rPr>
          <w:rFonts w:cstheme="minorHAnsi"/>
          <w:sz w:val="22"/>
          <w:szCs w:val="22"/>
        </w:rPr>
        <w:t xml:space="preserve">, and how it can cause systems to shift between different deterministic attractors </w:t>
      </w:r>
      <w:r w:rsidRPr="00496E2D">
        <w:rPr>
          <w:rFonts w:cstheme="minorHAnsi"/>
          <w:sz w:val="22"/>
          <w:szCs w:val="22"/>
        </w:rPr>
        <w:fldChar w:fldCharType="begin"/>
      </w:r>
      <w:ins w:id="15" w:author="Clay Cressler" w:date="2020-08-07T11:13:00Z">
        <w:r w:rsidR="00B022D9">
          <w:rPr>
            <w:rFonts w:cstheme="minorHAnsi"/>
            <w:sz w:val="22"/>
            <w:szCs w:val="22"/>
          </w:rPr>
          <w:instrText xml:space="preserve"> ADDIN ZOTERO_ITEM CSL_CITATION {"citationID":"eRO3cbmr","properties":{"formattedCitation":"(Henson {\\i{}et al.} 1998; Ives {\\i{}et al.} 2008; Ashwin {\\i{}et al.} 2012; Abbott &amp; Nolting 2017)","plainCitation":"(Henson et al. 1998; Ives et al. 2008; Ashwin et al. 2012; Abbott &amp; Nolting 2017)","noteIndex":0},"citationItems":[{"id":"gBPCYzZI/fta1xzx3","uris":["http://zotero.org/users/1264037/items/JCF7VKE3"],"uri":["http://zotero.org/users/1264037/items/JCF7VKE3"],"itemData":{"id":7945,"type":"article-journal","abstract":"Oscillatory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A."}],"issued":{"date-parts":[["1998",11,22]]}}},{"id":"gBPCYzZI/qXBGCu7w","uris":["http://zotero.org/users/1264037/items/LSIN3975"],"uri":["http://zotero.org/users/1264037/items/LSIN3975"],"itemData":{"id":8299,"type":"article-journal","abstract":"Complex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lake.","container-title":"Nature","DOI":"10.1038/nature06610","ISSN":"1476-4687","issue":"7183","journalAbbreviation":"Nature","language":"eng","note":"PMID: 18322533","page":"84-87","source":"PubMed","title":"High-amplitude fluctuations and alternative dynamical states of midges in Lake Myvatn","volume":"452","author":[{"family":"Ives","given":"Anthony R."},{"family":"Einarsson","given":"Arni"},{"family":"Jansen","given":"Vincent A. A."},{"family":"Gardarsson","given":"Arnthor"}],"issued":{"date-parts":[["2008",3,6]]}}},{"id":"gBPCYzZI/lr7t3kZ2","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gBPCYzZI/6MpDF85L","uris":["http://zotero.org/users/1264037/items/XZ4DY3N4"],"uri":["http://zotero.org/users/1264037/items/XZ4DY3N4"],"itemData":{"id":5827,"type":"article-journal","abstract":"Stochastic models sometimes behave qualitatively differently from their deterministic analogues. We explore the implications of this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C."}],"issued":{"date-parts":[["2017",12,1]]}}}],"schema":"https://github.com/citation-style-language/schema/raw/master/csl-citation.json"} </w:instrText>
        </w:r>
      </w:ins>
      <w:del w:id="16" w:author="Clay Cressler" w:date="2020-08-07T11:13:00Z">
        <w:r w:rsidR="002E50A3" w:rsidDel="00B022D9">
          <w:rPr>
            <w:rFonts w:cstheme="minorHAnsi"/>
            <w:sz w:val="22"/>
            <w:szCs w:val="22"/>
          </w:rPr>
          <w:delInstrText xml:space="preserve"> ADDIN ZOTERO_ITEM CSL_CITATION {"citationID":"eRO3cbmr","properties":{"formattedCitation":"(Henson {\\i{}et al.} 1998; Ives {\\i{}et al.} 2008; Ashwin {\\i{}et al.} 2012; Abbott &amp; Nolting 2017)","plainCitation":"(Henson et al. 1998; Ives et al. 2008; Ashwin et al. 2012; Abbott &amp; Nolting 2017)","noteIndex":0},"citationItems":[{"id":7945,"uris":["http://zotero.org/users/1264037/items/JCF7VKE3"],"uri":["http://zotero.org/users/1264037/items/JCF7VKE3"],"itemData":{"id":7945,"type":"article-journal","abstract":"Oscillatory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A."}],"issued":{"date-parts":[["1998",11,22]]}}},{"id":8299,"uris":["http://zotero.org/users/1264037/items/LSIN3975"],"uri":["http://zotero.org/users/1264037/items/LSIN3975"],"itemData":{"id":8299,"type":"article-journal","abstract":"Complex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lake.","container-title":"Nature","DOI":"10.1038/nature06610","ISSN":"1476-4687","issue":"7183","journalAbbreviation":"Nature","language":"eng","note":"PMID: 18322533","page":"84-87","source":"PubMed","title":"High-amplitude fluctuations and alternative dynamical states of midges in Lake Myvatn","volume":"452","author":[{"family":"Ives","given":"Anthony R."},{"family":"Einarsson","given":"Arni"},{"family":"Jansen","given":"Vincent A. A."},{"family":"Gardarsson","given":"Arnthor"}],"issued":{"date-parts":[["2008",3,6]]}}},{"id":7937,"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5827,"uris":["http://zotero.org/users/1264037/items/XZ4DY3N4"],"uri":["http://zotero.org/users/1264037/items/XZ4DY3N4"],"itemData":{"id":5827,"type":"article-journal","abstract":"Stochastic models sometimes behave qualitatively differently from their deterministic analogues. We explore the implications of thi</w:delInstrText>
        </w:r>
        <w:r w:rsidR="002E50A3" w:rsidRPr="00644802" w:rsidDel="00B022D9">
          <w:rPr>
            <w:rFonts w:cstheme="minorHAnsi"/>
            <w:sz w:val="22"/>
            <w:szCs w:val="22"/>
            <w:lang w:val="fr-FR"/>
            <w:rPrChange w:id="17" w:author="Clay Cressler" w:date="2020-08-07T15:32:00Z">
              <w:rPr>
                <w:rFonts w:cstheme="minorHAnsi"/>
                <w:sz w:val="22"/>
                <w:szCs w:val="22"/>
              </w:rPr>
            </w:rPrChange>
          </w:rPr>
          <w:delInstrText xml:space="preserve">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C."}],"issued":{"date-parts":[["2017",12,1]]}}}],"schema":"https://github.com/citation-style-language/schema/raw/master/csl-citation.json"} </w:delInstrText>
        </w:r>
      </w:del>
      <w:r w:rsidRPr="00496E2D">
        <w:rPr>
          <w:rFonts w:cstheme="minorHAnsi"/>
          <w:sz w:val="22"/>
          <w:szCs w:val="22"/>
        </w:rPr>
        <w:fldChar w:fldCharType="separate"/>
      </w:r>
      <w:r w:rsidRPr="001409F9">
        <w:rPr>
          <w:rFonts w:ascii="Calibri" w:hAnsi="Calibri" w:cs="Calibri"/>
          <w:sz w:val="22"/>
          <w:lang w:val="fr-FR"/>
        </w:rPr>
        <w:t>(</w:t>
      </w:r>
      <w:proofErr w:type="spellStart"/>
      <w:r w:rsidRPr="001409F9">
        <w:rPr>
          <w:rFonts w:ascii="Calibri" w:hAnsi="Calibri" w:cs="Calibri"/>
          <w:sz w:val="22"/>
          <w:lang w:val="fr-FR"/>
        </w:rPr>
        <w:t>Henson</w:t>
      </w:r>
      <w:proofErr w:type="spellEnd"/>
      <w:r w:rsidRPr="001409F9">
        <w:rPr>
          <w:rFonts w:ascii="Calibri" w:hAnsi="Calibri" w:cs="Calibri"/>
          <w:sz w:val="22"/>
          <w:lang w:val="fr-FR"/>
        </w:rPr>
        <w:t xml:space="preserve"> </w:t>
      </w:r>
      <w:r w:rsidRPr="001409F9">
        <w:rPr>
          <w:rFonts w:ascii="Calibri" w:hAnsi="Calibri" w:cs="Calibri"/>
          <w:i/>
          <w:iCs/>
          <w:sz w:val="22"/>
          <w:lang w:val="fr-FR"/>
        </w:rPr>
        <w:t>et al.</w:t>
      </w:r>
      <w:r w:rsidRPr="001409F9">
        <w:rPr>
          <w:rFonts w:ascii="Calibri" w:hAnsi="Calibri" w:cs="Calibri"/>
          <w:sz w:val="22"/>
          <w:lang w:val="fr-FR"/>
        </w:rPr>
        <w:t xml:space="preserve"> 1998; Ives </w:t>
      </w:r>
      <w:r w:rsidRPr="001409F9">
        <w:rPr>
          <w:rFonts w:ascii="Calibri" w:hAnsi="Calibri" w:cs="Calibri"/>
          <w:i/>
          <w:iCs/>
          <w:sz w:val="22"/>
          <w:lang w:val="fr-FR"/>
        </w:rPr>
        <w:t>et al.</w:t>
      </w:r>
      <w:r w:rsidRPr="001409F9">
        <w:rPr>
          <w:rFonts w:ascii="Calibri" w:hAnsi="Calibri" w:cs="Calibri"/>
          <w:sz w:val="22"/>
          <w:lang w:val="fr-FR"/>
        </w:rPr>
        <w:t xml:space="preserve"> 2008; </w:t>
      </w:r>
      <w:proofErr w:type="spellStart"/>
      <w:r w:rsidRPr="001409F9">
        <w:rPr>
          <w:rFonts w:ascii="Calibri" w:hAnsi="Calibri" w:cs="Calibri"/>
          <w:sz w:val="22"/>
          <w:lang w:val="fr-FR"/>
        </w:rPr>
        <w:t>Ashwin</w:t>
      </w:r>
      <w:proofErr w:type="spellEnd"/>
      <w:r w:rsidRPr="001409F9">
        <w:rPr>
          <w:rFonts w:ascii="Calibri" w:hAnsi="Calibri" w:cs="Calibri"/>
          <w:sz w:val="22"/>
          <w:lang w:val="fr-FR"/>
        </w:rPr>
        <w:t xml:space="preserve"> </w:t>
      </w:r>
      <w:r w:rsidRPr="001409F9">
        <w:rPr>
          <w:rFonts w:ascii="Calibri" w:hAnsi="Calibri" w:cs="Calibri"/>
          <w:i/>
          <w:iCs/>
          <w:sz w:val="22"/>
          <w:lang w:val="fr-FR"/>
        </w:rPr>
        <w:t>et al.</w:t>
      </w:r>
      <w:r w:rsidRPr="001409F9">
        <w:rPr>
          <w:rFonts w:ascii="Calibri" w:hAnsi="Calibri" w:cs="Calibri"/>
          <w:sz w:val="22"/>
          <w:lang w:val="fr-FR"/>
        </w:rPr>
        <w:t xml:space="preserve"> 2012; Abbott &amp; </w:t>
      </w:r>
      <w:proofErr w:type="spellStart"/>
      <w:r w:rsidRPr="001409F9">
        <w:rPr>
          <w:rFonts w:ascii="Calibri" w:hAnsi="Calibri" w:cs="Calibri"/>
          <w:sz w:val="22"/>
          <w:lang w:val="fr-FR"/>
        </w:rPr>
        <w:t>Nolting</w:t>
      </w:r>
      <w:proofErr w:type="spellEnd"/>
      <w:r w:rsidRPr="001409F9">
        <w:rPr>
          <w:rFonts w:ascii="Calibri" w:hAnsi="Calibri" w:cs="Calibri"/>
          <w:sz w:val="22"/>
          <w:lang w:val="fr-FR"/>
        </w:rPr>
        <w:t xml:space="preserve"> 2017)</w:t>
      </w:r>
      <w:r w:rsidRPr="00496E2D">
        <w:rPr>
          <w:rFonts w:cstheme="minorHAnsi"/>
          <w:sz w:val="22"/>
          <w:szCs w:val="22"/>
        </w:rPr>
        <w:fldChar w:fldCharType="end"/>
      </w:r>
      <w:r w:rsidRPr="001409F9">
        <w:rPr>
          <w:rFonts w:cstheme="minorHAnsi"/>
          <w:sz w:val="22"/>
          <w:szCs w:val="22"/>
          <w:lang w:val="fr-FR"/>
        </w:rPr>
        <w:t xml:space="preserve">. </w:t>
      </w:r>
      <w:r w:rsidRPr="00496E2D">
        <w:rPr>
          <w:rFonts w:cstheme="minorHAnsi"/>
          <w:sz w:val="22"/>
          <w:szCs w:val="22"/>
        </w:rPr>
        <w:t xml:space="preserve">However, despite this long-standing interest, there </w:t>
      </w:r>
      <w:r>
        <w:rPr>
          <w:rFonts w:cstheme="minorHAnsi"/>
          <w:sz w:val="22"/>
          <w:szCs w:val="22"/>
        </w:rPr>
        <w:t>is a need for additional</w:t>
      </w:r>
      <w:r w:rsidRPr="00496E2D">
        <w:rPr>
          <w:rFonts w:cstheme="minorHAnsi"/>
          <w:sz w:val="22"/>
          <w:szCs w:val="22"/>
        </w:rPr>
        <w:t xml:space="preserve"> work studying how stochasticity affects evolutionary dynamics </w:t>
      </w:r>
      <w:r w:rsidRPr="00496E2D">
        <w:rPr>
          <w:rFonts w:cstheme="minorHAnsi"/>
          <w:i/>
          <w:iCs/>
          <w:sz w:val="22"/>
          <w:szCs w:val="22"/>
        </w:rPr>
        <w:t>through</w:t>
      </w:r>
      <w:r w:rsidRPr="00496E2D">
        <w:rPr>
          <w:rFonts w:cstheme="minorHAnsi"/>
          <w:sz w:val="22"/>
          <w:szCs w:val="22"/>
        </w:rPr>
        <w:t xml:space="preserve"> its effects on ecological dynamics.</w:t>
      </w:r>
    </w:p>
    <w:p w14:paraId="058DB042" w14:textId="358A949F" w:rsidR="008F3CF5" w:rsidRPr="003F5283" w:rsidRDefault="008F3CF5" w:rsidP="008F3CF5">
      <w:pPr>
        <w:spacing w:after="0" w:line="480" w:lineRule="auto"/>
        <w:ind w:firstLine="720"/>
        <w:contextualSpacing/>
        <w:rPr>
          <w:rFonts w:cstheme="minorHAnsi"/>
          <w:sz w:val="22"/>
          <w:szCs w:val="22"/>
        </w:rPr>
      </w:pPr>
      <w:r>
        <w:rPr>
          <w:rFonts w:cstheme="minorHAnsi"/>
          <w:sz w:val="22"/>
          <w:szCs w:val="22"/>
        </w:rPr>
        <w:t xml:space="preserve">A number of theoretical approaches for studying the interplay between ecological and evolutionary dynamics have been proposed (reviewed in </w:t>
      </w:r>
      <w:r>
        <w:rPr>
          <w:rFonts w:cstheme="minorHAnsi"/>
          <w:sz w:val="22"/>
          <w:szCs w:val="22"/>
        </w:rPr>
        <w:fldChar w:fldCharType="begin"/>
      </w:r>
      <w:ins w:id="18" w:author="Clay Cressler" w:date="2020-08-07T11:13:00Z">
        <w:r w:rsidR="00B022D9">
          <w:rPr>
            <w:rFonts w:cstheme="minorHAnsi"/>
            <w:sz w:val="22"/>
            <w:szCs w:val="22"/>
          </w:rPr>
          <w:instrText xml:space="preserve"> ADDIN ZOTERO_ITEM CSL_CITATION {"citationID":"ksBbIdHP","properties":{"formattedCitation":"(Abrams 2001)","plainCitation":"(Abrams 2001)","dontUpdate":true,"noteIndex":0},"citationItems":[{"id":52,"uris":["http://zotero.org/users/246158/items/BLRHADGT"],"uri":["http://zotero.org/users/246158/items/BLRHADGT"],"itemData":{"id":52,"type":"article-journal","abstract":"In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19" w:author="Clay Cressler" w:date="2020-08-07T11:13:00Z">
        <w:r w:rsidR="008E4F39" w:rsidDel="00B022D9">
          <w:rPr>
            <w:rFonts w:cstheme="minorHAnsi"/>
            <w:sz w:val="22"/>
            <w:szCs w:val="22"/>
          </w:rPr>
          <w:delInstrText xml:space="preserve"> ADDIN ZOTERO_ITEM CSL_CITATION {"citationID":"ksBbIdHP","properties":{"formattedCitation":"(Abrams 2001)","plainCitation":"(Abrams 2001)","dontUpdate":true,"noteIndex":0},"citationItems":[{"id":"11N9M0Y2/KCR3b7g5","uris":["http://zotero.org/users/246158/items/BLRHADGT"],"uri":["http://zotero.org/users/246158/items/BLRHADGT"],"itemData":{"id":3556,"type":"article-journal","abstract":"In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cstheme="minorHAnsi"/>
          <w:sz w:val="22"/>
          <w:szCs w:val="22"/>
        </w:rPr>
        <w:fldChar w:fldCharType="separate"/>
      </w:r>
      <w:r>
        <w:rPr>
          <w:rFonts w:ascii="Calibri" w:hAnsi="Calibri" w:cs="Calibri"/>
          <w:sz w:val="22"/>
        </w:rPr>
        <w:t>Abrams 2001)</w:t>
      </w:r>
      <w:r>
        <w:rPr>
          <w:rFonts w:cstheme="minorHAnsi"/>
          <w:sz w:val="22"/>
          <w:szCs w:val="22"/>
        </w:rPr>
        <w:fldChar w:fldCharType="end"/>
      </w:r>
      <w:r>
        <w:rPr>
          <w:rFonts w:cstheme="minorHAnsi"/>
          <w:sz w:val="22"/>
          <w:szCs w:val="22"/>
        </w:rPr>
        <w:t xml:space="preserve">, including quantitative genetics (QG) and adaptive dynamics (AD) approaches </w:t>
      </w:r>
      <w:r>
        <w:rPr>
          <w:rFonts w:cstheme="minorHAnsi"/>
          <w:sz w:val="22"/>
          <w:szCs w:val="22"/>
        </w:rPr>
        <w:fldChar w:fldCharType="begin"/>
      </w:r>
      <w:ins w:id="20" w:author="Clay Cressler" w:date="2020-08-07T11:13:00Z">
        <w:r w:rsidR="00B022D9">
          <w:rPr>
            <w:rFonts w:cstheme="minorHAnsi"/>
            <w:sz w:val="22"/>
            <w:szCs w:val="22"/>
          </w:rPr>
          <w:instrText xml:space="preserve"> ADDIN ZOTERO_ITEM CSL_CITATION {"citationID":"Jx9kiRUM","properties":{"formattedCitation":"(Abrams {\\i{}et al.} 1993b; Dieckmann &amp; Law 1996; Geritz {\\i{}et al.} 1998; Abrams 2001)","plainCitation":"(Abrams et al. 1993b; Dieckmann &amp; Law 1996; Geritz et al. 1998; Abrams 2001)","noteIndex":0},"citationItems":[{"id":"gBPCYzZI/5rYM7SeR","uris":["http://zotero.org/users/1264037/items/8WSY6HT4"],"uri":["http://zotero.org/users/1264037/items/8WSY6HT4"],"itemData":{"id":7733,"type":"article-journal","abstract":"SummaryWe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53,"uris":["http://zotero.org/users/246158/items/2JXJG5FS"],"uri":["http://zotero.org/users/246158/items/2JXJG5FS"],"itemData":{"id":53,"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54,"uris":["http://zotero.org/users/246158/items/E7ULRMFM"],"uri":["http://zotero.org/users/246158/items/E7ULRMFM"],"itemData":{"id":54,"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21" w:author="Clay Cressler" w:date="2020-08-07T11:13:00Z">
        <w:r w:rsidR="008E4F39" w:rsidDel="00B022D9">
          <w:rPr>
            <w:rFonts w:cstheme="minorHAnsi"/>
            <w:sz w:val="22"/>
            <w:szCs w:val="22"/>
          </w:rPr>
          <w:delInstrText xml:space="preserve"> ADDIN ZOTERO_ITEM CSL_CITATION {"citationID":"Jx9kiRUM","properties":{"formattedCitation":"(Abrams {\\i{}et al.} 1993b; Dieckmann &amp; Law 1996; Geritz {\\i{}et al.} 1998; Abrams 2001)","plainCitation":"(Abrams et al. 1993b; Dieckmann &amp; Law 1996; Geritz et al. 1998; Abrams 2001)","noteIndex":0},"citationItems":[{"id":7733,"uris":["http://zotero.org/users/1264037/items/8WSY6HT4"],"uri":["http://zotero.org/users/1264037/items/8WSY6HT4"],"itemData":{"id":7733,"type":"article-journal","abstract":"SummaryWe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11N9M0Y2/216vMg3l","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11N9M0Y2/ZiT5f7WI","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 xml:space="preserve">(Abrams </w:t>
      </w:r>
      <w:r w:rsidRPr="00FA2351">
        <w:rPr>
          <w:rFonts w:ascii="Calibri" w:hAnsi="Calibri" w:cs="Calibri"/>
          <w:i/>
          <w:iCs/>
          <w:sz w:val="22"/>
        </w:rPr>
        <w:t>et al.</w:t>
      </w:r>
      <w:r w:rsidRPr="00FA2351">
        <w:rPr>
          <w:rFonts w:ascii="Calibri" w:hAnsi="Calibri" w:cs="Calibri"/>
          <w:sz w:val="22"/>
        </w:rPr>
        <w:t xml:space="preserve"> 1993b; </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 </w:t>
      </w:r>
      <w:proofErr w:type="spellStart"/>
      <w:r w:rsidRPr="00FA2351">
        <w:rPr>
          <w:rFonts w:ascii="Calibri" w:hAnsi="Calibri" w:cs="Calibri"/>
          <w:sz w:val="22"/>
        </w:rPr>
        <w:t>Geritz</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1998; Abrams 2001)</w:t>
      </w:r>
      <w:r>
        <w:rPr>
          <w:rFonts w:cstheme="minorHAnsi"/>
          <w:sz w:val="22"/>
          <w:szCs w:val="22"/>
        </w:rPr>
        <w:fldChar w:fldCharType="end"/>
      </w:r>
      <w:r>
        <w:rPr>
          <w:rFonts w:cstheme="minorHAnsi"/>
          <w:sz w:val="22"/>
          <w:szCs w:val="22"/>
        </w:rPr>
        <w:t xml:space="preserve">. While there are important differences between the two methods, for example in their assumptions about reproduction and the relative timescales of ecological and evolutionary processes, their predictions for eco-evolutionary dynamics are often identical. This is because, in both approaches, the direction of selection is determined by the fitness gradient: the derivative of individual </w:t>
      </w:r>
      <w:r>
        <w:rPr>
          <w:rFonts w:cstheme="minorHAnsi"/>
          <w:sz w:val="22"/>
          <w:szCs w:val="22"/>
        </w:rPr>
        <w:lastRenderedPageBreak/>
        <w:t>fitness (</w:t>
      </w:r>
      <m:oMath>
        <m:r>
          <w:rPr>
            <w:rFonts w:ascii="Cambria Math" w:hAnsi="Cambria Math" w:cstheme="minorHAnsi"/>
            <w:sz w:val="22"/>
            <w:szCs w:val="22"/>
          </w:rPr>
          <m:t>W</m:t>
        </m:r>
      </m:oMath>
      <w:r>
        <w:rPr>
          <w:rFonts w:eastAsiaTheme="minorEastAsia" w:cstheme="minorHAnsi"/>
          <w:sz w:val="22"/>
          <w:szCs w:val="22"/>
        </w:rPr>
        <w:t>)</w:t>
      </w:r>
      <w:r>
        <w:rPr>
          <w:rFonts w:cstheme="minorHAnsi"/>
          <w:sz w:val="22"/>
          <w:szCs w:val="22"/>
        </w:rPr>
        <w:t xml:space="preserve"> with respect to the evolving trait (</w:t>
      </w:r>
      <m:oMath>
        <m:r>
          <w:rPr>
            <w:rFonts w:ascii="Cambria Math" w:hAnsi="Cambria Math" w:cstheme="minorHAnsi"/>
            <w:sz w:val="22"/>
            <w:szCs w:val="22"/>
          </w:rPr>
          <m:t>x</m:t>
        </m:r>
      </m:oMath>
      <w:r>
        <w:rPr>
          <w:rFonts w:eastAsiaTheme="minorEastAsia" w:cstheme="minorHAnsi"/>
          <w:sz w:val="22"/>
          <w:szCs w:val="22"/>
        </w:rPr>
        <w:t>)</w:t>
      </w:r>
      <w:r w:rsidR="00D919FB" w:rsidRPr="00D919FB">
        <w:rPr>
          <w:rFonts w:eastAsiaTheme="minorEastAsia" w:cstheme="minorHAnsi"/>
          <w:sz w:val="22"/>
          <w:szCs w:val="22"/>
        </w:rPr>
        <w:t xml:space="preserve"> </w:t>
      </w:r>
      <w:r w:rsidR="00D919FB">
        <w:rPr>
          <w:rFonts w:eastAsiaTheme="minorEastAsia" w:cstheme="minorHAnsi"/>
          <w:sz w:val="22"/>
          <w:szCs w:val="22"/>
        </w:rPr>
        <w:fldChar w:fldCharType="begin"/>
      </w:r>
      <w:ins w:id="22" w:author="Clay Cressler" w:date="2020-08-07T11:13:00Z">
        <w:r w:rsidR="00B022D9">
          <w:rPr>
            <w:rFonts w:eastAsiaTheme="minorEastAsia" w:cstheme="minorHAnsi"/>
            <w:sz w:val="22"/>
            <w:szCs w:val="22"/>
          </w:rPr>
          <w:instrText xml:space="preserve"> ADDIN ZOTERO_ITEM CSL_CITATION {"citationID":"tV6u3X3J","properties":{"formattedCitation":"(Abrams {\\i{}et al.} 1993b; Abrams 2001; Doebeli {\\i{}et al.} 2017)","plainCitation":"(Abrams et al. 1993b; Abrams 2001; Doebeli et al. 2017)","noteIndex":0},"citationItems":[{"id":45,"uris":["http://zotero.org/users/246158/items/WL354K73"],"uri":["http://zotero.org/users/246158/items/WL354K73"],"itemData":{"id":45,"type":"article-journal","abstract":"Most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gBPCYzZI/5rYM7SeR","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23" w:author="Clay Cressler" w:date="2020-08-07T11:13:00Z">
        <w:r w:rsidR="008E4F39" w:rsidDel="00B022D9">
          <w:rPr>
            <w:rFonts w:eastAsiaTheme="minorEastAsia" w:cstheme="minorHAnsi"/>
            <w:sz w:val="22"/>
            <w:szCs w:val="22"/>
          </w:rPr>
          <w:delInstrText xml:space="preserve"> ADDIN ZOTERO_ITEM CSL_CITATION {"citationID":"tV6u3X3J","properties":{"formattedCitation":"(Abrams {\\i{}et al.} 1993b; Abrams 2001; Doebeli {\\i{}et al.} 2017)","plainCitation":"(Abrams et al. 1993b; Abrams 2001; Doebeli et al. 2017)","noteIndex":0},"citationItems":[{"id":"11N9M0Y2/LkpcSB8Z","uris":["http://zotero.org/users/246158/items/WL354K73"],"uri":["http://zotero.org/users/246158/items/WL354K73"],"itemData":{"id":3547,"type":"article-journal","abstract":"Most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sidR="00D919FB">
        <w:rPr>
          <w:rFonts w:eastAsiaTheme="minorEastAsia" w:cstheme="minorHAnsi"/>
          <w:sz w:val="22"/>
          <w:szCs w:val="22"/>
        </w:rPr>
        <w:fldChar w:fldCharType="separate"/>
      </w:r>
      <w:r w:rsidR="00D919FB" w:rsidRPr="00FA2351">
        <w:rPr>
          <w:rFonts w:ascii="Calibri" w:hAnsi="Calibri" w:cs="Calibri"/>
          <w:sz w:val="22"/>
        </w:rPr>
        <w:t xml:space="preserve">(Abrams </w:t>
      </w:r>
      <w:r w:rsidR="00D919FB" w:rsidRPr="00FA2351">
        <w:rPr>
          <w:rFonts w:ascii="Calibri" w:hAnsi="Calibri" w:cs="Calibri"/>
          <w:i/>
          <w:iCs/>
          <w:sz w:val="22"/>
        </w:rPr>
        <w:t>et al.</w:t>
      </w:r>
      <w:r w:rsidR="00D919FB" w:rsidRPr="00FA2351">
        <w:rPr>
          <w:rFonts w:ascii="Calibri" w:hAnsi="Calibri" w:cs="Calibri"/>
          <w:sz w:val="22"/>
        </w:rPr>
        <w:t xml:space="preserve"> 1993b; Abrams 2001; </w:t>
      </w:r>
      <w:proofErr w:type="spellStart"/>
      <w:r w:rsidR="00D919FB" w:rsidRPr="00FA2351">
        <w:rPr>
          <w:rFonts w:ascii="Calibri" w:hAnsi="Calibri" w:cs="Calibri"/>
          <w:sz w:val="22"/>
        </w:rPr>
        <w:t>Doebeli</w:t>
      </w:r>
      <w:proofErr w:type="spellEnd"/>
      <w:r w:rsidR="00D919FB" w:rsidRPr="00FA2351">
        <w:rPr>
          <w:rFonts w:ascii="Calibri" w:hAnsi="Calibri" w:cs="Calibri"/>
          <w:sz w:val="22"/>
        </w:rPr>
        <w:t xml:space="preserve"> </w:t>
      </w:r>
      <w:r w:rsidR="00D919FB" w:rsidRPr="00FA2351">
        <w:rPr>
          <w:rFonts w:ascii="Calibri" w:hAnsi="Calibri" w:cs="Calibri"/>
          <w:i/>
          <w:iCs/>
          <w:sz w:val="22"/>
        </w:rPr>
        <w:t>et al.</w:t>
      </w:r>
      <w:r w:rsidR="00D919FB" w:rsidRPr="00FA2351">
        <w:rPr>
          <w:rFonts w:ascii="Calibri" w:hAnsi="Calibri" w:cs="Calibri"/>
          <w:sz w:val="22"/>
        </w:rPr>
        <w:t xml:space="preserve"> 2017)</w:t>
      </w:r>
      <w:r w:rsidR="00D919FB">
        <w:rPr>
          <w:rFonts w:eastAsiaTheme="minorEastAsia" w:cstheme="minorHAnsi"/>
          <w:sz w:val="22"/>
          <w:szCs w:val="22"/>
        </w:rPr>
        <w:fldChar w:fldCharType="end"/>
      </w:r>
      <w:r>
        <w:rPr>
          <w:rFonts w:cstheme="minorHAnsi"/>
          <w:sz w:val="22"/>
          <w:szCs w:val="22"/>
        </w:rPr>
        <w:t>. The dynamics of the mean trait (</w:t>
      </w:r>
      <m:oMath>
        <m:acc>
          <m:accPr>
            <m:chr m:val="̅"/>
            <m:ctrlPr>
              <w:rPr>
                <w:rFonts w:ascii="Cambria Math" w:hAnsi="Cambria Math" w:cstheme="minorHAnsi"/>
                <w:i/>
                <w:sz w:val="22"/>
                <w:szCs w:val="22"/>
              </w:rPr>
            </m:ctrlPr>
          </m:accPr>
          <m:e>
            <m:r>
              <w:rPr>
                <w:rFonts w:ascii="Cambria Math" w:hAnsi="Cambria Math" w:cstheme="minorHAnsi"/>
                <w:sz w:val="22"/>
                <w:szCs w:val="22"/>
              </w:rPr>
              <m:t>x</m:t>
            </m:r>
          </m:e>
        </m:acc>
      </m:oMath>
      <w:r>
        <w:rPr>
          <w:rFonts w:eastAsiaTheme="minorEastAsia" w:cstheme="minorHAnsi"/>
          <w:sz w:val="22"/>
          <w:szCs w:val="22"/>
        </w:rPr>
        <w:t>) are given by:</w:t>
      </w:r>
    </w:p>
    <w:p w14:paraId="27AF7DCA" w14:textId="77777777" w:rsidR="008F3CF5" w:rsidRDefault="00081C9C" w:rsidP="008F3CF5">
      <w:pPr>
        <w:spacing w:after="0" w:line="480" w:lineRule="auto"/>
        <w:ind w:firstLine="720"/>
        <w:contextualSpacing/>
        <w:rPr>
          <w:rFonts w:cstheme="minorHAnsi"/>
          <w:sz w:val="22"/>
          <w:szCs w:val="22"/>
        </w:rPr>
      </w:pPr>
      <m:oMathPara>
        <m:oMath>
          <m:f>
            <m:fPr>
              <m:ctrlPr>
                <w:rPr>
                  <w:rFonts w:ascii="Cambria Math" w:hAnsi="Cambria Math" w:cstheme="minorHAnsi"/>
                  <w: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r>
                    <w:rPr>
                      <w:rFonts w:ascii="Cambria Math" w:hAnsi="Cambria Math" w:cstheme="minorHAnsi"/>
                      <w:sz w:val="22"/>
                      <w:szCs w:val="22"/>
                    </w:rPr>
                    <m:t>x</m:t>
                  </m:r>
                </m:e>
              </m:acc>
            </m:num>
            <m:den>
              <m:r>
                <w:rPr>
                  <w:rFonts w:ascii="Cambria Math" w:hAnsi="Cambria Math" w:cstheme="minorHAnsi"/>
                  <w:sz w:val="22"/>
                  <w:szCs w:val="22"/>
                </w:rPr>
                <m:t>dt</m:t>
              </m:r>
            </m:den>
          </m:f>
          <m:r>
            <w:rPr>
              <w:rFonts w:ascii="Cambria Math" w:hAnsi="Cambria Math" w:cstheme="minorHAnsi"/>
              <w:sz w:val="22"/>
              <w:szCs w:val="22"/>
            </w:rPr>
            <m:t>∝</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m:t>
                      </m:r>
                    </m:num>
                    <m:den>
                      <m:r>
                        <w:rPr>
                          <w:rFonts w:ascii="Cambria Math" w:hAnsi="Cambria Math" w:cstheme="minorHAnsi"/>
                          <w:sz w:val="22"/>
                          <w:szCs w:val="22"/>
                        </w:rPr>
                        <m:t>∂x</m:t>
                      </m:r>
                    </m:den>
                  </m:f>
                </m:e>
              </m:d>
            </m:e>
            <m:sub>
              <m:r>
                <w:rPr>
                  <w:rFonts w:ascii="Cambria Math" w:hAnsi="Cambria Math" w:cstheme="minorHAnsi"/>
                  <w:sz w:val="22"/>
                  <w:szCs w:val="22"/>
                </w:rPr>
                <m:t>x=</m:t>
              </m:r>
              <m:acc>
                <m:accPr>
                  <m:chr m:val="̅"/>
                  <m:ctrlPr>
                    <w:rPr>
                      <w:rFonts w:ascii="Cambria Math" w:hAnsi="Cambria Math" w:cstheme="minorHAnsi"/>
                      <w:i/>
                      <w:sz w:val="22"/>
                      <w:szCs w:val="22"/>
                    </w:rPr>
                  </m:ctrlPr>
                </m:accPr>
                <m:e>
                  <m:r>
                    <w:rPr>
                      <w:rFonts w:ascii="Cambria Math" w:hAnsi="Cambria Math" w:cstheme="minorHAnsi"/>
                      <w:sz w:val="22"/>
                      <w:szCs w:val="22"/>
                    </w:rPr>
                    <m:t>x</m:t>
                  </m:r>
                </m:e>
              </m:acc>
            </m:sub>
          </m:sSub>
          <m:r>
            <w:rPr>
              <w:rFonts w:ascii="Cambria Math" w:eastAsiaTheme="minorEastAsia" w:hAnsi="Cambria Math" w:cstheme="minorHAnsi"/>
              <w:sz w:val="22"/>
              <w:szCs w:val="22"/>
            </w:rPr>
            <m:t>.</m:t>
          </m:r>
        </m:oMath>
      </m:oMathPara>
    </w:p>
    <w:p w14:paraId="1EB5756B" w14:textId="4DF1CFE0" w:rsidR="005752F8" w:rsidRPr="001409F9" w:rsidRDefault="008F3CF5" w:rsidP="008F3CF5">
      <w:pPr>
        <w:spacing w:after="0" w:line="480" w:lineRule="auto"/>
        <w:contextualSpacing/>
        <w:rPr>
          <w:rFonts w:cstheme="minorHAnsi"/>
          <w:sz w:val="22"/>
          <w:szCs w:val="22"/>
          <w:lang w:val="fr-FR"/>
        </w:rPr>
      </w:pPr>
      <w:r>
        <w:rPr>
          <w:rFonts w:cstheme="minorHAnsi"/>
          <w:sz w:val="22"/>
          <w:szCs w:val="22"/>
        </w:rPr>
        <w:t xml:space="preserve">An equation of this form can be arrived at either through the equations for trait change in quantitative genetics </w:t>
      </w:r>
      <w:r>
        <w:rPr>
          <w:rFonts w:cstheme="minorHAnsi"/>
          <w:sz w:val="22"/>
          <w:szCs w:val="22"/>
        </w:rPr>
        <w:fldChar w:fldCharType="begin"/>
      </w:r>
      <w:ins w:id="24" w:author="Clay Cressler" w:date="2020-08-07T11:13:00Z">
        <w:r w:rsidR="00B022D9">
          <w:rPr>
            <w:rFonts w:cstheme="minorHAnsi"/>
            <w:sz w:val="22"/>
            <w:szCs w:val="22"/>
          </w:rPr>
          <w:instrText xml:space="preserve"> ADDIN ZOTERO_ITEM CSL_CITATION {"citationID":"72hODSxq","properties":{"formattedCitation":"(Lande 1976; Abrams {\\i{}et al.} 1993b)","plainCitation":"(Lande 1976; Abrams et al. 1993b)","noteIndex":0},"citationItems":[{"id":"gBPCYzZI/UGHQTo6o","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gBPCYzZI/5rYM7SeR","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ins>
      <w:del w:id="25" w:author="Clay Cressler" w:date="2020-08-07T11:13:00Z">
        <w:r w:rsidR="002E50A3" w:rsidDel="00B022D9">
          <w:rPr>
            <w:rFonts w:cstheme="minorHAnsi"/>
            <w:sz w:val="22"/>
            <w:szCs w:val="22"/>
          </w:rPr>
          <w:delInstrText xml:space="preserve"> ADDIN ZOTERO_ITEM CSL_CITATION {"citationID":"72hODSxq","properties":{"formattedCitation":"(Lande 1976; Abrams {\\i{}et al.} 1993b)","plainCitation":"(Lande 1976; Abrams et al. 1993b)","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Lande</w:t>
      </w:r>
      <w:proofErr w:type="spellEnd"/>
      <w:r w:rsidRPr="00FA2351">
        <w:rPr>
          <w:rFonts w:ascii="Calibri" w:hAnsi="Calibri" w:cs="Calibri"/>
          <w:sz w:val="22"/>
        </w:rPr>
        <w:t xml:space="preserve"> 1976; Abrams </w:t>
      </w:r>
      <w:r w:rsidRPr="00FA2351">
        <w:rPr>
          <w:rFonts w:ascii="Calibri" w:hAnsi="Calibri" w:cs="Calibri"/>
          <w:i/>
          <w:iCs/>
          <w:sz w:val="22"/>
        </w:rPr>
        <w:t>et al.</w:t>
      </w:r>
      <w:r w:rsidRPr="00FA2351">
        <w:rPr>
          <w:rFonts w:ascii="Calibri" w:hAnsi="Calibri" w:cs="Calibri"/>
          <w:sz w:val="22"/>
        </w:rPr>
        <w:t xml:space="preserve"> 1993b)</w:t>
      </w:r>
      <w:r>
        <w:rPr>
          <w:rFonts w:cstheme="minorHAnsi"/>
          <w:sz w:val="22"/>
          <w:szCs w:val="22"/>
        </w:rPr>
        <w:fldChar w:fldCharType="end"/>
      </w:r>
      <w:r>
        <w:rPr>
          <w:rFonts w:cstheme="minorHAnsi"/>
          <w:sz w:val="22"/>
          <w:szCs w:val="22"/>
        </w:rPr>
        <w:t xml:space="preserve"> or through </w:t>
      </w:r>
      <w:del w:id="26" w:author="Clay Cressler" w:date="2020-08-07T10:23:00Z">
        <w:r w:rsidDel="005752F8">
          <w:rPr>
            <w:rFonts w:cstheme="minorHAnsi"/>
            <w:sz w:val="22"/>
            <w:szCs w:val="22"/>
          </w:rPr>
          <w:delText xml:space="preserve">a </w:delText>
        </w:r>
        <w:commentRangeStart w:id="27"/>
        <w:r w:rsidDel="005752F8">
          <w:rPr>
            <w:rFonts w:cstheme="minorHAnsi"/>
            <w:sz w:val="22"/>
            <w:szCs w:val="22"/>
          </w:rPr>
          <w:delText>consideration</w:delText>
        </w:r>
      </w:del>
      <w:ins w:id="28" w:author="Clay Cressler" w:date="2020-08-07T10:23:00Z">
        <w:r w:rsidR="005752F8">
          <w:rPr>
            <w:rFonts w:cstheme="minorHAnsi"/>
            <w:sz w:val="22"/>
            <w:szCs w:val="22"/>
          </w:rPr>
          <w:t xml:space="preserve">the master equation </w:t>
        </w:r>
      </w:ins>
      <w:r>
        <w:rPr>
          <w:rFonts w:cstheme="minorHAnsi"/>
          <w:sz w:val="22"/>
          <w:szCs w:val="22"/>
        </w:rPr>
        <w:t xml:space="preserve"> of </w:t>
      </w:r>
      <w:ins w:id="29" w:author="Clay Cressler" w:date="2020-08-07T10:24:00Z">
        <w:r w:rsidR="005752F8">
          <w:rPr>
            <w:rFonts w:cstheme="minorHAnsi"/>
            <w:sz w:val="22"/>
            <w:szCs w:val="22"/>
          </w:rPr>
          <w:t xml:space="preserve">a </w:t>
        </w:r>
      </w:ins>
      <w:r>
        <w:rPr>
          <w:rFonts w:cstheme="minorHAnsi"/>
          <w:sz w:val="22"/>
          <w:szCs w:val="22"/>
        </w:rPr>
        <w:t xml:space="preserve">stochastic birth-death </w:t>
      </w:r>
      <w:commentRangeEnd w:id="27"/>
      <w:r w:rsidR="005066F6">
        <w:rPr>
          <w:rStyle w:val="CommentReference"/>
        </w:rPr>
        <w:commentReference w:id="27"/>
      </w:r>
      <w:r>
        <w:rPr>
          <w:rFonts w:cstheme="minorHAnsi"/>
          <w:sz w:val="22"/>
          <w:szCs w:val="22"/>
        </w:rPr>
        <w:t>proces</w:t>
      </w:r>
      <w:ins w:id="30" w:author="Clay Cressler" w:date="2020-08-07T10:24:00Z">
        <w:r w:rsidR="005752F8">
          <w:rPr>
            <w:rFonts w:cstheme="minorHAnsi"/>
            <w:sz w:val="22"/>
            <w:szCs w:val="22"/>
          </w:rPr>
          <w:t>s</w:t>
        </w:r>
      </w:ins>
      <w:del w:id="31" w:author="Clay Cressler" w:date="2020-08-07T10:24:00Z">
        <w:r w:rsidDel="005752F8">
          <w:rPr>
            <w:rFonts w:cstheme="minorHAnsi"/>
            <w:sz w:val="22"/>
            <w:szCs w:val="22"/>
          </w:rPr>
          <w:delText>ses</w:delText>
        </w:r>
      </w:del>
      <w:r>
        <w:rPr>
          <w:rFonts w:cstheme="minorHAnsi"/>
          <w:sz w:val="22"/>
          <w:szCs w:val="22"/>
        </w:rPr>
        <w:t xml:space="preserve"> </w:t>
      </w:r>
      <w:r>
        <w:rPr>
          <w:rFonts w:cstheme="minorHAnsi"/>
          <w:sz w:val="22"/>
          <w:szCs w:val="22"/>
        </w:rPr>
        <w:fldChar w:fldCharType="begin"/>
      </w:r>
      <w:ins w:id="32" w:author="Clay Cressler" w:date="2020-08-07T11:13:00Z">
        <w:r w:rsidR="00B022D9">
          <w:rPr>
            <w:rFonts w:cstheme="minorHAnsi"/>
            <w:sz w:val="22"/>
            <w:szCs w:val="22"/>
          </w:rPr>
          <w:instrText xml:space="preserve"> ADDIN ZOTERO_ITEM CSL_CITATION {"citationID":"FM5zySZa","properties":{"formattedCitation":"(Dieckmann &amp; Law 1996)","plainCitation":"(Dieckmann &amp; Law 1996)","noteIndex":0},"citationItems":[{"id":53,"uris":["http://zotero.org/users/246158/items/2JXJG5FS"],"uri":["http://zotero.org/users/246158/items/2JXJG5FS"],"itemData":{"id":53,"type":"article-journal","abstract":"In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coevolution","volume":"34","author":[{"family":"Dieckmann","given":"U."},{"family":"Law","given":"R."}],"issued":{"date-parts":[["1996"]]}}}],"schema":"https://github.com/citation-style-language/schema/raw/master/csl-citation.json"} </w:instrText>
        </w:r>
      </w:ins>
      <w:del w:id="33" w:author="Clay Cressler" w:date="2020-08-07T11:13:00Z">
        <w:r w:rsidR="008E4F39" w:rsidDel="00B022D9">
          <w:rPr>
            <w:rFonts w:cstheme="minorHAnsi"/>
            <w:sz w:val="22"/>
            <w:szCs w:val="22"/>
          </w:rPr>
          <w:delInstrText xml:space="preserve"> ADDIN ZOTERO_ITEM CSL_CITATION {"citationID":"FM5zySZa","properties":{"formattedCitation":"(Dieckmann &amp; Law 1996)","plainCitation":"(Dieckmann &amp; Law 1996)","noteIndex":0},"citationItems":[{"id":"11N9M0Y2/216vMg3l","uris":["http://zotero.org/users/246158/items/2JXJG5FS"],"uri":["http://zotero.org/users/246158/items/2JXJG5FS"],"itemData":{"id":3554,"type":"article-journal","abstract":"In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w:t>
      </w:r>
      <w:r>
        <w:rPr>
          <w:rFonts w:cstheme="minorHAnsi"/>
          <w:sz w:val="22"/>
          <w:szCs w:val="22"/>
        </w:rPr>
        <w:fldChar w:fldCharType="end"/>
      </w:r>
      <w:r>
        <w:rPr>
          <w:rFonts w:cstheme="minorHAnsi"/>
          <w:sz w:val="22"/>
          <w:szCs w:val="22"/>
        </w:rPr>
        <w:t xml:space="preserve">. Given that individual fitness will be affected by ecological interactions, there is broad scope for eco-evolutionary feedbacks to affect the dynamics of both the ecological and evolutionary system in non-intuitive ways </w:t>
      </w:r>
      <w:r w:rsidRPr="00496E2D">
        <w:rPr>
          <w:rFonts w:cstheme="minorHAnsi"/>
          <w:sz w:val="22"/>
          <w:szCs w:val="22"/>
        </w:rPr>
        <w:fldChar w:fldCharType="begin"/>
      </w:r>
      <w:ins w:id="34" w:author="Clay Cressler" w:date="2020-08-07T11:13:00Z">
        <w:r w:rsidR="00B022D9">
          <w:rPr>
            <w:rFonts w:cstheme="minorHAnsi"/>
            <w:sz w:val="22"/>
            <w:szCs w:val="22"/>
          </w:rPr>
          <w:instrText xml:space="preserve"> ADDIN ZOTERO_ITEM CSL_CITATION {"citationID":"4cOIUyxl","properties":{"formattedCitation":"(Fussmann {\\i{}et al.} 2003; Cortez &amp; Ellner 2010; Vasseur {\\i{}et al.} 2011; Cortez 2016; Lowe {\\i{}et al.} 2017)","plainCitation":"(Fussmann et al. 2003; Cortez &amp; Ellner 2010; Vasseur et al. 2011; Cortez 2016; Lowe et al. 2017)","noteIndex":0},"citationItems":[{"id":"gBPCYzZI/p9x3IDSU","uris":["http://zotero.org/users/1264037/items/HFNE3XQB"],"uri":["http://zotero.org/users/1264037/items/HFNE3XQB"],"itemData":{"id":1476,"type":"article-journal","abstract":"Microevolution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G","suffix":"Jr"}],"issued":{"date-parts":[["2003",5,22]]}}},{"id":"gBPCYzZI/uD9H6yx9","uris":["http://zotero.org/users/1264037/items/JXRCRFDG"],"uri":["http://zotero.org/users/1264037/items/JXRCRFDG"],"itemData":{"id":1709,"type":"article-journal","abstract":"The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P"}],"issued":{"date-parts":[["2010",11]]}}},{"id":"gBPCYzZI/hNambfNK","uris":["http://zotero.org/users/1264037/items/RMJJXW6Q"],"uri":["http://zotero.org/users/1264037/items/RMJJXW6Q"],"itemData":{"id":2660,"type":"article-journal","abstract":"Recent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M"}],"issued":{"date-parts":[["2011",11]]}}},{"id":"gBPCYzZI/X2cWe3zA","uris":["http://zotero.org/users/1264037/items/57EAXKAC"],"uri":["http://zotero.org/users/1264037/items/57EAXKAC"],"itemData":{"id":2547,"type":"article-journal","abstract":"Evolution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H."}],"issued":{"date-parts":[["2016",7,7]]}}},{"id":"gBPCYzZI/UTcJqb4s","uris":["http://zotero.org/users/1264037/items/KVGCB6DE"],"uri":["http://zotero.org/users/1264037/items/KVGCB6DE"],"itemData":{"id":8297,"type":"article-journal","abstract":"The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ins>
      <w:del w:id="35" w:author="Clay Cressler" w:date="2020-08-07T11:13:00Z">
        <w:r w:rsidR="002E50A3" w:rsidDel="00B022D9">
          <w:rPr>
            <w:rFonts w:cstheme="minorHAnsi"/>
            <w:sz w:val="22"/>
            <w:szCs w:val="22"/>
          </w:rPr>
          <w:delInstrText xml:space="preserve"> ADDIN ZOTERO_ITEM CSL_CITATION {"citationID":"4cOIUyxl","properties":{"formattedCitation":"(Fussmann {\\i{}et al.} 2003; Cortez &amp; Ellner 2010; Vasseur {\\i{}et al.} 2011; Cortez 2016; Lowe {\\i{}et al.} 2017)","plainCitation":"(Fussmann et al. 2003; Cortez &amp; Ellner 2010; Vasseur et al. 2011; Cortez 2016; Lowe et al. 2017)","noteIndex":0},"citationItems":[{"id":1476,"uris":["http://zotero.org/users/1264037/items/HFNE3XQB"],"uri":["http://zotero.org/users/1264037/items/HFNE3XQB"],"itemData":{"id":1476,"type":"article-journal","abstract":"Microevolution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P"}],"issued":{"date-parts":[["2010",11]]}}},{"id":2660,"uris":["http://zotero.org/users/1264037/items/RMJJXW6Q"],"uri":["http://zotero.org/users/1264037/items/RMJJXW6Q"],"itemData":{"id":2660,"type":"article-journal","abstract":"Recent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M"}],"issued":{"date-parts":[["2011",11]]}}},{"id":2547,"uris":["http://zotero.org/users/1264037/items/57EAXKAC"],"uri":["http://zotero.org/users/1264037/items/57EAXKAC"],"itemData":{"id":2547,"type":"article-journal","abstract":"Evolution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H."}],"issued":{"date-parts":[["2016",7,7]]}}},{"id":8297,"uris":["http://zotero.org/users/1264037/items/KVGCB6DE"],"uri":["http://zotero.org/users/1264037/items/KVGCB6DE"],"itemData":{"id":8297,"type":"article-journal","abstract":"The inter</w:delInstrText>
        </w:r>
        <w:r w:rsidR="002E50A3" w:rsidRPr="00644802" w:rsidDel="00B022D9">
          <w:rPr>
            <w:rFonts w:cstheme="minorHAnsi"/>
            <w:sz w:val="22"/>
            <w:szCs w:val="22"/>
            <w:lang w:val="fr-FR"/>
            <w:rPrChange w:id="36" w:author="Clay Cressler" w:date="2020-08-07T15:32:00Z">
              <w:rPr>
                <w:rFonts w:cstheme="minorHAnsi"/>
                <w:sz w:val="22"/>
                <w:szCs w:val="22"/>
              </w:rPr>
            </w:rPrChange>
          </w:rPr>
          <w:del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delInstrText>
        </w:r>
      </w:del>
      <w:r w:rsidRPr="00496E2D">
        <w:rPr>
          <w:rFonts w:cstheme="minorHAnsi"/>
          <w:sz w:val="22"/>
          <w:szCs w:val="22"/>
        </w:rPr>
        <w:fldChar w:fldCharType="separate"/>
      </w:r>
      <w:r w:rsidRPr="001409F9">
        <w:rPr>
          <w:rFonts w:ascii="Calibri" w:hAnsi="Calibri" w:cs="Calibri"/>
          <w:sz w:val="22"/>
          <w:lang w:val="fr-FR"/>
        </w:rPr>
        <w:t>(</w:t>
      </w:r>
      <w:proofErr w:type="spellStart"/>
      <w:r w:rsidRPr="001409F9">
        <w:rPr>
          <w:rFonts w:ascii="Calibri" w:hAnsi="Calibri" w:cs="Calibri"/>
          <w:sz w:val="22"/>
          <w:lang w:val="fr-FR"/>
        </w:rPr>
        <w:t>Fussmann</w:t>
      </w:r>
      <w:proofErr w:type="spellEnd"/>
      <w:r w:rsidRPr="001409F9">
        <w:rPr>
          <w:rFonts w:ascii="Calibri" w:hAnsi="Calibri" w:cs="Calibri"/>
          <w:sz w:val="22"/>
          <w:lang w:val="fr-FR"/>
        </w:rPr>
        <w:t xml:space="preserve"> </w:t>
      </w:r>
      <w:r w:rsidRPr="001409F9">
        <w:rPr>
          <w:rFonts w:ascii="Calibri" w:hAnsi="Calibri" w:cs="Calibri"/>
          <w:i/>
          <w:iCs/>
          <w:sz w:val="22"/>
          <w:lang w:val="fr-FR"/>
        </w:rPr>
        <w:t>et al.</w:t>
      </w:r>
      <w:r w:rsidRPr="001409F9">
        <w:rPr>
          <w:rFonts w:ascii="Calibri" w:hAnsi="Calibri" w:cs="Calibri"/>
          <w:sz w:val="22"/>
          <w:lang w:val="fr-FR"/>
        </w:rPr>
        <w:t xml:space="preserve"> 2003; Cortez &amp; </w:t>
      </w:r>
      <w:proofErr w:type="spellStart"/>
      <w:r w:rsidRPr="001409F9">
        <w:rPr>
          <w:rFonts w:ascii="Calibri" w:hAnsi="Calibri" w:cs="Calibri"/>
          <w:sz w:val="22"/>
          <w:lang w:val="fr-FR"/>
        </w:rPr>
        <w:t>Ellner</w:t>
      </w:r>
      <w:proofErr w:type="spellEnd"/>
      <w:r w:rsidRPr="001409F9">
        <w:rPr>
          <w:rFonts w:ascii="Calibri" w:hAnsi="Calibri" w:cs="Calibri"/>
          <w:sz w:val="22"/>
          <w:lang w:val="fr-FR"/>
        </w:rPr>
        <w:t xml:space="preserve"> 2010; Vasseur </w:t>
      </w:r>
      <w:r w:rsidRPr="001409F9">
        <w:rPr>
          <w:rFonts w:ascii="Calibri" w:hAnsi="Calibri" w:cs="Calibri"/>
          <w:i/>
          <w:iCs/>
          <w:sz w:val="22"/>
          <w:lang w:val="fr-FR"/>
        </w:rPr>
        <w:t>et al.</w:t>
      </w:r>
      <w:r w:rsidRPr="001409F9">
        <w:rPr>
          <w:rFonts w:ascii="Calibri" w:hAnsi="Calibri" w:cs="Calibri"/>
          <w:sz w:val="22"/>
          <w:lang w:val="fr-FR"/>
        </w:rPr>
        <w:t xml:space="preserve"> 2011; Cortez 2016; Lowe </w:t>
      </w:r>
      <w:r w:rsidRPr="001409F9">
        <w:rPr>
          <w:rFonts w:ascii="Calibri" w:hAnsi="Calibri" w:cs="Calibri"/>
          <w:i/>
          <w:iCs/>
          <w:sz w:val="22"/>
          <w:lang w:val="fr-FR"/>
        </w:rPr>
        <w:t>et al.</w:t>
      </w:r>
      <w:r w:rsidRPr="001409F9">
        <w:rPr>
          <w:rFonts w:ascii="Calibri" w:hAnsi="Calibri" w:cs="Calibri"/>
          <w:sz w:val="22"/>
          <w:lang w:val="fr-FR"/>
        </w:rPr>
        <w:t xml:space="preserve"> 2017)</w:t>
      </w:r>
      <w:r w:rsidRPr="00496E2D">
        <w:rPr>
          <w:rFonts w:cstheme="minorHAnsi"/>
          <w:sz w:val="22"/>
          <w:szCs w:val="22"/>
        </w:rPr>
        <w:fldChar w:fldCharType="end"/>
      </w:r>
      <w:r w:rsidRPr="001409F9">
        <w:rPr>
          <w:rFonts w:cstheme="minorHAnsi"/>
          <w:sz w:val="22"/>
          <w:szCs w:val="22"/>
          <w:lang w:val="fr-FR"/>
        </w:rPr>
        <w:t>.</w:t>
      </w:r>
    </w:p>
    <w:p w14:paraId="57B72F0E" w14:textId="3B33FA34" w:rsidR="008F3CF5" w:rsidRDefault="008F3CF5" w:rsidP="008F3CF5">
      <w:pPr>
        <w:spacing w:after="0" w:line="480" w:lineRule="auto"/>
        <w:ind w:firstLine="720"/>
        <w:contextualSpacing/>
        <w:rPr>
          <w:rFonts w:cstheme="minorHAnsi"/>
          <w:sz w:val="22"/>
          <w:szCs w:val="22"/>
        </w:rPr>
      </w:pPr>
      <w:r>
        <w:rPr>
          <w:rFonts w:cstheme="minorHAnsi"/>
          <w:sz w:val="22"/>
          <w:szCs w:val="22"/>
        </w:rPr>
        <w:t>Given the key role of ecological dynamics in shaping the fitness gradient, s</w:t>
      </w:r>
      <w:r w:rsidRPr="00496E2D">
        <w:rPr>
          <w:rFonts w:cstheme="minorHAnsi"/>
          <w:sz w:val="22"/>
          <w:szCs w:val="22"/>
        </w:rPr>
        <w:t>tochasticity</w:t>
      </w:r>
      <w:r>
        <w:rPr>
          <w:rFonts w:cstheme="minorHAnsi"/>
          <w:sz w:val="22"/>
          <w:szCs w:val="22"/>
        </w:rPr>
        <w:t xml:space="preserve"> that alters ecological dynamics also may influence adaptation </w:t>
      </w:r>
      <w:r>
        <w:rPr>
          <w:rFonts w:cstheme="minorHAnsi"/>
          <w:sz w:val="22"/>
          <w:szCs w:val="22"/>
        </w:rPr>
        <w:fldChar w:fldCharType="begin"/>
      </w:r>
      <w:ins w:id="37" w:author="Clay Cressler" w:date="2020-08-07T11:13:00Z">
        <w:r w:rsidR="00B022D9">
          <w:rPr>
            <w:rFonts w:cstheme="minorHAnsi"/>
            <w:sz w:val="22"/>
            <w:szCs w:val="22"/>
          </w:rPr>
          <w:instrText xml:space="preserve"> ADDIN ZOTERO_ITEM CSL_CITATION {"citationID":"WH8MxeTG","properties":{"formattedCitation":"(Lowe {\\i{}et al.} 2017; Start {\\i{}et al.} 2020)","plainCitation":"(Lowe et al. 2017; Start et al. 2020)","noteIndex":0},"citationItems":[{"id":"gBPCYzZI/UTcJqb4s","uris":["http://zotero.org/users/1264037/items/KVGCB6DE"],"uri":["http://zotero.org/users/1264037/items/KVGCB6DE"],"itemData":{"id":8297,"type":"article-journal","abstract":"The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W."}],"issued":{"date-parts":[["2017"]]}}},{"id":"gBPCYzZI/IUYzxqxW","uris":["http://zotero.org/users/1264037/items/2MN6ZHP3"],"uri":["http://zotero.org/users/1264037/items/2MN6ZHP3"],"itemData":{"id":8171,"type":"article-journal","abstract":"The distribution of biodiversity depends on the combined and interactive effects of ecological and evolutionary processes. The joint contribution of these processes has focused almost exclusively on deterministic effects, even though mechanisms that increase the importance of random ecological processes are expected to also increase the importance of random evolutionary processes. Here we manipulate the sizes of old field fragments to generate correlated sampling effects for a focal population (a gall maker) and its enemy community. Traits and communities were more variable in smaller patches. However, because of the preference of some enemies for some trait values (gall sizes), random variation in population mean trait values exacerbated differences in community composition. The random distribution of traits and interactions created predictable but highly variable patterns of natural selection. Our study highlights how stochastic processes can affect ecological and evolutionary processes structuring the strength and direction of selection locally and at larger scales.","container-title":"The American Naturalist","DOI":"10.1086/707364","ISSN":"0003-0147","issue":"4","journalAbbreviation":"The American Naturalist","note":"publisher: The University of Chicago Press","page":"705-716","source":"journals.uchicago.edu (Atypon)","title":"Ecological and evolutionary stochasticity shape natural selection","volume":"195","author":[{"family":"Start","given":"Denon"},{"family":"Weis","given":"Arthur E."},{"family":"Gilbert","given":"Benjamin"}],"issued":{"date-parts":[["2020",4,1]]}}}],"schema":"https://github.com/citation-style-language/schema/raw/master/csl-citation.json"} </w:instrText>
        </w:r>
      </w:ins>
      <w:del w:id="38" w:author="Clay Cressler" w:date="2020-08-07T11:13:00Z">
        <w:r w:rsidR="004A4353" w:rsidDel="00B022D9">
          <w:rPr>
            <w:rFonts w:cstheme="minorHAnsi"/>
            <w:sz w:val="22"/>
            <w:szCs w:val="22"/>
          </w:rPr>
          <w:delInstrText xml:space="preserve"> ADDIN ZOTERO_ITEM CSL_CITATION {"citationID":"WH8MxeTG","properties":{"formattedCitation":"(Lowe {\\i{}et al.} 2017; Start {\\i{}et al.} 2020)","plainCitation":"(Lowe et al. 2017; Start et al. 2020)","noteIndex":0},"citationItems":[{"id":8297,"uris":["http://zotero.org/users/1264037/items/KVGCB6DE"],"uri":["http://zotero.org/users/1264037/items/KVGCB6DE"],"itemData":{"id":8297,"type":"article-journal","abstract":"The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W."}],"issued":{"date-parts":[["2017"]]}}},{"id":8171,"uris":["http://zotero.org/users/1264037/items/2MN6ZHP3"],"uri":["http://zotero.org/users/1264037/items/2MN6ZHP3"],"itemData":{"id":8171,"type":"article-journal","abstract":"The distribution of biodiversity depends on the combined and interactive effects of ecological and evolutionary processes. The joint contribution of these processes has focused almost exclusively on deterministic effects, even though mechanisms that increase the importance of random ecological processes are expected to also increase the importance of random evolutionary processes. Here we manipulate the sizes of old field fragments to generate correlated sampling effects for a focal population (a gall maker) and its enemy community. Traits and communities were more variable in smaller patches. However, because of the preference of some enemies for some trait values (gall sizes), random variation in population mean trait values exacerbated differences in community composition. The random distribution of traits and interactions created predictable but highly variable patterns of natural selection. Our study highlights how stochastic processes can affect ecological and evolutionary processes structuring the strength and direction of selection locally and at larger scales.","container-title":"The American Naturalist","DOI":"10.1086/707364","ISSN":"0003-0147","issue":"4","journalAbbreviation":"The American Naturalist","note":"publisher: The University of Chicago Press","page":"705-716","source":"journals.uchicago.edu (Atypon)","title":"Ecological and evolutionary stochasticity shape natural selection","volume":"195","author":[{"family":"Start","given":"Denon"},{"family":"Weis","given":"Arthur E."},{"family":"Gilbert","given":"Benjamin"}],"issued":{"date-parts":[["2020",4,1]]}}}],"schema":"https://github.com/citation-style-language/schema/raw/master/csl-citation.json"} </w:delInstrText>
        </w:r>
      </w:del>
      <w:r>
        <w:rPr>
          <w:rFonts w:cstheme="minorHAnsi"/>
          <w:sz w:val="22"/>
          <w:szCs w:val="22"/>
        </w:rPr>
        <w:fldChar w:fldCharType="separate"/>
      </w:r>
      <w:r w:rsidR="004A4353" w:rsidRPr="003F5283">
        <w:rPr>
          <w:rFonts w:ascii="Calibri" w:hAnsi="Calibri" w:cs="Calibri"/>
          <w:sz w:val="22"/>
        </w:rPr>
        <w:t xml:space="preserve">(Lowe </w:t>
      </w:r>
      <w:r w:rsidR="004A4353" w:rsidRPr="003F5283">
        <w:rPr>
          <w:rFonts w:ascii="Calibri" w:hAnsi="Calibri" w:cs="Calibri"/>
          <w:i/>
          <w:iCs/>
          <w:sz w:val="22"/>
        </w:rPr>
        <w:t>et al.</w:t>
      </w:r>
      <w:r w:rsidR="004A4353" w:rsidRPr="003F5283">
        <w:rPr>
          <w:rFonts w:ascii="Calibri" w:hAnsi="Calibri" w:cs="Calibri"/>
          <w:sz w:val="22"/>
        </w:rPr>
        <w:t xml:space="preserve"> 2017; Start </w:t>
      </w:r>
      <w:r w:rsidR="004A4353" w:rsidRPr="003F5283">
        <w:rPr>
          <w:rFonts w:ascii="Calibri" w:hAnsi="Calibri" w:cs="Calibri"/>
          <w:i/>
          <w:iCs/>
          <w:sz w:val="22"/>
        </w:rPr>
        <w:t>et al.</w:t>
      </w:r>
      <w:r w:rsidR="004A4353" w:rsidRPr="003F5283">
        <w:rPr>
          <w:rFonts w:ascii="Calibri" w:hAnsi="Calibri" w:cs="Calibri"/>
          <w:sz w:val="22"/>
        </w:rPr>
        <w:t xml:space="preserve"> 2020)</w:t>
      </w:r>
      <w:r>
        <w:rPr>
          <w:rFonts w:cstheme="minorHAnsi"/>
          <w:sz w:val="22"/>
          <w:szCs w:val="22"/>
        </w:rPr>
        <w:fldChar w:fldCharType="end"/>
      </w:r>
      <w:r>
        <w:rPr>
          <w:rFonts w:cstheme="minorHAnsi"/>
          <w:sz w:val="22"/>
          <w:szCs w:val="22"/>
        </w:rPr>
        <w:t>. However, both the QG and AD approaches typically assume that populations are large so that demographic stochasticity (random variation in the sequence and number of demographic events) can safely be ignored. Studies that have included demographic stochasticity have shown that it can alter the eco-evolutionary dynamics predicted by QG and AD approaches</w:t>
      </w:r>
      <w:del w:id="39" w:author="John DeLong" w:date="2020-07-22T12:46:00Z">
        <w:r w:rsidDel="00DC4934">
          <w:rPr>
            <w:rFonts w:cstheme="minorHAnsi"/>
            <w:sz w:val="22"/>
            <w:szCs w:val="22"/>
          </w:rPr>
          <w:delText xml:space="preserve"> </w:delText>
        </w:r>
      </w:del>
      <w:ins w:id="40" w:author="John DeLong" w:date="2020-07-22T12:46:00Z">
        <w:r w:rsidR="00DC4934">
          <w:rPr>
            <w:rFonts w:cstheme="minorHAnsi"/>
            <w:sz w:val="22"/>
            <w:szCs w:val="22"/>
          </w:rPr>
          <w:t xml:space="preserve"> </w:t>
        </w:r>
      </w:ins>
      <w:r w:rsidR="00DC4934">
        <w:rPr>
          <w:rFonts w:cstheme="minorHAnsi"/>
          <w:sz w:val="22"/>
          <w:szCs w:val="22"/>
        </w:rPr>
        <w:fldChar w:fldCharType="begin"/>
      </w:r>
      <w:ins w:id="41" w:author="Clay Cressler" w:date="2020-08-07T11:13:00Z">
        <w:r w:rsidR="00B022D9">
          <w:rPr>
            <w:rFonts w:cstheme="minorHAnsi"/>
            <w:sz w:val="22"/>
            <w:szCs w:val="22"/>
          </w:rPr>
          <w:instrText xml:space="preserve"> ADDIN ZOTERO_ITEM CSL_CITATION {"citationID":"AEKPXpsx","properties":{"formattedCitation":"(Proulx &amp; Day 2001)","plainCitation":"(Proulx &amp; Day 2001)","noteIndex":0},"citationItems":[{"id":"gBPCYzZI/FWQiRGiz","uris":["http://zotero.org/users/1264037/items/XFFU9I85"],"uri":["http://zotero.org/users/1264037/items/XFFU9I85"],"itemData":{"id":8478,"type":"article-journal","abstract":"&lt;section class=\"abstract\"&gt;&lt;p&gt;The geometric mean of fitness is considered to be the main indicator of evolutionary change in stochastic models. However, this measure was initially derived for models with infinite population sizes, where the long-term evolutionary behavior can be described with certainty. In this paper we begin an exploration of the limitations and utility of this approach to evolution in finite populations and discuss alternate methods for predicting evolutionary dynamics. We reanalyze a model of lottery competition under environmental stochasticity by including population finiteness, and show that the geometric mean predictions do not always agree with those based on the fixation probability of rare alleles. Further, the fixation probability can be inserted into adaptive dynamics equations to derive the mean state of the population. We explore the effects of increasing population size on these conclusions through simulations. These simulations show that for small population sizes the fixation probability accurately predicts the course of evolution, but as population size becomes large the geometric mean predictions are upheld. The two approaches are reconciled because the time scale on which the fixation probability approach applies becomes very large as population size grows.&lt;/p&gt;&lt;/section&gt;","container-title":"Selection","DOI":"10.1556/select.2.2001.1-2.2","ISSN":"1585-1931, 1588-287X","issue":"1-2","language":"en_US","note":"publisher: Akadémiai Kiadó\nsection: Selection","page":"2-15","source":"akjournals.com","title":"What can invasion analyses tell us about evolution under stochasticity in finite populations?","volume":"2","author":[{"family":"Proulx","given":"S. R."},{"family":"Day","given":"Troy"}],"issued":{"date-parts":[["2001"]]}}}],"schema":"https://github.com/citation-style-language/schema/raw/master/csl-citation.json"} </w:instrText>
        </w:r>
      </w:ins>
      <w:del w:id="42" w:author="Clay Cressler" w:date="2020-08-07T11:13:00Z">
        <w:r w:rsidR="00DC4934" w:rsidDel="00B022D9">
          <w:rPr>
            <w:rFonts w:cstheme="minorHAnsi"/>
            <w:sz w:val="22"/>
            <w:szCs w:val="22"/>
          </w:rPr>
          <w:delInstrText xml:space="preserve"> ADDIN ZOTERO_ITEM CSL_CITATION {"citationID":"AEKPXpsx","properties":{"formattedCitation":"(Proulx &amp; Day 2001)","plainCitation":"(Proulx &amp; Day 2001)","noteIndex":0},"citationItems":[{"id":8478,"uris":["http://zotero.org/users/1264037/items/XFFU9I85"],"uri":["http://zotero.org/users/1264037/items/XFFU9I85"],"itemData":{"id":8478,"type":"article-journal","abstract":"&lt;section class=\"abstract\"&gt;&lt;p&gt;The geometric mean of fitness is considered to be the main indicator of evolutionary change in stochastic models. However, this measure was initially derived for models with infinite population sizes, where the long-term evolutionary behavior can be described with certainty. In this paper we begin an exploration of the limitations and utility of this approach to evolution in finite populations and discuss alternate methods for predicting evolutionary dynamics. We reanalyze a model of lottery competition under environmental stochasticity by including population finiteness, and show that the geometric mean predictions do not always agree with those based on the fixation probability of rare alleles. Further, the fixation probability can be inserted into adaptive dynamics equations to derive the mean state of the population. We explore the effects of increasing population size on these conclusions through simulations. These simulations show that for small population sizes the fixation probability accurately predicts the course of evolution, but as population size becomes large the geometric mean predictions are upheld. The two approaches are reconciled because the time scale on which the fixation probability approach applies becomes very large as population size grows.&lt;/p&gt;&lt;/section&gt;","container-title":"Selection","DOI":"10.1556/select.2.2001.1-2.2","ISSN":"1585-1931, 1588-287X","issue":"1-2","language":"en_US","note":"publisher: Akadémiai Kiadó\nsection: Selection","page":"2-15","source":"akjournals.com","title":"What can invasion analyses tell us about evolution under stochasticity in finite populations?","volume":"2","author":[{"family":"Proulx","given":"S. R."},{"family":"Day","given":"Troy"}],"issued":{"date-parts":[["2001"]]}}}],"schema":"https://github.com/citation-style-language/schema/raw/master/csl-citation.json"} </w:delInstrText>
        </w:r>
      </w:del>
      <w:r w:rsidR="00DC4934">
        <w:rPr>
          <w:rFonts w:cstheme="minorHAnsi"/>
          <w:sz w:val="22"/>
          <w:szCs w:val="22"/>
        </w:rPr>
        <w:fldChar w:fldCharType="separate"/>
      </w:r>
      <w:r w:rsidR="00DC4934" w:rsidRPr="00DC4934">
        <w:rPr>
          <w:rFonts w:ascii="Calibri" w:hAnsi="Calibri" w:cs="Calibri"/>
          <w:sz w:val="22"/>
        </w:rPr>
        <w:t>(Proulx &amp; Day 2001)</w:t>
      </w:r>
      <w:r w:rsidR="00DC4934">
        <w:rPr>
          <w:rFonts w:cstheme="minorHAnsi"/>
          <w:sz w:val="22"/>
          <w:szCs w:val="22"/>
        </w:rPr>
        <w:fldChar w:fldCharType="end"/>
      </w:r>
      <w:del w:id="43" w:author="John DeLong" w:date="2020-07-22T12:46:00Z">
        <w:r w:rsidDel="00DC4934">
          <w:rPr>
            <w:rFonts w:cstheme="minorHAnsi"/>
            <w:sz w:val="22"/>
            <w:szCs w:val="22"/>
          </w:rPr>
          <w:fldChar w:fldCharType="begin"/>
        </w:r>
        <w:r w:rsidR="009618B1" w:rsidDel="00DC4934">
          <w:rPr>
            <w:rFonts w:cstheme="minorHAnsi"/>
            <w:sz w:val="22"/>
            <w:szCs w:val="22"/>
          </w:rPr>
          <w:delInstrText xml:space="preserve"> ADDIN ZOTERO_ITEM CSL_CITATION {"citationID":"nVzkJgcz","properties":{"formattedCitation":"(Proulx &amp; Day 2002)","plainCitation":"(Proulx &amp; Day 2002)","noteIndex":0},"citationItems":[{"id":"2NeVfDaB/Lh1fVD87","uris":["http://zotero.org/users/246158/items/WUW4C5WI"],"uri":["http://zotero.org/users/246158/items/WUW4C5WI"],"itemData":{"id":3573,"type":"article-journal","container-title":"Selection","issue":"1-2","note":"publisher: Akadémiai Kiadó","page":"2–15","title":"What can invasion analyses tell us about evolution under stochasticity in finite populations?","volume":"2","author":[{"family":"Proulx","given":"SR"},{"family":"Day","given":"Troy"}],"issued":{"date-parts":[["2002"]]}}}],"schema":"https://github.com/citation-style-language/schema/raw/master/csl-citation.json"} </w:delInstrText>
        </w:r>
        <w:r w:rsidDel="00DC4934">
          <w:rPr>
            <w:rFonts w:cstheme="minorHAnsi"/>
            <w:sz w:val="22"/>
            <w:szCs w:val="22"/>
          </w:rPr>
          <w:fldChar w:fldCharType="separate"/>
        </w:r>
        <w:r w:rsidRPr="008066CF" w:rsidDel="00DC4934">
          <w:rPr>
            <w:rFonts w:ascii="Calibri" w:hAnsi="Calibri" w:cs="Calibri"/>
            <w:sz w:val="22"/>
          </w:rPr>
          <w:delText>(Proulx &amp; Day 2002)</w:delText>
        </w:r>
        <w:r w:rsidDel="00DC4934">
          <w:rPr>
            <w:rFonts w:cstheme="minorHAnsi"/>
            <w:sz w:val="22"/>
            <w:szCs w:val="22"/>
          </w:rPr>
          <w:fldChar w:fldCharType="end"/>
        </w:r>
      </w:del>
      <w:r>
        <w:rPr>
          <w:rFonts w:cstheme="minorHAnsi"/>
          <w:sz w:val="22"/>
          <w:szCs w:val="22"/>
        </w:rPr>
        <w:t>. For example, d</w:t>
      </w:r>
      <w:r w:rsidRPr="00496E2D">
        <w:rPr>
          <w:rFonts w:cstheme="minorHAnsi"/>
          <w:sz w:val="22"/>
          <w:szCs w:val="22"/>
        </w:rPr>
        <w:t xml:space="preserve">emographic stochasticity </w:t>
      </w:r>
      <w:r>
        <w:rPr>
          <w:rFonts w:cstheme="minorHAnsi"/>
          <w:sz w:val="22"/>
          <w:szCs w:val="22"/>
        </w:rPr>
        <w:t xml:space="preserve">can affect the dynamics of adaptation </w:t>
      </w:r>
      <w:r w:rsidRPr="00496E2D">
        <w:rPr>
          <w:rFonts w:cstheme="minorHAnsi"/>
          <w:sz w:val="22"/>
          <w:szCs w:val="22"/>
        </w:rPr>
        <w:t xml:space="preserve">through genetic drift </w:t>
      </w:r>
      <w:r w:rsidRPr="00496E2D">
        <w:rPr>
          <w:rFonts w:cstheme="minorHAnsi"/>
          <w:sz w:val="22"/>
          <w:szCs w:val="22"/>
        </w:rPr>
        <w:fldChar w:fldCharType="begin"/>
      </w:r>
      <w:ins w:id="44" w:author="Clay Cressler" w:date="2020-08-07T11:13:00Z">
        <w:r w:rsidR="00B022D9">
          <w:rPr>
            <w:rFonts w:cstheme="minorHAnsi"/>
            <w:sz w:val="22"/>
            <w:szCs w:val="22"/>
          </w:rPr>
          <w:instrText xml:space="preserve"> ADDIN ZOTERO_ITEM CSL_CITATION {"citationID":"rnQyK01T","properties":{"formattedCitation":"(Lenormand {\\i{}et al.} 2009)","plainCitation":"(Lenormand et al. 2009)","noteIndex":0},"citationItems":[{"id":"gBPCYzZI/whlD6P2S","uris":["http://zotero.org/users/1264037/items/2T5DREQB"],"uri":["http://zotero.org/users/1264037/items/2T5DREQB"],"itemData":{"id":7690,"type":"article-journal","abstract":"The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ins>
      <w:del w:id="45" w:author="Clay Cressler" w:date="2020-08-07T11:13:00Z">
        <w:r w:rsidR="002E50A3" w:rsidDel="00B022D9">
          <w:rPr>
            <w:rFonts w:cstheme="minorHAnsi"/>
            <w:sz w:val="22"/>
            <w:szCs w:val="22"/>
          </w:rPr>
          <w:delInstrText xml:space="preserve"> ADDIN ZOTERO_ITEM CSL_CITATION {"citationID":"rnQyK01T","properties":{"formattedCitation":"(Lenormand {\\i{}et al.} 2009)","plainCitation":"(Lenormand et al. 2009)","noteIndex":0},"citationItems":[{"id":7690,"uris":["http://zotero.org/users/1264037/items/2T5DREQB"],"uri":["http://zotero.org/users/1264037/items/2T5DREQB"],"itemData":{"id":7690,"type":"article-journal","abstract":"The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Lenormand</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sidRPr="00496E2D">
        <w:rPr>
          <w:rFonts w:cstheme="minorHAnsi"/>
          <w:sz w:val="22"/>
          <w:szCs w:val="22"/>
        </w:rPr>
        <w:fldChar w:fldCharType="end"/>
      </w:r>
      <w:r>
        <w:rPr>
          <w:rFonts w:cstheme="minorHAnsi"/>
          <w:sz w:val="22"/>
          <w:szCs w:val="22"/>
        </w:rPr>
        <w:t>, the</w:t>
      </w:r>
      <w:r w:rsidRPr="00496E2D">
        <w:rPr>
          <w:rFonts w:cstheme="minorHAnsi"/>
          <w:sz w:val="22"/>
          <w:szCs w:val="22"/>
        </w:rPr>
        <w:t xml:space="preserve"> loss of high-fitness genotypes </w:t>
      </w:r>
      <w:r w:rsidRPr="00496E2D">
        <w:rPr>
          <w:rFonts w:cstheme="minorHAnsi"/>
          <w:sz w:val="22"/>
          <w:szCs w:val="22"/>
        </w:rPr>
        <w:fldChar w:fldCharType="begin"/>
      </w:r>
      <w:ins w:id="46" w:author="Clay Cressler" w:date="2020-08-07T11:13:00Z">
        <w:r w:rsidR="00B022D9">
          <w:rPr>
            <w:rFonts w:cstheme="minorHAnsi"/>
            <w:sz w:val="22"/>
            <w:szCs w:val="22"/>
          </w:rPr>
          <w:instrText xml:space="preserve"> ADDIN ZOTERO_ITEM CSL_CITATION {"citationID":"LfTOGqXO","properties":{"formattedCitation":"(Crespi 2000)","plainCitation":"(Crespi 2000)","noteIndex":0},"citationItems":[{"id":"gBPCYzZI/FHjMzYRD","uris":["http://zotero.org/users/1264037/items/MIQAAPP7"],"uri":["http://zotero.org/users/1264037/items/MIQAAPP7"],"itemData":{"id":7708,"type":"article-journal","abstract":"This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ins>
      <w:del w:id="47" w:author="Clay Cressler" w:date="2020-08-07T11:13:00Z">
        <w:r w:rsidR="002E50A3" w:rsidDel="00B022D9">
          <w:rPr>
            <w:rFonts w:cstheme="minorHAnsi"/>
            <w:sz w:val="22"/>
            <w:szCs w:val="22"/>
          </w:rPr>
          <w:delInstrText xml:space="preserve"> ADDIN ZOTERO_ITEM CSL_CITATION {"citationID":"LfTOGqXO","properties":{"formattedCitation":"(Crespi 2000)","plainCitation":"(Crespi 2000)","noteIndex":0},"citationItems":[{"id":7708,"uris":["http://zotero.org/users/1264037/items/MIQAAPP7"],"uri":["http://zotero.org/users/1264037/items/MIQAAPP7"],"itemData":{"id":7708,"type":"article-journal","abstract":"This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Crespi</w:t>
      </w:r>
      <w:proofErr w:type="spellEnd"/>
      <w:r w:rsidRPr="008E50B7">
        <w:rPr>
          <w:rFonts w:ascii="Calibri" w:hAnsi="Calibri" w:cs="Calibri"/>
          <w:sz w:val="22"/>
        </w:rPr>
        <w:t xml:space="preserve"> 2000)</w:t>
      </w:r>
      <w:r w:rsidRPr="00496E2D">
        <w:rPr>
          <w:rFonts w:cstheme="minorHAnsi"/>
          <w:sz w:val="22"/>
          <w:szCs w:val="22"/>
        </w:rPr>
        <w:fldChar w:fldCharType="end"/>
      </w:r>
      <w:r>
        <w:rPr>
          <w:rFonts w:cstheme="minorHAnsi"/>
          <w:sz w:val="22"/>
          <w:szCs w:val="22"/>
        </w:rPr>
        <w:t xml:space="preserve">, delaying or preventing evolutionary branching due to disruptive selection </w:t>
      </w:r>
      <w:r>
        <w:rPr>
          <w:rFonts w:cstheme="minorHAnsi"/>
          <w:sz w:val="22"/>
          <w:szCs w:val="22"/>
        </w:rPr>
        <w:fldChar w:fldCharType="begin"/>
      </w:r>
      <w:ins w:id="48" w:author="Clay Cressler" w:date="2020-08-07T11:13:00Z">
        <w:r w:rsidR="00B022D9">
          <w:rPr>
            <w:rFonts w:cstheme="minorHAnsi"/>
            <w:sz w:val="22"/>
            <w:szCs w:val="22"/>
          </w:rPr>
          <w:instrText xml:space="preserve"> ADDIN ZOTERO_ITEM CSL_CITATION {"citationID":"AerHeZMN","properties":{"formattedCitation":"(Claessen {\\i{}et al.} 2007; Wakano &amp; Iwasa 2013)","plainCitation":"(Claessen et al. 2007; Wakano &amp; Iwasa 2013)","noteIndex":0},"citationItems":[{"id":44,"uris":["http://zotero.org/users/246158/items/PDHA689K"],"uri":["http://zotero.org/users/246158/items/PDHA689K"],"itemData":{"id":44,"type":"article-journal","container-title":"Evolutionary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M","non-dropping-particle":"de"}],"issued":{"date-parts":[["2007"]]}}},{"id":43,"uris":["http://zotero.org/users/246158/items/L9GQUVDG"],"uri":["http://zotero.org/users/246158/items/L9GQUVDG"],"itemData":{"id":43,"type":"article-journal","abstract":"Adaptive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instrText>
        </w:r>
      </w:ins>
      <w:del w:id="49" w:author="Clay Cressler" w:date="2020-08-07T11:13:00Z">
        <w:r w:rsidR="008E4F39" w:rsidDel="00B022D9">
          <w:rPr>
            <w:rFonts w:cstheme="minorHAnsi"/>
            <w:sz w:val="22"/>
            <w:szCs w:val="22"/>
          </w:rPr>
          <w:delInstrText xml:space="preserve"> ADDIN ZOTERO_ITEM CSL_CITATION {"citationID":"AerHeZMN","properties":{"formattedCitation":"(Claessen {\\i{}et al.} 2007; Wakano &amp; Iwasa 2013)","plainCitation":"(Claessen et al. 2007; Wakano &amp; Iwasa 2013)","noteIndex":0},"citationItems":[{"id":"11N9M0Y2/wigShana","uris":["http://zotero.org/users/246158/items/PDHA689K"],"uri":["http://zotero.org/users/246158/items/PDHA689K"],"itemData":{"id":3569,"type":"article-journal","container-title":"Evolutionary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M","non-dropping-particle":"de"}],"issued":{"date-parts":[["2007"]]}}},{"id":"11N9M0Y2/FCzQTZaw","uris":["http://zotero.org/users/246158/items/L9GQUVDG"],"uri":["http://zotero.org/users/246158/items/L9GQUVDG"],"itemData":{"id":3568,"type":"article-journal","abstract":"Adaptive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delInstrText>
        </w:r>
      </w:del>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Claessen</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2007; </w:t>
      </w:r>
      <w:proofErr w:type="spellStart"/>
      <w:r w:rsidRPr="008066CF">
        <w:rPr>
          <w:rFonts w:ascii="Calibri" w:hAnsi="Calibri" w:cs="Calibri"/>
          <w:sz w:val="22"/>
        </w:rPr>
        <w:t>Wakano</w:t>
      </w:r>
      <w:proofErr w:type="spellEnd"/>
      <w:r w:rsidRPr="008066CF">
        <w:rPr>
          <w:rFonts w:ascii="Calibri" w:hAnsi="Calibri" w:cs="Calibri"/>
          <w:sz w:val="22"/>
        </w:rPr>
        <w:t xml:space="preserve"> &amp; </w:t>
      </w:r>
      <w:proofErr w:type="spellStart"/>
      <w:r w:rsidRPr="008066CF">
        <w:rPr>
          <w:rFonts w:ascii="Calibri" w:hAnsi="Calibri" w:cs="Calibri"/>
          <w:sz w:val="22"/>
        </w:rPr>
        <w:t>Iwasa</w:t>
      </w:r>
      <w:proofErr w:type="spellEnd"/>
      <w:r w:rsidRPr="008066CF">
        <w:rPr>
          <w:rFonts w:ascii="Calibri" w:hAnsi="Calibri" w:cs="Calibri"/>
          <w:sz w:val="22"/>
        </w:rPr>
        <w:t xml:space="preserve"> 2013)</w:t>
      </w:r>
      <w:r>
        <w:rPr>
          <w:rFonts w:cstheme="minorHAnsi"/>
          <w:sz w:val="22"/>
          <w:szCs w:val="22"/>
        </w:rPr>
        <w:fldChar w:fldCharType="end"/>
      </w:r>
      <w:r>
        <w:rPr>
          <w:rFonts w:cstheme="minorHAnsi"/>
          <w:sz w:val="22"/>
          <w:szCs w:val="22"/>
        </w:rPr>
        <w:t xml:space="preserve">, or leading to the evolution of pathogens with lower transmission </w:t>
      </w:r>
      <w:ins w:id="50" w:author="John DeLong" w:date="2020-07-24T14:19:00Z">
        <w:r w:rsidR="005066F6">
          <w:rPr>
            <w:rFonts w:cstheme="minorHAnsi"/>
            <w:sz w:val="22"/>
            <w:szCs w:val="22"/>
          </w:rPr>
          <w:t xml:space="preserve">rates </w:t>
        </w:r>
      </w:ins>
      <w:r>
        <w:rPr>
          <w:rFonts w:cstheme="minorHAnsi"/>
          <w:sz w:val="22"/>
          <w:szCs w:val="22"/>
        </w:rPr>
        <w:t xml:space="preserve">and virulence </w:t>
      </w:r>
      <w:r>
        <w:rPr>
          <w:rFonts w:cstheme="minorHAnsi"/>
          <w:sz w:val="22"/>
          <w:szCs w:val="22"/>
        </w:rPr>
        <w:fldChar w:fldCharType="begin"/>
      </w:r>
      <w:ins w:id="51" w:author="Clay Cressler" w:date="2020-08-07T11:13:00Z">
        <w:r w:rsidR="00B022D9">
          <w:rPr>
            <w:rFonts w:cstheme="minorHAnsi"/>
            <w:sz w:val="22"/>
            <w:szCs w:val="22"/>
          </w:rPr>
          <w:instrText xml:space="preserve"> ADDIN ZOTERO_ITEM CSL_CITATION {"citationID":"yQVBAWCt","properties":{"formattedCitation":"(Humplik {\\i{}et al.} 2014; Parsons {\\i{}et al.} 2018)","plainCitation":"(Humplik et al. 2014; Parsons et al. 2018)","noteIndex":0},"citationItems":[{"id":40,"uris":["http://zotero.org/users/246158/items/KPPI5AZT"],"uri":["http://zotero.org/users/246158/items/KPPI5AZT"],"itemData":{"id":40,"type":"article-journal","abstract":"In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A."}],"issued":{"date-parts":[["2014",11,7]]}}},{"id":57,"uris":["http://zotero.org/users/246158/items/ZYZFJMGR"],"uri":["http://zotero.org/users/246158/items/ZYZFJMGR"],"itemData":{"id":57,"type":"article-journal","abstract":"The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ins>
      <w:del w:id="52" w:author="Clay Cressler" w:date="2020-08-07T11:13:00Z">
        <w:r w:rsidR="008E4F39" w:rsidDel="00B022D9">
          <w:rPr>
            <w:rFonts w:cstheme="minorHAnsi"/>
            <w:sz w:val="22"/>
            <w:szCs w:val="22"/>
          </w:rPr>
          <w:delInstrText xml:space="preserve"> ADDIN ZOTERO_ITEM CSL_CITATION {"citationID":"yQVBAWCt","properties":{"formattedCitation":"(Humplik {\\i{}et al.} 2014; Parsons {\\i{}et al.} 2018)","plainCitation":"(Humplik et al. 2014; Parsons et al. 2018)","noteIndex":0},"citationItems":[{"id":"11N9M0Y2/WJ5lZXLu","uris":["http://zotero.org/users/246158/items/KPPI5AZT"],"uri":["http://zotero.org/users/246158/items/KPPI5AZT"],"itemData":{"id":3575,"type":"article-journal","abstract":"In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A."}],"issued":{"date-parts":[["2014",11,7]]}}},{"id":"11N9M0Y2/rGymqFBs","uris":["http://zotero.org/users/246158/items/ZYZFJMGR"],"uri":["http://zotero.org/users/246158/items/ZYZFJMGR"],"itemData":{"id":3541,"type":"article-journal","abstract":"The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delInstrText>
        </w:r>
      </w:del>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Humplik</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2014; Parsons </w:t>
      </w:r>
      <w:r w:rsidRPr="008066CF">
        <w:rPr>
          <w:rFonts w:ascii="Calibri" w:hAnsi="Calibri" w:cs="Calibri"/>
          <w:i/>
          <w:iCs/>
          <w:sz w:val="22"/>
        </w:rPr>
        <w:t>et al.</w:t>
      </w:r>
      <w:r w:rsidRPr="008066CF">
        <w:rPr>
          <w:rFonts w:ascii="Calibri" w:hAnsi="Calibri" w:cs="Calibri"/>
          <w:sz w:val="22"/>
        </w:rPr>
        <w:t xml:space="preserve"> 2018)</w:t>
      </w:r>
      <w:r>
        <w:rPr>
          <w:rFonts w:cstheme="minorHAnsi"/>
          <w:sz w:val="22"/>
          <w:szCs w:val="22"/>
        </w:rPr>
        <w:fldChar w:fldCharType="end"/>
      </w:r>
      <w:r>
        <w:rPr>
          <w:rFonts w:cstheme="minorHAnsi"/>
          <w:sz w:val="22"/>
          <w:szCs w:val="22"/>
        </w:rPr>
        <w:t xml:space="preserve">. </w:t>
      </w:r>
    </w:p>
    <w:p w14:paraId="299516B6" w14:textId="201C15AF" w:rsidR="008F3CF5" w:rsidRPr="00496E2D" w:rsidRDefault="008F3CF5" w:rsidP="008F3CF5">
      <w:pPr>
        <w:spacing w:after="0" w:line="480" w:lineRule="auto"/>
        <w:ind w:firstLine="720"/>
        <w:contextualSpacing/>
        <w:rPr>
          <w:rFonts w:cstheme="minorHAnsi"/>
          <w:sz w:val="22"/>
          <w:szCs w:val="22"/>
        </w:rPr>
      </w:pPr>
      <w:r>
        <w:rPr>
          <w:rFonts w:cstheme="minorHAnsi"/>
          <w:sz w:val="22"/>
          <w:szCs w:val="22"/>
        </w:rPr>
        <w:t xml:space="preserve">In addition, </w:t>
      </w:r>
      <w:r w:rsidRPr="00496E2D">
        <w:rPr>
          <w:rFonts w:cstheme="minorHAnsi"/>
          <w:sz w:val="22"/>
          <w:szCs w:val="22"/>
        </w:rPr>
        <w:t xml:space="preserve">demographic heterogeneity </w:t>
      </w:r>
      <w:r>
        <w:rPr>
          <w:rFonts w:cstheme="minorHAnsi"/>
          <w:sz w:val="22"/>
          <w:szCs w:val="22"/>
        </w:rPr>
        <w:t xml:space="preserve">(differences in expected demographic rates among individuals) may influence evolutionary outcomes through two mechanisms. </w:t>
      </w:r>
      <w:r w:rsidRPr="00496E2D">
        <w:rPr>
          <w:rFonts w:cstheme="minorHAnsi"/>
          <w:sz w:val="22"/>
          <w:szCs w:val="22"/>
        </w:rPr>
        <w:t>First</w:t>
      </w:r>
      <w:r w:rsidR="00D919FB">
        <w:rPr>
          <w:rFonts w:cstheme="minorHAnsi"/>
          <w:sz w:val="22"/>
          <w:szCs w:val="22"/>
        </w:rPr>
        <w:t>,</w:t>
      </w:r>
      <w:r>
        <w:rPr>
          <w:rFonts w:cstheme="minorHAnsi"/>
          <w:sz w:val="22"/>
          <w:szCs w:val="22"/>
        </w:rPr>
        <w:t xml:space="preserve"> variation in traits among individuals can </w:t>
      </w:r>
      <w:r w:rsidR="004A4353">
        <w:rPr>
          <w:rFonts w:cstheme="minorHAnsi"/>
          <w:sz w:val="22"/>
          <w:szCs w:val="22"/>
        </w:rPr>
        <w:t>a</w:t>
      </w:r>
      <w:r>
        <w:rPr>
          <w:rFonts w:cstheme="minorHAnsi"/>
          <w:sz w:val="22"/>
          <w:szCs w:val="22"/>
        </w:rPr>
        <w:t xml:space="preserve">ffect ecological and evolutionary dynamics, even if those differences are not heritable </w:t>
      </w:r>
      <w:r w:rsidRPr="00496E2D">
        <w:rPr>
          <w:rFonts w:cstheme="minorHAnsi"/>
          <w:sz w:val="22"/>
          <w:szCs w:val="22"/>
        </w:rPr>
        <w:fldChar w:fldCharType="begin"/>
      </w:r>
      <w:ins w:id="53" w:author="Clay Cressler" w:date="2020-08-07T11:13:00Z">
        <w:r w:rsidR="00B022D9">
          <w:rPr>
            <w:rFonts w:cstheme="minorHAnsi"/>
            <w:sz w:val="22"/>
            <w:szCs w:val="22"/>
          </w:rPr>
          <w:instrText xml:space="preserve"> ADDIN ZOTERO_ITEM CSL_CITATION {"citationID":"YpzlknRD","properties":{"formattedCitation":"(Bolnick {\\i{}et al.} 2011; Kendall {\\i{}et al.} 2011; Stover {\\i{}et al.} 2012; Cressler {\\i{}et al.} 2017)","plainCitation":"(Bolnick et al. 2011; Kendall et al. 2011; Stover et al. 2012; Cressler et al. 2017)","noteIndex":0},"citationItems":[{"id":"gBPCYzZI/HVCAvhiZ","uris":["http://zotero.org/users/1264037/items/N6QTS96F"],"uri":["http://zotero.org/users/1264037/items/N6QTS96F"],"itemData":{"id":1227,"type":"article-journal","abstract":"Natural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evolution.","container-title":"Trends in Ecology &amp; Evolution","DOI":"10.1016/j.tree.2011.01.009","ISSN":"0169-5347","issue":"4","journalAbbreviation":"Trends Ecol. Evol.","note":"PMID: 21367482","page":"183-192","source":"NCBI PubMed","title":"Why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A"}],"issued":{"date-parts":[["2011",4]]}}},{"id":"gBPCYzZI/fQ5LfBdb","uris":["http://zotero.org/users/1264037/items/XAY6EMUV"],"uri":["http://zotero.org/users/1264037/items/XAY6EMUV"],"itemData":{"id":7710,"type":"article-journal","abstract":"Demographic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M."}],"issued":{"date-parts":[["2011",10]]}}},{"id":"gBPCYzZI/vI0ZqVef","uris":["http://zotero.org/users/1264037/items/CSGTTN3Z"],"uri":["http://zotero.org/users/1264037/items/CSGTTN3Z"],"itemData":{"id":7590,"type":"article-journal","abstract":"Among-individual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A."}],"issued":{"date-parts":[["2012",5,1]]}}},{"id":"gBPCYzZI/vauVph2F","uris":["http://zotero.org/users/1264037/items/HQKSNXZC"],"uri":["http://zotero.org/users/1264037/items/HQKSNXZC"],"itemData":{"id":7588,"type":"article-journal","abstract":"Individual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ins>
      <w:del w:id="54" w:author="Clay Cressler" w:date="2020-08-07T11:13:00Z">
        <w:r w:rsidR="004A4353" w:rsidDel="00B022D9">
          <w:rPr>
            <w:rFonts w:cstheme="minorHAnsi"/>
            <w:sz w:val="22"/>
            <w:szCs w:val="22"/>
          </w:rPr>
          <w:delInstrText xml:space="preserve"> ADDIN ZOTERO_ITEM CSL_CITATION {"citationID":"YpzlknRD","properties":{"formattedCitation":"(Bolnick {\\i{}et al.} 2011; Kendall {\\i{}et al.} 2011; Stover {\\i{}et al.} 2012; Cressler {\\i{}et al.} 2017)","plainCitation":"(Bolnick et al. 2011; Kendall et al. 2011; Stover et al. 2012; Cressler et al. 2017)","noteIndex":0},"citationItems":[{"id":1227,"uris":["http://zotero.org/users/1264037/items/N6QTS96F"],"uri":["http://zotero.org/users/1264037/items/N6QTS96F"],"itemData":{"id":1227,"type":"article-journal","abstract":"Natural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evolution.","container-title":"Trends in Ecology &amp; Evolution","DOI":"10.1016/j.tree.2011.01.009","ISSN":"0169-5347","issue":"4","journalAbbreviation":"Trends Ecol. Evol.","note":"PMID: 21367482","page":"183-192","source":"NCBI PubMed","title":"Why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A"}],"issued":{"date-parts":[["2011",4]]}}},{"id":7710,"uris":["http://zotero.org/users/1264037/items/XAY6EMUV"],"uri":["http://zotero.org/users/1264037/items/XAY6EMUV"],"itemData":{"id":7710,"type":"article-journal","abstract":"Demographic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M."}],"issued":{"date-parts":[["2011",10]]}}},{"id":7590,"uris":["http://zotero.org/users/1264037/items/CSGTTN3Z"],"uri":["http://zotero.org/users/1264037/items/CSGTTN3Z"],"itemData":{"id":7590,"type":"article-journal","abstract":"Among-individual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A."}],"issued":{"date-parts":[["2012",5,1]]}}},{"id":7588,"uris":["http://zotero.org/users/1264037/items/HQKSNXZC"],"uri":["http://zotero.org/users/1264037/items/HQKSNXZC"],"itemData":{"id":7588,"type":"article-journal","abstract":"Individual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w:delInstrText>
        </w:r>
        <w:r w:rsidR="004A4353" w:rsidRPr="00644802" w:rsidDel="00B022D9">
          <w:rPr>
            <w:rFonts w:cstheme="minorHAnsi"/>
            <w:sz w:val="22"/>
            <w:szCs w:val="22"/>
            <w:lang w:val="fr-FR"/>
            <w:rPrChange w:id="55" w:author="Clay Cressler" w:date="2020-08-07T15:32:00Z">
              <w:rPr>
                <w:rFonts w:cstheme="minorHAnsi"/>
                <w:sz w:val="22"/>
                <w:szCs w:val="22"/>
              </w:rPr>
            </w:rPrChange>
          </w:rPr>
          <w:delInstrText xml:space="preserve">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delInstrText>
        </w:r>
      </w:del>
      <w:r w:rsidRPr="00496E2D">
        <w:rPr>
          <w:rFonts w:cstheme="minorHAnsi"/>
          <w:sz w:val="22"/>
          <w:szCs w:val="22"/>
        </w:rPr>
        <w:fldChar w:fldCharType="separate"/>
      </w:r>
      <w:r w:rsidR="004A4353" w:rsidRPr="00644802">
        <w:rPr>
          <w:rFonts w:ascii="Calibri" w:hAnsi="Calibri" w:cs="Calibri"/>
          <w:sz w:val="22"/>
          <w:lang w:val="fr-FR"/>
          <w:rPrChange w:id="56" w:author="Clay Cressler" w:date="2020-08-07T15:32:00Z">
            <w:rPr>
              <w:rFonts w:ascii="Calibri" w:hAnsi="Calibri" w:cs="Calibri"/>
              <w:sz w:val="22"/>
            </w:rPr>
          </w:rPrChange>
        </w:rPr>
        <w:t>(</w:t>
      </w:r>
      <w:proofErr w:type="spellStart"/>
      <w:r w:rsidR="004A4353" w:rsidRPr="00644802">
        <w:rPr>
          <w:rFonts w:ascii="Calibri" w:hAnsi="Calibri" w:cs="Calibri"/>
          <w:sz w:val="22"/>
          <w:lang w:val="fr-FR"/>
          <w:rPrChange w:id="57" w:author="Clay Cressler" w:date="2020-08-07T15:32:00Z">
            <w:rPr>
              <w:rFonts w:ascii="Calibri" w:hAnsi="Calibri" w:cs="Calibri"/>
              <w:sz w:val="22"/>
            </w:rPr>
          </w:rPrChange>
        </w:rPr>
        <w:t>Bolnick</w:t>
      </w:r>
      <w:proofErr w:type="spellEnd"/>
      <w:r w:rsidR="004A4353" w:rsidRPr="00644802">
        <w:rPr>
          <w:rFonts w:ascii="Calibri" w:hAnsi="Calibri" w:cs="Calibri"/>
          <w:sz w:val="22"/>
          <w:lang w:val="fr-FR"/>
          <w:rPrChange w:id="58" w:author="Clay Cressler" w:date="2020-08-07T15:32:00Z">
            <w:rPr>
              <w:rFonts w:ascii="Calibri" w:hAnsi="Calibri" w:cs="Calibri"/>
              <w:sz w:val="22"/>
            </w:rPr>
          </w:rPrChange>
        </w:rPr>
        <w:t xml:space="preserve"> </w:t>
      </w:r>
      <w:r w:rsidR="004A4353" w:rsidRPr="00644802">
        <w:rPr>
          <w:rFonts w:ascii="Calibri" w:hAnsi="Calibri" w:cs="Calibri"/>
          <w:i/>
          <w:iCs/>
          <w:sz w:val="22"/>
          <w:lang w:val="fr-FR"/>
          <w:rPrChange w:id="59" w:author="Clay Cressler" w:date="2020-08-07T15:32:00Z">
            <w:rPr>
              <w:rFonts w:ascii="Calibri" w:hAnsi="Calibri" w:cs="Calibri"/>
              <w:i/>
              <w:iCs/>
              <w:sz w:val="22"/>
            </w:rPr>
          </w:rPrChange>
        </w:rPr>
        <w:t>et al.</w:t>
      </w:r>
      <w:r w:rsidR="004A4353" w:rsidRPr="00644802">
        <w:rPr>
          <w:rFonts w:ascii="Calibri" w:hAnsi="Calibri" w:cs="Calibri"/>
          <w:sz w:val="22"/>
          <w:lang w:val="fr-FR"/>
          <w:rPrChange w:id="60" w:author="Clay Cressler" w:date="2020-08-07T15:32:00Z">
            <w:rPr>
              <w:rFonts w:ascii="Calibri" w:hAnsi="Calibri" w:cs="Calibri"/>
              <w:sz w:val="22"/>
            </w:rPr>
          </w:rPrChange>
        </w:rPr>
        <w:t xml:space="preserve"> 2011; Kendall </w:t>
      </w:r>
      <w:r w:rsidR="004A4353" w:rsidRPr="00644802">
        <w:rPr>
          <w:rFonts w:ascii="Calibri" w:hAnsi="Calibri" w:cs="Calibri"/>
          <w:i/>
          <w:iCs/>
          <w:sz w:val="22"/>
          <w:lang w:val="fr-FR"/>
          <w:rPrChange w:id="61" w:author="Clay Cressler" w:date="2020-08-07T15:32:00Z">
            <w:rPr>
              <w:rFonts w:ascii="Calibri" w:hAnsi="Calibri" w:cs="Calibri"/>
              <w:i/>
              <w:iCs/>
              <w:sz w:val="22"/>
            </w:rPr>
          </w:rPrChange>
        </w:rPr>
        <w:t>et al.</w:t>
      </w:r>
      <w:r w:rsidR="004A4353" w:rsidRPr="00644802">
        <w:rPr>
          <w:rFonts w:ascii="Calibri" w:hAnsi="Calibri" w:cs="Calibri"/>
          <w:sz w:val="22"/>
          <w:lang w:val="fr-FR"/>
          <w:rPrChange w:id="62" w:author="Clay Cressler" w:date="2020-08-07T15:32:00Z">
            <w:rPr>
              <w:rFonts w:ascii="Calibri" w:hAnsi="Calibri" w:cs="Calibri"/>
              <w:sz w:val="22"/>
            </w:rPr>
          </w:rPrChange>
        </w:rPr>
        <w:t xml:space="preserve"> 2011; </w:t>
      </w:r>
      <w:proofErr w:type="spellStart"/>
      <w:r w:rsidR="004A4353" w:rsidRPr="00644802">
        <w:rPr>
          <w:rFonts w:ascii="Calibri" w:hAnsi="Calibri" w:cs="Calibri"/>
          <w:sz w:val="22"/>
          <w:lang w:val="fr-FR"/>
          <w:rPrChange w:id="63" w:author="Clay Cressler" w:date="2020-08-07T15:32:00Z">
            <w:rPr>
              <w:rFonts w:ascii="Calibri" w:hAnsi="Calibri" w:cs="Calibri"/>
              <w:sz w:val="22"/>
            </w:rPr>
          </w:rPrChange>
        </w:rPr>
        <w:t>Stover</w:t>
      </w:r>
      <w:proofErr w:type="spellEnd"/>
      <w:r w:rsidR="004A4353" w:rsidRPr="00644802">
        <w:rPr>
          <w:rFonts w:ascii="Calibri" w:hAnsi="Calibri" w:cs="Calibri"/>
          <w:sz w:val="22"/>
          <w:lang w:val="fr-FR"/>
          <w:rPrChange w:id="64" w:author="Clay Cressler" w:date="2020-08-07T15:32:00Z">
            <w:rPr>
              <w:rFonts w:ascii="Calibri" w:hAnsi="Calibri" w:cs="Calibri"/>
              <w:sz w:val="22"/>
            </w:rPr>
          </w:rPrChange>
        </w:rPr>
        <w:t xml:space="preserve"> </w:t>
      </w:r>
      <w:r w:rsidR="004A4353" w:rsidRPr="00644802">
        <w:rPr>
          <w:rFonts w:ascii="Calibri" w:hAnsi="Calibri" w:cs="Calibri"/>
          <w:i/>
          <w:iCs/>
          <w:sz w:val="22"/>
          <w:lang w:val="fr-FR"/>
          <w:rPrChange w:id="65" w:author="Clay Cressler" w:date="2020-08-07T15:32:00Z">
            <w:rPr>
              <w:rFonts w:ascii="Calibri" w:hAnsi="Calibri" w:cs="Calibri"/>
              <w:i/>
              <w:iCs/>
              <w:sz w:val="22"/>
            </w:rPr>
          </w:rPrChange>
        </w:rPr>
        <w:t>et al.</w:t>
      </w:r>
      <w:r w:rsidR="004A4353" w:rsidRPr="00644802">
        <w:rPr>
          <w:rFonts w:ascii="Calibri" w:hAnsi="Calibri" w:cs="Calibri"/>
          <w:sz w:val="22"/>
          <w:lang w:val="fr-FR"/>
          <w:rPrChange w:id="66" w:author="Clay Cressler" w:date="2020-08-07T15:32:00Z">
            <w:rPr>
              <w:rFonts w:ascii="Calibri" w:hAnsi="Calibri" w:cs="Calibri"/>
              <w:sz w:val="22"/>
            </w:rPr>
          </w:rPrChange>
        </w:rPr>
        <w:t xml:space="preserve"> 2012; </w:t>
      </w:r>
      <w:proofErr w:type="spellStart"/>
      <w:r w:rsidR="004A4353" w:rsidRPr="00644802">
        <w:rPr>
          <w:rFonts w:ascii="Calibri" w:hAnsi="Calibri" w:cs="Calibri"/>
          <w:sz w:val="22"/>
          <w:lang w:val="fr-FR"/>
          <w:rPrChange w:id="67" w:author="Clay Cressler" w:date="2020-08-07T15:32:00Z">
            <w:rPr>
              <w:rFonts w:ascii="Calibri" w:hAnsi="Calibri" w:cs="Calibri"/>
              <w:sz w:val="22"/>
            </w:rPr>
          </w:rPrChange>
        </w:rPr>
        <w:t>Cressler</w:t>
      </w:r>
      <w:proofErr w:type="spellEnd"/>
      <w:r w:rsidR="004A4353" w:rsidRPr="00644802">
        <w:rPr>
          <w:rFonts w:ascii="Calibri" w:hAnsi="Calibri" w:cs="Calibri"/>
          <w:sz w:val="22"/>
          <w:lang w:val="fr-FR"/>
          <w:rPrChange w:id="68" w:author="Clay Cressler" w:date="2020-08-07T15:32:00Z">
            <w:rPr>
              <w:rFonts w:ascii="Calibri" w:hAnsi="Calibri" w:cs="Calibri"/>
              <w:sz w:val="22"/>
            </w:rPr>
          </w:rPrChange>
        </w:rPr>
        <w:t xml:space="preserve"> </w:t>
      </w:r>
      <w:r w:rsidR="004A4353" w:rsidRPr="00644802">
        <w:rPr>
          <w:rFonts w:ascii="Calibri" w:hAnsi="Calibri" w:cs="Calibri"/>
          <w:i/>
          <w:iCs/>
          <w:sz w:val="22"/>
          <w:lang w:val="fr-FR"/>
          <w:rPrChange w:id="69" w:author="Clay Cressler" w:date="2020-08-07T15:32:00Z">
            <w:rPr>
              <w:rFonts w:ascii="Calibri" w:hAnsi="Calibri" w:cs="Calibri"/>
              <w:i/>
              <w:iCs/>
              <w:sz w:val="22"/>
            </w:rPr>
          </w:rPrChange>
        </w:rPr>
        <w:t>et al.</w:t>
      </w:r>
      <w:r w:rsidR="004A4353" w:rsidRPr="00644802">
        <w:rPr>
          <w:rFonts w:ascii="Calibri" w:hAnsi="Calibri" w:cs="Calibri"/>
          <w:sz w:val="22"/>
          <w:lang w:val="fr-FR"/>
          <w:rPrChange w:id="70" w:author="Clay Cressler" w:date="2020-08-07T15:32:00Z">
            <w:rPr>
              <w:rFonts w:ascii="Calibri" w:hAnsi="Calibri" w:cs="Calibri"/>
              <w:sz w:val="22"/>
            </w:rPr>
          </w:rPrChange>
        </w:rPr>
        <w:t xml:space="preserve"> 2017)</w:t>
      </w:r>
      <w:r w:rsidRPr="00496E2D">
        <w:rPr>
          <w:rFonts w:cstheme="minorHAnsi"/>
          <w:sz w:val="22"/>
          <w:szCs w:val="22"/>
        </w:rPr>
        <w:fldChar w:fldCharType="end"/>
      </w:r>
      <w:r w:rsidRPr="00644802">
        <w:rPr>
          <w:rFonts w:cstheme="minorHAnsi"/>
          <w:sz w:val="22"/>
          <w:szCs w:val="22"/>
          <w:lang w:val="fr-FR"/>
          <w:rPrChange w:id="71" w:author="Clay Cressler" w:date="2020-08-07T15:32:00Z">
            <w:rPr>
              <w:rFonts w:cstheme="minorHAnsi"/>
              <w:sz w:val="22"/>
              <w:szCs w:val="22"/>
            </w:rPr>
          </w:rPrChange>
        </w:rPr>
        <w:t xml:space="preserve">. </w:t>
      </w:r>
      <w:r>
        <w:rPr>
          <w:rFonts w:cstheme="minorHAnsi"/>
          <w:sz w:val="22"/>
          <w:szCs w:val="22"/>
        </w:rPr>
        <w:t xml:space="preserve">Second, when trait differences do lead to differences in the expected fitness of those individuals </w:t>
      </w:r>
      <w:r w:rsidRPr="00496E2D">
        <w:rPr>
          <w:rFonts w:cstheme="minorHAnsi"/>
          <w:sz w:val="22"/>
          <w:szCs w:val="22"/>
        </w:rPr>
        <w:t>(Figure 1A)</w:t>
      </w:r>
      <w:r>
        <w:rPr>
          <w:rFonts w:cstheme="minorHAnsi"/>
          <w:sz w:val="22"/>
          <w:szCs w:val="22"/>
        </w:rPr>
        <w:t xml:space="preserve">, </w:t>
      </w:r>
      <w:r w:rsidRPr="00496E2D">
        <w:rPr>
          <w:rFonts w:cstheme="minorHAnsi"/>
          <w:sz w:val="22"/>
          <w:szCs w:val="22"/>
        </w:rPr>
        <w:lastRenderedPageBreak/>
        <w:t xml:space="preserve">demographic stochasticity causes individuals to randomly deviate from </w:t>
      </w:r>
      <w:r>
        <w:rPr>
          <w:rFonts w:cstheme="minorHAnsi"/>
          <w:sz w:val="22"/>
          <w:szCs w:val="22"/>
        </w:rPr>
        <w:t>their expected fitness, which is known as individual demographic stochasticity</w:t>
      </w:r>
      <w:r w:rsidRPr="00496E2D">
        <w:rPr>
          <w:rFonts w:cstheme="minorHAnsi"/>
          <w:sz w:val="22"/>
          <w:szCs w:val="22"/>
        </w:rPr>
        <w:t xml:space="preserve"> </w:t>
      </w:r>
      <w:r w:rsidRPr="00496E2D">
        <w:rPr>
          <w:rFonts w:cstheme="minorHAnsi"/>
          <w:sz w:val="22"/>
          <w:szCs w:val="22"/>
        </w:rPr>
        <w:fldChar w:fldCharType="begin"/>
      </w:r>
      <w:ins w:id="72" w:author="Clay Cressler" w:date="2020-08-07T11:13:00Z">
        <w:r w:rsidR="00B022D9">
          <w:rPr>
            <w:rFonts w:cstheme="minorHAnsi"/>
            <w:sz w:val="22"/>
            <w:szCs w:val="22"/>
          </w:rPr>
          <w:instrText xml:space="preserve"> ADDIN ZOTERO_ITEM CSL_CITATION {"citationID":"wxkaVpky","properties":{"formattedCitation":"(van Daalen &amp; Caswell 2017)","plainCitation":"(van Daalen &amp; Caswell 2017)","noteIndex":0},"citationItems":[{"id":"gBPCYzZI/TYxuqI9a","uris":["http://zotero.org/users/1264037/items/QSQTBE98"],"uri":["http://zotero.org/users/1264037/items/QSQTBE98"],"itemData":{"id":5838,"type":"article-journal","abstract":"Lifetime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instrText>
        </w:r>
      </w:ins>
      <w:del w:id="73" w:author="Clay Cressler" w:date="2020-08-07T11:13:00Z">
        <w:r w:rsidR="002E50A3" w:rsidDel="00B022D9">
          <w:rPr>
            <w:rFonts w:cstheme="minorHAnsi"/>
            <w:sz w:val="22"/>
            <w:szCs w:val="22"/>
          </w:rPr>
          <w:delInstrText xml:space="preserve"> ADDIN ZOTERO_ITEM CSL_CITATION {"citationID":"wxkaVpky","properties":{"formattedCitation":"(van Daalen &amp; Caswell 2017)","plainCitation":"(van Daalen &amp; Caswell 2017)","noteIndex":0},"citationItems":[{"id":5838,"uris":["http://zotero.org/users/1264037/items/QSQTBE98"],"uri":["http://zotero.org/users/1264037/items/QSQTBE98"],"itemData":{"id":5838,"type":"article-journal","abstract":"Lifetime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 xml:space="preserve">(van </w:t>
      </w:r>
      <w:proofErr w:type="spellStart"/>
      <w:r w:rsidRPr="008E50B7">
        <w:rPr>
          <w:rFonts w:ascii="Calibri" w:hAnsi="Calibri" w:cs="Calibri"/>
          <w:sz w:val="22"/>
        </w:rPr>
        <w:t>Daalen</w:t>
      </w:r>
      <w:proofErr w:type="spellEnd"/>
      <w:r w:rsidRPr="008E50B7">
        <w:rPr>
          <w:rFonts w:ascii="Calibri" w:hAnsi="Calibri" w:cs="Calibri"/>
          <w:sz w:val="22"/>
        </w:rPr>
        <w:t xml:space="preserve"> &amp; Caswell 2017)</w:t>
      </w:r>
      <w:r w:rsidRPr="00496E2D">
        <w:rPr>
          <w:rFonts w:cstheme="minorHAnsi"/>
          <w:sz w:val="22"/>
          <w:szCs w:val="22"/>
        </w:rPr>
        <w:fldChar w:fldCharType="end"/>
      </w:r>
      <w:r w:rsidRPr="00496E2D">
        <w:rPr>
          <w:rFonts w:cstheme="minorHAnsi"/>
          <w:sz w:val="22"/>
          <w:szCs w:val="22"/>
        </w:rPr>
        <w:t xml:space="preserve">. For example, </w:t>
      </w:r>
      <w:r>
        <w:rPr>
          <w:rFonts w:cstheme="minorHAnsi"/>
          <w:sz w:val="22"/>
          <w:szCs w:val="22"/>
        </w:rPr>
        <w:fldChar w:fldCharType="begin"/>
      </w:r>
      <w:ins w:id="74" w:author="Clay Cressler" w:date="2020-08-07T11:13:00Z">
        <w:r w:rsidR="00B022D9">
          <w:rPr>
            <w:rFonts w:cstheme="minorHAnsi"/>
            <w:sz w:val="22"/>
            <w:szCs w:val="22"/>
          </w:rPr>
          <w:instrText xml:space="preserve"> ADDIN ZOTERO_ITEM CSL_CITATION {"citationID":"38kRwvXZ","properties":{"formattedCitation":"(Banks &amp; Thompson 1987)","plainCitation":"(Banks &amp; Thompson 1987)","dontUpdate":true,"noteIndex":0},"citationItems":[{"id":"gBPCYzZI/8OwD6xF2","uris":["http://zotero.org/users/1264037/items/YZCNGSH9"],"uri":["http://zotero.org/users/1264037/items/YZCNGSH9"],"itemData":{"id":7731,"type":"article-journal","abstract":"(1)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del w:id="75" w:author="Clay Cressler" w:date="2020-08-07T11:13:00Z">
        <w:r w:rsidR="009618B1" w:rsidDel="00B022D9">
          <w:rPr>
            <w:rFonts w:cstheme="minorHAnsi"/>
            <w:sz w:val="22"/>
            <w:szCs w:val="22"/>
          </w:rPr>
          <w:delInstrText xml:space="preserve"> ADDIN ZOTERO_ITEM CSL_CITATION {"citationID":"38kRwvXZ","properties":{"formattedCitation":"(Banks &amp; Thompson 1987)","plainCitation":"(Banks &amp; Thompson 1987)","dontUpdate":true,"noteIndex":0},"citationItems":[{"id":7731,"uris":["http://zotero.org/users/1264037/items/YZCNGSH9"],"uri":["http://zotero.org/users/1264037/items/YZCNGSH9"],"itemData":{"id":7731,"type":"article-journal","abstract":"(1)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Pr>
          <w:rFonts w:cstheme="minorHAnsi"/>
          <w:sz w:val="22"/>
          <w:szCs w:val="22"/>
        </w:rPr>
        <w:fldChar w:fldCharType="separate"/>
      </w:r>
      <w:r w:rsidRPr="008E50B7">
        <w:rPr>
          <w:rFonts w:ascii="Calibri" w:hAnsi="Calibri" w:cs="Calibri"/>
          <w:sz w:val="22"/>
        </w:rPr>
        <w:t xml:space="preserve">Banks &amp; Thompson </w:t>
      </w:r>
      <w:r w:rsidR="004A4353">
        <w:rPr>
          <w:rFonts w:ascii="Calibri" w:hAnsi="Calibri" w:cs="Calibri"/>
          <w:sz w:val="22"/>
        </w:rPr>
        <w:t>(</w:t>
      </w:r>
      <w:r w:rsidRPr="008E50B7">
        <w:rPr>
          <w:rFonts w:ascii="Calibri" w:hAnsi="Calibri" w:cs="Calibri"/>
          <w:sz w:val="22"/>
        </w:rPr>
        <w:t>1987)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assessed lifetime reproductive success of the damselfly </w:t>
      </w:r>
      <w:proofErr w:type="spellStart"/>
      <w:r w:rsidRPr="00496E2D">
        <w:rPr>
          <w:rFonts w:cstheme="minorHAnsi"/>
          <w:i/>
          <w:sz w:val="22"/>
          <w:szCs w:val="22"/>
        </w:rPr>
        <w:t>Coenagrion</w:t>
      </w:r>
      <w:proofErr w:type="spellEnd"/>
      <w:r w:rsidRPr="00496E2D">
        <w:rPr>
          <w:rFonts w:cstheme="minorHAnsi"/>
          <w:i/>
          <w:sz w:val="22"/>
          <w:szCs w:val="22"/>
        </w:rPr>
        <w:t xml:space="preserve"> </w:t>
      </w:r>
      <w:proofErr w:type="spellStart"/>
      <w:r w:rsidRPr="00496E2D">
        <w:rPr>
          <w:rFonts w:cstheme="minorHAnsi"/>
          <w:i/>
          <w:sz w:val="22"/>
          <w:szCs w:val="22"/>
        </w:rPr>
        <w:t>puella</w:t>
      </w:r>
      <w:proofErr w:type="spellEnd"/>
      <w:r w:rsidRPr="00496E2D">
        <w:rPr>
          <w:rFonts w:cstheme="minorHAnsi"/>
          <w:sz w:val="22"/>
          <w:szCs w:val="22"/>
        </w:rPr>
        <w:t xml:space="preserve"> with respect to individual head width (Figure 1B). Although there was a </w:t>
      </w:r>
      <w:del w:id="76" w:author="John DeLong" w:date="2020-07-24T14:19:00Z">
        <w:r w:rsidRPr="00496E2D" w:rsidDel="005066F6">
          <w:rPr>
            <w:rFonts w:cstheme="minorHAnsi"/>
            <w:sz w:val="22"/>
            <w:szCs w:val="22"/>
          </w:rPr>
          <w:delText xml:space="preserve">clear </w:delText>
        </w:r>
      </w:del>
      <w:ins w:id="77" w:author="John DeLong" w:date="2020-07-24T14:19:00Z">
        <w:r w:rsidR="005066F6">
          <w:rPr>
            <w:rFonts w:cstheme="minorHAnsi"/>
            <w:sz w:val="22"/>
            <w:szCs w:val="22"/>
          </w:rPr>
          <w:t>range of</w:t>
        </w:r>
        <w:r w:rsidR="005066F6" w:rsidRPr="00496E2D">
          <w:rPr>
            <w:rFonts w:cstheme="minorHAnsi"/>
            <w:sz w:val="22"/>
            <w:szCs w:val="22"/>
          </w:rPr>
          <w:t xml:space="preserve"> </w:t>
        </w:r>
      </w:ins>
      <w:r w:rsidRPr="00496E2D">
        <w:rPr>
          <w:rFonts w:cstheme="minorHAnsi"/>
          <w:sz w:val="22"/>
          <w:szCs w:val="22"/>
        </w:rPr>
        <w:t>fitness-maximizing value</w:t>
      </w:r>
      <w:ins w:id="78" w:author="John DeLong" w:date="2020-07-24T14:19:00Z">
        <w:r w:rsidR="005066F6">
          <w:rPr>
            <w:rFonts w:cstheme="minorHAnsi"/>
            <w:sz w:val="22"/>
            <w:szCs w:val="22"/>
          </w:rPr>
          <w:t>s</w:t>
        </w:r>
      </w:ins>
      <w:r w:rsidRPr="00496E2D">
        <w:rPr>
          <w:rFonts w:cstheme="minorHAnsi"/>
          <w:sz w:val="22"/>
          <w:szCs w:val="22"/>
        </w:rPr>
        <w:t xml:space="preserve"> of head width</w:t>
      </w:r>
      <w:r>
        <w:rPr>
          <w:rFonts w:cstheme="minorHAnsi"/>
          <w:sz w:val="22"/>
          <w:szCs w:val="22"/>
        </w:rPr>
        <w:t xml:space="preserve"> in the damselfly population</w:t>
      </w:r>
      <w:r w:rsidRPr="00496E2D">
        <w:rPr>
          <w:rFonts w:cstheme="minorHAnsi"/>
          <w:sz w:val="22"/>
          <w:szCs w:val="22"/>
        </w:rPr>
        <w:t xml:space="preserve">, the realized lifetime reproductive success of individuals was quite variable, and many individuals with </w:t>
      </w:r>
      <w:del w:id="79" w:author="John DeLong" w:date="2020-07-24T14:20:00Z">
        <w:r w:rsidRPr="00496E2D" w:rsidDel="005066F6">
          <w:rPr>
            <w:rFonts w:cstheme="minorHAnsi"/>
            <w:sz w:val="22"/>
            <w:szCs w:val="22"/>
          </w:rPr>
          <w:delText xml:space="preserve">the </w:delText>
        </w:r>
      </w:del>
      <w:ins w:id="80" w:author="John DeLong" w:date="2020-07-24T14:20:00Z">
        <w:r w:rsidR="005066F6">
          <w:rPr>
            <w:rFonts w:cstheme="minorHAnsi"/>
            <w:sz w:val="22"/>
            <w:szCs w:val="22"/>
          </w:rPr>
          <w:t>an</w:t>
        </w:r>
        <w:r w:rsidR="005066F6" w:rsidRPr="00496E2D">
          <w:rPr>
            <w:rFonts w:cstheme="minorHAnsi"/>
            <w:sz w:val="22"/>
            <w:szCs w:val="22"/>
          </w:rPr>
          <w:t xml:space="preserve"> </w:t>
        </w:r>
      </w:ins>
      <w:r w:rsidRPr="00496E2D">
        <w:rPr>
          <w:rFonts w:cstheme="minorHAnsi"/>
          <w:sz w:val="22"/>
          <w:szCs w:val="22"/>
        </w:rPr>
        <w:t xml:space="preserve">optimal head width realized relatively low fitness (Figure 1B). </w:t>
      </w:r>
    </w:p>
    <w:p w14:paraId="579509CD" w14:textId="4D4AC272" w:rsidR="008F3CF5" w:rsidRPr="00496E2D" w:rsidRDefault="000944C2" w:rsidP="008F3CF5">
      <w:pPr>
        <w:spacing w:after="0" w:line="480" w:lineRule="auto"/>
        <w:ind w:firstLine="720"/>
        <w:contextualSpacing/>
        <w:rPr>
          <w:rFonts w:cstheme="minorHAnsi"/>
          <w:sz w:val="22"/>
          <w:szCs w:val="22"/>
        </w:rPr>
      </w:pPr>
      <w:ins w:id="81" w:author="Clay Cressler" w:date="2020-08-07T10:38:00Z">
        <w:r>
          <w:rPr>
            <w:rFonts w:cstheme="minorHAnsi"/>
            <w:sz w:val="22"/>
            <w:szCs w:val="22"/>
          </w:rPr>
          <w:t>An outstanding question is whether approaches</w:t>
        </w:r>
      </w:ins>
      <w:ins w:id="82" w:author="Clay Cressler" w:date="2020-08-07T10:39:00Z">
        <w:r>
          <w:rPr>
            <w:rFonts w:cstheme="minorHAnsi"/>
            <w:sz w:val="22"/>
            <w:szCs w:val="22"/>
          </w:rPr>
          <w:t xml:space="preserve"> to studying trait dynamics</w:t>
        </w:r>
      </w:ins>
      <w:ins w:id="83" w:author="Clay Cressler" w:date="2020-08-07T10:38:00Z">
        <w:r>
          <w:rPr>
            <w:rFonts w:cstheme="minorHAnsi"/>
            <w:sz w:val="22"/>
            <w:szCs w:val="22"/>
          </w:rPr>
          <w:t xml:space="preserve">, such as QG and AD, that </w:t>
        </w:r>
      </w:ins>
      <w:ins w:id="84" w:author="Clay Cressler" w:date="2020-08-07T10:39:00Z">
        <w:r>
          <w:rPr>
            <w:rFonts w:cstheme="minorHAnsi"/>
            <w:sz w:val="22"/>
            <w:szCs w:val="22"/>
          </w:rPr>
          <w:t>do not consider</w:t>
        </w:r>
      </w:ins>
      <w:ins w:id="85" w:author="Clay Cressler" w:date="2020-08-07T10:38:00Z">
        <w:r>
          <w:rPr>
            <w:rFonts w:cstheme="minorHAnsi"/>
            <w:sz w:val="22"/>
            <w:szCs w:val="22"/>
          </w:rPr>
          <w:t xml:space="preserve"> the effec</w:t>
        </w:r>
      </w:ins>
      <w:ins w:id="86" w:author="Clay Cressler" w:date="2020-08-07T10:39:00Z">
        <w:r>
          <w:rPr>
            <w:rFonts w:cstheme="minorHAnsi"/>
            <w:sz w:val="22"/>
            <w:szCs w:val="22"/>
          </w:rPr>
          <w:t xml:space="preserve">ts of demographic stochasticity can still provide insight into </w:t>
        </w:r>
      </w:ins>
      <w:ins w:id="87" w:author="Clay Cressler" w:date="2020-08-07T10:40:00Z">
        <w:r>
          <w:rPr>
            <w:rFonts w:cstheme="minorHAnsi"/>
            <w:sz w:val="22"/>
            <w:szCs w:val="22"/>
          </w:rPr>
          <w:t>trait evolution when it is present</w:t>
        </w:r>
      </w:ins>
      <w:ins w:id="88" w:author="Clay Cressler" w:date="2020-08-07T10:41:00Z">
        <w:r>
          <w:rPr>
            <w:rFonts w:cstheme="minorHAnsi"/>
            <w:sz w:val="22"/>
            <w:szCs w:val="22"/>
          </w:rPr>
          <w:t xml:space="preserve"> and alters ecological dynamics</w:t>
        </w:r>
      </w:ins>
      <w:ins w:id="89" w:author="Clay Cressler" w:date="2020-08-07T10:40:00Z">
        <w:r>
          <w:rPr>
            <w:rFonts w:cstheme="minorHAnsi"/>
            <w:sz w:val="22"/>
            <w:szCs w:val="22"/>
          </w:rPr>
          <w:t xml:space="preserve">. </w:t>
        </w:r>
      </w:ins>
      <w:r w:rsidR="008F3CF5" w:rsidRPr="00496E2D">
        <w:rPr>
          <w:rFonts w:cstheme="minorHAnsi"/>
          <w:sz w:val="22"/>
          <w:szCs w:val="22"/>
        </w:rPr>
        <w:t xml:space="preserve">To </w:t>
      </w:r>
      <w:del w:id="90" w:author="Clay Cressler" w:date="2020-08-07T10:41:00Z">
        <w:r w:rsidR="008F3CF5" w:rsidRPr="00496E2D" w:rsidDel="000944C2">
          <w:rPr>
            <w:rFonts w:cstheme="minorHAnsi"/>
            <w:sz w:val="22"/>
            <w:szCs w:val="22"/>
          </w:rPr>
          <w:delText>study how stochasticity can influence the path and pace of adaptation by altering ecological dynamics</w:delText>
        </w:r>
      </w:del>
      <w:ins w:id="91" w:author="Clay Cressler" w:date="2020-08-07T10:41:00Z">
        <w:r>
          <w:rPr>
            <w:rFonts w:cstheme="minorHAnsi"/>
            <w:sz w:val="22"/>
            <w:szCs w:val="22"/>
          </w:rPr>
          <w:t>answer this question</w:t>
        </w:r>
      </w:ins>
      <w:r w:rsidR="008F3CF5" w:rsidRPr="00496E2D">
        <w:rPr>
          <w:rFonts w:cstheme="minorHAnsi"/>
          <w:sz w:val="22"/>
          <w:szCs w:val="22"/>
        </w:rPr>
        <w:t xml:space="preserve">, </w:t>
      </w:r>
      <w:r w:rsidR="004E4055">
        <w:rPr>
          <w:rFonts w:cstheme="minorHAnsi"/>
          <w:sz w:val="22"/>
          <w:szCs w:val="22"/>
        </w:rPr>
        <w:t xml:space="preserve">here </w:t>
      </w:r>
      <w:r w:rsidR="008F3CF5" w:rsidRPr="00496E2D">
        <w:rPr>
          <w:rFonts w:cstheme="minorHAnsi"/>
          <w:sz w:val="22"/>
          <w:szCs w:val="22"/>
        </w:rPr>
        <w:t>we use Gillespie eco-evolutionary models [GEMs]</w:t>
      </w:r>
      <w:r w:rsidR="008F3CF5">
        <w:rPr>
          <w:rFonts w:cstheme="minorHAnsi"/>
          <w:sz w:val="22"/>
          <w:szCs w:val="22"/>
        </w:rPr>
        <w:t xml:space="preserve"> </w:t>
      </w:r>
      <w:r w:rsidR="008F3CF5">
        <w:rPr>
          <w:rFonts w:cstheme="minorHAnsi"/>
          <w:sz w:val="22"/>
          <w:szCs w:val="22"/>
        </w:rPr>
        <w:fldChar w:fldCharType="begin"/>
      </w:r>
      <w:ins w:id="92" w:author="Clay Cressler" w:date="2020-08-07T11:13:00Z">
        <w:r w:rsidR="00B022D9">
          <w:rPr>
            <w:rFonts w:cstheme="minorHAnsi"/>
            <w:sz w:val="22"/>
            <w:szCs w:val="22"/>
          </w:rPr>
          <w: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2019)","noteIndex":0},"citationItems":[{"id":"gBPCYzZI/MCQV0opc","uris":["http://zotero.org/users/1264037/items/QD62TNZM"],"uri":["http://zotero.org/users/1264037/items/QD62TNZM"],"itemData":{"id":2631,"type":"article-journal","abstract":"Heritable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P."}],"issued":{"date-parts":[["2016",2,1]]}}},{"id":"gBPCYzZI/ipYRFigy","uris":["http://zotero.org/users/1264037/items/CPMJ5H34"],"uri":["http://zotero.org/users/1264037/items/CPMJ5H34"],"itemData":{"id":6088,"type":"article-journal","abstract":"Age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M."}],"issued":{"date-parts":[["2018",4,1]]}}},{"id":"gBPCYzZI/6LxJZ21U","uris":["http://zotero.org/users/1264037/items/XCPYDJP6"],"uri":["http://zotero.org/users/1264037/items/XCPYDJP6"],"itemData":{"id":7518,"type":"article-journal","abstract":"Invading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93" w:author="Clay Cressler" w:date="2020-08-07T11:13:00Z">
        <w:r w:rsidR="002E50A3" w:rsidDel="00B022D9">
          <w:rPr>
            <w:rFonts w:cstheme="minorHAnsi"/>
            <w:sz w:val="22"/>
            <w:szCs w:val="22"/>
          </w:rPr>
          <w:del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sidR="008F3CF5">
        <w:rPr>
          <w:rFonts w:cstheme="minorHAnsi"/>
          <w:sz w:val="22"/>
          <w:szCs w:val="22"/>
        </w:rPr>
        <w:fldChar w:fldCharType="separate"/>
      </w:r>
      <w:r w:rsidR="008F3CF5" w:rsidRPr="008E50B7">
        <w:rPr>
          <w:rFonts w:ascii="Calibri" w:hAnsi="Calibri" w:cs="Calibri"/>
          <w:sz w:val="22"/>
        </w:rPr>
        <w:t xml:space="preserve">(DeLong &amp; </w:t>
      </w:r>
      <w:proofErr w:type="spellStart"/>
      <w:r w:rsidR="008F3CF5" w:rsidRPr="008E50B7">
        <w:rPr>
          <w:rFonts w:ascii="Calibri" w:hAnsi="Calibri" w:cs="Calibri"/>
          <w:sz w:val="22"/>
        </w:rPr>
        <w:t>Gibert</w:t>
      </w:r>
      <w:proofErr w:type="spellEnd"/>
      <w:r w:rsidR="008F3CF5" w:rsidRPr="008E50B7">
        <w:rPr>
          <w:rFonts w:ascii="Calibri" w:hAnsi="Calibri" w:cs="Calibri"/>
          <w:sz w:val="22"/>
        </w:rPr>
        <w:t xml:space="preserve"> 2016; DeLong &amp; </w:t>
      </w:r>
      <w:proofErr w:type="spellStart"/>
      <w:r w:rsidR="008F3CF5" w:rsidRPr="008E50B7">
        <w:rPr>
          <w:rFonts w:ascii="Calibri" w:hAnsi="Calibri" w:cs="Calibri"/>
          <w:sz w:val="22"/>
        </w:rPr>
        <w:t>Luhring</w:t>
      </w:r>
      <w:proofErr w:type="spellEnd"/>
      <w:r w:rsidR="008F3CF5" w:rsidRPr="008E50B7">
        <w:rPr>
          <w:rFonts w:ascii="Calibri" w:hAnsi="Calibri" w:cs="Calibri"/>
          <w:sz w:val="22"/>
        </w:rPr>
        <w:t xml:space="preserve"> 2018; DeLong &amp; </w:t>
      </w:r>
      <w:proofErr w:type="spellStart"/>
      <w:r w:rsidR="008F3CF5" w:rsidRPr="008E50B7">
        <w:rPr>
          <w:rFonts w:ascii="Calibri" w:hAnsi="Calibri" w:cs="Calibri"/>
          <w:sz w:val="22"/>
        </w:rPr>
        <w:t>Belmaker</w:t>
      </w:r>
      <w:proofErr w:type="spellEnd"/>
      <w:r w:rsidR="008F3CF5" w:rsidRPr="008E50B7">
        <w:rPr>
          <w:rFonts w:ascii="Calibri" w:hAnsi="Calibri" w:cs="Calibri"/>
          <w:sz w:val="22"/>
        </w:rPr>
        <w:t xml:space="preserve"> 2019)</w:t>
      </w:r>
      <w:r w:rsidR="008F3CF5">
        <w:rPr>
          <w:rFonts w:cstheme="minorHAnsi"/>
          <w:sz w:val="22"/>
          <w:szCs w:val="22"/>
        </w:rPr>
        <w:fldChar w:fldCharType="end"/>
      </w:r>
      <w:r w:rsidR="008F3CF5">
        <w:rPr>
          <w:rFonts w:cstheme="minorHAnsi"/>
          <w:sz w:val="22"/>
          <w:szCs w:val="22"/>
        </w:rPr>
        <w:t xml:space="preserve"> to generate ecological and evolutionary dynamics through the simulation of stochastic birth-death processes </w:t>
      </w:r>
      <w:r w:rsidR="008F3CF5">
        <w:rPr>
          <w:rFonts w:cstheme="minorHAnsi"/>
          <w:sz w:val="22"/>
          <w:szCs w:val="22"/>
        </w:rPr>
        <w:fldChar w:fldCharType="begin"/>
      </w:r>
      <w:ins w:id="94" w:author="Clay Cressler" w:date="2020-08-07T11:13:00Z">
        <w:r w:rsidR="00B022D9">
          <w:rPr>
            <w:rFonts w:cstheme="minorHAnsi"/>
            <w:sz w:val="22"/>
            <w:szCs w:val="22"/>
          </w:rPr>
          <w:instrText xml:space="preserve"> ADDIN ZOTERO_ITEM CSL_CITATION {"citationID":"D728ZR7e","properties":{"formattedCitation":"(Dieckmann &amp; Law 1996; Champagnat {\\i{}et al.} 2006; Doebeli {\\i{}et al.} 2017)","plainCitation":"(Dieckmann &amp; Law 1996; Champagnat et al. 2006; Doebeli et al. 2017)","noteIndex":0},"citationItems":[{"id":53,"uris":["http://zotero.org/users/246158/items/2JXJG5FS"],"uri":["http://zotero.org/users/246158/items/2JXJG5FS"],"itemData":{"id":53,"type":"article-journal","abstract":"In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55,"uris":["http://zotero.org/users/246158/items/ZVRQSZWP"],"uri":["http://zotero.org/users/246158/items/ZVRQSZWP"],"itemData":{"id":55,"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del w:id="95" w:author="Clay Cressler" w:date="2020-08-07T11:13:00Z">
        <w:r w:rsidR="008E4F39" w:rsidDel="00B022D9">
          <w:rPr>
            <w:rFonts w:cstheme="minorHAnsi"/>
            <w:sz w:val="22"/>
            <w:szCs w:val="22"/>
          </w:rPr>
          <w:delInstrText xml:space="preserve"> ADDIN ZOTERO_ITEM CSL_CITATION {"citationID":"D728ZR7e","properties":{"formattedCitation":"(Dieckmann &amp; Law 1996; Champagnat {\\i{}et al.} 2006; Doebeli {\\i{}et al.} 2017)","plainCitation":"(Dieckmann &amp; Law 1996; Champagnat et al. 2006; Doebeli et al. 2017)","noteIndex":0},"citationItems":[{"id":"11N9M0Y2/216vMg3l","uris":["http://zotero.org/users/246158/items/2JXJG5FS"],"uri":["http://zotero.org/users/246158/items/2JXJG5FS"],"itemData":{"id":3554,"type":"article-journal","abstract":"In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11N9M0Y2/Yizq1AQa","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delInstrText>
        </w:r>
      </w:del>
      <w:r w:rsidR="008F3CF5">
        <w:rPr>
          <w:rFonts w:cstheme="minorHAnsi"/>
          <w:sz w:val="22"/>
          <w:szCs w:val="22"/>
        </w:rPr>
        <w:fldChar w:fldCharType="separate"/>
      </w:r>
      <w:r w:rsidR="008F3CF5" w:rsidRPr="00FA2351">
        <w:rPr>
          <w:rFonts w:ascii="Calibri" w:hAnsi="Calibri" w:cs="Calibri"/>
          <w:sz w:val="22"/>
        </w:rPr>
        <w:t>(</w:t>
      </w:r>
      <w:proofErr w:type="spellStart"/>
      <w:r w:rsidR="008F3CF5" w:rsidRPr="00FA2351">
        <w:rPr>
          <w:rFonts w:ascii="Calibri" w:hAnsi="Calibri" w:cs="Calibri"/>
          <w:sz w:val="22"/>
        </w:rPr>
        <w:t>Dieckmann</w:t>
      </w:r>
      <w:proofErr w:type="spellEnd"/>
      <w:r w:rsidR="008F3CF5" w:rsidRPr="00FA2351">
        <w:rPr>
          <w:rFonts w:ascii="Calibri" w:hAnsi="Calibri" w:cs="Calibri"/>
          <w:sz w:val="22"/>
        </w:rPr>
        <w:t xml:space="preserve"> &amp; Law 1996; Champagnat </w:t>
      </w:r>
      <w:r w:rsidR="008F3CF5" w:rsidRPr="00FA2351">
        <w:rPr>
          <w:rFonts w:ascii="Calibri" w:hAnsi="Calibri" w:cs="Calibri"/>
          <w:i/>
          <w:iCs/>
          <w:sz w:val="22"/>
        </w:rPr>
        <w:t>et al.</w:t>
      </w:r>
      <w:r w:rsidR="008F3CF5" w:rsidRPr="00FA2351">
        <w:rPr>
          <w:rFonts w:ascii="Calibri" w:hAnsi="Calibri" w:cs="Calibri"/>
          <w:sz w:val="22"/>
        </w:rPr>
        <w:t xml:space="preserve"> 2006; </w:t>
      </w:r>
      <w:proofErr w:type="spellStart"/>
      <w:r w:rsidR="008F3CF5" w:rsidRPr="00FA2351">
        <w:rPr>
          <w:rFonts w:ascii="Calibri" w:hAnsi="Calibri" w:cs="Calibri"/>
          <w:sz w:val="22"/>
        </w:rPr>
        <w:t>Doebeli</w:t>
      </w:r>
      <w:proofErr w:type="spellEnd"/>
      <w:r w:rsidR="008F3CF5" w:rsidRPr="00FA2351">
        <w:rPr>
          <w:rFonts w:ascii="Calibri" w:hAnsi="Calibri" w:cs="Calibri"/>
          <w:sz w:val="22"/>
        </w:rPr>
        <w:t xml:space="preserve"> </w:t>
      </w:r>
      <w:r w:rsidR="008F3CF5" w:rsidRPr="00FA2351">
        <w:rPr>
          <w:rFonts w:ascii="Calibri" w:hAnsi="Calibri" w:cs="Calibri"/>
          <w:i/>
          <w:iCs/>
          <w:sz w:val="22"/>
        </w:rPr>
        <w:t>et al.</w:t>
      </w:r>
      <w:r w:rsidR="008F3CF5" w:rsidRPr="00FA2351">
        <w:rPr>
          <w:rFonts w:ascii="Calibri" w:hAnsi="Calibri" w:cs="Calibri"/>
          <w:sz w:val="22"/>
        </w:rPr>
        <w:t xml:space="preserve"> 2017)</w:t>
      </w:r>
      <w:r w:rsidR="008F3CF5">
        <w:rPr>
          <w:rFonts w:cstheme="minorHAnsi"/>
          <w:sz w:val="22"/>
          <w:szCs w:val="22"/>
        </w:rPr>
        <w:fldChar w:fldCharType="end"/>
      </w:r>
      <w:r w:rsidR="008F3CF5">
        <w:rPr>
          <w:rFonts w:cstheme="minorHAnsi"/>
          <w:sz w:val="22"/>
          <w:szCs w:val="22"/>
        </w:rPr>
        <w:t xml:space="preserve">. </w:t>
      </w:r>
      <w:r w:rsidR="008F3CF5" w:rsidRPr="00496E2D">
        <w:rPr>
          <w:rFonts w:cstheme="minorHAnsi"/>
          <w:sz w:val="22"/>
          <w:szCs w:val="22"/>
        </w:rPr>
        <w:t xml:space="preserve">Specifically, we compare the ecological and evolutionary dynamics </w:t>
      </w:r>
      <w:r w:rsidR="008F3CF5">
        <w:rPr>
          <w:rFonts w:cstheme="minorHAnsi"/>
          <w:sz w:val="22"/>
          <w:szCs w:val="22"/>
        </w:rPr>
        <w:t>produced by</w:t>
      </w:r>
      <w:r w:rsidR="008F3CF5" w:rsidRPr="00496E2D">
        <w:rPr>
          <w:rFonts w:cstheme="minorHAnsi"/>
          <w:sz w:val="22"/>
          <w:szCs w:val="22"/>
        </w:rPr>
        <w:t xml:space="preserve"> GEMs to deterministic expectations based on the quantitative genetics (QG) approach</w:t>
      </w:r>
      <w:r w:rsidR="008F3CF5">
        <w:rPr>
          <w:rFonts w:cstheme="minorHAnsi"/>
          <w:sz w:val="22"/>
          <w:szCs w:val="22"/>
        </w:rPr>
        <w:t xml:space="preserve"> </w:t>
      </w:r>
      <w:r w:rsidR="008F3CF5">
        <w:rPr>
          <w:rFonts w:cstheme="minorHAnsi"/>
          <w:sz w:val="22"/>
          <w:szCs w:val="22"/>
        </w:rPr>
        <w:fldChar w:fldCharType="begin"/>
      </w:r>
      <w:ins w:id="96" w:author="Clay Cressler" w:date="2020-08-07T11:13:00Z">
        <w:r w:rsidR="00B022D9">
          <w:rPr>
            <w:rFonts w:cstheme="minorHAnsi"/>
            <w:sz w:val="22"/>
            <w:szCs w:val="22"/>
          </w:rPr>
          <w:instrText xml:space="preserve"> ADDIN ZOTERO_ITEM CSL_CITATION {"citationID":"whIQ0i32","properties":{"formattedCitation":"(Lande 1976; Abrams {\\i{}et al.} 1993b)","plainCitation":"(Lande 1976; Abrams et al. 1993b)","noteIndex":0},"citationItems":[{"id":"gBPCYzZI/UGHQTo6o","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gBPCYzZI/5rYM7SeR","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ins>
      <w:del w:id="97" w:author="Clay Cressler" w:date="2020-08-07T11:13:00Z">
        <w:r w:rsidR="002E50A3" w:rsidDel="00B022D9">
          <w:rPr>
            <w:rFonts w:cstheme="minorHAnsi"/>
            <w:sz w:val="22"/>
            <w:szCs w:val="22"/>
          </w:rPr>
          <w:delInstrText xml:space="preserve"> ADDIN ZOTERO_ITEM CSL_CITATION {"citationID":"whIQ0i32","properties":{"formattedCitation":"(Lande 1976; Abrams {\\i{}et al.} 1993b)","plainCitation":"(Lande 1976; Abrams et al. 1993b)","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delInstrText>
        </w:r>
      </w:del>
      <w:r w:rsidR="008F3CF5">
        <w:rPr>
          <w:rFonts w:cstheme="minorHAnsi"/>
          <w:sz w:val="22"/>
          <w:szCs w:val="22"/>
        </w:rPr>
        <w:fldChar w:fldCharType="separate"/>
      </w:r>
      <w:r w:rsidR="008F3CF5" w:rsidRPr="001409F9">
        <w:rPr>
          <w:rFonts w:ascii="Calibri" w:hAnsi="Calibri" w:cs="Calibri"/>
          <w:sz w:val="22"/>
        </w:rPr>
        <w:t>(</w:t>
      </w:r>
      <w:proofErr w:type="spellStart"/>
      <w:r w:rsidR="008F3CF5" w:rsidRPr="001409F9">
        <w:rPr>
          <w:rFonts w:ascii="Calibri" w:hAnsi="Calibri" w:cs="Calibri"/>
          <w:sz w:val="22"/>
        </w:rPr>
        <w:t>Lande</w:t>
      </w:r>
      <w:proofErr w:type="spellEnd"/>
      <w:r w:rsidR="008F3CF5" w:rsidRPr="001409F9">
        <w:rPr>
          <w:rFonts w:ascii="Calibri" w:hAnsi="Calibri" w:cs="Calibri"/>
          <w:sz w:val="22"/>
        </w:rPr>
        <w:t xml:space="preserve"> 1976; Abrams </w:t>
      </w:r>
      <w:r w:rsidR="008F3CF5" w:rsidRPr="001409F9">
        <w:rPr>
          <w:rFonts w:ascii="Calibri" w:hAnsi="Calibri" w:cs="Calibri"/>
          <w:i/>
          <w:iCs/>
          <w:sz w:val="22"/>
        </w:rPr>
        <w:t>et al.</w:t>
      </w:r>
      <w:r w:rsidR="008F3CF5" w:rsidRPr="001409F9">
        <w:rPr>
          <w:rFonts w:ascii="Calibri" w:hAnsi="Calibri" w:cs="Calibri"/>
          <w:sz w:val="22"/>
        </w:rPr>
        <w:t xml:space="preserve"> 1993b)</w:t>
      </w:r>
      <w:r w:rsidR="008F3CF5">
        <w:rPr>
          <w:rFonts w:cstheme="minorHAnsi"/>
          <w:sz w:val="22"/>
          <w:szCs w:val="22"/>
        </w:rPr>
        <w:fldChar w:fldCharType="end"/>
      </w:r>
      <w:r w:rsidR="008F3CF5" w:rsidRPr="00496E2D">
        <w:rPr>
          <w:rFonts w:cstheme="minorHAnsi"/>
          <w:sz w:val="22"/>
          <w:szCs w:val="22"/>
        </w:rPr>
        <w:t xml:space="preserve">. </w:t>
      </w:r>
      <w:r w:rsidR="008F3CF5">
        <w:rPr>
          <w:rFonts w:cstheme="minorHAnsi"/>
          <w:sz w:val="22"/>
          <w:szCs w:val="22"/>
        </w:rPr>
        <w:t xml:space="preserve">We study the eco-evolutionary dynamics of a simple ecological model of logistic growth </w:t>
      </w:r>
      <w:r w:rsidR="008F3CF5" w:rsidRPr="00496E2D">
        <w:rPr>
          <w:rFonts w:cstheme="minorHAnsi"/>
          <w:sz w:val="22"/>
          <w:szCs w:val="22"/>
        </w:rPr>
        <w:t xml:space="preserve">in two </w:t>
      </w:r>
      <w:r w:rsidR="008F3CF5">
        <w:rPr>
          <w:rFonts w:cstheme="minorHAnsi"/>
          <w:sz w:val="22"/>
          <w:szCs w:val="22"/>
        </w:rPr>
        <w:t>scenarios</w:t>
      </w:r>
      <w:r w:rsidR="008F3CF5" w:rsidRPr="00496E2D">
        <w:rPr>
          <w:rFonts w:cstheme="minorHAnsi"/>
          <w:sz w:val="22"/>
          <w:szCs w:val="22"/>
        </w:rPr>
        <w:t>: 1) varying the location of the ecological equilibrium (i.e., carrying capacity)</w:t>
      </w:r>
      <w:r w:rsidR="008F3CF5">
        <w:rPr>
          <w:rFonts w:cstheme="minorHAnsi"/>
          <w:sz w:val="22"/>
          <w:szCs w:val="22"/>
        </w:rPr>
        <w:t xml:space="preserve"> and 2</w:t>
      </w:r>
      <w:r w:rsidR="008F3CF5" w:rsidRPr="00496E2D">
        <w:rPr>
          <w:rFonts w:cstheme="minorHAnsi"/>
          <w:sz w:val="22"/>
          <w:szCs w:val="22"/>
        </w:rPr>
        <w:t xml:space="preserve">) introducing </w:t>
      </w:r>
      <w:ins w:id="98" w:author="John DeLong" w:date="2020-07-22T12:47:00Z">
        <w:r w:rsidR="000336A7">
          <w:rPr>
            <w:rFonts w:cstheme="minorHAnsi"/>
            <w:sz w:val="22"/>
            <w:szCs w:val="22"/>
          </w:rPr>
          <w:t xml:space="preserve">additional mortality (e.g., </w:t>
        </w:r>
      </w:ins>
      <w:r w:rsidR="008F3CF5" w:rsidRPr="00496E2D">
        <w:rPr>
          <w:rFonts w:cstheme="minorHAnsi"/>
          <w:sz w:val="22"/>
          <w:szCs w:val="22"/>
        </w:rPr>
        <w:t>cull</w:t>
      </w:r>
      <w:r w:rsidR="008F3CF5">
        <w:rPr>
          <w:rFonts w:cstheme="minorHAnsi"/>
          <w:sz w:val="22"/>
          <w:szCs w:val="22"/>
        </w:rPr>
        <w:t>ing</w:t>
      </w:r>
      <w:ins w:id="99" w:author="John DeLong" w:date="2020-07-22T12:47:00Z">
        <w:r w:rsidR="000336A7">
          <w:rPr>
            <w:rFonts w:cstheme="minorHAnsi"/>
            <w:sz w:val="22"/>
            <w:szCs w:val="22"/>
          </w:rPr>
          <w:t>)</w:t>
        </w:r>
      </w:ins>
      <w:r w:rsidR="008F3CF5">
        <w:rPr>
          <w:rFonts w:cstheme="minorHAnsi"/>
          <w:sz w:val="22"/>
          <w:szCs w:val="22"/>
        </w:rPr>
        <w:t xml:space="preserve"> that is unrelated to an individual’s traits.</w:t>
      </w:r>
      <w:r w:rsidR="008F3CF5" w:rsidRPr="00496E2D">
        <w:rPr>
          <w:rFonts w:cstheme="minorHAnsi"/>
          <w:sz w:val="22"/>
          <w:szCs w:val="22"/>
        </w:rPr>
        <w:t xml:space="preserve"> </w:t>
      </w:r>
      <w:ins w:id="100" w:author="Clay Cressler" w:date="2020-08-07T10:49:00Z">
        <w:r w:rsidR="00D7418A">
          <w:rPr>
            <w:rFonts w:cstheme="minorHAnsi"/>
            <w:sz w:val="22"/>
            <w:szCs w:val="22"/>
          </w:rPr>
          <w:t xml:space="preserve">Importantly, we </w:t>
        </w:r>
        <w:r w:rsidR="00D7418A" w:rsidRPr="00496E2D">
          <w:rPr>
            <w:rFonts w:cstheme="minorHAnsi"/>
            <w:sz w:val="22"/>
            <w:szCs w:val="22"/>
          </w:rPr>
          <w:t>find that the realized evolutionary outcome can still be understood using the deterministic equations</w:t>
        </w:r>
        <w:r w:rsidR="00D7418A">
          <w:rPr>
            <w:rFonts w:cstheme="minorHAnsi"/>
            <w:sz w:val="22"/>
            <w:szCs w:val="22"/>
          </w:rPr>
          <w:t xml:space="preserve"> underlying population growth and the expected values of fitness, even </w:t>
        </w:r>
      </w:ins>
      <w:del w:id="101" w:author="Clay Cressler" w:date="2020-08-07T10:49:00Z">
        <w:r w:rsidR="008F3CF5" w:rsidRPr="00496E2D" w:rsidDel="00D7418A">
          <w:rPr>
            <w:rFonts w:cstheme="minorHAnsi"/>
            <w:sz w:val="22"/>
            <w:szCs w:val="22"/>
          </w:rPr>
          <w:delText>We show that</w:delText>
        </w:r>
      </w:del>
      <w:ins w:id="102" w:author="Clay Cressler" w:date="2020-08-07T10:49:00Z">
        <w:r w:rsidR="00D7418A">
          <w:rPr>
            <w:rFonts w:cstheme="minorHAnsi"/>
            <w:sz w:val="22"/>
            <w:szCs w:val="22"/>
          </w:rPr>
          <w:t>when</w:t>
        </w:r>
      </w:ins>
      <w:r w:rsidR="008F3CF5" w:rsidRPr="00496E2D">
        <w:rPr>
          <w:rFonts w:cstheme="minorHAnsi"/>
          <w:sz w:val="22"/>
          <w:szCs w:val="22"/>
        </w:rPr>
        <w:t xml:space="preserve"> </w:t>
      </w:r>
      <w:r w:rsidR="008F3CF5">
        <w:rPr>
          <w:rFonts w:cstheme="minorHAnsi"/>
          <w:sz w:val="22"/>
          <w:szCs w:val="22"/>
        </w:rPr>
        <w:t xml:space="preserve">demographic </w:t>
      </w:r>
      <w:r w:rsidR="008F3CF5" w:rsidRPr="00496E2D">
        <w:rPr>
          <w:rFonts w:cstheme="minorHAnsi"/>
          <w:sz w:val="22"/>
          <w:szCs w:val="22"/>
        </w:rPr>
        <w:t>stochasticity</w:t>
      </w:r>
      <w:r w:rsidR="008F3CF5">
        <w:rPr>
          <w:rFonts w:cstheme="minorHAnsi"/>
          <w:sz w:val="22"/>
          <w:szCs w:val="22"/>
        </w:rPr>
        <w:t xml:space="preserve"> </w:t>
      </w:r>
      <w:del w:id="103" w:author="Clay Cressler" w:date="2020-08-07T10:50:00Z">
        <w:r w:rsidR="008F3CF5" w:rsidDel="00D7418A">
          <w:rPr>
            <w:rFonts w:cstheme="minorHAnsi"/>
            <w:sz w:val="22"/>
            <w:szCs w:val="22"/>
          </w:rPr>
          <w:delText>often</w:delText>
        </w:r>
        <w:r w:rsidR="008F3CF5" w:rsidRPr="00496E2D" w:rsidDel="00D7418A">
          <w:rPr>
            <w:rFonts w:cstheme="minorHAnsi"/>
            <w:sz w:val="22"/>
            <w:szCs w:val="22"/>
          </w:rPr>
          <w:delText xml:space="preserve"> </w:delText>
        </w:r>
      </w:del>
      <w:r w:rsidR="008F3CF5" w:rsidRPr="00496E2D">
        <w:rPr>
          <w:rFonts w:cstheme="minorHAnsi"/>
          <w:sz w:val="22"/>
          <w:szCs w:val="22"/>
        </w:rPr>
        <w:t>prevent</w:t>
      </w:r>
      <w:r w:rsidR="008F3CF5">
        <w:rPr>
          <w:rFonts w:cstheme="minorHAnsi"/>
          <w:sz w:val="22"/>
          <w:szCs w:val="22"/>
        </w:rPr>
        <w:t>s</w:t>
      </w:r>
      <w:r w:rsidR="008F3CF5" w:rsidRPr="00496E2D">
        <w:rPr>
          <w:rFonts w:cstheme="minorHAnsi"/>
          <w:sz w:val="22"/>
          <w:szCs w:val="22"/>
        </w:rPr>
        <w:t xml:space="preserve"> populations from reaching the expected </w:t>
      </w:r>
      <w:ins w:id="104" w:author="Clay Cressler" w:date="2020-08-07T10:50:00Z">
        <w:r w:rsidR="00D7418A">
          <w:rPr>
            <w:rFonts w:cstheme="minorHAnsi"/>
            <w:sz w:val="22"/>
            <w:szCs w:val="22"/>
          </w:rPr>
          <w:t>eco-</w:t>
        </w:r>
      </w:ins>
      <w:r w:rsidR="008F3CF5" w:rsidRPr="00496E2D">
        <w:rPr>
          <w:rFonts w:cstheme="minorHAnsi"/>
          <w:sz w:val="22"/>
          <w:szCs w:val="22"/>
        </w:rPr>
        <w:t xml:space="preserve">evolutionary </w:t>
      </w:r>
      <w:r w:rsidR="008F3CF5">
        <w:rPr>
          <w:rFonts w:cstheme="minorHAnsi"/>
          <w:sz w:val="22"/>
          <w:szCs w:val="22"/>
        </w:rPr>
        <w:t>equilibrium</w:t>
      </w:r>
      <w:del w:id="105" w:author="Clay Cressler" w:date="2020-08-07T10:50:00Z">
        <w:r w:rsidR="008F3CF5" w:rsidDel="00D7418A">
          <w:rPr>
            <w:rFonts w:cstheme="minorHAnsi"/>
            <w:sz w:val="22"/>
            <w:szCs w:val="22"/>
          </w:rPr>
          <w:delText>,</w:delText>
        </w:r>
        <w:r w:rsidR="008F3CF5" w:rsidRPr="00496E2D" w:rsidDel="00D7418A">
          <w:rPr>
            <w:rFonts w:cstheme="minorHAnsi"/>
            <w:sz w:val="22"/>
            <w:szCs w:val="22"/>
          </w:rPr>
          <w:delText xml:space="preserve"> but</w:delText>
        </w:r>
      </w:del>
      <w:ins w:id="106" w:author="Clay Cressler" w:date="2020-08-07T10:50:00Z">
        <w:r w:rsidR="00D7418A">
          <w:rPr>
            <w:rFonts w:cstheme="minorHAnsi"/>
            <w:sz w:val="22"/>
            <w:szCs w:val="22"/>
          </w:rPr>
          <w:t>.</w:t>
        </w:r>
      </w:ins>
      <w:r w:rsidR="008F3CF5" w:rsidRPr="00496E2D">
        <w:rPr>
          <w:rFonts w:cstheme="minorHAnsi"/>
          <w:sz w:val="22"/>
          <w:szCs w:val="22"/>
        </w:rPr>
        <w:t xml:space="preserve"> </w:t>
      </w:r>
      <w:del w:id="107" w:author="Clay Cressler" w:date="2020-08-07T10:49:00Z">
        <w:r w:rsidR="008F3CF5" w:rsidDel="00D7418A">
          <w:rPr>
            <w:rFonts w:cstheme="minorHAnsi"/>
            <w:sz w:val="22"/>
            <w:szCs w:val="22"/>
          </w:rPr>
          <w:delText xml:space="preserve">we </w:delText>
        </w:r>
        <w:r w:rsidR="008F3CF5" w:rsidRPr="00496E2D" w:rsidDel="00D7418A">
          <w:rPr>
            <w:rFonts w:cstheme="minorHAnsi"/>
            <w:sz w:val="22"/>
            <w:szCs w:val="22"/>
          </w:rPr>
          <w:delText>find that the realized evolutionary outcome can still be understood using the deterministic equations</w:delText>
        </w:r>
      </w:del>
      <w:ins w:id="108" w:author="John DeLong" w:date="2020-07-22T12:47:00Z">
        <w:del w:id="109" w:author="Clay Cressler" w:date="2020-08-07T10:49:00Z">
          <w:r w:rsidR="000336A7" w:rsidDel="00D7418A">
            <w:rPr>
              <w:rFonts w:cstheme="minorHAnsi"/>
              <w:sz w:val="22"/>
              <w:szCs w:val="22"/>
            </w:rPr>
            <w:delText xml:space="preserve"> underlying population growth and the expected values of fitness</w:delText>
          </w:r>
        </w:del>
      </w:ins>
      <w:del w:id="110" w:author="Clay Cressler" w:date="2020-08-07T10:49:00Z">
        <w:r w:rsidR="008F3CF5" w:rsidRPr="00496E2D" w:rsidDel="00D7418A">
          <w:rPr>
            <w:rFonts w:cstheme="minorHAnsi"/>
            <w:sz w:val="22"/>
            <w:szCs w:val="22"/>
          </w:rPr>
          <w:delText xml:space="preserve">. </w:delText>
        </w:r>
      </w:del>
      <w:r w:rsidR="008F3CF5" w:rsidRPr="00496E2D">
        <w:rPr>
          <w:rFonts w:cstheme="minorHAnsi"/>
          <w:sz w:val="22"/>
          <w:szCs w:val="22"/>
        </w:rPr>
        <w:t xml:space="preserve">In particular, we show that </w:t>
      </w:r>
      <w:ins w:id="111" w:author="Clay Cressler" w:date="2020-08-07T11:00:00Z">
        <w:r w:rsidR="00D7418A">
          <w:rPr>
            <w:rFonts w:cstheme="minorHAnsi"/>
            <w:sz w:val="22"/>
            <w:szCs w:val="22"/>
          </w:rPr>
          <w:t xml:space="preserve">demographic </w:t>
        </w:r>
      </w:ins>
      <w:r w:rsidR="008F3CF5" w:rsidRPr="00496E2D">
        <w:rPr>
          <w:rFonts w:cstheme="minorHAnsi"/>
          <w:sz w:val="22"/>
          <w:szCs w:val="22"/>
        </w:rPr>
        <w:t xml:space="preserve">stochasticity </w:t>
      </w:r>
      <w:ins w:id="112" w:author="Clay Cressler" w:date="2020-08-07T11:01:00Z">
        <w:r w:rsidR="00F12521">
          <w:rPr>
            <w:rFonts w:cstheme="minorHAnsi"/>
            <w:sz w:val="22"/>
            <w:szCs w:val="22"/>
          </w:rPr>
          <w:t xml:space="preserve">often causes the </w:t>
        </w:r>
      </w:ins>
      <w:ins w:id="113" w:author="Clay Cressler" w:date="2020-08-07T11:02:00Z">
        <w:r w:rsidR="00F12521">
          <w:rPr>
            <w:rFonts w:cstheme="minorHAnsi"/>
            <w:sz w:val="22"/>
            <w:szCs w:val="22"/>
          </w:rPr>
          <w:t xml:space="preserve">population size to be smaller than the deterministic expectation, </w:t>
        </w:r>
      </w:ins>
      <w:ins w:id="114" w:author="Clay Cressler" w:date="2020-08-07T11:05:00Z">
        <w:r w:rsidR="00F12521">
          <w:rPr>
            <w:rFonts w:cstheme="minorHAnsi"/>
            <w:sz w:val="22"/>
            <w:szCs w:val="22"/>
          </w:rPr>
          <w:t>which</w:t>
        </w:r>
      </w:ins>
      <w:ins w:id="115" w:author="Clay Cressler" w:date="2020-08-07T11:01:00Z">
        <w:r w:rsidR="00F12521">
          <w:rPr>
            <w:rFonts w:cstheme="minorHAnsi"/>
            <w:sz w:val="22"/>
            <w:szCs w:val="22"/>
          </w:rPr>
          <w:t xml:space="preserve"> </w:t>
        </w:r>
      </w:ins>
      <w:r w:rsidR="008F3CF5" w:rsidRPr="00496E2D">
        <w:rPr>
          <w:rFonts w:cstheme="minorHAnsi"/>
          <w:sz w:val="22"/>
          <w:szCs w:val="22"/>
        </w:rPr>
        <w:t>can trap populations at “transient evolutionary attractors” (TEAs)</w:t>
      </w:r>
      <w:ins w:id="116" w:author="Clay Cressler" w:date="2020-08-07T10:37:00Z">
        <w:r>
          <w:rPr>
            <w:rFonts w:cstheme="minorHAnsi"/>
            <w:sz w:val="22"/>
            <w:szCs w:val="22"/>
          </w:rPr>
          <w:t xml:space="preserve">. TEAs </w:t>
        </w:r>
      </w:ins>
      <w:del w:id="117" w:author="Clay Cressler" w:date="2020-08-07T10:37:00Z">
        <w:r w:rsidR="008F3CF5" w:rsidDel="000944C2">
          <w:rPr>
            <w:rFonts w:cstheme="minorHAnsi"/>
            <w:sz w:val="22"/>
            <w:szCs w:val="22"/>
          </w:rPr>
          <w:delText>,</w:delText>
        </w:r>
      </w:del>
      <w:ins w:id="118" w:author="Clay Cressler" w:date="2020-08-07T11:11:00Z">
        <w:r w:rsidR="00B022D9">
          <w:rPr>
            <w:rFonts w:cstheme="minorHAnsi"/>
            <w:sz w:val="22"/>
            <w:szCs w:val="22"/>
          </w:rPr>
          <w:t xml:space="preserve">are trait values that maximize </w:t>
        </w:r>
      </w:ins>
      <w:ins w:id="119" w:author="Clay Cressler" w:date="2020-08-07T11:12:00Z">
        <w:r w:rsidR="00B022D9">
          <w:rPr>
            <w:rFonts w:cstheme="minorHAnsi"/>
            <w:sz w:val="22"/>
            <w:szCs w:val="22"/>
          </w:rPr>
          <w:t>lifetime reproductive success, given the non-equilibrium population size induced by stochasticity</w:t>
        </w:r>
      </w:ins>
      <w:ins w:id="120" w:author="Clay Cressler" w:date="2020-08-07T11:16:00Z">
        <w:r w:rsidR="00B022D9">
          <w:rPr>
            <w:rFonts w:cstheme="minorHAnsi"/>
            <w:sz w:val="22"/>
            <w:szCs w:val="22"/>
          </w:rPr>
          <w:t xml:space="preserve">, and </w:t>
        </w:r>
        <w:r w:rsidR="00B022D9">
          <w:rPr>
            <w:rFonts w:cstheme="minorHAnsi"/>
            <w:sz w:val="22"/>
            <w:szCs w:val="22"/>
          </w:rPr>
          <w:lastRenderedPageBreak/>
          <w:t xml:space="preserve">can be calculated from the </w:t>
        </w:r>
      </w:ins>
      <w:ins w:id="121" w:author="Clay Cressler" w:date="2020-08-07T11:17:00Z">
        <w:r w:rsidR="00B022D9">
          <w:rPr>
            <w:rFonts w:cstheme="minorHAnsi"/>
            <w:sz w:val="22"/>
            <w:szCs w:val="22"/>
          </w:rPr>
          <w:t>deterministic equations governing births and deaths</w:t>
        </w:r>
      </w:ins>
      <w:ins w:id="122" w:author="Clay Cressler" w:date="2020-08-07T11:12:00Z">
        <w:r w:rsidR="00B022D9">
          <w:rPr>
            <w:rFonts w:cstheme="minorHAnsi"/>
            <w:sz w:val="22"/>
            <w:szCs w:val="22"/>
          </w:rPr>
          <w:t>.</w:t>
        </w:r>
      </w:ins>
      <w:ins w:id="123" w:author="Clay Cressler" w:date="2020-08-07T11:13:00Z">
        <w:r w:rsidR="00B022D9">
          <w:rPr>
            <w:rFonts w:cstheme="minorHAnsi"/>
            <w:sz w:val="22"/>
            <w:szCs w:val="22"/>
          </w:rPr>
          <w:t xml:space="preserve"> </w:t>
        </w:r>
      </w:ins>
      <w:commentRangeStart w:id="124"/>
      <w:del w:id="125" w:author="Clay Cressler" w:date="2020-08-07T11:10:00Z">
        <w:r w:rsidR="008F3CF5" w:rsidDel="00F12521">
          <w:rPr>
            <w:rFonts w:cstheme="minorHAnsi"/>
            <w:sz w:val="22"/>
            <w:szCs w:val="22"/>
          </w:rPr>
          <w:delText xml:space="preserve"> which we define as </w:delText>
        </w:r>
      </w:del>
      <w:del w:id="126" w:author="Clay Cressler" w:date="2020-08-07T11:14:00Z">
        <w:r w:rsidR="008F3CF5" w:rsidDel="00B022D9">
          <w:rPr>
            <w:rFonts w:cstheme="minorHAnsi"/>
            <w:sz w:val="22"/>
            <w:szCs w:val="22"/>
          </w:rPr>
          <w:delText xml:space="preserve">density-dependent fitness optima </w:delText>
        </w:r>
      </w:del>
      <w:ins w:id="127" w:author="John DeLong" w:date="2020-07-24T14:21:00Z">
        <w:del w:id="128" w:author="Clay Cressler" w:date="2020-08-07T11:14:00Z">
          <w:r w:rsidR="008E4F39" w:rsidDel="00B022D9">
            <w:rPr>
              <w:rFonts w:cstheme="minorHAnsi"/>
              <w:sz w:val="22"/>
              <w:szCs w:val="22"/>
            </w:rPr>
            <w:delText xml:space="preserve">maxima or minima </w:delText>
          </w:r>
        </w:del>
      </w:ins>
      <w:del w:id="129" w:author="Clay Cressler" w:date="2020-08-07T11:14:00Z">
        <w:r w:rsidR="008F3CF5" w:rsidDel="00B022D9">
          <w:rPr>
            <w:rFonts w:cstheme="minorHAnsi"/>
            <w:sz w:val="22"/>
            <w:szCs w:val="22"/>
          </w:rPr>
          <w:delText>that are temporary because they change location as the population grows or declines</w:delText>
        </w:r>
        <w:r w:rsidR="008F3CF5" w:rsidRPr="00496E2D" w:rsidDel="00B022D9">
          <w:rPr>
            <w:rFonts w:cstheme="minorHAnsi"/>
            <w:sz w:val="22"/>
            <w:szCs w:val="22"/>
          </w:rPr>
          <w:delText xml:space="preserve">. </w:delText>
        </w:r>
      </w:del>
      <w:r w:rsidR="008F3CF5">
        <w:rPr>
          <w:rFonts w:cstheme="minorHAnsi"/>
          <w:sz w:val="22"/>
          <w:szCs w:val="22"/>
        </w:rPr>
        <w:t>We</w:t>
      </w:r>
      <w:commentRangeEnd w:id="124"/>
      <w:r w:rsidR="00B022D9">
        <w:rPr>
          <w:rStyle w:val="CommentReference"/>
        </w:rPr>
        <w:commentReference w:id="124"/>
      </w:r>
      <w:r w:rsidR="008F3CF5">
        <w:rPr>
          <w:rFonts w:cstheme="minorHAnsi"/>
          <w:sz w:val="22"/>
          <w:szCs w:val="22"/>
        </w:rPr>
        <w:t xml:space="preserve"> suggest </w:t>
      </w:r>
      <w:r w:rsidR="008F3CF5" w:rsidRPr="00496E2D">
        <w:rPr>
          <w:rFonts w:cstheme="minorHAnsi"/>
          <w:sz w:val="22"/>
          <w:szCs w:val="22"/>
        </w:rPr>
        <w:t>that these TEAs may play an important role driving evolutionary dynamics</w:t>
      </w:r>
      <w:r w:rsidR="008F3CF5">
        <w:rPr>
          <w:rFonts w:cstheme="minorHAnsi"/>
          <w:sz w:val="22"/>
          <w:szCs w:val="22"/>
        </w:rPr>
        <w:t xml:space="preserve"> in many natural systems, and more generally, </w:t>
      </w:r>
      <w:r w:rsidR="008F3CF5" w:rsidRPr="00496E2D">
        <w:rPr>
          <w:rFonts w:cstheme="minorHAnsi"/>
          <w:sz w:val="22"/>
          <w:szCs w:val="22"/>
        </w:rPr>
        <w:t>that understanding transient evolutionary phenomenon may provide new insights into how populations evolve.</w:t>
      </w:r>
    </w:p>
    <w:p w14:paraId="0BA5D478" w14:textId="77777777" w:rsidR="008F3CF5" w:rsidRPr="00496E2D" w:rsidRDefault="008F3CF5" w:rsidP="008F3CF5">
      <w:pPr>
        <w:spacing w:after="0" w:line="480" w:lineRule="auto"/>
        <w:contextualSpacing/>
        <w:rPr>
          <w:rFonts w:cstheme="minorHAnsi"/>
          <w:b/>
          <w:bCs/>
          <w:sz w:val="22"/>
          <w:szCs w:val="22"/>
        </w:rPr>
      </w:pPr>
      <w:r w:rsidRPr="00496E2D">
        <w:rPr>
          <w:rFonts w:cstheme="minorHAnsi"/>
          <w:b/>
          <w:bCs/>
          <w:sz w:val="22"/>
          <w:szCs w:val="22"/>
        </w:rPr>
        <w:t>M</w:t>
      </w:r>
      <w:r>
        <w:rPr>
          <w:rFonts w:cstheme="minorHAnsi"/>
          <w:b/>
          <w:bCs/>
          <w:sz w:val="22"/>
          <w:szCs w:val="22"/>
        </w:rPr>
        <w:t>aterial and m</w:t>
      </w:r>
      <w:r w:rsidRPr="00496E2D">
        <w:rPr>
          <w:rFonts w:cstheme="minorHAnsi"/>
          <w:b/>
          <w:bCs/>
          <w:sz w:val="22"/>
          <w:szCs w:val="22"/>
        </w:rPr>
        <w:t>ethods</w:t>
      </w:r>
    </w:p>
    <w:p w14:paraId="73D4AEA5" w14:textId="05C2CF6D" w:rsidR="008F3CF5" w:rsidRDefault="008F3CF5" w:rsidP="008F3CF5">
      <w:pPr>
        <w:spacing w:after="0" w:line="480" w:lineRule="auto"/>
        <w:contextualSpacing/>
        <w:rPr>
          <w:rFonts w:cstheme="minorHAnsi"/>
          <w:sz w:val="22"/>
          <w:szCs w:val="22"/>
        </w:rPr>
      </w:pPr>
      <w:r w:rsidRPr="00496E2D">
        <w:rPr>
          <w:rFonts w:cstheme="minorHAnsi"/>
          <w:i/>
          <w:iCs/>
          <w:sz w:val="22"/>
          <w:szCs w:val="22"/>
        </w:rPr>
        <w:t xml:space="preserve">Deterministic eco-evolutionary dynamics: </w:t>
      </w:r>
      <w:r>
        <w:rPr>
          <w:rFonts w:cstheme="minorHAnsi"/>
          <w:sz w:val="22"/>
          <w:szCs w:val="22"/>
        </w:rPr>
        <w:t>The quantitative genetics</w:t>
      </w:r>
      <w:r w:rsidRPr="00496E2D">
        <w:rPr>
          <w:rFonts w:cstheme="minorHAnsi"/>
          <w:sz w:val="22"/>
          <w:szCs w:val="22"/>
        </w:rPr>
        <w:t xml:space="preserve"> approach</w:t>
      </w:r>
      <w:r>
        <w:rPr>
          <w:rFonts w:cstheme="minorHAnsi"/>
          <w:sz w:val="22"/>
          <w:szCs w:val="22"/>
        </w:rPr>
        <w:t xml:space="preserve"> to modeling eco-evolutionary dynamics allows for ecological and evolutionary dynamics to occur on similar timescales </w:t>
      </w:r>
      <w:r>
        <w:rPr>
          <w:rFonts w:cstheme="minorHAnsi"/>
          <w:sz w:val="22"/>
          <w:szCs w:val="22"/>
        </w:rPr>
        <w:fldChar w:fldCharType="begin"/>
      </w:r>
      <w:ins w:id="130" w:author="Clay Cressler" w:date="2020-08-07T11:13:00Z">
        <w:r w:rsidR="00B022D9">
          <w:rPr>
            <w:rFonts w:cstheme="minorHAnsi"/>
            <w:sz w:val="22"/>
            <w:szCs w:val="22"/>
          </w:rPr>
          <w:instrText xml:space="preserve"> ADDIN ZOTERO_ITEM CSL_CITATION {"citationID":"3kgrou1e","properties":{"formattedCitation":"(Abrams 2001)","plainCitation":"(Abrams 2001)","noteIndex":0},"citationItems":[{"id":52,"uris":["http://zotero.org/users/246158/items/BLRHADGT"],"uri":["http://zotero.org/users/246158/items/BLRHADGT"],"itemData":{"id":52,"type":"article-journal","abstract":"In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131" w:author="Clay Cressler" w:date="2020-08-07T11:13:00Z">
        <w:r w:rsidR="008E4F39" w:rsidDel="00B022D9">
          <w:rPr>
            <w:rFonts w:cstheme="minorHAnsi"/>
            <w:sz w:val="22"/>
            <w:szCs w:val="22"/>
          </w:rPr>
          <w:delInstrText xml:space="preserve"> ADDIN ZOTERO_ITEM CSL_CITATION {"citationID":"3kgrou1e","properties":{"formattedCitation":"(Abrams 2001)","plainCitation":"(Abrams 2001)","noteIndex":0},"citationItems":[{"id":"11N9M0Y2/KCR3b7g5","uris":["http://zotero.org/users/246158/items/BLRHADGT"],"uri":["http://zotero.org/users/246158/items/BLRHADGT"],"itemData":{"id":3556,"type":"article-journal","abstract":"In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(Abrams 2001)</w:t>
      </w:r>
      <w:r>
        <w:rPr>
          <w:rFonts w:cstheme="minorHAnsi"/>
          <w:sz w:val="22"/>
          <w:szCs w:val="22"/>
        </w:rPr>
        <w:fldChar w:fldCharType="end"/>
      </w:r>
      <w:r>
        <w:rPr>
          <w:rFonts w:cstheme="minorHAnsi"/>
          <w:sz w:val="22"/>
          <w:szCs w:val="22"/>
        </w:rPr>
        <w:t xml:space="preserve">. The QG approach derives </w:t>
      </w:r>
      <w:r w:rsidRPr="00496E2D">
        <w:rPr>
          <w:rFonts w:cstheme="minorHAnsi"/>
          <w:sz w:val="22"/>
          <w:szCs w:val="22"/>
        </w:rPr>
        <w:t>the fitness gradient</w:t>
      </w:r>
      <w:r>
        <w:rPr>
          <w:rFonts w:cstheme="minorHAnsi"/>
          <w:sz w:val="22"/>
          <w:szCs w:val="22"/>
        </w:rPr>
        <w:t xml:space="preserve"> equation as an approximation of the quantitative genetics equations of </w:t>
      </w:r>
      <w:proofErr w:type="spellStart"/>
      <w:r>
        <w:rPr>
          <w:rFonts w:cstheme="minorHAnsi"/>
          <w:sz w:val="22"/>
          <w:szCs w:val="22"/>
        </w:rPr>
        <w:t>Lande</w:t>
      </w:r>
      <w:proofErr w:type="spellEnd"/>
      <w:r>
        <w:rPr>
          <w:rFonts w:cstheme="minorHAnsi"/>
          <w:sz w:val="22"/>
          <w:szCs w:val="22"/>
        </w:rPr>
        <w:t xml:space="preserve"> (1976) that assume that the trait distribution is unimodal and that the variance in fitness is greater than the variance in the trait</w:t>
      </w:r>
      <w:r w:rsidRPr="00496E2D">
        <w:rPr>
          <w:rFonts w:cstheme="minorHAnsi"/>
          <w:sz w:val="22"/>
          <w:szCs w:val="22"/>
        </w:rPr>
        <w:t xml:space="preserve"> </w:t>
      </w:r>
      <w:r w:rsidRPr="00496E2D">
        <w:rPr>
          <w:rFonts w:cstheme="minorHAnsi"/>
          <w:sz w:val="22"/>
          <w:szCs w:val="22"/>
        </w:rPr>
        <w:fldChar w:fldCharType="begin"/>
      </w:r>
      <w:ins w:id="132" w:author="Clay Cressler" w:date="2020-08-07T11:13:00Z">
        <w:r w:rsidR="00B022D9">
          <w:rPr>
            <w:rFonts w:cstheme="minorHAnsi"/>
            <w:sz w:val="22"/>
            <w:szCs w:val="22"/>
          </w:rPr>
          <w:instrText xml:space="preserve"> ADDIN ZOTERO_ITEM CSL_CITATION {"citationID":"HHc939ZP","properties":{"formattedCitation":"(Iwasa {\\i{}et al.} 1991; Taper &amp; Case 1992; Abrams {\\i{}et al.} 1993a, b; Abrams 2001)","plainCitation":"(Iwasa et al. 1991; Taper &amp; Case 1992; Abrams et al. 1993a, b; Abrams 2001)","noteIndex":0},"citationItems":[{"id":"gBPCYzZI/Z6SQbNeS","uris":["http://zotero.org/users/1264037/items/PJDGLEY4"],"uri":["http://zotero.org/users/1264037/items/PJDGLEY4"],"itemData":{"id":8475,"type":"article-journal","abstract":"We use a general additive quantitative genetic model to study the evolution of costly female mate choice by the “handicap” principle. Two necessary conditions must be satisfied for costly preference to evolve. The conditions are (i) biased mutation pressure on viability and (ii) a direct relationship between the degree of expression of the male mating character and viability. These two conditions explain the success and failure of previous models of the “handicap” principle. Our model also applies to other sources of fitness variation like migration and host-parasite coevolution, which cause effects equivalent to biased mutation.","container-title":"Evolution","DOI":"10.1111/j.1558-5646.1991.tb02646.x","ISSN":"1558-5646","issue":"6","language":"en","note":"_eprint: https://onlinelibrary.wiley.com/doi/pdf/10.1111/j.1558-5646.1991.tb02646.x","page":"1431-1442","source":"Wiley Online Library","title":"The evolution of costly mate preferences Ii. the “handicap” principle","volume":"45","author":[{"family":"Iwasa","given":"Yoh"},{"family":"Pomiankowski","given":"Andrew"},{"family":"Nee","given":"Sean"}],"issued":{"date-parts":[["1991"]]}}},{"id":"gBPCYzZI/jGMxvqF7","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gBPCYzZI/tolIkGVG","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gBPCYzZI/5rYM7SeR","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133" w:author="Clay Cressler" w:date="2020-08-07T11:13:00Z">
        <w:r w:rsidR="008E4F39" w:rsidDel="00B022D9">
          <w:rPr>
            <w:rFonts w:cstheme="minorHAnsi"/>
            <w:sz w:val="22"/>
            <w:szCs w:val="22"/>
          </w:rPr>
          <w:delInstrText xml:space="preserve"> ADDIN ZOTERO_ITEM CSL_CITATION {"citationID":"HHc939ZP","properties":{"formattedCitation":"(Iwasa {\\i{}et al.} 1991; Taper &amp; Case 1992; Abrams {\\i{}et al.} 1993a, b; Abrams 2001)","plainCitation":"(Iwasa et al. 1991; Taper &amp; Case 1992; Abrams et al. 1993a, b; Abrams 2001)","noteIndex":0},"citationItems":[{"id":8475,"uris":["http://zotero.org/users/1264037/items/PJDGLEY4"],"uri":["http://zotero.org/users/1264037/items/PJDGLEY4"],"itemData":{"id":8475,"type":"article-journal","abstract":"We use a general additive quantitative genetic model to study the evolution of costly female mate choice by the “handicap” principle. Two necessary conditions must be satisfied for costly preference to evolve. The conditions are (i) biased mutation pressure on viability and (ii) a direct relationship between the degree of expression of the male mating character and viability. These two conditions explain the success and failure of previous models of the “handicap” principle. Our model also applies to other sources of fitness variation like migration and host-parasite coevolution, which cause effects equivalent to biased mutation.","container-title":"Evolution","DOI":"10.1111/j.1558-5646.1991.tb02646.x","ISSN":"1558-5646","issue":"6","language":"en","note":"_eprint: https://onlinelibrary.wiley.com/doi/pdf/10.1111/j.1558-5646.1991.tb02646.x","page":"1431-1442","source":"Wiley Online Library","title":"The evolution of costly mate preferences Ii. the “handicap” principle","volume":"45","author":[{"family":"Iwasa","given":"Yoh"},{"family":"Pomiankowski","given":"Andrew"},{"family":"Nee","given":"Sean"}],"issued":{"date-parts":[["1991"]]}}},{"id":7942,"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sidRPr="00496E2D">
        <w:rPr>
          <w:rFonts w:cstheme="minorHAnsi"/>
          <w:sz w:val="22"/>
          <w:szCs w:val="22"/>
        </w:rPr>
        <w:fldChar w:fldCharType="separate"/>
      </w:r>
      <w:r w:rsidR="009618B1" w:rsidRPr="009618B1">
        <w:rPr>
          <w:rFonts w:ascii="Calibri" w:hAnsi="Calibri" w:cs="Calibri"/>
          <w:sz w:val="22"/>
        </w:rPr>
        <w:t>(</w:t>
      </w:r>
      <w:proofErr w:type="spellStart"/>
      <w:r w:rsidR="009618B1" w:rsidRPr="009618B1">
        <w:rPr>
          <w:rFonts w:ascii="Calibri" w:hAnsi="Calibri" w:cs="Calibri"/>
          <w:sz w:val="22"/>
        </w:rPr>
        <w:t>Iwasa</w:t>
      </w:r>
      <w:proofErr w:type="spellEnd"/>
      <w:r w:rsidR="009618B1" w:rsidRPr="009618B1">
        <w:rPr>
          <w:rFonts w:ascii="Calibri" w:hAnsi="Calibri" w:cs="Calibri"/>
          <w:sz w:val="22"/>
        </w:rPr>
        <w:t xml:space="preserve"> </w:t>
      </w:r>
      <w:r w:rsidR="009618B1" w:rsidRPr="009618B1">
        <w:rPr>
          <w:rFonts w:ascii="Calibri" w:hAnsi="Calibri" w:cs="Calibri"/>
          <w:i/>
          <w:iCs/>
          <w:sz w:val="22"/>
        </w:rPr>
        <w:t>et al.</w:t>
      </w:r>
      <w:r w:rsidR="009618B1" w:rsidRPr="009618B1">
        <w:rPr>
          <w:rFonts w:ascii="Calibri" w:hAnsi="Calibri" w:cs="Calibri"/>
          <w:sz w:val="22"/>
        </w:rPr>
        <w:t xml:space="preserve"> 1991; Taper &amp; Case 1992; Abrams </w:t>
      </w:r>
      <w:r w:rsidR="009618B1" w:rsidRPr="009618B1">
        <w:rPr>
          <w:rFonts w:ascii="Calibri" w:hAnsi="Calibri" w:cs="Calibri"/>
          <w:i/>
          <w:iCs/>
          <w:sz w:val="22"/>
        </w:rPr>
        <w:t>et al.</w:t>
      </w:r>
      <w:r w:rsidR="009618B1" w:rsidRPr="009618B1">
        <w:rPr>
          <w:rFonts w:ascii="Calibri" w:hAnsi="Calibri" w:cs="Calibri"/>
          <w:sz w:val="22"/>
        </w:rPr>
        <w:t xml:space="preserve"> 1993a, b; Abrams 2001)</w:t>
      </w:r>
      <w:r w:rsidRPr="00496E2D">
        <w:rPr>
          <w:rFonts w:cstheme="minorHAnsi"/>
          <w:sz w:val="22"/>
          <w:szCs w:val="22"/>
        </w:rPr>
        <w:fldChar w:fldCharType="end"/>
      </w:r>
      <w:r>
        <w:rPr>
          <w:rFonts w:cstheme="minorHAnsi"/>
          <w:sz w:val="22"/>
          <w:szCs w:val="22"/>
        </w:rPr>
        <w:t xml:space="preserve">. An identical expression also can be derived from the dynamics of genotypes via the Price equation </w:t>
      </w:r>
      <w:r>
        <w:rPr>
          <w:rFonts w:cstheme="minorHAnsi"/>
          <w:sz w:val="22"/>
          <w:szCs w:val="22"/>
        </w:rPr>
        <w:fldChar w:fldCharType="begin"/>
      </w:r>
      <w:ins w:id="134" w:author="Clay Cressler" w:date="2020-08-07T11:13:00Z">
        <w:r w:rsidR="00B022D9">
          <w:rPr>
            <w:rFonts w:cstheme="minorHAnsi"/>
            <w:sz w:val="22"/>
            <w:szCs w:val="22"/>
          </w:rPr>
          <w:instrText xml:space="preserve"> ADDIN ZOTERO_ITEM CSL_CITATION {"citationID":"iV1pDKrf","properties":{"formattedCitation":"(Taylor &amp; Day 1997; Day &amp; Gandon 2006)","plainCitation":"(Taylor &amp; Day 1997; Day &amp; Gandon 2006)","noteIndex":0},"citationItems":[{"id":48,"uris":["http://zotero.org/users/246158/items/5I5B4JCN"],"uri":["http://zotero.org/users/246158/items/5I5B4JCN"],"itemData":{"id":48,"type":"article-journal","abstract":"We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46,"uris":["http://zotero.org/users/246158/items/ZYL48RQ8"],"uri":["http://zotero.org/users/246158/items/ZYL48RQ8"],"itemData":{"id":46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ins>
      <w:del w:id="135" w:author="Clay Cressler" w:date="2020-08-07T11:13:00Z">
        <w:r w:rsidR="008E4F39" w:rsidDel="00B022D9">
          <w:rPr>
            <w:rFonts w:cstheme="minorHAnsi"/>
            <w:sz w:val="22"/>
            <w:szCs w:val="22"/>
          </w:rPr>
          <w:delInstrText xml:space="preserve"> ADDIN ZOTERO_ITEM CSL_CITATION {"citationID":"iV1pDKrf","properties":{"formattedCitation":"(Taylor &amp; Day 1997; Day &amp; Gandon 2006)","plainCitation":"(Taylor &amp; Day 1997; Day &amp; Gandon 2006)","noteIndex":0},"citationItems":[{"id":"11N9M0Y2/o1icG9di","uris":["http://zotero.org/users/246158/items/5I5B4JCN"],"uri":["http://zotero.org/users/246158/items/5I5B4JCN"],"itemData":{"id":3563,"type":"article-journal","abstract":"We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11N9M0Y2/isSND3sV","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 xml:space="preserve">(Taylor &amp; Day 1997; Day &amp; </w:t>
      </w:r>
      <w:proofErr w:type="spellStart"/>
      <w:r w:rsidRPr="00FA2351">
        <w:rPr>
          <w:rFonts w:ascii="Calibri" w:hAnsi="Calibri" w:cs="Calibri"/>
          <w:sz w:val="22"/>
        </w:rPr>
        <w:t>Gandon</w:t>
      </w:r>
      <w:proofErr w:type="spellEnd"/>
      <w:r w:rsidRPr="00FA2351">
        <w:rPr>
          <w:rFonts w:ascii="Calibri" w:hAnsi="Calibri" w:cs="Calibri"/>
          <w:sz w:val="22"/>
        </w:rPr>
        <w:t xml:space="preserve"> 2006)</w:t>
      </w:r>
      <w:r>
        <w:rPr>
          <w:rFonts w:cstheme="minorHAnsi"/>
          <w:sz w:val="22"/>
          <w:szCs w:val="22"/>
        </w:rPr>
        <w:fldChar w:fldCharType="end"/>
      </w:r>
      <w:r>
        <w:rPr>
          <w:rFonts w:cstheme="minorHAnsi"/>
          <w:sz w:val="22"/>
          <w:szCs w:val="22"/>
        </w:rPr>
        <w:t>. The rate of evolutionary change is also affected by the additive genetic variance; this value is often held constant but can be allowed to change dynamically (Abrams et al. 1993b, Taylor &amp; Day 1997</w:t>
      </w:r>
      <w:r w:rsidR="008E4F39">
        <w:rPr>
          <w:rFonts w:cstheme="minorHAnsi"/>
          <w:sz w:val="22"/>
          <w:szCs w:val="22"/>
        </w:rPr>
        <w:fldChar w:fldCharType="begin"/>
      </w:r>
      <w:ins w:id="136" w:author="Clay Cressler" w:date="2020-08-07T11:14:00Z">
        <w:r w:rsidR="00B022D9">
          <w:rPr>
            <w:rFonts w:cstheme="minorHAnsi"/>
            <w:sz w:val="22"/>
            <w:szCs w:val="22"/>
          </w:rPr>
          <w:instrText xml:space="preserve"> ADDIN ZOTERO_ITEM CSL_CITATION {"citationID":"M7Eu8tHp","properties":{"formattedCitation":"(Tirok {\\i{}et al.} 2011)","plainCitation":"(Tirok et al. 2011)","dontUpdate":true,"noteIndex":0},"citationItems":[{"id":"gBPCYzZI/xBxnvoDX","uris":["http://zotero.org/users/1264037/items/SR345FXN"],"uri":["http://zotero.org/users/1264037/items/SR345FXN"],"itemData":{"id":2671,"type":"article-journal","abstract":"Neglecting the naturally existing functional diversity of communities and the resulting potential to respond to altered conditions may strongly reduce the realism and predictive power of ecological models. We therefore propose and study a predator-prey model that describes mutual feedback via species shifts in both predator and prey, using a dynamic trait approach. Species compositions of the two trophic levels were described by mean functional traits--prey edibility and predator food-selectivity--and functional diversities by the variances. Altered edibility triggered shifts in food-selectivity so that consumers continuously respond to the present prey composition, and vice versa. This trait-mediated feedback mechanism resulted in a complex dynamic behavior with ongoing oscillations in the mean trait values, reflecting continuous reorganization of the trophic levels. The feedback was only possible if sufficient functional diversity was present in both trophic levels. Functional diversity was internally maintained on the prey level as no niche existed in our system, which was ideal under any composition of the predator level due to the trade-offs between edibility, growth and carrying capacity. The predators were only subject to one trade-off between food-selectivity and grazing ability and in the absence of immigration, one predator type became abundant, i.e., functional diversity declined to zero. In the lack of functional diversity the system showed the same dynamics as conventional models of predator-prey interactions ignoring the potential for shifts in species composition. This way, our study identified the crucial role of trade-offs and their shape in physiological and ecological traits for preserving diversity.","container-title":"PloS One","DOI":"10.1371/journal.pone.0027357","ISSN":"1932-6203","issue":"11","journalAbbreviation":"PLoS ONE","language":"eng","note":"PMID: 22096560\nPMCID: PMC3214039","page":"e27357","source":"PubMed","title":"Predator-prey dynamics driven by feedback between functionally diverse trophic levels","volume":"6","author":[{"family":"Tirok","given":"Katrin"},{"family":"Bauer","given":"Barbara"},{"family":"Wirtz","given":"Kai"},{"family":"Gaedke","given":"Ursula"}],"issued":{"date-parts":[["2011"]]}}}],"schema":"https://github.com/citation-style-language/schema/raw/master/csl-citation.json"} </w:instrText>
        </w:r>
      </w:ins>
      <w:del w:id="137" w:author="Clay Cressler" w:date="2020-08-07T11:14:00Z">
        <w:r w:rsidR="008E4F39" w:rsidDel="00B022D9">
          <w:rPr>
            <w:rFonts w:cstheme="minorHAnsi"/>
            <w:sz w:val="22"/>
            <w:szCs w:val="22"/>
          </w:rPr>
          <w:delInstrText xml:space="preserve"> ADDIN ZOTERO_ITEM CSL_CITATION {"citationID":"M7Eu8tHp","properties":{"formattedCitation":"(Tirok {\\i{}et al.} 2011)","plainCitation":"(Tirok et al. 2011)","noteIndex":0},"citationItems":[{"id":2671,"uris":["http://zotero.org/users/1264037/items/SR345FXN"],"uri":["http://zotero.org/users/1264037/items/SR345FXN"],"itemData":{"id":2671,"type":"article-journal","abstract":"Neglecting the naturally existing functional diversity of communities and the resulting potential to respond to altered conditions may strongly reduce the realism and predictive power of ecological models. We therefore propose and study a predator-prey model that describes mutual feedback via species shifts in both predator and prey, using a dynamic trait approach. Species compositions of the two trophic levels were described by mean functional traits--prey edibility and predator food-selectivity--and functional diversities by the variances. Altered edibility triggered shifts in food-selectivity so that consumers continuously respond to the present prey composition, and vice versa. This trait-mediated feedback mechanism resulted in a complex dynamic behavior with ongoing oscillations in the mean trait values, reflecting continuous reorganization of the trophic levels. The feedback was only possible if sufficient functional diversity was present in both trophic levels. Functional diversity was internally maintained on the prey level as no niche existed in our system, which was ideal under any composition of the predator level due to the trade-offs between edibility, growth and carrying capacity. The predators were only subject to one trade-off between food-selectivity and grazing ability and in the absence of immigration, one predator type became abundant, i.e., functional diversity declined to zero. In the lack of functional diversity the system showed the same dynamics as conventional models of predator-prey interactions ignoring the potential for shifts in species composition. This way, our study identified the crucial role of trade-offs and their shape in physiological and ecological traits for preserving diversity.","container-title":"PloS One","DOI":"10.1371/journal.pone.0027357","ISSN":"1932-6203","issue":"11","journalAbbreviation":"PLoS ONE","language":"eng","note":"PMID: 22096560\nPMCID: PMC3214039","page":"e27357","source":"PubMed","title":"Predator-prey dynamics driven by feedback between functionally diverse trophic levels","volume":"6","author":[{"family":"Tirok","given":"Katrin"},{"family":"Bauer","given":"Barbara"},{"family":"Wirtz","given":"Kai"},{"family":"Gaedke","given":"Ursula"}],"issued":{"date-parts":[["2011"]]}}}],"schema":"https://github.com/citation-style-language/schema/raw/master/csl-citation.json"} </w:delInstrText>
        </w:r>
      </w:del>
      <w:r w:rsidR="008E4F39">
        <w:rPr>
          <w:rFonts w:cstheme="minorHAnsi"/>
          <w:sz w:val="22"/>
          <w:szCs w:val="22"/>
        </w:rPr>
        <w:fldChar w:fldCharType="separate"/>
      </w:r>
      <w:ins w:id="138" w:author="John DeLong" w:date="2020-07-24T14:25:00Z">
        <w:r w:rsidR="008E4F39">
          <w:rPr>
            <w:rFonts w:ascii="Calibri" w:hAnsi="Calibri" w:cs="Calibri"/>
            <w:sz w:val="22"/>
          </w:rPr>
          <w:t xml:space="preserve">, </w:t>
        </w:r>
      </w:ins>
      <w:del w:id="139" w:author="John DeLong" w:date="2020-07-24T14:25:00Z">
        <w:r w:rsidR="008E4F39" w:rsidRPr="008E4F39" w:rsidDel="008E4F39">
          <w:rPr>
            <w:rFonts w:ascii="Calibri" w:hAnsi="Calibri" w:cs="Calibri"/>
            <w:sz w:val="22"/>
          </w:rPr>
          <w:delText>(</w:delText>
        </w:r>
      </w:del>
      <w:proofErr w:type="spellStart"/>
      <w:r w:rsidR="008E4F39" w:rsidRPr="008E4F39">
        <w:rPr>
          <w:rFonts w:ascii="Calibri" w:hAnsi="Calibri" w:cs="Calibri"/>
          <w:sz w:val="22"/>
        </w:rPr>
        <w:t>Tirok</w:t>
      </w:r>
      <w:proofErr w:type="spellEnd"/>
      <w:r w:rsidR="008E4F39" w:rsidRPr="008E4F39">
        <w:rPr>
          <w:rFonts w:ascii="Calibri" w:hAnsi="Calibri" w:cs="Calibri"/>
          <w:sz w:val="22"/>
        </w:rPr>
        <w:t xml:space="preserve"> </w:t>
      </w:r>
      <w:r w:rsidR="008E4F39" w:rsidRPr="008E4F39">
        <w:rPr>
          <w:rFonts w:ascii="Calibri" w:hAnsi="Calibri" w:cs="Calibri"/>
          <w:i/>
          <w:iCs/>
          <w:sz w:val="22"/>
        </w:rPr>
        <w:t>et al.</w:t>
      </w:r>
      <w:r w:rsidR="008E4F39" w:rsidRPr="008E4F39">
        <w:rPr>
          <w:rFonts w:ascii="Calibri" w:hAnsi="Calibri" w:cs="Calibri"/>
          <w:sz w:val="22"/>
        </w:rPr>
        <w:t xml:space="preserve"> 2011)</w:t>
      </w:r>
      <w:r w:rsidR="008E4F39">
        <w:rPr>
          <w:rFonts w:cstheme="minorHAnsi"/>
          <w:sz w:val="22"/>
          <w:szCs w:val="22"/>
        </w:rPr>
        <w:fldChar w:fldCharType="end"/>
      </w:r>
      <w:r>
        <w:rPr>
          <w:rFonts w:cstheme="minorHAnsi"/>
          <w:sz w:val="22"/>
          <w:szCs w:val="22"/>
        </w:rPr>
        <w:t>).</w:t>
      </w:r>
    </w:p>
    <w:p w14:paraId="413CF2D7" w14:textId="77777777" w:rsidR="008F3CF5" w:rsidRPr="00496E2D" w:rsidRDefault="008F3CF5" w:rsidP="008F3CF5">
      <w:pPr>
        <w:spacing w:after="0" w:line="480" w:lineRule="auto"/>
        <w:ind w:firstLine="720"/>
        <w:contextualSpacing/>
        <w:rPr>
          <w:rFonts w:cstheme="minorHAnsi"/>
          <w:b/>
          <w:bCs/>
          <w:sz w:val="22"/>
          <w:szCs w:val="22"/>
        </w:rPr>
      </w:pPr>
      <w:r>
        <w:rPr>
          <w:rFonts w:cstheme="minorHAnsi"/>
          <w:sz w:val="22"/>
          <w:szCs w:val="22"/>
        </w:rPr>
        <w:t xml:space="preserve">To investigate how stochasticity influences evolutionary dynamics, we consider a </w:t>
      </w:r>
      <w:r w:rsidRPr="00496E2D">
        <w:rPr>
          <w:rFonts w:cstheme="minorHAnsi"/>
          <w:sz w:val="22"/>
          <w:szCs w:val="22"/>
        </w:rPr>
        <w:t>simple model for density-dependent population growth</w:t>
      </w:r>
      <w:r>
        <w:rPr>
          <w:rFonts w:cstheme="minorHAnsi"/>
          <w:sz w:val="22"/>
          <w:szCs w:val="22"/>
        </w:rPr>
        <w:t xml:space="preserve"> that can provide deterministic baseline expectations</w:t>
      </w:r>
      <w:r w:rsidRPr="00496E2D">
        <w:rPr>
          <w:rFonts w:cstheme="minorHAnsi"/>
          <w:sz w:val="22"/>
          <w:szCs w:val="22"/>
        </w:rPr>
        <w:t xml:space="preserve">: </w:t>
      </w:r>
    </w:p>
    <w:p w14:paraId="5A3D0888" w14:textId="77777777" w:rsidR="008F3CF5" w:rsidRPr="00496E2D" w:rsidRDefault="00081C9C" w:rsidP="008F3CF5">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r>
          <w:rPr>
            <w:rFonts w:ascii="Cambria Math" w:hAnsi="Cambria Math" w:cstheme="minorHAnsi"/>
            <w:sz w:val="22"/>
            <w:szCs w:val="22"/>
          </w:rPr>
          <m:t>=</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oMath>
      <w:r w:rsidR="008F3CF5" w:rsidRPr="00496E2D">
        <w:rPr>
          <w:rFonts w:cstheme="minorHAnsi"/>
          <w:sz w:val="22"/>
          <w:szCs w:val="22"/>
        </w:rPr>
        <w:t xml:space="preserve">, </w:t>
      </w:r>
      <w:r w:rsidR="008F3CF5">
        <w:rPr>
          <w:rFonts w:cstheme="minorHAnsi"/>
          <w:sz w:val="22"/>
          <w:szCs w:val="22"/>
        </w:rPr>
        <w:tab/>
      </w:r>
      <w:r w:rsidR="008F3CF5" w:rsidRPr="00496E2D">
        <w:rPr>
          <w:rFonts w:cstheme="minorHAnsi"/>
          <w:sz w:val="22"/>
          <w:szCs w:val="22"/>
        </w:rPr>
        <w:t>(Equation 1)</w:t>
      </w:r>
    </w:p>
    <w:p w14:paraId="727D2EDB" w14:textId="1B42E58B" w:rsidR="008F3CF5" w:rsidRDefault="008F3CF5" w:rsidP="008F3CF5">
      <w:pPr>
        <w:spacing w:after="0" w:line="480" w:lineRule="auto"/>
        <w:contextualSpacing/>
        <w:rPr>
          <w:rFonts w:cstheme="minorHAnsi"/>
          <w:sz w:val="22"/>
          <w:szCs w:val="22"/>
        </w:rPr>
      </w:pPr>
      <w:r w:rsidRPr="00496E2D">
        <w:rPr>
          <w:rFonts w:cstheme="minorHAnsi"/>
          <w:sz w:val="22"/>
          <w:szCs w:val="22"/>
        </w:rPr>
        <w:t xml:space="preserve">where </w:t>
      </w:r>
      <w:r w:rsidRPr="00496E2D">
        <w:rPr>
          <w:rFonts w:cstheme="minorHAnsi"/>
          <w:i/>
          <w:iCs/>
          <w:sz w:val="22"/>
          <w:szCs w:val="22"/>
        </w:rPr>
        <w:t>R</w:t>
      </w:r>
      <w:r w:rsidRPr="00496E2D">
        <w:rPr>
          <w:rFonts w:cstheme="minorHAnsi"/>
          <w:sz w:val="22"/>
          <w:szCs w:val="22"/>
        </w:rPr>
        <w:t xml:space="preserve"> is population abundance,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the maximum birth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sidRPr="00496E2D">
        <w:rPr>
          <w:rFonts w:cstheme="minorHAnsi"/>
          <w:sz w:val="22"/>
          <w:szCs w:val="22"/>
        </w:rPr>
        <w:t xml:space="preserve">is the minimum death rate, and </w:t>
      </w:r>
      <w:r w:rsidRPr="00496E2D">
        <w:rPr>
          <w:rFonts w:cstheme="minorHAnsi"/>
          <w:i/>
          <w:iCs/>
          <w:sz w:val="22"/>
          <w:szCs w:val="22"/>
        </w:rPr>
        <w:t>b</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characterize the effects of population abundance on the realized birth and death rates, respectively. </w:t>
      </w:r>
      <w:r>
        <w:rPr>
          <w:rFonts w:cstheme="minorHAnsi"/>
          <w:sz w:val="22"/>
          <w:szCs w:val="22"/>
        </w:rPr>
        <w:t xml:space="preserve">This model is a simple expansion of the logistic model, with maximum rate of population growth given as </w:t>
      </w:r>
      <w:proofErr w:type="spellStart"/>
      <w:r>
        <w:rPr>
          <w:rFonts w:cstheme="minorHAnsi"/>
          <w:i/>
          <w:iCs/>
          <w:sz w:val="22"/>
          <w:szCs w:val="22"/>
        </w:rPr>
        <w:t>r</w:t>
      </w:r>
      <w:r w:rsidRPr="00496E2D">
        <w:rPr>
          <w:rFonts w:cstheme="minorHAnsi"/>
          <w:i/>
          <w:iCs/>
          <w:sz w:val="22"/>
          <w:szCs w:val="22"/>
          <w:vertAlign w:val="subscript"/>
        </w:rPr>
        <w:t>max</w:t>
      </w:r>
      <w:proofErr w:type="spellEnd"/>
      <w:r>
        <w:rPr>
          <w:rFonts w:cstheme="minorHAnsi"/>
          <w:sz w:val="22"/>
          <w:szCs w:val="22"/>
        </w:rPr>
        <w:t xml:space="preserve"> =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Pr>
          <w:rFonts w:cstheme="minorHAnsi"/>
          <w:iCs/>
          <w:sz w:val="22"/>
          <w:szCs w:val="22"/>
        </w:rPr>
        <w:t xml:space="preserv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cstheme="minorHAnsi"/>
          <w:sz w:val="22"/>
          <w:szCs w:val="22"/>
        </w:rPr>
        <w:t xml:space="preserve"> and a carrying capacity defined as </w:t>
      </w:r>
      <m:oMath>
        <m:r>
          <w:rPr>
            <w:rFonts w:ascii="Cambria Math" w:hAnsi="Cambria Math" w:cstheme="minorHAnsi"/>
            <w:sz w:val="22"/>
            <w:szCs w:val="22"/>
          </w:rPr>
          <m:t>K=</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oMath>
      <w:r>
        <w:rPr>
          <w:rFonts w:cstheme="minorHAnsi"/>
          <w:sz w:val="22"/>
          <w:szCs w:val="22"/>
        </w:rPr>
        <w:t>. We redefine the logistic model this way to allow us to simulate the ecological dynamics as a stochastic birth-death process</w:t>
      </w:r>
      <w:ins w:id="140" w:author="John DeLong" w:date="2020-07-24T14:26:00Z">
        <w:r w:rsidR="008E4F39">
          <w:rPr>
            <w:rFonts w:cstheme="minorHAnsi"/>
            <w:sz w:val="22"/>
            <w:szCs w:val="22"/>
          </w:rPr>
          <w:t xml:space="preserve"> rather than a process with a net rate of population growth</w:t>
        </w:r>
      </w:ins>
      <w:r>
        <w:rPr>
          <w:rFonts w:cstheme="minorHAnsi"/>
          <w:sz w:val="22"/>
          <w:szCs w:val="22"/>
        </w:rPr>
        <w:t xml:space="preserve"> </w:t>
      </w:r>
      <w:r>
        <w:rPr>
          <w:rFonts w:cstheme="minorHAnsi"/>
          <w:sz w:val="22"/>
          <w:szCs w:val="22"/>
        </w:rPr>
        <w:fldChar w:fldCharType="begin"/>
      </w:r>
      <w:ins w:id="141" w:author="Clay Cressler" w:date="2020-08-07T11:14:00Z">
        <w:r w:rsidR="00B022D9">
          <w:rPr>
            <w:rFonts w:cstheme="minorHAnsi"/>
            <w:sz w:val="22"/>
            <w:szCs w:val="22"/>
          </w:rPr>
          <w:instrText xml:space="preserve"> ADDIN ZOTERO_ITEM CSL_CITATION {"citationID":"XJPMPRtg","properties":{"formattedCitation":"(Doebeli {\\i{}et al.} 2017)","plainCitation":"(Doebeli et al. 2017)","noteIndex":0},"citationItems":[{"id":45,"uris":["http://zotero.org/users/246158/items/WL354K73"],"uri":["http://zotero.org/users/246158/items/WL354K73"],"itemData":{"id":45,"type":"article-journal","abstract":"Most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del w:id="142" w:author="Clay Cressler" w:date="2020-08-07T11:14:00Z">
        <w:r w:rsidR="008E4F39" w:rsidDel="00B022D9">
          <w:rPr>
            <w:rFonts w:cstheme="minorHAnsi"/>
            <w:sz w:val="22"/>
            <w:szCs w:val="22"/>
          </w:rPr>
          <w:delInstrText xml:space="preserve"> ADDIN ZOTERO_ITEM CSL_CITATION {"citationID":"XJPMPRtg","properties":{"formattedCitation":"(Doebeli {\\i{}et al.} 2017)","plainCitation":"(Doebeli et al. 2017)","noteIndex":0},"citationItems":[{"id":"11N9M0Y2/LkpcSB8Z","uris":["http://zotero.org/users/246158/items/WL354K73"],"uri":["http://zotero.org/users/246158/items/WL354K73"],"itemData":{"id":3547,"type":"article-journal","abstract":"Most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delInstrText>
        </w:r>
      </w:del>
      <w:r>
        <w:rPr>
          <w:rFonts w:cstheme="minorHAnsi"/>
          <w:sz w:val="22"/>
          <w:szCs w:val="22"/>
        </w:rPr>
        <w:fldChar w:fldCharType="separate"/>
      </w:r>
      <w:r w:rsidRPr="001409F9">
        <w:rPr>
          <w:rFonts w:ascii="Calibri" w:cs="Calibri"/>
          <w:sz w:val="22"/>
        </w:rPr>
        <w:t>(</w:t>
      </w:r>
      <w:proofErr w:type="spellStart"/>
      <w:r w:rsidRPr="001409F9">
        <w:rPr>
          <w:rFonts w:ascii="Calibri" w:cs="Calibri"/>
          <w:sz w:val="22"/>
        </w:rPr>
        <w:t>Doebeli</w:t>
      </w:r>
      <w:proofErr w:type="spellEnd"/>
      <w:r w:rsidRPr="001409F9">
        <w:rPr>
          <w:rFonts w:ascii="Calibri" w:cs="Calibri"/>
          <w:sz w:val="22"/>
        </w:rPr>
        <w:t xml:space="preserve"> </w:t>
      </w:r>
      <w:r w:rsidRPr="001409F9">
        <w:rPr>
          <w:rFonts w:ascii="Calibri" w:cs="Calibri"/>
          <w:i/>
          <w:iCs/>
          <w:sz w:val="22"/>
        </w:rPr>
        <w:t>et al.</w:t>
      </w:r>
      <w:r w:rsidRPr="001409F9">
        <w:rPr>
          <w:rFonts w:ascii="Calibri" w:cs="Calibri"/>
          <w:sz w:val="22"/>
        </w:rPr>
        <w:t xml:space="preserve"> 2017)</w:t>
      </w:r>
      <w:r>
        <w:rPr>
          <w:rFonts w:cstheme="minorHAnsi"/>
          <w:sz w:val="22"/>
          <w:szCs w:val="22"/>
        </w:rPr>
        <w:fldChar w:fldCharType="end"/>
      </w:r>
      <w:r>
        <w:rPr>
          <w:rFonts w:cstheme="minorHAnsi"/>
          <w:sz w:val="22"/>
          <w:szCs w:val="22"/>
        </w:rPr>
        <w:t xml:space="preserve">. We choose a </w:t>
      </w:r>
      <w:r>
        <w:rPr>
          <w:rFonts w:cstheme="minorHAnsi"/>
          <w:sz w:val="22"/>
          <w:szCs w:val="22"/>
        </w:rPr>
        <w:lastRenderedPageBreak/>
        <w:t xml:space="preserve">logistic-type model as an approximation of the sigmoidal population growth dynamics shown by a variety of organisms in relatively simple scenarios </w:t>
      </w:r>
      <w:r>
        <w:rPr>
          <w:rFonts w:cstheme="minorHAnsi"/>
          <w:sz w:val="22"/>
          <w:szCs w:val="22"/>
        </w:rPr>
        <w:fldChar w:fldCharType="begin"/>
      </w:r>
      <w:ins w:id="143" w:author="Clay Cressler" w:date="2020-08-07T11:14:00Z">
        <w:r w:rsidR="00B022D9">
          <w:rPr>
            <w:rFonts w:cstheme="minorHAnsi"/>
            <w:sz w:val="22"/>
            <w:szCs w:val="22"/>
          </w:rPr>
          <w:instrText xml:space="preserve"> ADDIN ZOTERO_ITEM CSL_CITATION {"citationID":"HGrvZjGK","properties":{"formattedCitation":"(Gause 1934; Sibly {\\i{}et al.} 2005; Lee {\\i{}et al.} 2018)","plainCitation":"(Gause 1934; Sibly et al. 2005; Lee et al. 2018)","noteIndex":0},"citationItems":[{"id":"gBPCYzZI/k3l7FK3b","uris":["http://zotero.org/users/1264037/items/KT2HF4FB"],"uri":["http://zotero.org/users/1264037/items/KT2HF4FB"],"itemData":{"id":355,"type":"book","publisher":"Williams and Wilkins, Baltimore (Reprinted 1964 by Hafner).","title":"The Struggle for Existence.","author":[{"family":"Gause","given":"G.F."}],"issued":{"date-parts":[["1934"]]}}},{"id":"gBPCYzZI/s75Uxpd8","uris":["http://zotero.org/users/1264037/items/EHFHM8E8"],"uri":["http://zotero.org/users/1264037/items/EHFHM8E8"],"itemData":{"id":1742,"type":"article-journal","abstract":"A key unresolved question in population ecology concerns the relationship between a population's size and its growth rate. We estimated this relationship for 1780 time series of mammals, birds, fish, and insects. We found that rates of population growth are high at low population densities but, contrary to previous predictions, decline rapidly with increasing population size and then flatten out, for all four taxa. This produces a strongly concave relationship between a population's growth rate and its size. These findings have fundamental implications for our understanding of animals' lives, suggesting in particular that many animals in these taxa will be found living at densities above the carrying capacity of their environments.","container-title":"Science","DOI":"10.1126/science.1110760","issue":"5734","page":"607-610","source":"HighWire","title":"On the regulation of populations of mammals, birds, fish, and insects","volume":"309","author":[{"family":"Sibly","given":"Richard M."},{"family":"Barker","given":"Daniel"},{"family":"Denham","given":"Michael C."},{"family":"Hone","given":"Jim"},{"family":"Pagel","given":"Mark"}],"issued":{"date-parts":[["2005",7,22]]}}},{"id":"gBPCYzZI/wtiBBGNY","uris":["http://zotero.org/users/1264037/items/8S5JHUQ2"],"uri":["http://zotero.org/users/1264037/items/8S5JHUQ2"],"itemData":{"id":8319,"type":"article-journal","abstract":"Abstract.  Understanding the colonization or recolonization of breeding sites used by colonial animals is fundamental to metapopulation theory and has practical","container-title":"Journal of Mammalogy","DOI":"10.1093/jmammal/gyy131","ISSN":"0022-2372","issue":"6","journalAbbreviation":"J Mammal","language":"en","note":"publisher: Oxford Academic","page":"1529-1538","source":"academic.oup.com","title":"Initial growth of northern fur seal (&lt;i&gt;Callorhinus ursinus&lt;/i&gt;) colonies at the South Farallon, San Miguel, and Bogoslof Islands","volume":"99","author":[{"family":"Lee","given":"Derek E."},{"family":"Berger","given":"Ryan W."},{"family":"Tietz","given":"James R."},{"family":"Warzybok","given":"Pete"},{"family":"Bradley","given":"Russell W."},{"family":"Orr","given":"Anthony J."},{"family":"Towell","given":"Rodney G."},{"family":"Jahncke","given":"Jaime"}],"issued":{"date-parts":[["2018",12,5]]}}}],"schema":"https://github.com/citation-style-language/schema/raw/master/csl-citation.json"} </w:instrText>
        </w:r>
      </w:ins>
      <w:del w:id="144" w:author="Clay Cressler" w:date="2020-08-07T11:14:00Z">
        <w:r w:rsidR="002E50A3" w:rsidDel="00B022D9">
          <w:rPr>
            <w:rFonts w:cstheme="minorHAnsi"/>
            <w:sz w:val="22"/>
            <w:szCs w:val="22"/>
          </w:rPr>
          <w:delInstrText xml:space="preserve"> ADDIN ZOTERO_ITEM CSL_CITATION {"citationID":"HGrvZjGK","properties":{"formattedCitation":"(Gause 1934; Sibly {\\i{}et al.} 2005; Lee {\\i{}et al.} 2018)","plainCitation":"(Gause 1934; Sibly et al. 2005; Lee et al. 2018)","noteIndex":0},"citationItems":[{"id":355,"uris":["http://zotero.org/users/1264037/items/KT2HF4FB"],"uri":["http://zotero.org/users/1264037/items/KT2HF4FB"],"itemData":{"id":355,"type":"book","publisher":"Williams and Wilkins, Baltimore (Reprinted 1964 by Hafner).","title":"The Struggle for Existence.","author":[{"family":"Gause","given":"G.F."}],"issued":{"date-parts":[["1934"]]}}},{"id":1742,"uris":["http://zotero.org/users/1264037/items/EHFHM8E8"],"uri":["http://zotero.org/users/1264037/items/EHFHM8E8"],"itemData":{"id":1742,"type":"article-journal","abstract":"A key unresolved question in population ecology concerns the relationship between a population's size and its growth rate. We estimated this relationship for 1780 time series of mammals, birds, fish, and insects. We found that rates of population growth are high at low population densities but, contrary to previous predictions, decline rapidly with increasing population size and then flatten out, for all four taxa. This produces a strongly concave relationship between a population's growth rate and its size. These findings have fundamental implications for our understanding of animals' lives, suggesting in particular that many animals in these taxa will be found living at densities above the carrying capacity of their environments.","container-title":"Science","DOI":"10.1126/science.1110760","issue":"5734","page":"607-610","source":"HighWire","title":"On the regulation of populations of mammals, birds, fish, and insects","volume":"309","author":[{"family":"Sibly","given":"Richard M."},{"family":"Barker","given":"Daniel"},{"family":"Denham","given":"Michael C."},{"family":"Hone","given":"Jim"},{"family":"Pagel","given":"Mark"}],"issued":{"date-parts":[["2005",7,22]]}}},{"id":8319,"uris":["http://zotero.org/users/1264037/items/8S5JHUQ2"],"uri":["http://zotero.org/users/1264037/items/8S5JHUQ2"],"itemData":{"id":8319,"type":"article-journal","abstract":"Abstract.  Understanding the colonization or recolonization of breeding sites used by colonial animals is fundamental to metapopulation theory and has practical","container-title":"Journal of Mammalogy","DOI":"10.1093/jmammal/gyy131","ISSN":"0022-2372","issue":"6","journalAbbreviation":"J Mammal","language":"en","note":"publisher: Oxford Academic","page":"1529-1538","source":"academic.oup.com","title":"Initial growth of northern fur seal (&lt;i&gt;Callorhinus ursinus&lt;/i&gt;) colonies at the South Farallon, San Miguel, and Bogoslof Islands","volume":"99","author":[{"family":"Lee","given":"Derek E."},{"family":"Berger","given":"Ryan W."},{"family":"Tietz","given":"James R."},{"family":"Warzybok","given":"Pete"},{"family":"Bradley","given":"Russell W."},{"family":"Orr","given":"Anthony J."},{"family":"Towell","given":"Rodney G."},{"family":"Jahncke","given":"Jaime"}],"issued":{"date-parts":[["2018",12,5]]}}}],"schema":"https://github.com/citation-style-language/schema/raw/master/csl-citation.json"} </w:delInstrText>
        </w:r>
      </w:del>
      <w:r>
        <w:rPr>
          <w:rFonts w:cstheme="minorHAnsi"/>
          <w:sz w:val="22"/>
          <w:szCs w:val="22"/>
        </w:rPr>
        <w:fldChar w:fldCharType="separate"/>
      </w:r>
      <w:r w:rsidRPr="001409F9">
        <w:rPr>
          <w:rFonts w:ascii="Calibri" w:hAnsi="Calibri" w:cs="Calibri"/>
          <w:sz w:val="22"/>
        </w:rPr>
        <w:t>(</w:t>
      </w:r>
      <w:proofErr w:type="spellStart"/>
      <w:r w:rsidRPr="001409F9">
        <w:rPr>
          <w:rFonts w:ascii="Calibri" w:hAnsi="Calibri" w:cs="Calibri"/>
          <w:sz w:val="22"/>
        </w:rPr>
        <w:t>Gause</w:t>
      </w:r>
      <w:proofErr w:type="spellEnd"/>
      <w:r w:rsidRPr="001409F9">
        <w:rPr>
          <w:rFonts w:ascii="Calibri" w:hAnsi="Calibri" w:cs="Calibri"/>
          <w:sz w:val="22"/>
        </w:rPr>
        <w:t xml:space="preserve"> 1934; </w:t>
      </w:r>
      <w:proofErr w:type="spellStart"/>
      <w:r w:rsidRPr="001409F9">
        <w:rPr>
          <w:rFonts w:ascii="Calibri" w:hAnsi="Calibri" w:cs="Calibri"/>
          <w:sz w:val="22"/>
        </w:rPr>
        <w:t>Sibly</w:t>
      </w:r>
      <w:proofErr w:type="spellEnd"/>
      <w:r w:rsidRPr="001409F9">
        <w:rPr>
          <w:rFonts w:ascii="Calibri" w:hAnsi="Calibri" w:cs="Calibri"/>
          <w:sz w:val="22"/>
        </w:rPr>
        <w:t xml:space="preserve"> </w:t>
      </w:r>
      <w:r w:rsidRPr="001409F9">
        <w:rPr>
          <w:rFonts w:ascii="Calibri" w:hAnsi="Calibri" w:cs="Calibri"/>
          <w:i/>
          <w:iCs/>
          <w:sz w:val="22"/>
        </w:rPr>
        <w:t>et al.</w:t>
      </w:r>
      <w:r w:rsidRPr="001409F9">
        <w:rPr>
          <w:rFonts w:ascii="Calibri" w:hAnsi="Calibri" w:cs="Calibri"/>
          <w:sz w:val="22"/>
        </w:rPr>
        <w:t xml:space="preserve"> 2005; Lee </w:t>
      </w:r>
      <w:r w:rsidRPr="001409F9">
        <w:rPr>
          <w:rFonts w:ascii="Calibri" w:hAnsi="Calibri" w:cs="Calibri"/>
          <w:i/>
          <w:iCs/>
          <w:sz w:val="22"/>
        </w:rPr>
        <w:t>et al.</w:t>
      </w:r>
      <w:r w:rsidRPr="001409F9">
        <w:rPr>
          <w:rFonts w:ascii="Calibri" w:hAnsi="Calibri" w:cs="Calibri"/>
          <w:sz w:val="22"/>
        </w:rPr>
        <w:t xml:space="preserve"> 2018)</w:t>
      </w:r>
      <w:r>
        <w:rPr>
          <w:rFonts w:cstheme="minorHAnsi"/>
          <w:sz w:val="22"/>
          <w:szCs w:val="22"/>
        </w:rPr>
        <w:fldChar w:fldCharType="end"/>
      </w:r>
      <w:r>
        <w:rPr>
          <w:rFonts w:cstheme="minorHAnsi"/>
          <w:sz w:val="22"/>
          <w:szCs w:val="22"/>
        </w:rPr>
        <w:t xml:space="preserve">. </w:t>
      </w:r>
    </w:p>
    <w:p w14:paraId="477B8583" w14:textId="5F33F5AB" w:rsidR="008F3CF5" w:rsidRPr="00496E2D" w:rsidRDefault="008F3CF5" w:rsidP="008F3CF5">
      <w:pPr>
        <w:spacing w:after="0" w:line="480" w:lineRule="auto"/>
        <w:ind w:firstLine="720"/>
        <w:contextualSpacing/>
        <w:rPr>
          <w:rFonts w:cstheme="minorHAnsi"/>
          <w:b/>
          <w:bCs/>
          <w:sz w:val="22"/>
          <w:szCs w:val="22"/>
        </w:rPr>
      </w:pPr>
      <w:r w:rsidRPr="00496E2D">
        <w:rPr>
          <w:rFonts w:cstheme="minorHAnsi"/>
          <w:sz w:val="22"/>
          <w:szCs w:val="22"/>
        </w:rPr>
        <w:t xml:space="preserve">We consider the case where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evolving and is connected to </w:t>
      </w:r>
      <w:ins w:id="145" w:author="John DeLong" w:date="2020-07-22T13:37:00Z">
        <w:r w:rsidR="003A4ECB">
          <w:rPr>
            <w:rFonts w:cstheme="minorHAnsi"/>
            <w:sz w:val="22"/>
            <w:szCs w:val="22"/>
          </w:rPr>
          <w:t xml:space="preserve">the minimum </w:t>
        </w:r>
        <w:r w:rsidR="003A4ECB" w:rsidRPr="00496E2D">
          <w:rPr>
            <w:rFonts w:cstheme="minorHAnsi"/>
            <w:sz w:val="22"/>
            <w:szCs w:val="22"/>
          </w:rPr>
          <w:t>mortality</w:t>
        </w:r>
      </w:ins>
      <w:ins w:id="146" w:author="John DeLong" w:date="2020-07-22T13:38:00Z">
        <w:r w:rsidR="003A4ECB">
          <w:rPr>
            <w:rFonts w:cstheme="minorHAnsi"/>
            <w:sz w:val="22"/>
            <w:szCs w:val="22"/>
          </w:rPr>
          <w:t xml:space="preserve"> </w:t>
        </w:r>
        <w:r w:rsidR="003A4ECB" w:rsidRPr="00496E2D">
          <w:rPr>
            <w:rFonts w:cstheme="minorHAnsi"/>
            <w:sz w:val="22"/>
            <w:szCs w:val="22"/>
          </w:rPr>
          <w:t xml:space="preserve">through </w:t>
        </w:r>
        <w:r w:rsidR="003A4ECB">
          <w:rPr>
            <w:rFonts w:cstheme="minorHAnsi"/>
            <w:sz w:val="22"/>
            <w:szCs w:val="22"/>
          </w:rPr>
          <w:t xml:space="preserve">a classic life history </w:t>
        </w:r>
        <w:r w:rsidR="003A4ECB" w:rsidRPr="00496E2D">
          <w:rPr>
            <w:rFonts w:cstheme="minorHAnsi"/>
            <w:sz w:val="22"/>
            <w:szCs w:val="22"/>
          </w:rPr>
          <w:t xml:space="preserve">trade-off </w:t>
        </w:r>
        <w:r w:rsidR="003A4ECB">
          <w:rPr>
            <w:rFonts w:cstheme="minorHAnsi"/>
            <w:sz w:val="22"/>
            <w:szCs w:val="22"/>
          </w:rPr>
          <w:t xml:space="preserve">between reproduction and mortality (i.e., </w:t>
        </w:r>
      </w:ins>
      <w:proofErr w:type="spellStart"/>
      <w:ins w:id="147" w:author="John DeLong" w:date="2020-07-22T13:37:00Z">
        <w:r w:rsidR="003A4ECB" w:rsidRPr="00496E2D">
          <w:rPr>
            <w:rFonts w:cstheme="minorHAnsi"/>
            <w:i/>
            <w:iCs/>
            <w:sz w:val="22"/>
            <w:szCs w:val="22"/>
          </w:rPr>
          <w:t>d</w:t>
        </w:r>
        <w:r w:rsidR="003A4ECB" w:rsidRPr="00496E2D">
          <w:rPr>
            <w:rFonts w:cstheme="minorHAnsi"/>
            <w:i/>
            <w:iCs/>
            <w:sz w:val="22"/>
            <w:szCs w:val="22"/>
            <w:vertAlign w:val="subscript"/>
          </w:rPr>
          <w:t>min</w:t>
        </w:r>
        <w:proofErr w:type="spellEnd"/>
        <w:r w:rsidR="003A4ECB" w:rsidRPr="00496E2D">
          <w:rPr>
            <w:rFonts w:cstheme="minorHAnsi"/>
            <w:i/>
            <w:iCs/>
            <w:sz w:val="22"/>
            <w:szCs w:val="22"/>
          </w:rPr>
          <w:t xml:space="preserve"> </w:t>
        </w:r>
      </w:ins>
      <w:ins w:id="148" w:author="John DeLong" w:date="2020-07-22T13:39:00Z">
        <w:r w:rsidR="003A4ECB">
          <w:rPr>
            <w:rFonts w:cstheme="minorHAnsi"/>
            <w:iCs/>
            <w:sz w:val="22"/>
            <w:szCs w:val="22"/>
          </w:rPr>
          <w:t>i</w:t>
        </w:r>
      </w:ins>
      <w:ins w:id="149" w:author="John DeLong" w:date="2020-07-22T13:38:00Z">
        <w:r w:rsidR="003A4ECB">
          <w:rPr>
            <w:rFonts w:cstheme="minorHAnsi"/>
            <w:iCs/>
            <w:sz w:val="22"/>
            <w:szCs w:val="22"/>
          </w:rPr>
          <w:t xml:space="preserve">s a function of </w:t>
        </w:r>
        <w:proofErr w:type="spellStart"/>
        <w:r w:rsidR="003A4ECB" w:rsidRPr="00496E2D">
          <w:rPr>
            <w:rFonts w:cstheme="minorHAnsi"/>
            <w:i/>
            <w:iCs/>
            <w:sz w:val="22"/>
            <w:szCs w:val="22"/>
          </w:rPr>
          <w:t>b</w:t>
        </w:r>
        <w:r w:rsidR="003A4ECB" w:rsidRPr="00496E2D">
          <w:rPr>
            <w:rFonts w:cstheme="minorHAnsi"/>
            <w:i/>
            <w:iCs/>
            <w:sz w:val="22"/>
            <w:szCs w:val="22"/>
            <w:vertAlign w:val="subscript"/>
          </w:rPr>
          <w:t>max</w:t>
        </w:r>
        <w:proofErr w:type="spellEnd"/>
        <w:r w:rsidR="003A4ECB">
          <w:rPr>
            <w:rFonts w:cstheme="minorHAnsi"/>
            <w:iCs/>
            <w:sz w:val="22"/>
            <w:szCs w:val="22"/>
          </w:rPr>
          <w:t xml:space="preserve">) </w:t>
        </w:r>
      </w:ins>
      <w:del w:id="150" w:author="John DeLong" w:date="2020-07-22T13:37:00Z">
        <w:r w:rsidRPr="00496E2D" w:rsidDel="003A4ECB">
          <w:rPr>
            <w:rFonts w:cstheme="minorHAnsi"/>
            <w:sz w:val="22"/>
            <w:szCs w:val="22"/>
          </w:rPr>
          <w:delText xml:space="preserve">mortality </w:delText>
        </w:r>
      </w:del>
      <w:del w:id="151" w:author="John DeLong" w:date="2020-07-22T13:38:00Z">
        <w:r w:rsidRPr="00496E2D" w:rsidDel="003A4ECB">
          <w:rPr>
            <w:rFonts w:cstheme="minorHAnsi"/>
            <w:sz w:val="22"/>
            <w:szCs w:val="22"/>
          </w:rPr>
          <w:delText xml:space="preserve">through </w:delText>
        </w:r>
        <w:r w:rsidDel="003A4ECB">
          <w:rPr>
            <w:rFonts w:cstheme="minorHAnsi"/>
            <w:sz w:val="22"/>
            <w:szCs w:val="22"/>
          </w:rPr>
          <w:delText xml:space="preserve">a classic life history </w:delText>
        </w:r>
        <w:r w:rsidRPr="00496E2D" w:rsidDel="003A4ECB">
          <w:rPr>
            <w:rFonts w:cstheme="minorHAnsi"/>
            <w:sz w:val="22"/>
            <w:szCs w:val="22"/>
          </w:rPr>
          <w:delText xml:space="preserve">trade-off </w:delText>
        </w:r>
        <w:r w:rsidDel="003A4ECB">
          <w:rPr>
            <w:rFonts w:cstheme="minorHAnsi"/>
            <w:sz w:val="22"/>
            <w:szCs w:val="22"/>
          </w:rPr>
          <w:delText xml:space="preserve">between reproduction and mortality </w:delText>
        </w:r>
      </w:del>
      <w:r>
        <w:rPr>
          <w:rFonts w:cstheme="minorHAnsi"/>
          <w:sz w:val="22"/>
          <w:szCs w:val="22"/>
        </w:rPr>
        <w:fldChar w:fldCharType="begin"/>
      </w:r>
      <w:ins w:id="152" w:author="Clay Cressler" w:date="2020-08-07T11:14:00Z">
        <w:r w:rsidR="00B022D9">
          <w:rPr>
            <w:rFonts w:cstheme="minorHAnsi"/>
            <w:sz w:val="22"/>
            <w:szCs w:val="22"/>
          </w:rPr>
          <w:instrText xml:space="preserve"> ADDIN ZOTERO_ITEM CSL_CITATION {"citationID":"9K8INaPt","properties":{"formattedCitation":"(Stearns 1976; Reznick {\\i{}et al.} 2000)","plainCitation":"(Stearns 1976; Reznick et al. 2000)","noteIndex":0},"citationItems":[{"id":38,"uris":["http://zotero.org/users/246158/items/I4RFHHC6"],"uri":["http://zotero.org/users/246158/items/I4RFHHC6"],"itemData":{"id":38,"type":"article-journal","abstract":"This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C."}],"issued":{"date-parts":[["1976",3,1]]}}},{"id":"gBPCYzZI/g7FmO4E5","uris":["http://zotero.org/users/1264037/items/NNPVA2G4"],"uri":["http://zotero.org/users/1264037/items/NNPVA2G4"],"itemData":{"id":1269,"type":"article-journal","abstract":"&lt;p&gt;&lt;br/&gt;The assumption of costs of reproduction were a logical necessity for much of the early development of life history theory. An unfortunate property of [`]logical necessities' is that it is easy to also assume that they must be true. What if this does not turn out to be the case? The existence and universality of costs of reproduction were initially challenged with empirical data of questionable value, but later with increasingly strong theoretical and empirical results. Here, we discuss Ken Spitze's [`]superfleas', which represent what we consider to be the strongest empirical challenge to the universality of costs, then offer a possible explanation for their existence.&lt;/p&gt;","container-title":"Trends in Ecology &amp; Evolution","DOI":"16/S0169-5347(00)01941-8","ISSN":"0169-5347","issue":"10","page":"421-425","source":"ScienceDirect","title":"Big houses, big cars, superfleas and the costs of reproduction","volume":"15","author":[{"family":"Reznick","given":"David"},{"family":"Nunney","given":"Leonard"},{"family":"Tessier","given":"Alan"}],"issued":{"date-parts":[["2000",10,1]]}}}],"schema":"https://github.com/citation-style-language/schema/raw/master/csl-citation.json"} </w:instrText>
        </w:r>
      </w:ins>
      <w:del w:id="153" w:author="Clay Cressler" w:date="2020-08-07T11:14:00Z">
        <w:r w:rsidR="008E4F39" w:rsidDel="00B022D9">
          <w:rPr>
            <w:rFonts w:cstheme="minorHAnsi"/>
            <w:sz w:val="22"/>
            <w:szCs w:val="22"/>
          </w:rPr>
          <w:delInstrText xml:space="preserve"> ADDIN ZOTERO_ITEM CSL_CITATION {"citationID":"9K8INaPt","properties":{"formattedCitation":"(Stearns 1976; Reznick {\\i{}et al.} 2000)","plainCitation":"(Stearns 1976; Reznick et al. 2000)","noteIndex":0},"citationItems":[{"id":"11N9M0Y2/dBNrpEZI","uris":["http://zotero.org/users/246158/items/I4RFHHC6"],"uri":["http://zotero.org/users/246158/items/I4RFHHC6"],"itemData":{"id":3578,"type":"article-journal","abstract":"This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C."}],"issued":{"date-parts":[["1976",3,1]]}}},{"id":1269,"uris":["http://zotero.org/users/1264037/items/NNPVA2G4"],"uri":["http://zotero.org/users/1264037/items/NNPVA2G4"],"itemData":{"id":1269,"type":"article-journal","abstract":"&lt;p&gt;&lt;br/&gt;The assumption of costs of reproduction were a logical necessity for much of the early development of life history theory. An unfortunate property of [`]logical necessities' is that it is easy to also assume that they must be true. What if this does not turn out to be the case? The existence and universality of costs of reproduction were initially challenged with empirical data of questionable value, but later with increasingly strong theoretical and empirical results. Here, we discuss Ken Spitze's [`]superfleas', which represent what we consider to be the strongest empirical challenge to the universality of costs, then offer a possible explanation for their existence.&lt;/p&gt;","container-title":"Trends in Ecology &amp; Evolution","DOI":"16/S0169-5347(00)01941-8","ISSN":"0169-5347","issue":"10","page":"421-425","source":"ScienceDirect","title":"Big houses, big cars, superfleas and the costs of reproduction","volume":"15","author":[{"family":"Reznick","given":"David"},{"family":"Nunney","given":"Leonard"},{"family":"Tessier","given":"Alan"}],"issued":{"date-parts":[["2000",10,1]]}}}],"schema":"https://github.com/citation-style-language/schema/raw/master/csl-citation.json"} </w:delInstrText>
        </w:r>
      </w:del>
      <w:r>
        <w:rPr>
          <w:rFonts w:cstheme="minorHAnsi"/>
          <w:sz w:val="22"/>
          <w:szCs w:val="22"/>
        </w:rPr>
        <w:fldChar w:fldCharType="separate"/>
      </w:r>
      <w:r w:rsidRPr="001409F9">
        <w:rPr>
          <w:rFonts w:ascii="Calibri" w:hAnsi="Calibri" w:cs="Calibri"/>
          <w:sz w:val="22"/>
        </w:rPr>
        <w:t xml:space="preserve">(Stearns 1976; Reznick </w:t>
      </w:r>
      <w:r w:rsidRPr="001409F9">
        <w:rPr>
          <w:rFonts w:ascii="Calibri" w:hAnsi="Calibri" w:cs="Calibri"/>
          <w:i/>
          <w:iCs/>
          <w:sz w:val="22"/>
        </w:rPr>
        <w:t>et al.</w:t>
      </w:r>
      <w:r w:rsidRPr="001409F9">
        <w:rPr>
          <w:rFonts w:ascii="Calibri" w:hAnsi="Calibri" w:cs="Calibri"/>
          <w:sz w:val="22"/>
        </w:rPr>
        <w:t xml:space="preserve"> 2000)</w:t>
      </w:r>
      <w:r>
        <w:rPr>
          <w:rFonts w:cstheme="minorHAnsi"/>
          <w:sz w:val="22"/>
          <w:szCs w:val="22"/>
        </w:rPr>
        <w:fldChar w:fldCharType="end"/>
      </w:r>
      <w:r>
        <w:rPr>
          <w:rFonts w:cstheme="minorHAnsi"/>
          <w:sz w:val="22"/>
          <w:szCs w:val="22"/>
        </w:rPr>
        <w:t xml:space="preserve">. This trade-off has been widely demonstrated across plants, invertebrates, and vertebrates </w:t>
      </w:r>
      <w:r>
        <w:rPr>
          <w:rFonts w:cstheme="minorHAnsi"/>
          <w:sz w:val="22"/>
          <w:szCs w:val="22"/>
        </w:rPr>
        <w:fldChar w:fldCharType="begin"/>
      </w:r>
      <w:ins w:id="154" w:author="Clay Cressler" w:date="2020-08-07T11:14:00Z">
        <w:r w:rsidR="00B022D9">
          <w:rPr>
            <w:rFonts w:cstheme="minorHAnsi"/>
            <w:sz w:val="22"/>
            <w:szCs w:val="22"/>
          </w:rPr>
          <w:instrText xml:space="preserve"> ADDIN ZOTERO_ITEM CSL_CITATION {"citationID":"1woA23Ho","properties":{"formattedCitation":"(Lee {\\i{}et al.} 2008; Wilder {\\i{}et al.} 2013; Hosking {\\i{}et al.} 2019)","plainCitation":"(Lee et al. 2008; Wilder et al. 2013; Hosking et al. 2019)","noteIndex":0},"citationItems":[{"id":"gBPCYzZI/KFeNrhMD","uris":["http://zotero.org/users/1264037/items/8NITB8E2"],"uri":["http://zotero.org/users/1264037/items/8NITB8E2"],"itemData":{"id":1320,"type":"article-journal","abstract":"Modest dietary restriction (DR) prolongs life in a wide range of organisms, spanning single-celled yeast to mammals. Here, we report the use of recent techniques in nutrition research to quantify the detailed relationship between diet, nutrient intake, lifespan, and reproduction in Drosophila melanogaster. Caloric restriction (CR) was not responsible for extending lifespan in our experimental flies. Response surfaces for lifespan and fecundity were maximized at different protein–carbohydrate intakes, with longevity highest at a protein-to-carbohydrate ratio of 1:16 and egg-laying rate maximized at 1:2. Lifetime egg production, the measure closest to fitness, was maximized at an intermediate P:C ratio of 1:4. Flies offered a choice of complementary foods regulated intake to maximize lifetime egg production. The results indicate a role for both direct costs of reproduction and other deleterious consequences of ingesting high levels of protein. We unite a body of apparently conflicting work within a common framework and provide a platform for studying aging in all organisms.","container-title":"Proceedings of the National Academy of Sciences of the United States of America","DOI":"10.1073/pnas.0710787105","ISSN":"0027-8424","issue":"7","journalAbbreviation":"Proc Natl Acad Sci U S A","note":"PMID: 18268352\nPMCID: PMC2268165","page":"2498-2503","source":"PubMed Central","title":"Lifespan and reproduction in Drosophila: New insights from nutritional geometry","title-short":"Lifespan and reproduction in Drosophila","volume":"105","author":[{"family":"Lee","given":"Kwang Pum"},{"family":"Simpson","given":"Stephen J."},{"family":"Clissold","given":"Fiona J."},{"family":"Brooks","given":"Robert"},{"family":"Ballard","given":"J. William O."},{"family":"Taylor","given":"Phil W."},{"family":"Soran","given":"Nazaneen"},{"family":"Raubenheimer","given":"David"}],"issued":{"date-parts":[["2008",2,19]]}}},{"id":"gBPCYzZI/PgLp4Fvt","uris":["http://zotero.org/users/1264037/items/TD9D2QPA"],"uri":["http://zotero.org/users/1264037/items/TD9D2QPA"],"itemData":{"id":8151,"type":"article-journal","abstract":"The disposable soma hypothesis posits a negative correlation between longevity and reproduction, presumably because these aspects of fitness compete for a limited pool of nutrients. However, diet, which varies widely among animals, could affect the availability of key nutrients required for both reproduction and longevity, especially protein. We used a comparative database of mammal life history data to test the hypothesis that carnivores experience less of a negative relationship between reproduction and longevity than herbivores. Annual reproduction and adult mass were significant predictors of longevity among all mammals; although, the relative importance of reproduction and mass for explaining longevity varied among trophic levels. In herbivores, reproduction was a stronger predictor of longevity than mass. Carnivores showed the opposite pattern with reproduction explaining much less of the variation in longevity. Omnivores showed an intermediate pattern with mass and reproduction explaining similar amounts of variation in longevity. In addition, longevity and reproduction were significantly higher in omnivores than herbivores and carnivores, which were not different from each other. Higher dietary protein at higher trophic levels may allow mammals to avoid potential conflicts between reproduction and longevity. However, there may be potential costs of carnivorous diets that limit the overall performance of carnivores and explain the peak in reproduction and longevity for omnivores.","container-title":"AGE","DOI":"10.1007/s11357-011-9380-8","ISSN":"1574-4647","issue":"3","journalAbbreviation":"AGE","language":"en","page":"921-927","source":"Springer Link","title":"Diet mediates the relationship between longevity and reproduction in mammals","volume":"35","author":[{"family":"Wilder","given":"Shawn M."},{"family":"Le Couteur","given":"David G."},{"family":"Simpson","given":"Stephen J."}],"issued":{"date-parts":[["2013",6,1]]}}},{"id":"gBPCYzZI/cg6yF3Fk","uris":["http://zotero.org/users/1264037/items/EVN5NBRV"],"uri":["http://zotero.org/users/1264037/items/EVN5NBRV"],"itemData":{"id":8153,"type":"article-journal","abstract":"Lifespan and fecundity, the main components in evolutionary fitness, are both strongly affected by nutritional state. Geometric framework of nutrition (GFN) experiments has shown that lifespan and fecundity are separated in nutrient space leading to a functional trade-off between the two traits. Here we develop a spatially explicit agent-based model (ABM) using the GFN to explore how ecological factors may cause selection on macronutrient appetites to optimally balance these life-history traits. We show that increasing the risk of extrinsic mortality favours intake of a mixture of nutrients that is associated with maximal fecundity at the expense of reduced longevity and that this result is robust across spatial and nutritional environments. These model behaviours are consistent with what has been observed in studies that quantify changes in life history in response to environmental manipulations. Previous GFN-derived ABMs have treated fitness as a single value. This is the first such model to instead decompose fitness into its primary component traits, longevity and fecundity, allowing evolutionary fitness to be an emergent property of the two. Our model demonstrates that selection on macronutrient appetites may affect life-history trade-offs and makes predictions that can be directly tested in artificial selection experiments.","container-title":"Journal of The Royal Society Interface","DOI":"10.1098/rsif.2018.0733","issue":"151","journalAbbreviation":"Journal of The Royal Society Interface","note":"publisher: Royal Society","page":"20180733","source":"royalsocietypublishing.org (Atypon)","title":"Macronutrient intakes and the lifespan-fecundity trade-off: a geometric framework agent-based model","title-short":"Macronutrient intakes and the lifespan-fecundity trade-off","volume":"16","author":[{"family":"Hosking","given":"Cameron J."},{"family":"Raubenheimer","given":"David"},{"family":"Charleston","given":"Michael A."},{"family":"Simpson","given":"Stephen J."},{"family":"Senior","given":"Alistair M."}],"issued":{"date-parts":[["2019",2,28]]}}}],"schema":"https://github.com/citation-style-language/schema/raw/master/csl-citation.json"} </w:instrText>
        </w:r>
      </w:ins>
      <w:del w:id="155" w:author="Clay Cressler" w:date="2020-08-07T11:14:00Z">
        <w:r w:rsidR="002E50A3" w:rsidDel="00B022D9">
          <w:rPr>
            <w:rFonts w:cstheme="minorHAnsi"/>
            <w:sz w:val="22"/>
            <w:szCs w:val="22"/>
          </w:rPr>
          <w:delInstrText xml:space="preserve"> ADDIN ZOTERO_ITEM CSL_CITATION {"citationID":"1woA23Ho","properties":{"formattedCitation":"(Lee {\\i{}et al.} 2008; Wilder {\\i{}et al.} 2013; Hosking {\\i{}et al.} 2019)","plainCitation":"(Lee et al. 2008; Wilder et al. 2013; Hosking et al. 2019)","noteIndex":0},"citationItems":[{"id":1320,"uris":["http://zotero.org/users/1264037/items/8NITB8E2"],"uri":["http://zotero.org/users/1264037/items/8NITB8E2"],"itemData":{"id":1320,"type":"article-journal","abstract":"Modest dietary restriction (DR) prolongs life in a wide range of organisms, spanning single-celled yeast to mammals. Here, we report the use of recent techniques in nutrition research to quantify the detailed relationship between diet, nutrient intake, lifespan, and reproduction in Drosophila melanogaster. Caloric restriction (CR) was not responsible for extending lifespan in our experimental flies. Response surfaces for lifespan and fecundity were maximized at different protein–carbohydrate intakes, with longevity highest at a protein-to-carbohydrate ratio of 1:16 and egg-laying rate maximized at 1:2. Lifetime egg production, the measure closest to fitness, was maximized at an intermediate P:C ratio of 1:4. Flies offered a choice of complementary foods regulated intake to maximize lifetime egg production. The results indicate a role for both direct costs of reproduction and other deleterious consequences of ingesting high levels of protein. We unite a body of apparently conflicting work within a common framework and provide a platform for studying aging in all organisms.","container-title":"Proceedings of the National Academy of Sciences of the United States of America","DOI":"10.1073/pnas.0710787105","ISSN":"0027-8424","issue":"7","journalAbbreviation":"Proc Natl Acad Sci U S A","note":"PMID: 18268352\nPMCID: PMC2268165","page":"2498-2503","source":"PubMed Central","title":"Lifespan and reproduction in Drosophila: New insights from nutritional geometry","title-short":"Lifespan and reproduction in Drosophila","volume":"105","author":[{"family":"Lee","given":"Kwang Pum"},{"family":"Simpson","given":"Stephen J."},{"family":"Clissold","given":"Fiona J."},{"family":"Brooks","given":"Robert"},{"family":"Ballard","given":"J. William O."},{"family":"Taylor","given":"Phil W."},{"family":"Soran","given":"Nazaneen"},{"family":"Raubenheimer","given":"David"}],"issued":{"date-parts":[["2008",2,19]]}}},{"id":8151,"uris":["http://zotero.org/users/1264037/items/TD9D2QPA"],"uri":["http://zotero.org/users/1264037/items/TD9D2QPA"],"itemData":{"id":8151,"type":"article-journal","abstract":"The disposable soma hypothesis posits a negative correlation between longevity and reproduction, presumably because these aspects of fitness compete for a limited pool of nutrients. However, diet, which varies widely among animals, could affect the availability of key nutrients required for both reproduction and longevity, especially protein. We used a comparative database of mammal life history data to test the hypothesis that carnivores experience less of a negative relationship between reproduction and longevity than herbivores. Annual reproduction and adult mass were significant predictors of longevity among all mammals; although, the relative importance of reproduction and mass for explaining longevity varied among trophic levels. In herbivores, reproduction was a stronger predictor of longevity than mass. Carnivores showed the opposite pattern with reproduction explaining much less of the variation in longevity. Omnivores showed an intermediate pattern with mass and reproduction explaining similar amounts of variation in longevity. In addition, longevity and reproduction were significantly higher in omnivores than herbivores and carnivores, which were not different from each other. Higher dietary protein at higher trophic levels may allow mammals to avoid potential conflicts between reproduction and longevity. However, there may be potential costs of carnivorous diets that limit the overall performance of carnivores and explain the peak in reproduction and longevity for omnivores.","container-title":"AGE","DOI":"10.1007/s11357-011-9380-8","ISSN":"1574-4647","issue":"3","journalAbbreviation":"AGE","language":"en","page":"921-927","source":"Springer Link","title":"Diet mediates the relationship between longevity and reproduction in mammals","volume":"35","author":[{"family":"Wilder","given":"Shawn M."},{"family":"Le Couteur","given":"David G."},{"family":"Simpson","given":"Stephen J."}],"issued":{"date-parts":[["2013",6,1]]}}},{"id":8153,"uris":["http://zotero.org/users/1264037/items/EVN5NBRV"],"uri":["http://zotero.org/users/1264037/items/EVN5NBRV"],"itemData":{"id":8153,"type":"article-journal","abstract":"Lifespan and fecundity, the main components in evolutionary fitness, are both strongly affected by nutritional state. Geometric framework of nutrition (GFN) experiments has shown that lifespan and fecundity are separated in nutrient space leading to a functional trade-off between the two traits. Here we develop a spatially explicit agent-based model (ABM) using the GFN to explore how ecological factors may cause selection on macronutrient appetites to optimally balance these life-history traits. We show that increasing the risk of extrinsic mortality favours intake of a mixture of nutrients that is associated with maximal fecundity at the expense of reduced longevity and that this result is robust across spatial and nutritional environments. These model behaviours are consistent with what has been observed in studies that quantify changes in life history in response to environmental manipulations. Previous GFN-derived ABMs have treated fitness as a single value. This is the first such model to instead decompose fitness into its primary component traits, longevity and fecundity, allowing evolutionary fitness to be an emergent property of the two. Our model demonstrates that selection on macronutrient appetites may affect life-history trade-offs and makes predictions that can be directly tested in artificial selection experiments.","container-title":"Journal of The Royal Society Interface","DOI":"10.1098/rsif.2018.0733","issue":"151","journalAbbreviation":"Journal of The Royal Society Interface","note":"publisher: Royal Society","page":"20180733","source":"royalsocietypublishing.org (Atypon)","title":"Macronutrient intakes and the lifespan-fecundity trade-off: a geometric framework agent-based model","title-short":"Macronutrient intakes and the lifespan-fecundity trade-off","volume":"16","author":[{"family":"Hosking","given":"Cameron J."},{"family":"Raubenheimer","given":"David"},{"family":"Charleston","given":"Michael A."},{"family":"Simpson","given":"Stephen J."},{"family":"Senior","given":"Alistair M."}],"issued":{"date-parts":[["2019",2,28]]}}}],"schema":"https://github.com/citation-style-language/schema/raw/master/csl-citation.json"} </w:delInstrText>
        </w:r>
      </w:del>
      <w:r>
        <w:rPr>
          <w:rFonts w:cstheme="minorHAnsi"/>
          <w:sz w:val="22"/>
          <w:szCs w:val="22"/>
        </w:rPr>
        <w:fldChar w:fldCharType="separate"/>
      </w:r>
      <w:r w:rsidRPr="001409F9">
        <w:rPr>
          <w:rFonts w:ascii="Calibri" w:hAnsi="Calibri" w:cs="Calibri"/>
          <w:sz w:val="22"/>
        </w:rPr>
        <w:t xml:space="preserve">(Lee </w:t>
      </w:r>
      <w:r w:rsidRPr="001409F9">
        <w:rPr>
          <w:rFonts w:ascii="Calibri" w:hAnsi="Calibri" w:cs="Calibri"/>
          <w:i/>
          <w:iCs/>
          <w:sz w:val="22"/>
        </w:rPr>
        <w:t>et al.</w:t>
      </w:r>
      <w:r w:rsidRPr="001409F9">
        <w:rPr>
          <w:rFonts w:ascii="Calibri" w:hAnsi="Calibri" w:cs="Calibri"/>
          <w:sz w:val="22"/>
        </w:rPr>
        <w:t xml:space="preserve"> 2008; Wilder </w:t>
      </w:r>
      <w:r w:rsidRPr="001409F9">
        <w:rPr>
          <w:rFonts w:ascii="Calibri" w:hAnsi="Calibri" w:cs="Calibri"/>
          <w:i/>
          <w:iCs/>
          <w:sz w:val="22"/>
        </w:rPr>
        <w:t>et al.</w:t>
      </w:r>
      <w:r w:rsidRPr="001409F9">
        <w:rPr>
          <w:rFonts w:ascii="Calibri" w:hAnsi="Calibri" w:cs="Calibri"/>
          <w:sz w:val="22"/>
        </w:rPr>
        <w:t xml:space="preserve"> 2013; Hosking </w:t>
      </w:r>
      <w:r w:rsidRPr="001409F9">
        <w:rPr>
          <w:rFonts w:ascii="Calibri" w:hAnsi="Calibri" w:cs="Calibri"/>
          <w:i/>
          <w:iCs/>
          <w:sz w:val="22"/>
        </w:rPr>
        <w:t>et al.</w:t>
      </w:r>
      <w:r w:rsidRPr="001409F9">
        <w:rPr>
          <w:rFonts w:ascii="Calibri" w:hAnsi="Calibri" w:cs="Calibri"/>
          <w:sz w:val="22"/>
        </w:rPr>
        <w:t xml:space="preserve"> 2019)</w:t>
      </w:r>
      <w:r>
        <w:rPr>
          <w:rFonts w:cstheme="minorHAnsi"/>
          <w:sz w:val="22"/>
          <w:szCs w:val="22"/>
        </w:rPr>
        <w:fldChar w:fldCharType="end"/>
      </w:r>
      <w:r w:rsidR="008E2E83">
        <w:rPr>
          <w:rFonts w:cstheme="minorHAnsi"/>
          <w:sz w:val="22"/>
          <w:szCs w:val="22"/>
        </w:rPr>
        <w:t>. M</w:t>
      </w:r>
      <w:r>
        <w:rPr>
          <w:rFonts w:cstheme="minorHAnsi"/>
          <w:sz w:val="22"/>
          <w:szCs w:val="22"/>
        </w:rPr>
        <w:t xml:space="preserve">ore practically, positing such a trade-off facilitates our analysis because it leads to an evolutionary equilibrium where fitness is maximized. </w:t>
      </w:r>
      <w:r w:rsidRPr="00496E2D">
        <w:rPr>
          <w:rFonts w:cstheme="minorHAnsi"/>
          <w:sz w:val="22"/>
          <w:szCs w:val="22"/>
        </w:rPr>
        <w:t xml:space="preserve">Using the QG approach, the dynamics of the population mean trait,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cstheme="minorHAnsi"/>
          <w:sz w:val="22"/>
          <w:szCs w:val="22"/>
        </w:rPr>
        <w:t>, a</w:t>
      </w:r>
      <w:r w:rsidRPr="00496E2D">
        <w:rPr>
          <w:rFonts w:cstheme="minorHAnsi"/>
          <w:sz w:val="22"/>
          <w:szCs w:val="22"/>
        </w:rPr>
        <w:t xml:space="preserve">re given by </w:t>
      </w:r>
    </w:p>
    <w:p w14:paraId="68BDD977" w14:textId="77777777" w:rsidR="008F3CF5" w:rsidRDefault="00081C9C" w:rsidP="008F3CF5">
      <w:pPr>
        <w:tabs>
          <w:tab w:val="right" w:pos="9360"/>
        </w:tabs>
        <w:spacing w:after="0" w:line="480" w:lineRule="auto"/>
        <w:contextualSpacing/>
        <w:rPr>
          <w:rFonts w:eastAsiaTheme="minorEastAsia" w:cstheme="minorHAnsi"/>
          <w:sz w:val="22"/>
          <w:szCs w:val="22"/>
        </w:rPr>
      </w:pPr>
      <m:oMathPara>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r>
            <w:rPr>
              <w:rFonts w:ascii="Cambria Math" w:eastAsiaTheme="minorEastAsia" w:hAnsi="Cambria Math" w:cstheme="minorHAnsi"/>
              <w:sz w:val="22"/>
              <w:szCs w:val="22"/>
            </w:rPr>
            <m:t>,</m:t>
          </m:r>
        </m:oMath>
      </m:oMathPara>
    </w:p>
    <w:p w14:paraId="564C9321" w14:textId="56CDAB63" w:rsidR="008F3CF5" w:rsidRPr="00496E2D" w:rsidRDefault="008F3CF5" w:rsidP="008F3CF5">
      <w:pPr>
        <w:tabs>
          <w:tab w:val="right" w:pos="9360"/>
        </w:tabs>
        <w:spacing w:after="0" w:line="480" w:lineRule="auto"/>
        <w:contextualSpacing/>
        <w:rPr>
          <w:rFonts w:cstheme="minorHAnsi"/>
          <w:b/>
          <w:bCs/>
          <w:sz w:val="22"/>
          <w:szCs w:val="22"/>
        </w:rPr>
      </w:pPr>
      <w:r>
        <w:rPr>
          <w:rFonts w:cstheme="minorHAnsi"/>
          <w:sz w:val="22"/>
          <w:szCs w:val="22"/>
        </w:rPr>
        <w:t>w</w:t>
      </w:r>
      <w:r w:rsidRPr="00496E2D">
        <w:rPr>
          <w:rFonts w:cstheme="minorHAnsi"/>
          <w:sz w:val="22"/>
          <w:szCs w:val="22"/>
        </w:rPr>
        <w:t xml:space="preserve">here </w:t>
      </w:r>
      <w:r w:rsidRPr="00496E2D">
        <w:rPr>
          <w:rFonts w:cstheme="minorHAnsi"/>
          <w:i/>
          <w:iCs/>
          <w:sz w:val="22"/>
          <w:szCs w:val="22"/>
        </w:rPr>
        <w:t xml:space="preserve">V </w:t>
      </w:r>
      <w:r w:rsidRPr="00496E2D">
        <w:rPr>
          <w:rFonts w:cstheme="minorHAnsi"/>
          <w:sz w:val="22"/>
          <w:szCs w:val="22"/>
        </w:rPr>
        <w:t>is the</w:t>
      </w:r>
      <w:r>
        <w:rPr>
          <w:rFonts w:cstheme="minorHAnsi"/>
          <w:sz w:val="22"/>
          <w:szCs w:val="22"/>
        </w:rPr>
        <w:t xml:space="preserve"> product of narrow-sense heritability and</w:t>
      </w:r>
      <w:r w:rsidRPr="00496E2D">
        <w:rPr>
          <w:rFonts w:cstheme="minorHAnsi"/>
          <w:sz w:val="22"/>
          <w:szCs w:val="22"/>
        </w:rPr>
        <w:t xml:space="preserve"> additive genetic variance in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w:t>
      </w:r>
      <w:r w:rsidRPr="00496E2D">
        <w:rPr>
          <w:rFonts w:cstheme="minorHAnsi"/>
          <w:sz w:val="22"/>
          <w:szCs w:val="22"/>
        </w:rPr>
        <w:t xml:space="preserve"> </w:t>
      </w:r>
      <m:oMath>
        <m:r>
          <w:rPr>
            <w:rFonts w:ascii="Cambria Math" w:hAnsi="Cambria Math" w:cstheme="minorHAnsi"/>
            <w:sz w:val="22"/>
            <w:szCs w:val="22"/>
          </w:rPr>
          <m:t>W=</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R</m:t>
            </m:r>
          </m:den>
        </m:f>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e>
        </m:d>
      </m:oMath>
      <w:r>
        <w:rPr>
          <w:rFonts w:eastAsiaTheme="minorEastAsia" w:cstheme="minorHAnsi"/>
          <w:sz w:val="22"/>
          <w:szCs w:val="22"/>
        </w:rPr>
        <w:t xml:space="preserve"> </w:t>
      </w:r>
      <w:r w:rsidRPr="00496E2D">
        <w:rPr>
          <w:rFonts w:cstheme="minorHAnsi"/>
          <w:sz w:val="22"/>
          <w:szCs w:val="22"/>
        </w:rPr>
        <w:t xml:space="preserve">is </w:t>
      </w:r>
      <w:r>
        <w:rPr>
          <w:rFonts w:cstheme="minorHAnsi"/>
          <w:sz w:val="22"/>
          <w:szCs w:val="22"/>
        </w:rPr>
        <w:t xml:space="preserve">the </w:t>
      </w:r>
      <w:r w:rsidRPr="00496E2D">
        <w:rPr>
          <w:rFonts w:cstheme="minorHAnsi"/>
          <w:sz w:val="22"/>
          <w:szCs w:val="22"/>
        </w:rPr>
        <w:t>per-capita growth rate (</w:t>
      </w:r>
      <w:r>
        <w:rPr>
          <w:rFonts w:cstheme="minorHAnsi"/>
          <w:sz w:val="22"/>
          <w:szCs w:val="22"/>
        </w:rPr>
        <w:t>i.e.,</w:t>
      </w:r>
      <w:r w:rsidR="008E2E83">
        <w:rPr>
          <w:rFonts w:cstheme="minorHAnsi"/>
          <w:sz w:val="22"/>
          <w:szCs w:val="22"/>
        </w:rPr>
        <w:t xml:space="preserve"> mean</w:t>
      </w:r>
      <w:r>
        <w:rPr>
          <w:rFonts w:cstheme="minorHAnsi"/>
          <w:sz w:val="22"/>
          <w:szCs w:val="22"/>
        </w:rPr>
        <w:t xml:space="preserve"> individual </w:t>
      </w:r>
      <w:r w:rsidRPr="00496E2D">
        <w:rPr>
          <w:rFonts w:cstheme="minorHAnsi"/>
          <w:sz w:val="22"/>
          <w:szCs w:val="22"/>
        </w:rPr>
        <w:t>fitness), and</w: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oMath>
      <w:r w:rsidRPr="00496E2D">
        <w:rPr>
          <w:rFonts w:cstheme="minorHAnsi"/>
          <w:sz w:val="22"/>
          <w:szCs w:val="22"/>
        </w:rPr>
        <w:t xml:space="preserve">is the </w:t>
      </w:r>
      <w:r>
        <w:rPr>
          <w:rFonts w:cstheme="minorHAnsi"/>
          <w:sz w:val="22"/>
          <w:szCs w:val="22"/>
        </w:rPr>
        <w:t>fitness</w:t>
      </w:r>
      <w:r w:rsidRPr="00496E2D">
        <w:rPr>
          <w:rFonts w:cstheme="minorHAnsi"/>
          <w:sz w:val="22"/>
          <w:szCs w:val="22"/>
        </w:rPr>
        <w:t xml:space="preserve"> gradient</w:t>
      </w:r>
      <w:r>
        <w:rPr>
          <w:rFonts w:cstheme="minorHAnsi"/>
          <w:sz w:val="22"/>
          <w:szCs w:val="22"/>
        </w:rPr>
        <w:t xml:space="preserve"> evaluated at the mean trait</w:t>
      </w:r>
      <w:r w:rsidRPr="00496E2D">
        <w:rPr>
          <w:rFonts w:cstheme="minorHAnsi"/>
          <w:sz w:val="22"/>
          <w:szCs w:val="22"/>
        </w:rPr>
        <w:t xml:space="preserve">. </w:t>
      </w:r>
      <w:r>
        <w:rPr>
          <w:rFonts w:cstheme="minorHAnsi"/>
          <w:sz w:val="22"/>
          <w:szCs w:val="22"/>
        </w:rPr>
        <w:t xml:space="preserve">The fitness gradient will equal zero at the evolutionary equilibrium. Given equation (1) above, the fitness gradient is equal to </w:t>
      </w:r>
      <m:oMath>
        <m:r>
          <w:rPr>
            <w:rFonts w:ascii="Cambria Math" w:hAnsi="Cambria Math" w:cstheme="minorHAnsi"/>
            <w:sz w:val="22"/>
            <w:szCs w:val="22"/>
          </w:rPr>
          <m:t>1-</m:t>
        </m:r>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min</m:t>
            </m:r>
          </m:sub>
          <m:sup>
            <m:r>
              <w:rPr>
                <w:rFonts w:ascii="Cambria Math" w:hAnsi="Cambria Math" w:cstheme="minorHAnsi"/>
                <w:sz w:val="22"/>
                <w:szCs w:val="22"/>
              </w:rPr>
              <m:t>'</m:t>
            </m:r>
          </m:sup>
        </m:sSubSup>
        <m:d>
          <m:dPr>
            <m:ctrlPr>
              <w:rPr>
                <w:rFonts w:ascii="Cambria Math" w:hAnsi="Cambria Math" w:cstheme="minorHAnsi"/>
                <w:i/>
                <w:sz w:val="22"/>
                <w:szCs w:val="22"/>
              </w:rPr>
            </m:ctrlPr>
          </m:dPr>
          <m:e>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Pr>
          <w:rFonts w:eastAsiaTheme="minorEastAsia" w:cstheme="minorHAnsi"/>
          <w:sz w:val="22"/>
          <w:szCs w:val="22"/>
        </w:rPr>
        <w:t xml:space="preserve">, which implies that the minimum death rate </w:t>
      </w:r>
      <w:ins w:id="156" w:author="John DeLong" w:date="2020-07-24T14:30:00Z">
        <w:r w:rsidR="008E4F39">
          <w:rPr>
            <w:rFonts w:eastAsiaTheme="minorEastAsia" w:cstheme="minorHAnsi"/>
            <w:sz w:val="22"/>
            <w:szCs w:val="22"/>
          </w:rPr>
          <w:t>(</w:t>
        </w:r>
        <w:proofErr w:type="spellStart"/>
        <w:r w:rsidR="008E4F39" w:rsidRPr="00496E2D">
          <w:rPr>
            <w:rFonts w:cstheme="minorHAnsi"/>
            <w:i/>
            <w:iCs/>
            <w:sz w:val="22"/>
            <w:szCs w:val="22"/>
          </w:rPr>
          <w:t>d</w:t>
        </w:r>
        <w:r w:rsidR="008E4F39" w:rsidRPr="00496E2D">
          <w:rPr>
            <w:rFonts w:cstheme="minorHAnsi"/>
            <w:i/>
            <w:iCs/>
            <w:sz w:val="22"/>
            <w:szCs w:val="22"/>
            <w:vertAlign w:val="subscript"/>
          </w:rPr>
          <w:t>min</w:t>
        </w:r>
        <w:proofErr w:type="spellEnd"/>
        <w:r w:rsidR="008E4F39">
          <w:rPr>
            <w:rFonts w:eastAsiaTheme="minorEastAsia" w:cstheme="minorHAnsi"/>
            <w:sz w:val="22"/>
            <w:szCs w:val="22"/>
          </w:rPr>
          <w:t xml:space="preserve">) </w:t>
        </w:r>
      </w:ins>
      <w:r>
        <w:rPr>
          <w:rFonts w:eastAsiaTheme="minorEastAsia" w:cstheme="minorHAnsi"/>
          <w:sz w:val="22"/>
          <w:szCs w:val="22"/>
        </w:rPr>
        <w:t xml:space="preserve">must be an increasing function of the maximum birth rate </w:t>
      </w:r>
      <w:ins w:id="157" w:author="John DeLong" w:date="2020-07-24T14:30:00Z">
        <w:r w:rsidR="008E4F39">
          <w:rPr>
            <w:rFonts w:eastAsiaTheme="minorEastAsia" w:cstheme="minorHAnsi"/>
            <w:sz w:val="22"/>
            <w:szCs w:val="22"/>
          </w:rPr>
          <w:t>(</w:t>
        </w:r>
        <w:proofErr w:type="spellStart"/>
        <w:r w:rsidR="008E4F39" w:rsidRPr="00496E2D">
          <w:rPr>
            <w:rFonts w:cstheme="minorHAnsi"/>
            <w:i/>
            <w:iCs/>
            <w:sz w:val="22"/>
            <w:szCs w:val="22"/>
          </w:rPr>
          <w:t>b</w:t>
        </w:r>
        <w:r w:rsidR="008E4F39" w:rsidRPr="00496E2D">
          <w:rPr>
            <w:rFonts w:cstheme="minorHAnsi"/>
            <w:i/>
            <w:iCs/>
            <w:sz w:val="22"/>
            <w:szCs w:val="22"/>
            <w:vertAlign w:val="subscript"/>
          </w:rPr>
          <w:t>max</w:t>
        </w:r>
        <w:proofErr w:type="spellEnd"/>
        <w:r w:rsidR="008E4F39">
          <w:rPr>
            <w:rFonts w:eastAsiaTheme="minorEastAsia" w:cstheme="minorHAnsi"/>
            <w:sz w:val="22"/>
            <w:szCs w:val="22"/>
          </w:rPr>
          <w:t xml:space="preserve">) </w:t>
        </w:r>
      </w:ins>
      <w:r>
        <w:rPr>
          <w:rFonts w:eastAsiaTheme="minorEastAsia" w:cstheme="minorHAnsi"/>
          <w:sz w:val="22"/>
          <w:szCs w:val="22"/>
        </w:rPr>
        <w:t>for an evolutionary equilibrium to exist</w:t>
      </w:r>
      <w:ins w:id="158" w:author="John DeLong" w:date="2020-07-24T14:28:00Z">
        <w:r w:rsidR="008E4F39">
          <w:rPr>
            <w:rFonts w:eastAsiaTheme="minorEastAsia" w:cstheme="minorHAnsi"/>
            <w:sz w:val="22"/>
            <w:szCs w:val="22"/>
          </w:rPr>
          <w:t xml:space="preserve"> (otherwise the fitness gradient will not change sign)</w:t>
        </w:r>
      </w:ins>
      <w:r>
        <w:rPr>
          <w:rFonts w:eastAsiaTheme="minorEastAsia" w:cstheme="minorHAnsi"/>
          <w:sz w:val="22"/>
          <w:szCs w:val="22"/>
        </w:rPr>
        <w:t xml:space="preserve">. For any equilibrium to represent a fitness maximum requires </w:t>
      </w:r>
      <m:oMath>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W</m:t>
            </m:r>
          </m:num>
          <m:den>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up>
                <m:r>
                  <w:rPr>
                    <w:rFonts w:ascii="Cambria Math" w:eastAsiaTheme="minorEastAsia" w:hAnsi="Cambria Math" w:cstheme="minorHAnsi"/>
                    <w:sz w:val="22"/>
                    <w:szCs w:val="22"/>
                  </w:rPr>
                  <m:t>2</m:t>
                </m:r>
              </m:sup>
            </m:sSubSup>
          </m:den>
        </m:f>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up>
            <m:r>
              <w:rPr>
                <w:rFonts w:ascii="Cambria Math" w:eastAsiaTheme="minorEastAsia" w:hAnsi="Cambria Math" w:cstheme="minorHAnsi"/>
                <w:sz w:val="22"/>
                <w:szCs w:val="22"/>
              </w:rPr>
              <m:t>''</m:t>
            </m:r>
          </m:sup>
        </m:sSubSup>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d>
        <m:r>
          <w:rPr>
            <w:rFonts w:ascii="Cambria Math" w:eastAsiaTheme="minorEastAsia" w:hAnsi="Cambria Math" w:cstheme="minorHAnsi"/>
            <w:sz w:val="22"/>
            <w:szCs w:val="22"/>
          </w:rPr>
          <m:t xml:space="preserve">&lt;0,  </m:t>
        </m:r>
      </m:oMath>
      <w:r>
        <w:rPr>
          <w:rFonts w:cstheme="minorHAnsi"/>
          <w:sz w:val="22"/>
          <w:szCs w:val="22"/>
        </w:rPr>
        <w:t xml:space="preserve"> which implies that the minimum death rate </w:t>
      </w:r>
      <w:ins w:id="159" w:author="John DeLong" w:date="2020-07-24T14:32:00Z">
        <w:r w:rsidR="00014132">
          <w:rPr>
            <w:rFonts w:eastAsiaTheme="minorEastAsia" w:cstheme="minorHAnsi"/>
            <w:sz w:val="22"/>
            <w:szCs w:val="22"/>
          </w:rPr>
          <w:t>(</w:t>
        </w:r>
        <w:proofErr w:type="spellStart"/>
        <w:r w:rsidR="00014132" w:rsidRPr="00496E2D">
          <w:rPr>
            <w:rFonts w:cstheme="minorHAnsi"/>
            <w:i/>
            <w:iCs/>
            <w:sz w:val="22"/>
            <w:szCs w:val="22"/>
          </w:rPr>
          <w:t>d</w:t>
        </w:r>
        <w:r w:rsidR="00014132" w:rsidRPr="00496E2D">
          <w:rPr>
            <w:rFonts w:cstheme="minorHAnsi"/>
            <w:i/>
            <w:iCs/>
            <w:sz w:val="22"/>
            <w:szCs w:val="22"/>
            <w:vertAlign w:val="subscript"/>
          </w:rPr>
          <w:t>min</w:t>
        </w:r>
        <w:proofErr w:type="spellEnd"/>
        <w:r w:rsidR="00014132">
          <w:rPr>
            <w:rFonts w:eastAsiaTheme="minorEastAsia" w:cstheme="minorHAnsi"/>
            <w:sz w:val="22"/>
            <w:szCs w:val="22"/>
          </w:rPr>
          <w:t xml:space="preserve">) </w:t>
        </w:r>
      </w:ins>
      <w:r>
        <w:rPr>
          <w:rFonts w:cstheme="minorHAnsi"/>
          <w:sz w:val="22"/>
          <w:szCs w:val="22"/>
        </w:rPr>
        <w:t>must be an accelerating function of maximum birth rate</w:t>
      </w:r>
      <w:ins w:id="160" w:author="John DeLong" w:date="2020-07-24T14:31:00Z">
        <w:r w:rsidR="00014132">
          <w:rPr>
            <w:rFonts w:cstheme="minorHAnsi"/>
            <w:sz w:val="22"/>
            <w:szCs w:val="22"/>
          </w:rPr>
          <w:t xml:space="preserve"> </w:t>
        </w:r>
        <w:r w:rsidR="00014132">
          <w:rPr>
            <w:rFonts w:eastAsiaTheme="minorEastAsia" w:cstheme="minorHAnsi"/>
            <w:sz w:val="22"/>
            <w:szCs w:val="22"/>
          </w:rPr>
          <w:t>(</w:t>
        </w:r>
        <w:proofErr w:type="spellStart"/>
        <w:r w:rsidR="00014132" w:rsidRPr="00496E2D">
          <w:rPr>
            <w:rFonts w:cstheme="minorHAnsi"/>
            <w:i/>
            <w:iCs/>
            <w:sz w:val="22"/>
            <w:szCs w:val="22"/>
          </w:rPr>
          <w:t>b</w:t>
        </w:r>
        <w:r w:rsidR="00014132" w:rsidRPr="00496E2D">
          <w:rPr>
            <w:rFonts w:cstheme="minorHAnsi"/>
            <w:i/>
            <w:iCs/>
            <w:sz w:val="22"/>
            <w:szCs w:val="22"/>
            <w:vertAlign w:val="subscript"/>
          </w:rPr>
          <w:t>max</w:t>
        </w:r>
        <w:proofErr w:type="spellEnd"/>
        <w:r w:rsidR="00014132">
          <w:rPr>
            <w:rFonts w:eastAsiaTheme="minorEastAsia" w:cstheme="minorHAnsi"/>
            <w:sz w:val="22"/>
            <w:szCs w:val="22"/>
          </w:rPr>
          <w:t>)</w:t>
        </w:r>
      </w:ins>
      <w:r>
        <w:rPr>
          <w:rFonts w:cstheme="minorHAnsi"/>
          <w:sz w:val="22"/>
          <w:szCs w:val="22"/>
        </w:rPr>
        <w:t xml:space="preserve">. As such, we assume that </w:t>
      </w:r>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=c</m:t>
        </m:r>
        <m:sSubSup>
          <m:sSubSupPr>
            <m:ctrlPr>
              <w:rPr>
                <w:rFonts w:ascii="Cambria Math" w:hAnsi="Cambria Math" w:cstheme="minorHAnsi"/>
                <w:i/>
                <w:sz w:val="22"/>
                <w:szCs w:val="22"/>
              </w:rPr>
            </m:ctrlPr>
          </m:sSubSupPr>
          <m:e>
            <m:r>
              <w:rPr>
                <w:rFonts w:ascii="Cambria Math" w:hAnsi="Cambria Math" w:cstheme="minorHAnsi"/>
                <w:sz w:val="22"/>
                <w:szCs w:val="22"/>
              </w:rPr>
              <m:t>b</m:t>
            </m:r>
          </m:e>
          <m:sub>
            <m:r>
              <w:rPr>
                <w:rFonts w:ascii="Cambria Math" w:hAnsi="Cambria Math" w:cstheme="minorHAnsi"/>
                <w:sz w:val="22"/>
                <w:szCs w:val="22"/>
              </w:rPr>
              <m:t>max</m:t>
            </m:r>
          </m:sub>
          <m:sup>
            <m:r>
              <w:rPr>
                <w:rFonts w:ascii="Cambria Math" w:hAnsi="Cambria Math" w:cstheme="minorHAnsi"/>
                <w:sz w:val="22"/>
                <w:szCs w:val="22"/>
              </w:rPr>
              <m:t>2</m:t>
            </m:r>
          </m:sup>
        </m:sSubSup>
      </m:oMath>
      <w:r>
        <w:rPr>
          <w:rFonts w:eastAsiaTheme="minorEastAsia" w:cstheme="minorHAnsi"/>
          <w:sz w:val="22"/>
          <w:szCs w:val="22"/>
        </w:rPr>
        <w:t>,</w:t>
      </w:r>
      <w:ins w:id="161" w:author="John DeLong" w:date="2020-07-18T16:57:00Z">
        <w:r w:rsidR="00B13DF6">
          <w:rPr>
            <w:rFonts w:eastAsiaTheme="minorEastAsia" w:cstheme="minorHAnsi"/>
            <w:sz w:val="22"/>
            <w:szCs w:val="22"/>
          </w:rPr>
          <w:t xml:space="preserve"> where </w:t>
        </w:r>
        <w:r w:rsidR="00B13DF6" w:rsidRPr="00B13DF6">
          <w:rPr>
            <w:rFonts w:eastAsiaTheme="minorEastAsia" w:cstheme="minorHAnsi"/>
            <w:i/>
            <w:sz w:val="22"/>
            <w:szCs w:val="22"/>
            <w:rPrChange w:id="162" w:author="John DeLong" w:date="2020-07-18T16:57:00Z">
              <w:rPr>
                <w:rFonts w:eastAsiaTheme="minorEastAsia" w:cstheme="minorHAnsi"/>
                <w:sz w:val="22"/>
                <w:szCs w:val="22"/>
              </w:rPr>
            </w:rPrChange>
          </w:rPr>
          <w:t>c</w:t>
        </w:r>
        <w:r w:rsidR="00B13DF6">
          <w:rPr>
            <w:rFonts w:eastAsiaTheme="minorEastAsia" w:cstheme="minorHAnsi"/>
            <w:sz w:val="22"/>
            <w:szCs w:val="22"/>
          </w:rPr>
          <w:t xml:space="preserve"> is a trade-off constant,</w:t>
        </w:r>
      </w:ins>
      <w:r>
        <w:rPr>
          <w:rFonts w:eastAsiaTheme="minorEastAsia" w:cstheme="minorHAnsi"/>
          <w:sz w:val="22"/>
          <w:szCs w:val="22"/>
        </w:rPr>
        <w:t xml:space="preserve"> making the equation for the evolutionary dynamics </w:t>
      </w:r>
    </w:p>
    <w:p w14:paraId="52B53E37" w14:textId="77777777" w:rsidR="008F3CF5" w:rsidRPr="00496E2D" w:rsidRDefault="00081C9C" w:rsidP="008F3CF5">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d>
          <m:dPr>
            <m:ctrlPr>
              <w:rPr>
                <w:rFonts w:ascii="Cambria Math" w:hAnsi="Cambria Math" w:cstheme="minorHAnsi"/>
                <w:sz w:val="22"/>
                <w:szCs w:val="22"/>
              </w:rPr>
            </m:ctrlPr>
          </m:dPr>
          <m:e>
            <m:r>
              <w:rPr>
                <w:rFonts w:ascii="Cambria Math" w:hAnsi="Cambria Math" w:cstheme="minorHAnsi"/>
                <w:sz w:val="22"/>
                <w:szCs w:val="22"/>
              </w:rPr>
              <m:t>1-2c</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sidR="008F3CF5">
        <w:rPr>
          <w:rFonts w:cstheme="minorHAnsi"/>
          <w:sz w:val="22"/>
          <w:szCs w:val="22"/>
        </w:rPr>
        <w:t xml:space="preserve"> </w:t>
      </w:r>
      <w:r w:rsidR="008F3CF5">
        <w:rPr>
          <w:rFonts w:cstheme="minorHAnsi"/>
          <w:sz w:val="22"/>
          <w:szCs w:val="22"/>
        </w:rPr>
        <w:tab/>
        <w:t>(</w:t>
      </w:r>
      <w:r w:rsidR="008F3CF5" w:rsidRPr="00496E2D">
        <w:rPr>
          <w:rFonts w:cstheme="minorHAnsi"/>
          <w:sz w:val="22"/>
          <w:szCs w:val="22"/>
        </w:rPr>
        <w:t>Equation 2)</w:t>
      </w:r>
    </w:p>
    <w:p w14:paraId="0E20AD09" w14:textId="64A6E427" w:rsidR="008F3CF5" w:rsidRPr="00496E2D" w:rsidRDefault="008F3CF5" w:rsidP="008F3CF5">
      <w:pPr>
        <w:spacing w:after="0" w:line="480" w:lineRule="auto"/>
        <w:contextualSpacing/>
        <w:rPr>
          <w:rFonts w:eastAsiaTheme="minorEastAsia" w:cstheme="minorHAnsi"/>
          <w:sz w:val="22"/>
          <w:szCs w:val="22"/>
        </w:rPr>
      </w:pPr>
      <w:r w:rsidRPr="00496E2D">
        <w:rPr>
          <w:rFonts w:cstheme="minorHAnsi"/>
          <w:sz w:val="22"/>
          <w:szCs w:val="22"/>
        </w:rPr>
        <w:t>Thus, in the deterministic QG model given by equations (1-2), the population will approach the eco-evolutionary equilibrium</w:t>
      </w:r>
      <w:r>
        <w:rPr>
          <w:rFonts w:cstheme="minorHAnsi"/>
          <w:sz w:val="22"/>
          <w:szCs w:val="22"/>
        </w:rPr>
        <w:t>:</w:t>
      </w:r>
    </w:p>
    <w:p w14:paraId="169AD8B6" w14:textId="6ABEBA01" w:rsidR="008F3CF5" w:rsidRPr="00496E2D" w:rsidRDefault="00081C9C" w:rsidP="008F3CF5">
      <w:pPr>
        <w:tabs>
          <w:tab w:val="right" w:pos="9360"/>
        </w:tabs>
        <w:spacing w:after="0" w:line="480" w:lineRule="auto"/>
        <w:contextualSpacing/>
        <w:rPr>
          <w:rFonts w:eastAsiaTheme="minorEastAsia" w:cstheme="minorHAnsi"/>
          <w:sz w:val="22"/>
          <w:szCs w:val="22"/>
        </w:rPr>
      </w:pPr>
      <m:oMath>
        <m:d>
          <m:dPr>
            <m:ctrlPr>
              <w:rPr>
                <w:rFonts w:ascii="Cambria Math" w:hAnsi="Cambria Math" w:cstheme="minorHAnsi"/>
                <w:sz w:val="22"/>
                <w:szCs w:val="22"/>
              </w:rPr>
            </m:ctrlPr>
          </m:dPr>
          <m:e>
            <m:acc>
              <m:accPr>
                <m:ctrlPr>
                  <w:rPr>
                    <w:rFonts w:ascii="Cambria Math" w:hAnsi="Cambria Math" w:cstheme="minorHAnsi"/>
                    <w:i/>
                    <w:sz w:val="22"/>
                    <w:szCs w:val="22"/>
                  </w:rPr>
                </m:ctrlPr>
              </m:accPr>
              <m:e>
                <m:r>
                  <w:rPr>
                    <w:rFonts w:ascii="Cambria Math" w:hAnsi="Cambria Math" w:cstheme="minorHAnsi"/>
                    <w:sz w:val="22"/>
                    <w:szCs w:val="22"/>
                  </w:rPr>
                  <m:t>R</m:t>
                </m:r>
              </m:e>
            </m:acc>
            <m:r>
              <w:rPr>
                <w:rFonts w:ascii="Cambria Math" w:hAnsi="Cambria Math" w:cstheme="minorHAnsi"/>
                <w:sz w:val="22"/>
                <w:szCs w:val="22"/>
              </w:rPr>
              <m:t>=</m:t>
            </m:r>
            <m:r>
              <w:ins w:id="163" w:author="John DeLong" w:date="2020-07-18T17:08:00Z">
                <w:rPr>
                  <w:rFonts w:ascii="Cambria Math" w:hAnsi="Cambria Math" w:cstheme="minorHAnsi"/>
                  <w:sz w:val="22"/>
                  <w:szCs w:val="22"/>
                </w:rPr>
                <m:t>K=</m:t>
              </w:ins>
            </m:r>
            <m:f>
              <m:fPr>
                <m:ctrlPr>
                  <w:rPr>
                    <w:rFonts w:ascii="Cambria Math" w:hAnsi="Cambria Math" w:cstheme="minorHAnsi"/>
                    <w:sz w:val="22"/>
                    <w:szCs w:val="22"/>
                  </w:rPr>
                </m:ctrlPr>
              </m:fPr>
              <m:num>
                <m:sSub>
                  <m:sSubPr>
                    <m:ctrlPr>
                      <w:del w:id="164" w:author="Clay Cressler" w:date="2020-08-07T15:33:00Z">
                        <w:rPr>
                          <w:rFonts w:ascii="Cambria Math" w:hAnsi="Cambria Math" w:cstheme="minorHAnsi"/>
                          <w:sz w:val="22"/>
                          <w:szCs w:val="22"/>
                        </w:rPr>
                      </w:del>
                    </m:ctrlPr>
                  </m:sSubPr>
                  <m:e>
                    <m:r>
                      <w:del w:id="165" w:author="Clay Cressler" w:date="2020-08-07T15:33:00Z">
                        <w:rPr>
                          <w:rFonts w:ascii="Cambria Math" w:hAnsi="Cambria Math" w:cstheme="minorHAnsi"/>
                          <w:sz w:val="22"/>
                          <w:szCs w:val="22"/>
                        </w:rPr>
                        <m:t>b</m:t>
                      </w:del>
                    </m:r>
                  </m:e>
                  <m:sub>
                    <m:r>
                      <w:del w:id="166" w:author="Clay Cressler" w:date="2020-08-07T15:33:00Z">
                        <w:rPr>
                          <w:rFonts w:ascii="Cambria Math" w:hAnsi="Cambria Math" w:cstheme="minorHAnsi"/>
                          <w:sz w:val="22"/>
                          <w:szCs w:val="22"/>
                        </w:rPr>
                        <m:t>max</m:t>
                      </w:del>
                    </m:r>
                  </m:sub>
                </m:sSub>
                <m:acc>
                  <m:accPr>
                    <m:chr m:val="̅"/>
                    <m:ctrlPr>
                      <w:ins w:id="167" w:author="Clay Cressler" w:date="2020-08-07T15:32:00Z">
                        <w:rPr>
                          <w:rFonts w:ascii="Cambria Math" w:hAnsi="Cambria Math" w:cstheme="minorHAnsi"/>
                          <w:i/>
                          <w:sz w:val="22"/>
                          <w:szCs w:val="22"/>
                        </w:rPr>
                      </w:ins>
                    </m:ctrlPr>
                  </m:accPr>
                  <m:e>
                    <m:sSub>
                      <m:sSubPr>
                        <m:ctrlPr>
                          <w:ins w:id="168" w:author="Clay Cressler" w:date="2020-08-07T15:32:00Z">
                            <w:rPr>
                              <w:rFonts w:ascii="Cambria Math" w:hAnsi="Cambria Math" w:cstheme="minorHAnsi"/>
                              <w:i/>
                              <w:sz w:val="22"/>
                              <w:szCs w:val="22"/>
                            </w:rPr>
                          </w:ins>
                        </m:ctrlPr>
                      </m:sSubPr>
                      <m:e>
                        <m:r>
                          <w:ins w:id="169" w:author="Clay Cressler" w:date="2020-08-07T15:32:00Z">
                            <w:rPr>
                              <w:rFonts w:ascii="Cambria Math" w:hAnsi="Cambria Math" w:cstheme="minorHAnsi"/>
                              <w:sz w:val="22"/>
                              <w:szCs w:val="22"/>
                            </w:rPr>
                            <m:t>b</m:t>
                          </w:ins>
                        </m:r>
                      </m:e>
                      <m:sub>
                        <m:r>
                          <w:ins w:id="170" w:author="Clay Cressler" w:date="2020-08-07T15:32:00Z">
                            <w:rPr>
                              <w:rFonts w:ascii="Cambria Math" w:hAnsi="Cambria Math" w:cstheme="minorHAnsi"/>
                              <w:sz w:val="22"/>
                              <w:szCs w:val="22"/>
                            </w:rPr>
                            <m:t>max</m:t>
                          </w:ins>
                        </m:r>
                      </m:sub>
                    </m:sSub>
                  </m:e>
                </m:acc>
                <m:r>
                  <w:ins w:id="171" w:author="Clay Cressler" w:date="2020-08-07T15:32:00Z">
                    <w:rPr>
                      <w:rFonts w:ascii="Cambria Math" w:hAnsi="Cambria Math" w:cstheme="minorHAnsi"/>
                      <w:sz w:val="22"/>
                      <w:szCs w:val="22"/>
                    </w:rPr>
                    <m:t>-</m:t>
                  </w:ins>
                </m:r>
                <m:acc>
                  <m:accPr>
                    <m:chr m:val="̅"/>
                    <m:ctrlPr>
                      <w:ins w:id="172" w:author="Clay Cressler" w:date="2020-08-07T15:32:00Z">
                        <w:rPr>
                          <w:rFonts w:ascii="Cambria Math" w:hAnsi="Cambria Math" w:cstheme="minorHAnsi"/>
                          <w:i/>
                          <w:sz w:val="22"/>
                          <w:szCs w:val="22"/>
                        </w:rPr>
                      </w:ins>
                    </m:ctrlPr>
                  </m:accPr>
                  <m:e>
                    <m:sSub>
                      <m:sSubPr>
                        <m:ctrlPr>
                          <w:ins w:id="173" w:author="Clay Cressler" w:date="2020-08-07T15:32:00Z">
                            <w:rPr>
                              <w:rFonts w:ascii="Cambria Math" w:hAnsi="Cambria Math" w:cstheme="minorHAnsi"/>
                              <w:i/>
                              <w:sz w:val="22"/>
                              <w:szCs w:val="22"/>
                            </w:rPr>
                          </w:ins>
                        </m:ctrlPr>
                      </m:sSubPr>
                      <m:e>
                        <m:r>
                          <w:ins w:id="174" w:author="Clay Cressler" w:date="2020-08-07T15:33:00Z">
                            <w:rPr>
                              <w:rFonts w:ascii="Cambria Math" w:hAnsi="Cambria Math" w:cstheme="minorHAnsi"/>
                              <w:sz w:val="22"/>
                              <w:szCs w:val="22"/>
                            </w:rPr>
                            <m:t>d</m:t>
                          </w:ins>
                        </m:r>
                      </m:e>
                      <m:sub>
                        <m:r>
                          <w:ins w:id="175" w:author="Clay Cressler" w:date="2020-08-07T15:32:00Z">
                            <w:rPr>
                              <w:rFonts w:ascii="Cambria Math" w:hAnsi="Cambria Math" w:cstheme="minorHAnsi"/>
                              <w:sz w:val="22"/>
                              <w:szCs w:val="22"/>
                            </w:rPr>
                            <m:t>m</m:t>
                          </w:ins>
                        </m:r>
                        <m:r>
                          <w:ins w:id="176" w:author="Clay Cressler" w:date="2020-08-07T15:33:00Z">
                            <w:rPr>
                              <w:rFonts w:ascii="Cambria Math" w:hAnsi="Cambria Math" w:cstheme="minorHAnsi"/>
                              <w:sz w:val="22"/>
                              <w:szCs w:val="22"/>
                            </w:rPr>
                            <m:t>in</m:t>
                          </w:ins>
                        </m:r>
                      </m:sub>
                    </m:sSub>
                  </m:e>
                </m:acc>
                <m:r>
                  <w:del w:id="177" w:author="Clay Cressler" w:date="2020-08-07T15:32:00Z">
                    <w:rPr>
                      <w:rFonts w:ascii="Cambria Math" w:hAnsi="Cambria Math" w:cstheme="minorHAnsi"/>
                      <w:sz w:val="22"/>
                      <w:szCs w:val="22"/>
                    </w:rPr>
                    <m:t>-</m:t>
                  </w:del>
                </m:r>
                <m:sSub>
                  <m:sSubPr>
                    <m:ctrlPr>
                      <w:del w:id="178" w:author="Clay Cressler" w:date="2020-08-07T15:32:00Z">
                        <w:rPr>
                          <w:rFonts w:ascii="Cambria Math" w:hAnsi="Cambria Math" w:cstheme="minorHAnsi"/>
                          <w:sz w:val="22"/>
                          <w:szCs w:val="22"/>
                        </w:rPr>
                      </w:del>
                    </m:ctrlPr>
                  </m:sSubPr>
                  <m:e>
                    <m:r>
                      <w:del w:id="179" w:author="Clay Cressler" w:date="2020-08-07T15:32:00Z">
                        <w:rPr>
                          <w:rFonts w:ascii="Cambria Math" w:hAnsi="Cambria Math" w:cstheme="minorHAnsi"/>
                          <w:sz w:val="22"/>
                          <w:szCs w:val="22"/>
                        </w:rPr>
                        <m:t>d</m:t>
                      </w:del>
                    </m:r>
                  </m:e>
                  <m:sub>
                    <m:r>
                      <w:del w:id="180" w:author="Clay Cressler" w:date="2020-08-07T15:32:00Z">
                        <w:rPr>
                          <w:rFonts w:ascii="Cambria Math" w:hAnsi="Cambria Math" w:cstheme="minorHAnsi"/>
                          <w:sz w:val="22"/>
                          <w:szCs w:val="22"/>
                        </w:rPr>
                        <m:t>min</m:t>
                      </w:del>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2c</m:t>
                </m:r>
              </m:den>
            </m:f>
          </m:e>
        </m:d>
      </m:oMath>
      <w:r w:rsidR="008F3CF5" w:rsidRPr="00496E2D">
        <w:rPr>
          <w:rFonts w:eastAsiaTheme="minorEastAsia" w:cstheme="minorHAnsi"/>
          <w:sz w:val="22"/>
          <w:szCs w:val="22"/>
        </w:rPr>
        <w:t xml:space="preserve">. </w:t>
      </w:r>
      <w:r w:rsidR="008F3CF5">
        <w:rPr>
          <w:rFonts w:eastAsiaTheme="minorEastAsia" w:cstheme="minorHAnsi"/>
          <w:sz w:val="22"/>
          <w:szCs w:val="22"/>
        </w:rPr>
        <w:tab/>
      </w:r>
      <w:r w:rsidR="008F3CF5" w:rsidRPr="00496E2D">
        <w:rPr>
          <w:rFonts w:eastAsiaTheme="minorEastAsia" w:cstheme="minorHAnsi"/>
          <w:sz w:val="22"/>
          <w:szCs w:val="22"/>
        </w:rPr>
        <w:t>(Equation 3)</w:t>
      </w:r>
    </w:p>
    <w:p w14:paraId="4D787890" w14:textId="55E5AEE6" w:rsidR="008F3CF5" w:rsidRPr="00496E2D" w:rsidRDefault="008F3CF5" w:rsidP="008F3CF5">
      <w:pPr>
        <w:spacing w:after="0" w:line="480" w:lineRule="auto"/>
        <w:contextualSpacing/>
        <w:rPr>
          <w:rFonts w:cstheme="minorHAnsi"/>
          <w:b/>
          <w:bCs/>
          <w:sz w:val="22"/>
          <w:szCs w:val="22"/>
        </w:rPr>
      </w:pPr>
      <w:r>
        <w:rPr>
          <w:rFonts w:cstheme="minorHAnsi"/>
          <w:sz w:val="22"/>
          <w:szCs w:val="22"/>
        </w:rPr>
        <w:lastRenderedPageBreak/>
        <w:t>We borrow the terminology of the adaptive dynamics literature and call this value</w:t>
      </w:r>
      <w:r w:rsidRPr="00496E2D">
        <w:rPr>
          <w:rFonts w:cstheme="minorHAnsi"/>
          <w:sz w:val="22"/>
          <w:szCs w:val="22"/>
        </w:rPr>
        <w:t xml:space="preserve"> o</w:t>
      </w:r>
      <w:r>
        <w:rPr>
          <w:rFonts w:cstheme="minorHAnsi"/>
          <w:sz w:val="22"/>
          <w:szCs w:val="22"/>
        </w:rPr>
        <w:t xml:space="preserve">f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cstheme="minorHAnsi"/>
          <w:sz w:val="22"/>
          <w:szCs w:val="22"/>
        </w:rPr>
        <w:t xml:space="preserve"> </w:t>
      </w:r>
      <w:r w:rsidRPr="00496E2D">
        <w:rPr>
          <w:rFonts w:cstheme="minorHAnsi"/>
          <w:sz w:val="22"/>
          <w:szCs w:val="22"/>
        </w:rPr>
        <w:t>an evolutionarily stable strategy (ESS)</w:t>
      </w:r>
      <w:r>
        <w:rPr>
          <w:rFonts w:cstheme="minorHAnsi"/>
          <w:sz w:val="22"/>
          <w:szCs w:val="22"/>
        </w:rPr>
        <w:t xml:space="preserve">, since it is an evolutionary equilibrium where </w:t>
      </w:r>
      <w:ins w:id="181" w:author="John DeLong" w:date="2020-07-24T14:32:00Z">
        <w:r w:rsidR="00014132">
          <w:rPr>
            <w:rFonts w:cstheme="minorHAnsi"/>
            <w:sz w:val="22"/>
            <w:szCs w:val="22"/>
          </w:rPr>
          <w:t xml:space="preserve">other trait values could not invade </w:t>
        </w:r>
      </w:ins>
      <w:ins w:id="182" w:author="John DeLong" w:date="2020-07-24T14:33:00Z">
        <w:r w:rsidR="00014132">
          <w:rPr>
            <w:rFonts w:cstheme="minorHAnsi"/>
            <w:sz w:val="22"/>
            <w:szCs w:val="22"/>
          </w:rPr>
          <w:t xml:space="preserve">(in this case it is also the location where </w:t>
        </w:r>
      </w:ins>
      <w:r>
        <w:rPr>
          <w:rFonts w:cstheme="minorHAnsi"/>
          <w:sz w:val="22"/>
          <w:szCs w:val="22"/>
        </w:rPr>
        <w:t>fitness is maximized</w:t>
      </w:r>
      <w:ins w:id="183" w:author="John DeLong" w:date="2020-07-24T14:33:00Z">
        <w:r w:rsidR="00014132">
          <w:rPr>
            <w:rFonts w:cstheme="minorHAnsi"/>
            <w:sz w:val="22"/>
            <w:szCs w:val="22"/>
          </w:rPr>
          <w:t>)</w:t>
        </w:r>
      </w:ins>
      <w:r>
        <w:rPr>
          <w:rFonts w:cstheme="minorHAnsi"/>
          <w:sz w:val="22"/>
          <w:szCs w:val="22"/>
        </w:rPr>
        <w:t xml:space="preserve">. </w:t>
      </w:r>
    </w:p>
    <w:p w14:paraId="5D8C7107" w14:textId="2DAAC447" w:rsidR="0017109E" w:rsidRDefault="008F3CF5">
      <w:pPr>
        <w:spacing w:after="0" w:line="480" w:lineRule="auto"/>
        <w:contextualSpacing/>
        <w:rPr>
          <w:ins w:id="184" w:author="John DeLong" w:date="2020-07-21T13:28:00Z"/>
          <w:rFonts w:cstheme="minorHAnsi"/>
          <w:sz w:val="22"/>
          <w:szCs w:val="22"/>
        </w:rPr>
        <w:pPrChange w:id="185" w:author="John DeLong" w:date="2020-07-21T13:28:00Z">
          <w:pPr>
            <w:spacing w:after="0" w:line="480" w:lineRule="auto"/>
            <w:ind w:firstLine="720"/>
            <w:contextualSpacing/>
          </w:pPr>
        </w:pPrChange>
      </w:pPr>
      <w:r w:rsidRPr="00496E2D">
        <w:rPr>
          <w:rFonts w:cstheme="minorHAnsi"/>
          <w:i/>
          <w:iCs/>
          <w:sz w:val="22"/>
          <w:szCs w:val="22"/>
        </w:rPr>
        <w:t xml:space="preserve">Stochastic eco-evolutionary dynamics: </w:t>
      </w:r>
      <w:r w:rsidRPr="00496E2D">
        <w:rPr>
          <w:rFonts w:cstheme="minorHAnsi"/>
          <w:sz w:val="22"/>
          <w:szCs w:val="22"/>
        </w:rPr>
        <w:t xml:space="preserve">GEMs simulate </w:t>
      </w:r>
      <w:r>
        <w:rPr>
          <w:rFonts w:cstheme="minorHAnsi"/>
          <w:sz w:val="22"/>
          <w:szCs w:val="22"/>
        </w:rPr>
        <w:t xml:space="preserve">ecological dynamics through a stochastic birth-death process </w:t>
      </w:r>
      <w:r w:rsidRPr="00496E2D">
        <w:rPr>
          <w:rFonts w:cstheme="minorHAnsi"/>
          <w:sz w:val="22"/>
          <w:szCs w:val="22"/>
        </w:rPr>
        <w:fldChar w:fldCharType="begin"/>
      </w:r>
      <w:ins w:id="186" w:author="Clay Cressler" w:date="2020-08-07T11:14:00Z">
        <w:r w:rsidR="00B022D9">
          <w:rPr>
            <w:rFonts w:cstheme="minorHAnsi"/>
            <w:sz w:val="22"/>
            <w:szCs w:val="22"/>
          </w:rPr>
          <w: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2019)","noteIndex":0},"citationItems":[{"id":"gBPCYzZI/MCQV0opc","uris":["http://zotero.org/users/1264037/items/QD62TNZM"],"uri":["http://zotero.org/users/1264037/items/QD62TNZM"],"itemData":{"id":2631,"type":"article-journal","abstract":"Heritable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P."}],"issued":{"date-parts":[["2016",2,1]]}}},{"id":"gBPCYzZI/ipYRFigy","uris":["http://zotero.org/users/1264037/items/CPMJ5H34"],"uri":["http://zotero.org/users/1264037/items/CPMJ5H34"],"itemData":{"id":6088,"type":"article-journal","abstract":"Age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M."}],"issued":{"date-parts":[["2018",4,1]]}}},{"id":"gBPCYzZI/6LxJZ21U","uris":["http://zotero.org/users/1264037/items/XCPYDJP6"],"uri":["http://zotero.org/users/1264037/items/XCPYDJP6"],"itemData":{"id":7518,"type":"article-journal","abstract":"Invading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187" w:author="Clay Cressler" w:date="2020-08-07T11:14:00Z">
        <w:r w:rsidR="002E50A3" w:rsidDel="00B022D9">
          <w:rPr>
            <w:rFonts w:cstheme="minorHAnsi"/>
            <w:sz w:val="22"/>
            <w:szCs w:val="22"/>
          </w:rPr>
          <w:del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sidRPr="00496E2D">
        <w:rPr>
          <w:rFonts w:cstheme="minorHAnsi"/>
          <w:sz w:val="22"/>
          <w:szCs w:val="22"/>
        </w:rPr>
        <w:fldChar w:fldCharType="separate"/>
      </w:r>
      <w:bookmarkStart w:id="188" w:name="__Fieldmark__1396_3467020329"/>
      <w:bookmarkStart w:id="189" w:name="__Fieldmark__401_3467020329"/>
      <w:r w:rsidRPr="008E50B7">
        <w:rPr>
          <w:rFonts w:ascii="Calibri" w:hAnsi="Calibri" w:cs="Calibri"/>
          <w:sz w:val="22"/>
        </w:rPr>
        <w:t xml:space="preserve">(DeLong &amp; </w:t>
      </w:r>
      <w:proofErr w:type="spellStart"/>
      <w:r w:rsidRPr="008E50B7">
        <w:rPr>
          <w:rFonts w:ascii="Calibri" w:hAnsi="Calibri" w:cs="Calibri"/>
          <w:sz w:val="22"/>
        </w:rPr>
        <w:t>Gibert</w:t>
      </w:r>
      <w:proofErr w:type="spellEnd"/>
      <w:r w:rsidRPr="008E50B7">
        <w:rPr>
          <w:rFonts w:ascii="Calibri" w:hAnsi="Calibri" w:cs="Calibri"/>
          <w:sz w:val="22"/>
        </w:rPr>
        <w:t xml:space="preserve"> 2016; DeLong &amp; </w:t>
      </w:r>
      <w:proofErr w:type="spellStart"/>
      <w:r w:rsidRPr="008E50B7">
        <w:rPr>
          <w:rFonts w:ascii="Calibri" w:hAnsi="Calibri" w:cs="Calibri"/>
          <w:sz w:val="22"/>
        </w:rPr>
        <w:t>Luhring</w:t>
      </w:r>
      <w:proofErr w:type="spellEnd"/>
      <w:r w:rsidRPr="008E50B7">
        <w:rPr>
          <w:rFonts w:ascii="Calibri" w:hAnsi="Calibri" w:cs="Calibri"/>
          <w:sz w:val="22"/>
        </w:rPr>
        <w:t xml:space="preserve"> 2018; DeLong &amp; </w:t>
      </w:r>
      <w:proofErr w:type="spellStart"/>
      <w:r w:rsidRPr="008E50B7">
        <w:rPr>
          <w:rFonts w:ascii="Calibri" w:hAnsi="Calibri" w:cs="Calibri"/>
          <w:sz w:val="22"/>
        </w:rPr>
        <w:t>Belmaker</w:t>
      </w:r>
      <w:proofErr w:type="spellEnd"/>
      <w:r w:rsidRPr="008E50B7">
        <w:rPr>
          <w:rFonts w:ascii="Calibri" w:hAnsi="Calibri" w:cs="Calibri"/>
          <w:sz w:val="22"/>
        </w:rPr>
        <w:t xml:space="preserve"> 2019)</w:t>
      </w:r>
      <w:r w:rsidRPr="00496E2D">
        <w:rPr>
          <w:rFonts w:cstheme="minorHAnsi"/>
          <w:sz w:val="22"/>
          <w:szCs w:val="22"/>
        </w:rPr>
        <w:fldChar w:fldCharType="end"/>
      </w:r>
      <w:bookmarkEnd w:id="188"/>
      <w:bookmarkEnd w:id="189"/>
      <w:r w:rsidRPr="00496E2D">
        <w:rPr>
          <w:rFonts w:cstheme="minorHAnsi"/>
          <w:sz w:val="22"/>
          <w:szCs w:val="22"/>
        </w:rPr>
        <w:t xml:space="preserve">. GEMs build on the standard Gillespie algorithm </w:t>
      </w:r>
      <w:r>
        <w:rPr>
          <w:rFonts w:cstheme="minorHAnsi"/>
          <w:sz w:val="22"/>
          <w:szCs w:val="22"/>
        </w:rPr>
        <w:t>for</w:t>
      </w:r>
      <w:r w:rsidRPr="00496E2D">
        <w:rPr>
          <w:rFonts w:cstheme="minorHAnsi"/>
          <w:sz w:val="22"/>
          <w:szCs w:val="22"/>
        </w:rPr>
        <w:t xml:space="preserve"> simulat</w:t>
      </w:r>
      <w:r>
        <w:rPr>
          <w:rFonts w:cstheme="minorHAnsi"/>
          <w:sz w:val="22"/>
          <w:szCs w:val="22"/>
        </w:rPr>
        <w:t>ing</w:t>
      </w:r>
      <w:r w:rsidRPr="00496E2D">
        <w:rPr>
          <w:rFonts w:cstheme="minorHAnsi"/>
          <w:sz w:val="22"/>
          <w:szCs w:val="22"/>
        </w:rPr>
        <w:t xml:space="preserve"> ODE models where demographic stochasticity (random variation in the sequence and number of demographic events) influences </w:t>
      </w:r>
      <w:r w:rsidR="008C759B">
        <w:rPr>
          <w:rFonts w:cstheme="minorHAnsi"/>
          <w:sz w:val="22"/>
          <w:szCs w:val="22"/>
        </w:rPr>
        <w:t>population</w:t>
      </w:r>
      <w:r w:rsidR="008C759B" w:rsidRPr="00496E2D">
        <w:rPr>
          <w:rFonts w:cstheme="minorHAnsi"/>
          <w:sz w:val="22"/>
          <w:szCs w:val="22"/>
        </w:rPr>
        <w:t xml:space="preserve"> </w:t>
      </w:r>
      <w:r w:rsidRPr="00496E2D">
        <w:rPr>
          <w:rFonts w:cstheme="minorHAnsi"/>
          <w:sz w:val="22"/>
          <w:szCs w:val="22"/>
        </w:rPr>
        <w:t xml:space="preserve">outcomes </w:t>
      </w:r>
      <w:r w:rsidRPr="00496E2D">
        <w:rPr>
          <w:rFonts w:cstheme="minorHAnsi"/>
          <w:sz w:val="22"/>
          <w:szCs w:val="22"/>
        </w:rPr>
        <w:fldChar w:fldCharType="begin"/>
      </w:r>
      <w:ins w:id="190" w:author="Clay Cressler" w:date="2020-08-07T11:14:00Z">
        <w:r w:rsidR="00B022D9">
          <w:rPr>
            <w:rFonts w:cstheme="minorHAnsi"/>
            <w:sz w:val="22"/>
            <w:szCs w:val="22"/>
          </w:rPr>
          <w:instrText xml:space="preserve"> ADDIN ZOTERO_ITEM CSL_CITATION {"citationID":"5F1uLreH","properties":{"formattedCitation":"(Gillespie 1977; Yaari {\\i{}et al.} 2012)","plainCitation":"(Gillespie 1977; Yaari et al. 2012)","noteIndex":0},"citationItems":[{"id":"gBPCYzZI/Qn3bjlLx","uris":["http://zotero.org/users/1264037/items/QR2HAGVK"],"uri":["http://zotero.org/users/1264037/items/QR2HAGVK"],"itemData":{"id":179,"type":"article-journal","container-title":"The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T."}],"issued":{"date-parts":[["1977",12,1]]}}},{"id":"gBPCYzZI/DLImEM0b","uris":["http://zotero.org/users/1264037/items/CUXSKHUM"],"uri":["http://zotero.org/users/1264037/items/CUXSKHUM"],"itemData":{"id":2659,"type":"article-journal","abstract":"Recent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instrText>
        </w:r>
      </w:ins>
      <w:del w:id="191" w:author="Clay Cressler" w:date="2020-08-07T11:14:00Z">
        <w:r w:rsidR="002E50A3" w:rsidDel="00B022D9">
          <w:rPr>
            <w:rFonts w:cstheme="minorHAnsi"/>
            <w:sz w:val="22"/>
            <w:szCs w:val="22"/>
          </w:rPr>
          <w:delInstrText xml:space="preserve"> ADDIN ZOTERO_ITEM CSL_CITATION {"citationID":"5F1uLreH","properties":{"formattedCitation":"(Gillespie 1977; Yaari {\\i{}et al.} 2012)","plainCitation":"(Gillespie 1977; Yaari et al. 2012)","noteIndex":0},"citationItems":[{"id":179,"uris":["http://zotero.org/users/1264037/items/QR2HAGVK"],"uri":["http://zotero.org/users/1264037/items/QR2HAGVK"],"itemData":{"id":179,"type":"article-journal","container-title":"The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T."}],"issued":{"date-parts":[["1977",12,1]]}}},{"id":2659,"uris":["http://zotero.org/users/1264037/items/CUXSKHUM"],"uri":["http://zotero.org/users/1264037/items/CUXSKHUM"],"itemData":{"id":2659,"type":"article-journal","abstract":"Recent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delInstrText>
        </w:r>
      </w:del>
      <w:r w:rsidRPr="00496E2D">
        <w:rPr>
          <w:rFonts w:cstheme="minorHAnsi"/>
          <w:sz w:val="22"/>
          <w:szCs w:val="22"/>
        </w:rPr>
        <w:fldChar w:fldCharType="separate"/>
      </w:r>
      <w:bookmarkStart w:id="192" w:name="__Fieldmark__1403_3467020329"/>
      <w:bookmarkStart w:id="193" w:name="__Fieldmark__412_3467020329"/>
      <w:r w:rsidRPr="008E50B7">
        <w:rPr>
          <w:rFonts w:ascii="Calibri" w:hAnsi="Calibri" w:cs="Calibri"/>
          <w:sz w:val="22"/>
        </w:rPr>
        <w:t xml:space="preserve">(Gillespie 1977; </w:t>
      </w:r>
      <w:proofErr w:type="spellStart"/>
      <w:r w:rsidRPr="008E50B7">
        <w:rPr>
          <w:rFonts w:ascii="Calibri" w:hAnsi="Calibri" w:cs="Calibri"/>
          <w:sz w:val="22"/>
        </w:rPr>
        <w:t>Yaari</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2012)</w:t>
      </w:r>
      <w:r w:rsidRPr="00496E2D">
        <w:rPr>
          <w:rFonts w:cstheme="minorHAnsi"/>
          <w:sz w:val="22"/>
          <w:szCs w:val="22"/>
        </w:rPr>
        <w:fldChar w:fldCharType="end"/>
      </w:r>
      <w:bookmarkEnd w:id="192"/>
      <w:bookmarkEnd w:id="193"/>
      <w:r>
        <w:rPr>
          <w:rFonts w:cstheme="minorHAnsi"/>
          <w:sz w:val="22"/>
          <w:szCs w:val="22"/>
        </w:rPr>
        <w:t xml:space="preserve"> and by incorporating </w:t>
      </w:r>
      <w:r w:rsidRPr="00496E2D">
        <w:rPr>
          <w:rFonts w:cstheme="minorHAnsi"/>
          <w:sz w:val="22"/>
          <w:szCs w:val="22"/>
        </w:rPr>
        <w:t xml:space="preserve">demographic heterogeneity (variation among individuals in </w:t>
      </w:r>
      <w:r>
        <w:rPr>
          <w:rFonts w:cstheme="minorHAnsi"/>
          <w:sz w:val="22"/>
          <w:szCs w:val="22"/>
        </w:rPr>
        <w:t xml:space="preserve">expected </w:t>
      </w:r>
      <w:r w:rsidRPr="00496E2D">
        <w:rPr>
          <w:rFonts w:cstheme="minorHAnsi"/>
          <w:sz w:val="22"/>
          <w:szCs w:val="22"/>
        </w:rPr>
        <w:t>demographic traits</w:t>
      </w:r>
      <w:r>
        <w:rPr>
          <w:rFonts w:cstheme="minorHAnsi"/>
          <w:sz w:val="22"/>
          <w:szCs w:val="22"/>
        </w:rPr>
        <w:t>)</w:t>
      </w:r>
      <w:r w:rsidR="008C759B">
        <w:rPr>
          <w:rFonts w:cstheme="minorHAnsi"/>
          <w:sz w:val="22"/>
          <w:szCs w:val="22"/>
        </w:rPr>
        <w:t xml:space="preserve"> into the population</w:t>
      </w:r>
      <w:r>
        <w:rPr>
          <w:rFonts w:cstheme="minorHAnsi"/>
          <w:sz w:val="22"/>
          <w:szCs w:val="22"/>
        </w:rPr>
        <w:t xml:space="preserve">. </w:t>
      </w:r>
      <w:ins w:id="194" w:author="John DeLong" w:date="2020-07-21T13:24:00Z">
        <w:r w:rsidR="0017109E">
          <w:rPr>
            <w:rFonts w:cstheme="minorHAnsi"/>
            <w:sz w:val="22"/>
            <w:szCs w:val="22"/>
          </w:rPr>
          <w:t xml:space="preserve">Unlike </w:t>
        </w:r>
      </w:ins>
      <w:ins w:id="195" w:author="John DeLong" w:date="2020-07-21T13:25:00Z">
        <w:r w:rsidR="0017109E">
          <w:rPr>
            <w:rFonts w:cstheme="minorHAnsi"/>
            <w:sz w:val="22"/>
            <w:szCs w:val="22"/>
          </w:rPr>
          <w:t xml:space="preserve">with </w:t>
        </w:r>
      </w:ins>
      <w:ins w:id="196" w:author="John DeLong" w:date="2020-07-21T13:24:00Z">
        <w:r w:rsidR="0017109E">
          <w:rPr>
            <w:rFonts w:cstheme="minorHAnsi"/>
            <w:sz w:val="22"/>
            <w:szCs w:val="22"/>
          </w:rPr>
          <w:t xml:space="preserve">a standard Gillespie algorithm, </w:t>
        </w:r>
      </w:ins>
      <w:ins w:id="197" w:author="John DeLong" w:date="2020-07-21T13:25:00Z">
        <w:r w:rsidR="0017109E">
          <w:rPr>
            <w:rFonts w:cstheme="minorHAnsi"/>
            <w:sz w:val="22"/>
            <w:szCs w:val="22"/>
          </w:rPr>
          <w:t>where population size</w:t>
        </w:r>
        <w:del w:id="198" w:author="Clay Cressler" w:date="2020-08-07T11:30:00Z">
          <w:r w:rsidR="0017109E" w:rsidDel="00A125F0">
            <w:rPr>
              <w:rFonts w:cstheme="minorHAnsi"/>
              <w:sz w:val="22"/>
              <w:szCs w:val="22"/>
            </w:rPr>
            <w:delText>s</w:delText>
          </w:r>
        </w:del>
        <w:r w:rsidR="0017109E">
          <w:rPr>
            <w:rFonts w:cstheme="minorHAnsi"/>
            <w:sz w:val="22"/>
            <w:szCs w:val="22"/>
          </w:rPr>
          <w:t xml:space="preserve"> </w:t>
        </w:r>
        <w:del w:id="199" w:author="Clay Cressler" w:date="2020-08-07T11:30:00Z">
          <w:r w:rsidR="0017109E" w:rsidDel="00A125F0">
            <w:rPr>
              <w:rFonts w:cstheme="minorHAnsi"/>
              <w:sz w:val="22"/>
              <w:szCs w:val="22"/>
            </w:rPr>
            <w:delText>are</w:delText>
          </w:r>
        </w:del>
      </w:ins>
      <w:ins w:id="200" w:author="Clay Cressler" w:date="2020-08-07T11:30:00Z">
        <w:r w:rsidR="00A125F0">
          <w:rPr>
            <w:rFonts w:cstheme="minorHAnsi"/>
            <w:sz w:val="22"/>
            <w:szCs w:val="22"/>
          </w:rPr>
          <w:t>is</w:t>
        </w:r>
      </w:ins>
      <w:ins w:id="201" w:author="John DeLong" w:date="2020-07-21T13:25:00Z">
        <w:r w:rsidR="0017109E">
          <w:rPr>
            <w:rFonts w:cstheme="minorHAnsi"/>
            <w:sz w:val="22"/>
            <w:szCs w:val="22"/>
          </w:rPr>
          <w:t xml:space="preserve"> represented </w:t>
        </w:r>
        <w:del w:id="202" w:author="Clay Cressler" w:date="2020-08-07T11:30:00Z">
          <w:r w:rsidR="0017109E" w:rsidDel="00A125F0">
            <w:rPr>
              <w:rFonts w:cstheme="minorHAnsi"/>
              <w:sz w:val="22"/>
              <w:szCs w:val="22"/>
            </w:rPr>
            <w:delText>with</w:delText>
          </w:r>
        </w:del>
      </w:ins>
      <w:ins w:id="203" w:author="Clay Cressler" w:date="2020-08-07T11:30:00Z">
        <w:r w:rsidR="00A125F0">
          <w:rPr>
            <w:rFonts w:cstheme="minorHAnsi"/>
            <w:sz w:val="22"/>
            <w:szCs w:val="22"/>
          </w:rPr>
          <w:t>by</w:t>
        </w:r>
      </w:ins>
      <w:ins w:id="204" w:author="John DeLong" w:date="2020-07-21T13:25:00Z">
        <w:r w:rsidR="0017109E">
          <w:rPr>
            <w:rFonts w:cstheme="minorHAnsi"/>
            <w:sz w:val="22"/>
            <w:szCs w:val="22"/>
          </w:rPr>
          <w:t xml:space="preserve"> a number, i</w:t>
        </w:r>
      </w:ins>
      <w:del w:id="205" w:author="John DeLong" w:date="2020-07-21T13:25:00Z">
        <w:r w:rsidR="008C759B" w:rsidDel="0017109E">
          <w:rPr>
            <w:rFonts w:cstheme="minorHAnsi"/>
            <w:sz w:val="22"/>
            <w:szCs w:val="22"/>
          </w:rPr>
          <w:delText>I</w:delText>
        </w:r>
      </w:del>
      <w:r w:rsidR="008C759B">
        <w:rPr>
          <w:rFonts w:cstheme="minorHAnsi"/>
          <w:sz w:val="22"/>
          <w:szCs w:val="22"/>
        </w:rPr>
        <w:t xml:space="preserve">n a GEM, </w:t>
      </w:r>
      <w:commentRangeStart w:id="206"/>
      <w:ins w:id="207" w:author="John DeLong" w:date="2020-07-21T13:25:00Z">
        <w:r w:rsidR="0017109E">
          <w:rPr>
            <w:rFonts w:cstheme="minorHAnsi"/>
            <w:sz w:val="22"/>
            <w:szCs w:val="22"/>
          </w:rPr>
          <w:t>populations are represented with distributions</w:t>
        </w:r>
      </w:ins>
      <w:ins w:id="208" w:author="John DeLong" w:date="2020-07-21T13:28:00Z">
        <w:r w:rsidR="0017109E">
          <w:rPr>
            <w:rFonts w:cstheme="minorHAnsi"/>
            <w:sz w:val="22"/>
            <w:szCs w:val="22"/>
          </w:rPr>
          <w:t xml:space="preserve"> of traits </w:t>
        </w:r>
        <w:del w:id="209" w:author="Clay Cressler" w:date="2020-08-07T11:29:00Z">
          <w:r w:rsidR="0017109E" w:rsidDel="00A125F0">
            <w:rPr>
              <w:rFonts w:cstheme="minorHAnsi"/>
              <w:sz w:val="22"/>
              <w:szCs w:val="22"/>
            </w:rPr>
            <w:delText xml:space="preserve">or </w:delText>
          </w:r>
        </w:del>
      </w:ins>
      <w:ins w:id="210" w:author="Clay Cressler" w:date="2020-08-07T11:30:00Z">
        <w:r w:rsidR="00A125F0">
          <w:rPr>
            <w:rFonts w:cstheme="minorHAnsi"/>
            <w:sz w:val="22"/>
            <w:szCs w:val="22"/>
          </w:rPr>
          <w:t xml:space="preserve">(i.e., </w:t>
        </w:r>
      </w:ins>
      <w:ins w:id="211" w:author="John DeLong" w:date="2020-07-21T13:28:00Z">
        <w:r w:rsidR="0017109E">
          <w:rPr>
            <w:rFonts w:cstheme="minorHAnsi"/>
            <w:sz w:val="22"/>
            <w:szCs w:val="22"/>
          </w:rPr>
          <w:t>parameters</w:t>
        </w:r>
      </w:ins>
      <w:ins w:id="212" w:author="Clay Cressler" w:date="2020-08-07T11:30:00Z">
        <w:r w:rsidR="00A125F0">
          <w:rPr>
            <w:rFonts w:cstheme="minorHAnsi"/>
            <w:sz w:val="22"/>
            <w:szCs w:val="22"/>
          </w:rPr>
          <w:t xml:space="preserve"> of the ecological model)</w:t>
        </w:r>
      </w:ins>
      <w:ins w:id="213" w:author="John DeLong" w:date="2020-07-21T13:28:00Z">
        <w:del w:id="214" w:author="Clay Cressler" w:date="2020-08-07T11:43:00Z">
          <w:r w:rsidR="0017109E" w:rsidDel="00FE6B9B">
            <w:rPr>
              <w:rFonts w:cstheme="minorHAnsi"/>
              <w:sz w:val="22"/>
              <w:szCs w:val="22"/>
            </w:rPr>
            <w:delText xml:space="preserve"> of interest</w:delText>
          </w:r>
        </w:del>
      </w:ins>
      <w:commentRangeEnd w:id="206"/>
      <w:del w:id="215" w:author="Clay Cressler" w:date="2020-08-07T11:43:00Z">
        <w:r w:rsidR="00A125F0" w:rsidDel="00FE6B9B">
          <w:rPr>
            <w:rStyle w:val="CommentReference"/>
          </w:rPr>
          <w:commentReference w:id="206"/>
        </w:r>
      </w:del>
      <w:ins w:id="216" w:author="John DeLong" w:date="2020-07-21T13:25:00Z">
        <w:r w:rsidR="0017109E">
          <w:rPr>
            <w:rFonts w:cstheme="minorHAnsi"/>
            <w:sz w:val="22"/>
            <w:szCs w:val="22"/>
          </w:rPr>
          <w:t xml:space="preserve">. </w:t>
        </w:r>
      </w:ins>
      <w:del w:id="217" w:author="John DeLong" w:date="2020-07-21T13:26:00Z">
        <w:r w:rsidR="008C759B" w:rsidDel="0017109E">
          <w:rPr>
            <w:rFonts w:cstheme="minorHAnsi"/>
            <w:sz w:val="22"/>
            <w:szCs w:val="22"/>
          </w:rPr>
          <w:delText>e</w:delText>
        </w:r>
        <w:r w:rsidR="008C759B" w:rsidRPr="00496E2D" w:rsidDel="0017109E">
          <w:rPr>
            <w:rFonts w:cstheme="minorHAnsi"/>
            <w:sz w:val="22"/>
            <w:szCs w:val="22"/>
          </w:rPr>
          <w:delText xml:space="preserve">very </w:delText>
        </w:r>
        <w:r w:rsidRPr="00496E2D" w:rsidDel="0017109E">
          <w:rPr>
            <w:rFonts w:cstheme="minorHAnsi"/>
            <w:sz w:val="22"/>
            <w:szCs w:val="22"/>
          </w:rPr>
          <w:delText>individual</w:delText>
        </w:r>
        <w:r w:rsidDel="0017109E">
          <w:rPr>
            <w:rFonts w:cstheme="minorHAnsi"/>
            <w:sz w:val="22"/>
            <w:szCs w:val="22"/>
          </w:rPr>
          <w:delText xml:space="preserve"> in the simulation has</w:delText>
        </w:r>
        <w:r w:rsidRPr="00496E2D" w:rsidDel="0017109E">
          <w:rPr>
            <w:rFonts w:cstheme="minorHAnsi"/>
            <w:sz w:val="22"/>
            <w:szCs w:val="22"/>
          </w:rPr>
          <w:delText xml:space="preserve"> a trait value</w:delText>
        </w:r>
      </w:del>
      <w:ins w:id="218" w:author="John DeLong" w:date="2020-07-21T13:26:00Z">
        <w:r w:rsidR="0017109E">
          <w:rPr>
            <w:rFonts w:cstheme="minorHAnsi"/>
            <w:sz w:val="22"/>
            <w:szCs w:val="22"/>
          </w:rPr>
          <w:t>U</w:t>
        </w:r>
      </w:ins>
      <w:ins w:id="219" w:author="John DeLong" w:date="2020-07-21T13:23:00Z">
        <w:r w:rsidR="0017109E">
          <w:rPr>
            <w:rFonts w:cstheme="minorHAnsi"/>
            <w:sz w:val="22"/>
            <w:szCs w:val="22"/>
          </w:rPr>
          <w:t>pon initiation of the simulation</w:t>
        </w:r>
      </w:ins>
      <w:ins w:id="220" w:author="John DeLong" w:date="2020-07-21T13:26:00Z">
        <w:r w:rsidR="0017109E">
          <w:rPr>
            <w:rFonts w:cstheme="minorHAnsi"/>
            <w:sz w:val="22"/>
            <w:szCs w:val="22"/>
          </w:rPr>
          <w:t xml:space="preserve">, the </w:t>
        </w:r>
        <w:del w:id="221" w:author="Clay Cressler" w:date="2020-08-07T11:38:00Z">
          <w:r w:rsidR="0017109E" w:rsidDel="00FE6B9B">
            <w:rPr>
              <w:rFonts w:cstheme="minorHAnsi"/>
              <w:sz w:val="22"/>
              <w:szCs w:val="22"/>
            </w:rPr>
            <w:delText>individuals</w:delText>
          </w:r>
        </w:del>
      </w:ins>
      <w:ins w:id="222" w:author="Clay Cressler" w:date="2020-08-07T11:38:00Z">
        <w:r w:rsidR="00FE6B9B">
          <w:rPr>
            <w:rFonts w:cstheme="minorHAnsi"/>
            <w:sz w:val="22"/>
            <w:szCs w:val="22"/>
          </w:rPr>
          <w:t>traits of the individuals</w:t>
        </w:r>
      </w:ins>
      <w:ins w:id="223" w:author="John DeLong" w:date="2020-07-21T13:26:00Z">
        <w:r w:rsidR="0017109E">
          <w:rPr>
            <w:rFonts w:cstheme="minorHAnsi"/>
            <w:sz w:val="22"/>
            <w:szCs w:val="22"/>
          </w:rPr>
          <w:t xml:space="preserve"> that make up the population</w:t>
        </w:r>
      </w:ins>
      <w:ins w:id="224" w:author="John DeLong" w:date="2020-07-21T13:23:00Z">
        <w:r w:rsidR="0017109E">
          <w:rPr>
            <w:rFonts w:cstheme="minorHAnsi"/>
            <w:sz w:val="22"/>
            <w:szCs w:val="22"/>
          </w:rPr>
          <w:t xml:space="preserve"> </w:t>
        </w:r>
      </w:ins>
      <w:ins w:id="225" w:author="John DeLong" w:date="2020-07-21T13:26:00Z">
        <w:r w:rsidR="0017109E">
          <w:rPr>
            <w:rFonts w:cstheme="minorHAnsi"/>
            <w:sz w:val="22"/>
            <w:szCs w:val="22"/>
          </w:rPr>
          <w:t>are</w:t>
        </w:r>
      </w:ins>
      <w:r w:rsidRPr="00496E2D">
        <w:rPr>
          <w:rFonts w:cstheme="minorHAnsi"/>
          <w:sz w:val="22"/>
          <w:szCs w:val="22"/>
        </w:rPr>
        <w:t xml:space="preserve"> drawn from a </w:t>
      </w:r>
      <w:ins w:id="226" w:author="Clay Cressler" w:date="2020-08-07T11:38:00Z">
        <w:r w:rsidR="00FE6B9B">
          <w:rPr>
            <w:rFonts w:cstheme="minorHAnsi"/>
            <w:sz w:val="22"/>
            <w:szCs w:val="22"/>
          </w:rPr>
          <w:t xml:space="preserve">probability </w:t>
        </w:r>
      </w:ins>
      <w:r w:rsidRPr="00496E2D">
        <w:rPr>
          <w:rFonts w:cstheme="minorHAnsi"/>
          <w:sz w:val="22"/>
          <w:szCs w:val="22"/>
        </w:rPr>
        <w:t xml:space="preserve">distribution with </w:t>
      </w:r>
      <w:ins w:id="227" w:author="Clay Cressler" w:date="2020-08-07T11:38:00Z">
        <w:r w:rsidR="00FE6B9B">
          <w:rPr>
            <w:rFonts w:cstheme="minorHAnsi"/>
            <w:sz w:val="22"/>
            <w:szCs w:val="22"/>
          </w:rPr>
          <w:t xml:space="preserve">a </w:t>
        </w:r>
      </w:ins>
      <w:del w:id="228" w:author="John DeLong" w:date="2020-07-21T13:23:00Z">
        <w:r w:rsidRPr="00496E2D" w:rsidDel="0017109E">
          <w:rPr>
            <w:rFonts w:cstheme="minorHAnsi"/>
            <w:sz w:val="22"/>
            <w:szCs w:val="22"/>
          </w:rPr>
          <w:delText xml:space="preserve">known </w:delText>
        </w:r>
      </w:del>
      <w:ins w:id="229" w:author="John DeLong" w:date="2020-07-21T13:23:00Z">
        <w:r w:rsidR="0017109E">
          <w:rPr>
            <w:rFonts w:cstheme="minorHAnsi"/>
            <w:sz w:val="22"/>
            <w:szCs w:val="22"/>
          </w:rPr>
          <w:t>pre-defined</w:t>
        </w:r>
        <w:r w:rsidR="0017109E" w:rsidRPr="00496E2D">
          <w:rPr>
            <w:rFonts w:cstheme="minorHAnsi"/>
            <w:sz w:val="22"/>
            <w:szCs w:val="22"/>
          </w:rPr>
          <w:t xml:space="preserve"> </w:t>
        </w:r>
      </w:ins>
      <w:r w:rsidRPr="00496E2D">
        <w:rPr>
          <w:rFonts w:cstheme="minorHAnsi"/>
          <w:sz w:val="22"/>
          <w:szCs w:val="22"/>
        </w:rPr>
        <w:t>mean and variance</w:t>
      </w:r>
      <w:r>
        <w:rPr>
          <w:rFonts w:cstheme="minorHAnsi"/>
          <w:sz w:val="22"/>
          <w:szCs w:val="22"/>
        </w:rPr>
        <w:t>, with the type of distribution depending on the nature of the trait</w:t>
      </w:r>
      <w:ins w:id="230" w:author="Clay Cressler" w:date="2020-08-07T11:41:00Z">
        <w:r w:rsidR="00FE6B9B">
          <w:rPr>
            <w:rFonts w:cstheme="minorHAnsi"/>
            <w:sz w:val="22"/>
            <w:szCs w:val="22"/>
          </w:rPr>
          <w:t xml:space="preserve">. </w:t>
        </w:r>
      </w:ins>
      <w:del w:id="231" w:author="Clay Cressler" w:date="2020-08-07T11:41:00Z">
        <w:r w:rsidDel="00FE6B9B">
          <w:rPr>
            <w:rFonts w:cstheme="minorHAnsi"/>
            <w:sz w:val="22"/>
            <w:szCs w:val="22"/>
          </w:rPr>
          <w:delText xml:space="preserve"> (h</w:delText>
        </w:r>
      </w:del>
      <w:ins w:id="232" w:author="Clay Cressler" w:date="2020-08-07T11:41:00Z">
        <w:r w:rsidR="00FE6B9B">
          <w:rPr>
            <w:rFonts w:cstheme="minorHAnsi"/>
            <w:sz w:val="22"/>
            <w:szCs w:val="22"/>
          </w:rPr>
          <w:t>H</w:t>
        </w:r>
      </w:ins>
      <w:r>
        <w:rPr>
          <w:rFonts w:cstheme="minorHAnsi"/>
          <w:sz w:val="22"/>
          <w:szCs w:val="22"/>
        </w:rPr>
        <w:t>ere</w:t>
      </w:r>
      <w:ins w:id="233" w:author="Clay Cressler" w:date="2020-08-07T11:42:00Z">
        <w:r w:rsidR="00FE6B9B">
          <w:rPr>
            <w:rFonts w:cstheme="minorHAnsi"/>
            <w:sz w:val="22"/>
            <w:szCs w:val="22"/>
          </w:rPr>
          <w:t xml:space="preserve">, the trait of interest is </w:t>
        </w:r>
      </w:ins>
      <m:oMath>
        <m:sSub>
          <m:sSubPr>
            <m:ctrlPr>
              <w:ins w:id="234" w:author="Clay Cressler" w:date="2020-08-07T11:42:00Z">
                <w:rPr>
                  <w:rFonts w:ascii="Cambria Math" w:hAnsi="Cambria Math" w:cstheme="minorHAnsi"/>
                  <w:i/>
                  <w:sz w:val="22"/>
                  <w:szCs w:val="22"/>
                </w:rPr>
              </w:ins>
            </m:ctrlPr>
          </m:sSubPr>
          <m:e>
            <m:r>
              <w:ins w:id="235" w:author="Clay Cressler" w:date="2020-08-07T11:42:00Z">
                <w:rPr>
                  <w:rFonts w:ascii="Cambria Math" w:hAnsi="Cambria Math" w:cstheme="minorHAnsi"/>
                  <w:sz w:val="22"/>
                  <w:szCs w:val="22"/>
                </w:rPr>
                <m:t>b</m:t>
              </w:ins>
            </m:r>
          </m:e>
          <m:sub>
            <m:r>
              <w:ins w:id="236" w:author="Clay Cressler" w:date="2020-08-07T11:42:00Z">
                <w:rPr>
                  <w:rFonts w:ascii="Cambria Math" w:hAnsi="Cambria Math" w:cstheme="minorHAnsi"/>
                  <w:sz w:val="22"/>
                  <w:szCs w:val="22"/>
                </w:rPr>
                <m:t>max</m:t>
              </w:ins>
            </m:r>
          </m:sub>
        </m:sSub>
      </m:oMath>
      <w:ins w:id="237" w:author="Clay Cressler" w:date="2020-08-07T11:42:00Z">
        <w:r w:rsidR="00FE6B9B">
          <w:rPr>
            <w:rFonts w:eastAsiaTheme="minorEastAsia" w:cstheme="minorHAnsi"/>
            <w:sz w:val="22"/>
            <w:szCs w:val="22"/>
          </w:rPr>
          <w:t xml:space="preserve">, which also determines </w:t>
        </w:r>
      </w:ins>
      <m:oMath>
        <m:sSub>
          <m:sSubPr>
            <m:ctrlPr>
              <w:ins w:id="238" w:author="Clay Cressler" w:date="2020-08-07T11:42:00Z">
                <w:rPr>
                  <w:rFonts w:ascii="Cambria Math" w:eastAsiaTheme="minorEastAsia" w:hAnsi="Cambria Math" w:cstheme="minorHAnsi"/>
                  <w:i/>
                  <w:sz w:val="22"/>
                  <w:szCs w:val="22"/>
                </w:rPr>
              </w:ins>
            </m:ctrlPr>
          </m:sSubPr>
          <m:e>
            <m:r>
              <w:ins w:id="239" w:author="Clay Cressler" w:date="2020-08-07T11:42:00Z">
                <w:rPr>
                  <w:rFonts w:ascii="Cambria Math" w:eastAsiaTheme="minorEastAsia" w:hAnsi="Cambria Math" w:cstheme="minorHAnsi"/>
                  <w:sz w:val="22"/>
                  <w:szCs w:val="22"/>
                </w:rPr>
                <m:t>d</m:t>
              </w:ins>
            </m:r>
          </m:e>
          <m:sub>
            <m:r>
              <w:ins w:id="240" w:author="Clay Cressler" w:date="2020-08-07T11:42:00Z">
                <w:rPr>
                  <w:rFonts w:ascii="Cambria Math" w:eastAsiaTheme="minorEastAsia" w:hAnsi="Cambria Math" w:cstheme="minorHAnsi"/>
                  <w:sz w:val="22"/>
                  <w:szCs w:val="22"/>
                </w:rPr>
                <m:t>min</m:t>
              </w:ins>
            </m:r>
          </m:sub>
        </m:sSub>
      </m:oMath>
      <w:ins w:id="241" w:author="Clay Cressler" w:date="2020-08-07T11:42:00Z">
        <w:r w:rsidR="00FE6B9B">
          <w:rPr>
            <w:rFonts w:eastAsiaTheme="minorEastAsia" w:cstheme="minorHAnsi"/>
            <w:sz w:val="22"/>
            <w:szCs w:val="22"/>
          </w:rPr>
          <w:t xml:space="preserve"> through the trade-off function. </w:t>
        </w:r>
      </w:ins>
      <w:r>
        <w:rPr>
          <w:rFonts w:cstheme="minorHAnsi"/>
          <w:sz w:val="22"/>
          <w:szCs w:val="22"/>
        </w:rPr>
        <w:t xml:space="preserve"> </w:t>
      </w:r>
      <w:del w:id="242" w:author="Clay Cressler" w:date="2020-08-07T11:42:00Z">
        <w:r w:rsidDel="00FE6B9B">
          <w:rPr>
            <w:rFonts w:cstheme="minorHAnsi"/>
            <w:sz w:val="22"/>
            <w:szCs w:val="22"/>
          </w:rPr>
          <w:delText>we assume a lognormal distribution s</w:delText>
        </w:r>
      </w:del>
      <w:ins w:id="243" w:author="Clay Cressler" w:date="2020-08-07T11:42:00Z">
        <w:r w:rsidR="00FE6B9B">
          <w:rPr>
            <w:rFonts w:cstheme="minorHAnsi"/>
            <w:sz w:val="22"/>
            <w:szCs w:val="22"/>
          </w:rPr>
          <w:t>S</w:t>
        </w:r>
      </w:ins>
      <w:r>
        <w:rPr>
          <w:rFonts w:cstheme="minorHAnsi"/>
          <w:sz w:val="22"/>
          <w:szCs w:val="22"/>
        </w:rPr>
        <w:t xml:space="preserve">ince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oMath>
      <w:r>
        <w:rPr>
          <w:rFonts w:cstheme="minorHAnsi"/>
          <w:sz w:val="22"/>
          <w:szCs w:val="22"/>
        </w:rPr>
        <w:t xml:space="preserve"> can only t</w:t>
      </w:r>
      <w:proofErr w:type="spellStart"/>
      <w:r>
        <w:rPr>
          <w:rFonts w:cstheme="minorHAnsi"/>
          <w:sz w:val="22"/>
          <w:szCs w:val="22"/>
        </w:rPr>
        <w:t>ake</w:t>
      </w:r>
      <w:proofErr w:type="spellEnd"/>
      <w:r>
        <w:rPr>
          <w:rFonts w:cstheme="minorHAnsi"/>
          <w:sz w:val="22"/>
          <w:szCs w:val="22"/>
        </w:rPr>
        <w:t xml:space="preserve"> positive values</w:t>
      </w:r>
      <w:ins w:id="244" w:author="Clay Cressler" w:date="2020-08-07T11:42:00Z">
        <w:r w:rsidR="00FE6B9B">
          <w:rPr>
            <w:rFonts w:cstheme="minorHAnsi"/>
            <w:sz w:val="22"/>
            <w:szCs w:val="22"/>
          </w:rPr>
          <w:t xml:space="preserve">, we draw the </w:t>
        </w:r>
      </w:ins>
      <m:oMath>
        <m:sSub>
          <m:sSubPr>
            <m:ctrlPr>
              <w:ins w:id="245" w:author="Clay Cressler" w:date="2020-08-07T11:43:00Z">
                <w:rPr>
                  <w:rFonts w:ascii="Cambria Math" w:hAnsi="Cambria Math" w:cstheme="minorHAnsi"/>
                  <w:i/>
                  <w:sz w:val="22"/>
                  <w:szCs w:val="22"/>
                </w:rPr>
              </w:ins>
            </m:ctrlPr>
          </m:sSubPr>
          <m:e>
            <m:r>
              <w:ins w:id="246" w:author="Clay Cressler" w:date="2020-08-07T11:43:00Z">
                <w:rPr>
                  <w:rFonts w:ascii="Cambria Math" w:hAnsi="Cambria Math" w:cstheme="minorHAnsi"/>
                  <w:sz w:val="22"/>
                  <w:szCs w:val="22"/>
                </w:rPr>
                <m:t>b</m:t>
              </w:ins>
            </m:r>
          </m:e>
          <m:sub>
            <m:r>
              <w:ins w:id="247" w:author="Clay Cressler" w:date="2020-08-07T11:43:00Z">
                <w:rPr>
                  <w:rFonts w:ascii="Cambria Math" w:hAnsi="Cambria Math" w:cstheme="minorHAnsi"/>
                  <w:sz w:val="22"/>
                  <w:szCs w:val="22"/>
                </w:rPr>
                <m:t>max</m:t>
              </w:ins>
            </m:r>
          </m:sub>
        </m:sSub>
      </m:oMath>
      <w:ins w:id="248" w:author="Clay Cressler" w:date="2020-08-07T11:43:00Z">
        <w:r w:rsidR="00FE6B9B">
          <w:rPr>
            <w:rFonts w:eastAsiaTheme="minorEastAsia" w:cstheme="minorHAnsi"/>
            <w:sz w:val="22"/>
            <w:szCs w:val="22"/>
          </w:rPr>
          <w:t xml:space="preserve"> values for the initial population from a lognormal d</w:t>
        </w:r>
        <w:proofErr w:type="spellStart"/>
        <w:r w:rsidR="00FE6B9B">
          <w:rPr>
            <w:rFonts w:eastAsiaTheme="minorEastAsia" w:cstheme="minorHAnsi"/>
            <w:sz w:val="22"/>
            <w:szCs w:val="22"/>
          </w:rPr>
          <w:t>istribution</w:t>
        </w:r>
      </w:ins>
      <w:proofErr w:type="spellEnd"/>
      <w:del w:id="249" w:author="Clay Cressler" w:date="2020-08-07T11:42:00Z">
        <w:r w:rsidDel="00FE6B9B">
          <w:rPr>
            <w:rFonts w:cstheme="minorHAnsi"/>
            <w:sz w:val="22"/>
            <w:szCs w:val="22"/>
          </w:rPr>
          <w:delText>)</w:delText>
        </w:r>
      </w:del>
      <w:r>
        <w:rPr>
          <w:rFonts w:cstheme="minorHAnsi"/>
          <w:sz w:val="22"/>
          <w:szCs w:val="22"/>
        </w:rPr>
        <w:t xml:space="preserve">. </w:t>
      </w:r>
      <w:ins w:id="250" w:author="John DeLong" w:date="2020-07-21T13:26:00Z">
        <w:del w:id="251" w:author="Clay Cressler" w:date="2020-08-07T11:50:00Z">
          <w:r w:rsidR="0017109E" w:rsidDel="002123BA">
            <w:rPr>
              <w:rFonts w:cstheme="minorHAnsi"/>
              <w:sz w:val="22"/>
              <w:szCs w:val="22"/>
            </w:rPr>
            <w:delText>T</w:delText>
          </w:r>
        </w:del>
      </w:ins>
      <w:ins w:id="252" w:author="John DeLong" w:date="2020-07-21T13:24:00Z">
        <w:del w:id="253" w:author="Clay Cressler" w:date="2020-08-07T11:50:00Z">
          <w:r w:rsidR="0017109E" w:rsidDel="002123BA">
            <w:rPr>
              <w:rFonts w:cstheme="minorHAnsi"/>
              <w:sz w:val="22"/>
              <w:szCs w:val="22"/>
            </w:rPr>
            <w:delText xml:space="preserve">he </w:delText>
          </w:r>
        </w:del>
        <w:del w:id="254" w:author="Clay Cressler" w:date="2020-08-07T11:29:00Z">
          <w:r w:rsidR="0017109E" w:rsidDel="00A125F0">
            <w:rPr>
              <w:rFonts w:cstheme="minorHAnsi"/>
              <w:sz w:val="22"/>
              <w:szCs w:val="22"/>
            </w:rPr>
            <w:delText>distribution’s</w:delText>
          </w:r>
        </w:del>
        <w:del w:id="255" w:author="Clay Cressler" w:date="2020-08-07T11:50:00Z">
          <w:r w:rsidR="0017109E" w:rsidDel="002123BA">
            <w:rPr>
              <w:rFonts w:cstheme="minorHAnsi"/>
              <w:sz w:val="22"/>
              <w:szCs w:val="22"/>
            </w:rPr>
            <w:delText xml:space="preserve"> </w:delText>
          </w:r>
        </w:del>
      </w:ins>
      <w:ins w:id="256" w:author="John DeLong" w:date="2020-07-21T13:26:00Z">
        <w:del w:id="257" w:author="Clay Cressler" w:date="2020-08-07T11:50:00Z">
          <w:r w:rsidR="0017109E" w:rsidDel="002123BA">
            <w:rPr>
              <w:rFonts w:cstheme="minorHAnsi"/>
              <w:sz w:val="22"/>
              <w:szCs w:val="22"/>
            </w:rPr>
            <w:delText>size</w:delText>
          </w:r>
        </w:del>
        <w:del w:id="258" w:author="Clay Cressler" w:date="2020-08-07T11:29:00Z">
          <w:r w:rsidR="0017109E" w:rsidDel="00A125F0">
            <w:rPr>
              <w:rFonts w:cstheme="minorHAnsi"/>
              <w:sz w:val="22"/>
              <w:szCs w:val="22"/>
            </w:rPr>
            <w:delText>,</w:delText>
          </w:r>
        </w:del>
        <w:del w:id="259" w:author="Clay Cressler" w:date="2020-08-07T11:50:00Z">
          <w:r w:rsidR="0017109E" w:rsidDel="002123BA">
            <w:rPr>
              <w:rFonts w:cstheme="minorHAnsi"/>
              <w:sz w:val="22"/>
              <w:szCs w:val="22"/>
            </w:rPr>
            <w:delText xml:space="preserve"> </w:delText>
          </w:r>
        </w:del>
      </w:ins>
      <w:ins w:id="260" w:author="John DeLong" w:date="2020-07-21T13:24:00Z">
        <w:del w:id="261" w:author="Clay Cressler" w:date="2020-08-07T11:50:00Z">
          <w:r w:rsidR="0017109E" w:rsidDel="002123BA">
            <w:rPr>
              <w:rFonts w:cstheme="minorHAnsi"/>
              <w:sz w:val="22"/>
              <w:szCs w:val="22"/>
            </w:rPr>
            <w:delText>mean</w:delText>
          </w:r>
        </w:del>
      </w:ins>
      <w:ins w:id="262" w:author="John DeLong" w:date="2020-07-21T13:26:00Z">
        <w:del w:id="263" w:author="Clay Cressler" w:date="2020-08-07T11:29:00Z">
          <w:r w:rsidR="0017109E" w:rsidDel="00A125F0">
            <w:rPr>
              <w:rFonts w:cstheme="minorHAnsi"/>
              <w:sz w:val="22"/>
              <w:szCs w:val="22"/>
            </w:rPr>
            <w:delText>,</w:delText>
          </w:r>
        </w:del>
      </w:ins>
      <w:ins w:id="264" w:author="John DeLong" w:date="2020-07-21T13:24:00Z">
        <w:del w:id="265" w:author="Clay Cressler" w:date="2020-08-07T11:50:00Z">
          <w:r w:rsidR="0017109E" w:rsidDel="002123BA">
            <w:rPr>
              <w:rFonts w:cstheme="minorHAnsi"/>
              <w:sz w:val="22"/>
              <w:szCs w:val="22"/>
            </w:rPr>
            <w:delText xml:space="preserve"> and variance vary through time</w:delText>
          </w:r>
        </w:del>
      </w:ins>
      <w:ins w:id="266" w:author="John DeLong" w:date="2020-07-21T13:26:00Z">
        <w:del w:id="267" w:author="Clay Cressler" w:date="2020-08-07T11:50:00Z">
          <w:r w:rsidR="0017109E" w:rsidDel="002123BA">
            <w:rPr>
              <w:rFonts w:cstheme="minorHAnsi"/>
              <w:sz w:val="22"/>
              <w:szCs w:val="22"/>
            </w:rPr>
            <w:delText>, describing an eco-evolutionary outcome</w:delText>
          </w:r>
        </w:del>
      </w:ins>
      <w:ins w:id="268" w:author="John DeLong" w:date="2020-07-21T13:24:00Z">
        <w:del w:id="269" w:author="Clay Cressler" w:date="2020-08-07T11:50:00Z">
          <w:r w:rsidR="0017109E" w:rsidDel="002123BA">
            <w:rPr>
              <w:rFonts w:cstheme="minorHAnsi"/>
              <w:sz w:val="22"/>
              <w:szCs w:val="22"/>
            </w:rPr>
            <w:delText xml:space="preserve">. </w:delText>
          </w:r>
        </w:del>
      </w:ins>
      <w:ins w:id="270" w:author="John DeLong" w:date="2020-07-21T13:28:00Z">
        <w:del w:id="271" w:author="Clay Cressler" w:date="2020-08-07T11:50:00Z">
          <w:r w:rsidR="0017109E" w:rsidDel="002123BA">
            <w:rPr>
              <w:rFonts w:cstheme="minorHAnsi"/>
              <w:sz w:val="22"/>
              <w:szCs w:val="22"/>
            </w:rPr>
            <w:delText>I</w:delText>
          </w:r>
        </w:del>
      </w:ins>
      <w:ins w:id="272" w:author="John DeLong" w:date="2020-07-18T20:20:00Z">
        <w:del w:id="273" w:author="Clay Cressler" w:date="2020-08-07T11:50:00Z">
          <w:r w:rsidR="0045648A" w:rsidDel="002123BA">
            <w:rPr>
              <w:rFonts w:cstheme="minorHAnsi"/>
              <w:sz w:val="22"/>
              <w:szCs w:val="22"/>
            </w:rPr>
            <w:delText xml:space="preserve">n the current case, </w:delText>
          </w:r>
        </w:del>
      </w:ins>
      <w:ins w:id="274" w:author="John DeLong" w:date="2020-07-18T20:19:00Z">
        <w:del w:id="275" w:author="Clay Cressler" w:date="2020-08-07T11:50:00Z">
          <w:r w:rsidR="0045648A" w:rsidRPr="0046658B" w:rsidDel="002123BA">
            <w:rPr>
              <w:rFonts w:eastAsiaTheme="minorEastAsia" w:cstheme="minorHAnsi"/>
              <w:i/>
              <w:sz w:val="22"/>
              <w:szCs w:val="22"/>
            </w:rPr>
            <w:delText>b</w:delText>
          </w:r>
          <w:r w:rsidR="0045648A" w:rsidRPr="00496E2D" w:rsidDel="002123BA">
            <w:rPr>
              <w:rFonts w:eastAsiaTheme="minorEastAsia" w:cstheme="minorHAnsi"/>
              <w:sz w:val="22"/>
              <w:szCs w:val="22"/>
              <w:vertAlign w:val="subscript"/>
            </w:rPr>
            <w:delText>max</w:delText>
          </w:r>
          <w:r w:rsidR="0045648A" w:rsidDel="002123BA">
            <w:rPr>
              <w:rFonts w:cstheme="minorHAnsi"/>
              <w:sz w:val="22"/>
              <w:szCs w:val="22"/>
            </w:rPr>
            <w:delText xml:space="preserve"> and </w:delText>
          </w:r>
          <w:r w:rsidR="0045648A" w:rsidRPr="0039376F" w:rsidDel="002123BA">
            <w:rPr>
              <w:rFonts w:eastAsiaTheme="minorEastAsia" w:cstheme="minorHAnsi"/>
              <w:i/>
              <w:sz w:val="22"/>
              <w:szCs w:val="22"/>
            </w:rPr>
            <w:delText>d</w:delText>
          </w:r>
          <w:r w:rsidR="0045648A" w:rsidRPr="00496E2D" w:rsidDel="002123BA">
            <w:rPr>
              <w:rFonts w:eastAsiaTheme="minorEastAsia" w:cstheme="minorHAnsi"/>
              <w:sz w:val="22"/>
              <w:szCs w:val="22"/>
              <w:vertAlign w:val="subscript"/>
            </w:rPr>
            <w:delText>min</w:delText>
          </w:r>
          <w:r w:rsidR="0045648A" w:rsidDel="002123BA">
            <w:rPr>
              <w:rFonts w:cstheme="minorHAnsi"/>
              <w:sz w:val="22"/>
              <w:szCs w:val="22"/>
            </w:rPr>
            <w:delText xml:space="preserve"> </w:delText>
          </w:r>
        </w:del>
      </w:ins>
      <w:ins w:id="276" w:author="John DeLong" w:date="2020-07-18T20:20:00Z">
        <w:del w:id="277" w:author="Clay Cressler" w:date="2020-08-07T11:50:00Z">
          <w:r w:rsidR="0045648A" w:rsidDel="002123BA">
            <w:rPr>
              <w:rFonts w:cstheme="minorHAnsi"/>
              <w:sz w:val="22"/>
              <w:szCs w:val="22"/>
            </w:rPr>
            <w:delText>are</w:delText>
          </w:r>
        </w:del>
      </w:ins>
      <w:ins w:id="278" w:author="John DeLong" w:date="2020-07-18T20:19:00Z">
        <w:del w:id="279" w:author="Clay Cressler" w:date="2020-08-07T11:50:00Z">
          <w:r w:rsidR="0045648A" w:rsidDel="002123BA">
            <w:rPr>
              <w:rFonts w:cstheme="minorHAnsi"/>
              <w:sz w:val="22"/>
              <w:szCs w:val="22"/>
            </w:rPr>
            <w:delText xml:space="preserve"> distributions</w:delText>
          </w:r>
        </w:del>
      </w:ins>
      <w:ins w:id="280" w:author="John DeLong" w:date="2020-07-18T20:21:00Z">
        <w:del w:id="281" w:author="Clay Cressler" w:date="2020-08-07T11:50:00Z">
          <w:r w:rsidR="0045648A" w:rsidDel="002123BA">
            <w:rPr>
              <w:rFonts w:cstheme="minorHAnsi"/>
              <w:sz w:val="22"/>
              <w:szCs w:val="22"/>
            </w:rPr>
            <w:delText xml:space="preserve"> in the GEM but were written as parameters in the original model</w:delText>
          </w:r>
        </w:del>
      </w:ins>
      <w:ins w:id="282" w:author="John DeLong" w:date="2020-07-18T20:18:00Z">
        <w:del w:id="283" w:author="Clay Cressler" w:date="2020-08-07T11:50:00Z">
          <w:r w:rsidR="0045648A" w:rsidDel="002123BA">
            <w:rPr>
              <w:rFonts w:cstheme="minorHAnsi"/>
              <w:sz w:val="22"/>
              <w:szCs w:val="22"/>
            </w:rPr>
            <w:delText xml:space="preserve">. </w:delText>
          </w:r>
        </w:del>
      </w:ins>
    </w:p>
    <w:p w14:paraId="122FE17D" w14:textId="2708BA06" w:rsidR="008C759B" w:rsidRDefault="0045648A" w:rsidP="0017109E">
      <w:pPr>
        <w:spacing w:after="0" w:line="480" w:lineRule="auto"/>
        <w:ind w:firstLine="720"/>
        <w:contextualSpacing/>
        <w:rPr>
          <w:rFonts w:cstheme="minorHAnsi"/>
          <w:sz w:val="22"/>
          <w:szCs w:val="22"/>
        </w:rPr>
      </w:pPr>
      <w:commentRangeStart w:id="284"/>
      <w:ins w:id="285" w:author="John DeLong" w:date="2020-07-18T20:19:00Z">
        <w:r>
          <w:rPr>
            <w:rFonts w:cstheme="minorHAnsi"/>
            <w:sz w:val="22"/>
            <w:szCs w:val="22"/>
          </w:rPr>
          <w:t>In a GEM, a</w:t>
        </w:r>
      </w:ins>
      <w:del w:id="286" w:author="John DeLong" w:date="2020-07-18T20:19:00Z">
        <w:r w:rsidR="008C759B" w:rsidDel="0045648A">
          <w:rPr>
            <w:rFonts w:cstheme="minorHAnsi"/>
            <w:sz w:val="22"/>
            <w:szCs w:val="22"/>
          </w:rPr>
          <w:delText>A</w:delText>
        </w:r>
      </w:del>
      <w:r w:rsidR="008C759B">
        <w:rPr>
          <w:rFonts w:cstheme="minorHAnsi"/>
          <w:sz w:val="22"/>
          <w:szCs w:val="22"/>
        </w:rPr>
        <w:t>n</w:t>
      </w:r>
      <w:r w:rsidR="008F3CF5" w:rsidRPr="00496E2D">
        <w:rPr>
          <w:rFonts w:cstheme="minorHAnsi"/>
          <w:sz w:val="22"/>
          <w:szCs w:val="22"/>
        </w:rPr>
        <w:t xml:space="preserve"> individual’s trait value determines its probability of giving birth or dyin</w:t>
      </w:r>
      <w:r w:rsidR="008F3CF5">
        <w:rPr>
          <w:rFonts w:cstheme="minorHAnsi"/>
          <w:sz w:val="22"/>
          <w:szCs w:val="22"/>
        </w:rPr>
        <w:t>g</w:t>
      </w:r>
      <w:del w:id="287" w:author="Clay Cressler" w:date="2020-08-07T11:44:00Z">
        <w:r w:rsidR="008C759B" w:rsidDel="00FE6B9B">
          <w:rPr>
            <w:rFonts w:cstheme="minorHAnsi"/>
            <w:sz w:val="22"/>
            <w:szCs w:val="22"/>
          </w:rPr>
          <w:delText xml:space="preserve"> if the trait is linked to the birth or deaths rate terms in the model</w:delText>
        </w:r>
      </w:del>
      <w:r w:rsidR="008C759B">
        <w:rPr>
          <w:rFonts w:cstheme="minorHAnsi"/>
          <w:sz w:val="22"/>
          <w:szCs w:val="22"/>
        </w:rPr>
        <w:t xml:space="preserve">. </w:t>
      </w:r>
      <w:ins w:id="288" w:author="Clay Cressler" w:date="2020-08-07T11:44:00Z">
        <w:r w:rsidR="00FE6B9B">
          <w:rPr>
            <w:rFonts w:cstheme="minorHAnsi"/>
            <w:sz w:val="22"/>
            <w:szCs w:val="22"/>
          </w:rPr>
          <w:t xml:space="preserve">Each timestep, </w:t>
        </w:r>
      </w:ins>
      <w:del w:id="289" w:author="Clay Cressler" w:date="2020-08-07T11:44:00Z">
        <w:r w:rsidR="008C759B" w:rsidRPr="00496E2D" w:rsidDel="00FE6B9B">
          <w:rPr>
            <w:rFonts w:cstheme="minorHAnsi"/>
            <w:sz w:val="22"/>
            <w:szCs w:val="22"/>
          </w:rPr>
          <w:delText xml:space="preserve">Once the </w:delText>
        </w:r>
      </w:del>
      <w:ins w:id="290" w:author="Clay Cressler" w:date="2020-08-07T11:44:00Z">
        <w:r w:rsidR="00FE6B9B">
          <w:rPr>
            <w:rFonts w:cstheme="minorHAnsi"/>
            <w:sz w:val="22"/>
            <w:szCs w:val="22"/>
          </w:rPr>
          <w:t xml:space="preserve">an </w:t>
        </w:r>
      </w:ins>
      <w:r w:rsidR="008C759B" w:rsidRPr="00496E2D">
        <w:rPr>
          <w:rFonts w:cstheme="minorHAnsi"/>
          <w:sz w:val="22"/>
          <w:szCs w:val="22"/>
        </w:rPr>
        <w:t xml:space="preserve">individual is chosen </w:t>
      </w:r>
      <w:ins w:id="291" w:author="Clay Cressler" w:date="2020-08-07T11:44:00Z">
        <w:r w:rsidR="00FE6B9B">
          <w:rPr>
            <w:rFonts w:cstheme="minorHAnsi"/>
            <w:sz w:val="22"/>
            <w:szCs w:val="22"/>
          </w:rPr>
          <w:t xml:space="preserve">at random </w:t>
        </w:r>
      </w:ins>
      <w:r w:rsidR="008C759B" w:rsidRPr="00496E2D">
        <w:rPr>
          <w:rFonts w:cstheme="minorHAnsi"/>
          <w:sz w:val="22"/>
          <w:szCs w:val="22"/>
        </w:rPr>
        <w:t xml:space="preserve">and </w:t>
      </w:r>
      <w:del w:id="292" w:author="Clay Cressler" w:date="2020-08-07T11:46:00Z">
        <w:r w:rsidR="008C759B" w:rsidRPr="00496E2D" w:rsidDel="00FE6B9B">
          <w:rPr>
            <w:rFonts w:cstheme="minorHAnsi"/>
            <w:sz w:val="22"/>
            <w:szCs w:val="22"/>
          </w:rPr>
          <w:delText xml:space="preserve">the </w:delText>
        </w:r>
      </w:del>
      <w:ins w:id="293" w:author="Clay Cressler" w:date="2020-08-07T11:46:00Z">
        <w:r w:rsidR="00FE6B9B">
          <w:rPr>
            <w:rFonts w:cstheme="minorHAnsi"/>
            <w:sz w:val="22"/>
            <w:szCs w:val="22"/>
          </w:rPr>
          <w:t>its</w:t>
        </w:r>
        <w:r w:rsidR="00FE6B9B" w:rsidRPr="00496E2D">
          <w:rPr>
            <w:rFonts w:cstheme="minorHAnsi"/>
            <w:sz w:val="22"/>
            <w:szCs w:val="22"/>
          </w:rPr>
          <w:t xml:space="preserve"> </w:t>
        </w:r>
      </w:ins>
      <w:del w:id="294" w:author="Clay Cressler" w:date="2020-08-07T11:45:00Z">
        <w:r w:rsidR="008C759B" w:rsidRPr="00496E2D" w:rsidDel="00FE6B9B">
          <w:rPr>
            <w:rFonts w:cstheme="minorHAnsi"/>
            <w:sz w:val="22"/>
            <w:szCs w:val="22"/>
          </w:rPr>
          <w:delText xml:space="preserve">rate terms are calculated, </w:delText>
        </w:r>
      </w:del>
      <w:ins w:id="295" w:author="John DeLong" w:date="2020-07-18T17:12:00Z">
        <w:del w:id="296" w:author="Clay Cressler" w:date="2020-08-07T11:45:00Z">
          <w:r w:rsidR="009C3680" w:rsidDel="00FE6B9B">
            <w:rPr>
              <w:rFonts w:cstheme="minorHAnsi"/>
              <w:sz w:val="22"/>
              <w:szCs w:val="22"/>
            </w:rPr>
            <w:delText xml:space="preserve">the </w:delText>
          </w:r>
        </w:del>
        <w:r w:rsidR="009C3680">
          <w:rPr>
            <w:rFonts w:cstheme="minorHAnsi"/>
            <w:sz w:val="22"/>
            <w:szCs w:val="22"/>
          </w:rPr>
          <w:t xml:space="preserve">probability of </w:t>
        </w:r>
        <w:del w:id="297" w:author="Clay Cressler" w:date="2020-08-07T11:45:00Z">
          <w:r w:rsidR="009C3680" w:rsidDel="00FE6B9B">
            <w:rPr>
              <w:rFonts w:cstheme="minorHAnsi"/>
              <w:sz w:val="22"/>
              <w:szCs w:val="22"/>
            </w:rPr>
            <w:delText>each event</w:delText>
          </w:r>
        </w:del>
      </w:ins>
      <w:ins w:id="298" w:author="Clay Cressler" w:date="2020-08-07T11:45:00Z">
        <w:r w:rsidR="00FE6B9B">
          <w:rPr>
            <w:rFonts w:cstheme="minorHAnsi"/>
            <w:sz w:val="22"/>
            <w:szCs w:val="22"/>
          </w:rPr>
          <w:t>birth or death</w:t>
        </w:r>
      </w:ins>
      <w:ins w:id="299" w:author="John DeLong" w:date="2020-07-18T17:12:00Z">
        <w:r w:rsidR="009C3680">
          <w:rPr>
            <w:rFonts w:cstheme="minorHAnsi"/>
            <w:sz w:val="22"/>
            <w:szCs w:val="22"/>
          </w:rPr>
          <w:t xml:space="preserve"> is calculated by dividing </w:t>
        </w:r>
      </w:ins>
      <w:ins w:id="300" w:author="John DeLong" w:date="2020-07-18T17:13:00Z">
        <w:r w:rsidR="009C3680">
          <w:rPr>
            <w:rFonts w:cstheme="minorHAnsi"/>
            <w:sz w:val="22"/>
            <w:szCs w:val="22"/>
          </w:rPr>
          <w:t>the</w:t>
        </w:r>
      </w:ins>
      <w:ins w:id="301" w:author="John DeLong" w:date="2020-07-18T17:12:00Z">
        <w:r w:rsidR="009C3680">
          <w:rPr>
            <w:rFonts w:cstheme="minorHAnsi"/>
            <w:sz w:val="22"/>
            <w:szCs w:val="22"/>
          </w:rPr>
          <w:t xml:space="preserve"> </w:t>
        </w:r>
      </w:ins>
      <w:ins w:id="302" w:author="Clay Cressler" w:date="2020-08-07T11:45:00Z">
        <w:r w:rsidR="00FE6B9B">
          <w:rPr>
            <w:rFonts w:cstheme="minorHAnsi"/>
            <w:sz w:val="22"/>
            <w:szCs w:val="22"/>
          </w:rPr>
          <w:t xml:space="preserve">respective </w:t>
        </w:r>
      </w:ins>
      <w:ins w:id="303" w:author="John DeLong" w:date="2020-07-18T17:13:00Z">
        <w:r w:rsidR="009C3680">
          <w:rPr>
            <w:rFonts w:cstheme="minorHAnsi"/>
            <w:sz w:val="22"/>
            <w:szCs w:val="22"/>
          </w:rPr>
          <w:t xml:space="preserve">rate term </w:t>
        </w:r>
        <w:del w:id="304" w:author="Clay Cressler" w:date="2020-08-07T11:45:00Z">
          <w:r w:rsidR="009C3680" w:rsidDel="00FE6B9B">
            <w:rPr>
              <w:rFonts w:cstheme="minorHAnsi"/>
              <w:sz w:val="22"/>
              <w:szCs w:val="22"/>
            </w:rPr>
            <w:delText xml:space="preserve">for an event </w:delText>
          </w:r>
        </w:del>
        <w:r w:rsidR="009C3680">
          <w:rPr>
            <w:rFonts w:cstheme="minorHAnsi"/>
            <w:sz w:val="22"/>
            <w:szCs w:val="22"/>
          </w:rPr>
          <w:t xml:space="preserve">by the sum of all rate terms. </w:t>
        </w:r>
      </w:ins>
      <w:ins w:id="305" w:author="John DeLong" w:date="2020-07-18T17:14:00Z">
        <w:r w:rsidR="009C3680">
          <w:rPr>
            <w:rFonts w:cstheme="minorHAnsi"/>
            <w:sz w:val="22"/>
            <w:szCs w:val="22"/>
          </w:rPr>
          <w:t xml:space="preserve">Noting that events generally do not have the same probability of occurrence, </w:t>
        </w:r>
      </w:ins>
      <w:del w:id="306" w:author="Clay Cressler" w:date="2020-08-07T11:46:00Z">
        <w:r w:rsidR="008C759B" w:rsidRPr="00496E2D" w:rsidDel="002123BA">
          <w:rPr>
            <w:rFonts w:cstheme="minorHAnsi"/>
            <w:sz w:val="22"/>
            <w:szCs w:val="22"/>
          </w:rPr>
          <w:delText xml:space="preserve">an </w:delText>
        </w:r>
      </w:del>
      <w:ins w:id="307" w:author="Clay Cressler" w:date="2020-08-07T11:46:00Z">
        <w:r w:rsidR="002123BA">
          <w:rPr>
            <w:rFonts w:cstheme="minorHAnsi"/>
            <w:sz w:val="22"/>
            <w:szCs w:val="22"/>
          </w:rPr>
          <w:t>which</w:t>
        </w:r>
        <w:r w:rsidR="002123BA" w:rsidRPr="00496E2D">
          <w:rPr>
            <w:rFonts w:cstheme="minorHAnsi"/>
            <w:sz w:val="22"/>
            <w:szCs w:val="22"/>
          </w:rPr>
          <w:t xml:space="preserve"> </w:t>
        </w:r>
      </w:ins>
      <w:r w:rsidR="008C759B" w:rsidRPr="00496E2D">
        <w:rPr>
          <w:rFonts w:cstheme="minorHAnsi"/>
          <w:sz w:val="22"/>
          <w:szCs w:val="22"/>
        </w:rPr>
        <w:t xml:space="preserve">event </w:t>
      </w:r>
      <w:ins w:id="308" w:author="Clay Cressler" w:date="2020-08-07T11:46:00Z">
        <w:r w:rsidR="002123BA">
          <w:rPr>
            <w:rFonts w:cstheme="minorHAnsi"/>
            <w:sz w:val="22"/>
            <w:szCs w:val="22"/>
          </w:rPr>
          <w:t xml:space="preserve">occurs </w:t>
        </w:r>
      </w:ins>
      <w:r w:rsidR="008C759B" w:rsidRPr="00496E2D">
        <w:rPr>
          <w:rFonts w:cstheme="minorHAnsi"/>
          <w:sz w:val="22"/>
          <w:szCs w:val="22"/>
        </w:rPr>
        <w:t xml:space="preserve">is </w:t>
      </w:r>
      <w:ins w:id="309" w:author="Clay Cressler" w:date="2020-08-07T11:46:00Z">
        <w:r w:rsidR="002123BA">
          <w:rPr>
            <w:rFonts w:cstheme="minorHAnsi"/>
            <w:sz w:val="22"/>
            <w:szCs w:val="22"/>
          </w:rPr>
          <w:t>d</w:t>
        </w:r>
      </w:ins>
      <w:ins w:id="310" w:author="Clay Cressler" w:date="2020-08-07T11:47:00Z">
        <w:r w:rsidR="002123BA">
          <w:rPr>
            <w:rFonts w:cstheme="minorHAnsi"/>
            <w:sz w:val="22"/>
            <w:szCs w:val="22"/>
          </w:rPr>
          <w:t>etermined by a random draw from a uniform distribution (e.g., if the probability of birth is 0.4 and the probability of death is 0.6, the individ</w:t>
        </w:r>
      </w:ins>
      <w:ins w:id="311" w:author="Clay Cressler" w:date="2020-08-07T11:48:00Z">
        <w:r w:rsidR="002123BA">
          <w:rPr>
            <w:rFonts w:cstheme="minorHAnsi"/>
            <w:sz w:val="22"/>
            <w:szCs w:val="22"/>
          </w:rPr>
          <w:t xml:space="preserve">ual gives birth if the random draw is between 0 and 0.4 and dies otherwise). </w:t>
        </w:r>
        <w:commentRangeEnd w:id="284"/>
        <w:r w:rsidR="002123BA">
          <w:rPr>
            <w:rStyle w:val="CommentReference"/>
          </w:rPr>
          <w:commentReference w:id="284"/>
        </w:r>
      </w:ins>
      <w:ins w:id="312" w:author="John DeLong" w:date="2020-07-18T17:14:00Z">
        <w:del w:id="313" w:author="Clay Cressler" w:date="2020-08-07T11:48:00Z">
          <w:r w:rsidR="009C3680" w:rsidDel="002123BA">
            <w:rPr>
              <w:rFonts w:cstheme="minorHAnsi"/>
              <w:sz w:val="22"/>
              <w:szCs w:val="22"/>
            </w:rPr>
            <w:delText xml:space="preserve">then </w:delText>
          </w:r>
        </w:del>
      </w:ins>
      <w:del w:id="314" w:author="Clay Cressler" w:date="2020-08-07T11:48:00Z">
        <w:r w:rsidR="008C759B" w:rsidRPr="00496E2D" w:rsidDel="002123BA">
          <w:rPr>
            <w:rFonts w:cstheme="minorHAnsi"/>
            <w:sz w:val="22"/>
            <w:szCs w:val="22"/>
          </w:rPr>
          <w:delText xml:space="preserve">randomly chosen </w:delText>
        </w:r>
      </w:del>
      <w:del w:id="315" w:author="Clay Cressler" w:date="2020-08-07T11:46:00Z">
        <w:r w:rsidR="008C759B" w:rsidRPr="00496E2D" w:rsidDel="002123BA">
          <w:rPr>
            <w:rFonts w:cstheme="minorHAnsi"/>
            <w:sz w:val="22"/>
            <w:szCs w:val="22"/>
          </w:rPr>
          <w:delText>‘wheel-of-fortune’ style</w:delText>
        </w:r>
      </w:del>
      <w:del w:id="316" w:author="Clay Cressler" w:date="2020-08-07T11:48:00Z">
        <w:r w:rsidR="008C759B" w:rsidRPr="00496E2D" w:rsidDel="002123BA">
          <w:rPr>
            <w:rFonts w:cstheme="minorHAnsi"/>
            <w:sz w:val="22"/>
            <w:szCs w:val="22"/>
          </w:rPr>
          <w:delText xml:space="preserve">. </w:delText>
        </w:r>
      </w:del>
      <w:r w:rsidR="008C759B" w:rsidRPr="00496E2D">
        <w:rPr>
          <w:rFonts w:cstheme="minorHAnsi"/>
          <w:sz w:val="22"/>
          <w:szCs w:val="22"/>
        </w:rPr>
        <w:t>If the event is a death, that individual (and its trait) are removed from the population. If the event is a birth, a new individual is added to the population</w:t>
      </w:r>
      <w:ins w:id="317" w:author="Clay Cressler" w:date="2020-08-07T11:51:00Z">
        <w:r w:rsidR="002123BA">
          <w:rPr>
            <w:rFonts w:cstheme="minorHAnsi"/>
            <w:sz w:val="22"/>
            <w:szCs w:val="22"/>
          </w:rPr>
          <w:t>, and its trait</w:t>
        </w:r>
      </w:ins>
      <w:ins w:id="318" w:author="Clay Cressler" w:date="2020-08-07T11:52:00Z">
        <w:r w:rsidR="002123BA">
          <w:rPr>
            <w:rFonts w:cstheme="minorHAnsi"/>
            <w:sz w:val="22"/>
            <w:szCs w:val="22"/>
          </w:rPr>
          <w:t xml:space="preserve"> (</w:t>
        </w:r>
      </w:ins>
      <m:oMath>
        <m:sSub>
          <m:sSubPr>
            <m:ctrlPr>
              <w:ins w:id="319" w:author="Clay Cressler" w:date="2020-08-07T11:52:00Z">
                <w:rPr>
                  <w:rFonts w:ascii="Cambria Math" w:hAnsi="Cambria Math" w:cstheme="minorHAnsi"/>
                  <w:i/>
                  <w:sz w:val="22"/>
                  <w:szCs w:val="22"/>
                </w:rPr>
              </w:ins>
            </m:ctrlPr>
          </m:sSubPr>
          <m:e>
            <m:r>
              <w:ins w:id="320" w:author="Clay Cressler" w:date="2020-08-07T11:52:00Z">
                <w:rPr>
                  <w:rFonts w:ascii="Cambria Math" w:hAnsi="Cambria Math" w:cstheme="minorHAnsi"/>
                  <w:sz w:val="22"/>
                  <w:szCs w:val="22"/>
                </w:rPr>
                <m:t>b</m:t>
              </w:ins>
            </m:r>
          </m:e>
          <m:sub>
            <m:r>
              <w:ins w:id="321" w:author="Clay Cressler" w:date="2020-08-07T11:52:00Z">
                <w:rPr>
                  <w:rFonts w:ascii="Cambria Math" w:hAnsi="Cambria Math" w:cstheme="minorHAnsi"/>
                  <w:sz w:val="22"/>
                  <w:szCs w:val="22"/>
                </w:rPr>
                <m:t>max</m:t>
              </w:ins>
            </m:r>
          </m:sub>
        </m:sSub>
      </m:oMath>
      <w:ins w:id="322" w:author="Clay Cressler" w:date="2020-08-07T11:52:00Z">
        <w:r w:rsidR="002123BA">
          <w:rPr>
            <w:rFonts w:eastAsiaTheme="minorEastAsia" w:cstheme="minorHAnsi"/>
            <w:sz w:val="22"/>
            <w:szCs w:val="22"/>
          </w:rPr>
          <w:t>)</w:t>
        </w:r>
      </w:ins>
      <w:ins w:id="323" w:author="Clay Cressler" w:date="2020-08-07T11:51:00Z">
        <w:r w:rsidR="002123BA">
          <w:rPr>
            <w:rFonts w:cstheme="minorHAnsi"/>
            <w:sz w:val="22"/>
            <w:szCs w:val="22"/>
          </w:rPr>
          <w:t xml:space="preserve"> is drawn from a lognormal distribution with a mean and variance that </w:t>
        </w:r>
        <w:r w:rsidR="002123BA">
          <w:rPr>
            <w:rFonts w:cstheme="minorHAnsi"/>
            <w:sz w:val="22"/>
            <w:szCs w:val="22"/>
          </w:rPr>
          <w:lastRenderedPageBreak/>
          <w:t xml:space="preserve">are determined by the parental trait and </w:t>
        </w:r>
      </w:ins>
      <w:del w:id="324" w:author="Clay Cressler" w:date="2020-08-07T11:51:00Z">
        <w:r w:rsidR="008C759B" w:rsidRPr="00496E2D" w:rsidDel="002123BA">
          <w:rPr>
            <w:rFonts w:cstheme="minorHAnsi"/>
            <w:sz w:val="22"/>
            <w:szCs w:val="22"/>
          </w:rPr>
          <w:delText xml:space="preserve"> given some ru</w:delText>
        </w:r>
      </w:del>
      <w:ins w:id="325" w:author="Clay Cressler" w:date="2020-08-07T11:51:00Z">
        <w:r w:rsidR="002123BA">
          <w:rPr>
            <w:rFonts w:cstheme="minorHAnsi"/>
            <w:sz w:val="22"/>
            <w:szCs w:val="22"/>
          </w:rPr>
          <w:t>specified ru</w:t>
        </w:r>
      </w:ins>
      <w:r w:rsidR="008C759B" w:rsidRPr="00496E2D">
        <w:rPr>
          <w:rFonts w:cstheme="minorHAnsi"/>
          <w:sz w:val="22"/>
          <w:szCs w:val="22"/>
        </w:rPr>
        <w:t>le</w:t>
      </w:r>
      <w:ins w:id="326" w:author="Clay Cressler" w:date="2020-08-07T11:51:00Z">
        <w:r w:rsidR="002123BA">
          <w:rPr>
            <w:rFonts w:cstheme="minorHAnsi"/>
            <w:sz w:val="22"/>
            <w:szCs w:val="22"/>
          </w:rPr>
          <w:t>s</w:t>
        </w:r>
      </w:ins>
      <w:r w:rsidR="008C759B" w:rsidRPr="00496E2D">
        <w:rPr>
          <w:rFonts w:cstheme="minorHAnsi"/>
          <w:sz w:val="22"/>
          <w:szCs w:val="22"/>
        </w:rPr>
        <w:t xml:space="preserve"> for heritability of that trait</w:t>
      </w:r>
      <w:r w:rsidR="008C759B">
        <w:rPr>
          <w:rFonts w:cstheme="minorHAnsi"/>
          <w:sz w:val="22"/>
          <w:szCs w:val="22"/>
        </w:rPr>
        <w:t xml:space="preserve"> (Appendix S1)</w:t>
      </w:r>
      <w:r w:rsidR="008C759B" w:rsidRPr="00496E2D">
        <w:rPr>
          <w:rFonts w:cstheme="minorHAnsi"/>
          <w:sz w:val="22"/>
          <w:szCs w:val="22"/>
        </w:rPr>
        <w:t>. As a GEM is running, the loss and addition of individuals in the population affects both population dynamics and the dynamics of both the mean and variance of the trait distribution</w:t>
      </w:r>
      <w:ins w:id="327" w:author="John DeLong" w:date="2020-07-24T14:34:00Z">
        <w:r w:rsidR="00F30942">
          <w:rPr>
            <w:rFonts w:cstheme="minorHAnsi"/>
            <w:sz w:val="22"/>
            <w:szCs w:val="22"/>
          </w:rPr>
          <w:t>(s)</w:t>
        </w:r>
      </w:ins>
      <w:r w:rsidR="008C759B" w:rsidRPr="00496E2D">
        <w:rPr>
          <w:rFonts w:eastAsiaTheme="minorEastAsia" w:cstheme="minorHAnsi"/>
          <w:sz w:val="22"/>
          <w:szCs w:val="22"/>
        </w:rPr>
        <w:t>.</w:t>
      </w:r>
      <w:r w:rsidR="008C759B" w:rsidRPr="00496E2D">
        <w:rPr>
          <w:rFonts w:cstheme="minorHAnsi"/>
          <w:sz w:val="22"/>
          <w:szCs w:val="22"/>
        </w:rPr>
        <w:t xml:space="preserve"> Populations gradually lose individuals with high likel</w:t>
      </w:r>
      <w:r w:rsidR="008C759B">
        <w:rPr>
          <w:rFonts w:cstheme="minorHAnsi"/>
          <w:sz w:val="22"/>
          <w:szCs w:val="22"/>
        </w:rPr>
        <w:t>ihood</w:t>
      </w:r>
      <w:r w:rsidR="008C759B" w:rsidRPr="00496E2D">
        <w:rPr>
          <w:rFonts w:cstheme="minorHAnsi"/>
          <w:sz w:val="22"/>
          <w:szCs w:val="22"/>
        </w:rPr>
        <w:t xml:space="preserve"> of mortality and gradually add individuals with higher likelihood of births, generating natural selection without needing to specify </w:t>
      </w:r>
      <w:ins w:id="328" w:author="John DeLong" w:date="2020-07-24T14:35:00Z">
        <w:r w:rsidR="00467B07">
          <w:rPr>
            <w:rFonts w:cstheme="minorHAnsi"/>
            <w:sz w:val="22"/>
            <w:szCs w:val="22"/>
          </w:rPr>
          <w:t xml:space="preserve">fitness gradients, </w:t>
        </w:r>
      </w:ins>
      <w:r w:rsidR="008C759B" w:rsidRPr="00496E2D">
        <w:rPr>
          <w:rFonts w:cstheme="minorHAnsi"/>
          <w:sz w:val="22"/>
          <w:szCs w:val="22"/>
        </w:rPr>
        <w:t>explicit equations for the trait dynamics</w:t>
      </w:r>
      <w:ins w:id="329" w:author="John DeLong" w:date="2020-07-24T14:35:00Z">
        <w:r w:rsidR="00467B07">
          <w:rPr>
            <w:rFonts w:cstheme="minorHAnsi"/>
            <w:sz w:val="22"/>
            <w:szCs w:val="22"/>
          </w:rPr>
          <w:t>, or</w:t>
        </w:r>
      </w:ins>
      <w:r w:rsidR="008C759B" w:rsidRPr="00496E2D">
        <w:rPr>
          <w:rFonts w:cstheme="minorHAnsi"/>
          <w:sz w:val="22"/>
          <w:szCs w:val="22"/>
        </w:rPr>
        <w:t xml:space="preserve"> </w:t>
      </w:r>
      <w:del w:id="330" w:author="John DeLong" w:date="2020-07-24T14:35:00Z">
        <w:r w:rsidR="008C759B" w:rsidRPr="00496E2D" w:rsidDel="00467B07">
          <w:rPr>
            <w:rFonts w:cstheme="minorHAnsi"/>
            <w:sz w:val="22"/>
            <w:szCs w:val="22"/>
          </w:rPr>
          <w:delText xml:space="preserve">or without needing to identify explicitly </w:delText>
        </w:r>
      </w:del>
      <w:r w:rsidR="008C759B" w:rsidRPr="00496E2D">
        <w:rPr>
          <w:rFonts w:cstheme="minorHAnsi"/>
          <w:sz w:val="22"/>
          <w:szCs w:val="22"/>
        </w:rPr>
        <w:t>the expected trait equilibria such as an ESS.</w:t>
      </w:r>
      <w:r w:rsidR="008C759B" w:rsidRPr="00EA264E">
        <w:rPr>
          <w:rFonts w:cstheme="minorHAnsi"/>
          <w:sz w:val="22"/>
          <w:szCs w:val="22"/>
        </w:rPr>
        <w:t xml:space="preserve"> </w:t>
      </w:r>
      <w:r w:rsidR="008C759B">
        <w:rPr>
          <w:rFonts w:cstheme="minorHAnsi"/>
          <w:sz w:val="22"/>
          <w:szCs w:val="22"/>
        </w:rPr>
        <w:t>E</w:t>
      </w:r>
      <w:r w:rsidR="008F3CF5">
        <w:rPr>
          <w:rFonts w:cstheme="minorHAnsi"/>
          <w:sz w:val="22"/>
          <w:szCs w:val="22"/>
        </w:rPr>
        <w:t xml:space="preserve">volutionary dynamics thus emerge out of the stochastic births and deaths of individuals within the population </w:t>
      </w:r>
      <w:r w:rsidR="008F3CF5">
        <w:rPr>
          <w:rFonts w:cstheme="minorHAnsi"/>
          <w:sz w:val="22"/>
          <w:szCs w:val="22"/>
        </w:rPr>
        <w:fldChar w:fldCharType="begin"/>
      </w:r>
      <w:ins w:id="331" w:author="Clay Cressler" w:date="2020-08-07T11:14:00Z">
        <w:r w:rsidR="00B022D9">
          <w:rPr>
            <w:rFonts w:cstheme="minorHAnsi"/>
            <w:sz w:val="22"/>
            <w:szCs w:val="22"/>
          </w:rPr>
          <w:instrText xml:space="preserve"> ADDIN ZOTERO_ITEM CSL_CITATION {"citationID":"xCdn58gC","properties":{"formattedCitation":"(Dieckmann &amp; Law 1996; Champagnat {\\i{}et al.} 2006; Doebeli {\\i{}et al.} 2017)","plainCitation":"(Dieckmann &amp; Law 1996; Champagnat et al. 2006; Doebeli et al. 2017)","noteIndex":0},"citationItems":[{"id":53,"uris":["http://zotero.org/users/246158/items/2JXJG5FS"],"uri":["http://zotero.org/users/246158/items/2JXJG5FS"],"itemData":{"id":53,"type":"article-journal","abstract":"In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55,"uris":["http://zotero.org/users/246158/items/ZVRQSZWP"],"uri":["http://zotero.org/users/246158/items/ZVRQSZWP"],"itemData":{"id":55,"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del w:id="332" w:author="Clay Cressler" w:date="2020-08-07T11:14:00Z">
        <w:r w:rsidR="008E4F39" w:rsidDel="00B022D9">
          <w:rPr>
            <w:rFonts w:cstheme="minorHAnsi"/>
            <w:sz w:val="22"/>
            <w:szCs w:val="22"/>
          </w:rPr>
          <w:delInstrText xml:space="preserve"> ADDIN ZOTERO_ITEM CSL_CITATION {"citationID":"xCdn58gC","properties":{"formattedCitation":"(Dieckmann &amp; Law 1996; Champagnat {\\i{}et al.} 2006; Doebeli {\\i{}et al.} 2017)","plainCitation":"(Dieckmann &amp; Law 1996; Champagnat et al. 2006; Doebeli et al. 2017)","noteIndex":0},"citationItems":[{"id":"11N9M0Y2/216vMg3l","uris":["http://zotero.org/users/246158/items/2JXJG5FS"],"uri":["http://zotero.org/users/246158/items/2JXJG5FS"],"itemData":{"id":3554,"type":"article-journal","abstract":"In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11N9M0Y2/Yizq1AQa","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delInstrText>
        </w:r>
      </w:del>
      <w:r w:rsidR="008F3CF5">
        <w:rPr>
          <w:rFonts w:cstheme="minorHAnsi"/>
          <w:sz w:val="22"/>
          <w:szCs w:val="22"/>
        </w:rPr>
        <w:fldChar w:fldCharType="separate"/>
      </w:r>
      <w:r w:rsidR="008F3CF5" w:rsidRPr="00FA2351">
        <w:rPr>
          <w:rFonts w:ascii="Calibri" w:hAnsi="Calibri" w:cs="Times New Roman"/>
          <w:sz w:val="22"/>
        </w:rPr>
        <w:t>(</w:t>
      </w:r>
      <w:proofErr w:type="spellStart"/>
      <w:r w:rsidR="008F3CF5" w:rsidRPr="00FA2351">
        <w:rPr>
          <w:rFonts w:ascii="Calibri" w:hAnsi="Calibri" w:cs="Times New Roman"/>
          <w:sz w:val="22"/>
        </w:rPr>
        <w:t>Dieckmann</w:t>
      </w:r>
      <w:proofErr w:type="spellEnd"/>
      <w:r w:rsidR="008F3CF5" w:rsidRPr="00FA2351">
        <w:rPr>
          <w:rFonts w:ascii="Calibri" w:hAnsi="Calibri" w:cs="Times New Roman"/>
          <w:sz w:val="22"/>
        </w:rPr>
        <w:t xml:space="preserve"> &amp; Law 1996; Champagnat </w:t>
      </w:r>
      <w:r w:rsidR="008F3CF5" w:rsidRPr="00FA2351">
        <w:rPr>
          <w:rFonts w:ascii="Calibri" w:hAnsi="Calibri" w:cs="Times New Roman"/>
          <w:i/>
          <w:iCs/>
          <w:sz w:val="22"/>
        </w:rPr>
        <w:t>et al.</w:t>
      </w:r>
      <w:r w:rsidR="008F3CF5" w:rsidRPr="00FA2351">
        <w:rPr>
          <w:rFonts w:ascii="Calibri" w:hAnsi="Calibri" w:cs="Times New Roman"/>
          <w:sz w:val="22"/>
        </w:rPr>
        <w:t xml:space="preserve"> 2006; </w:t>
      </w:r>
      <w:proofErr w:type="spellStart"/>
      <w:r w:rsidR="008F3CF5" w:rsidRPr="00FA2351">
        <w:rPr>
          <w:rFonts w:ascii="Calibri" w:hAnsi="Calibri" w:cs="Times New Roman"/>
          <w:sz w:val="22"/>
        </w:rPr>
        <w:t>Doebeli</w:t>
      </w:r>
      <w:proofErr w:type="spellEnd"/>
      <w:r w:rsidR="008F3CF5" w:rsidRPr="00FA2351">
        <w:rPr>
          <w:rFonts w:ascii="Calibri" w:hAnsi="Calibri" w:cs="Times New Roman"/>
          <w:sz w:val="22"/>
        </w:rPr>
        <w:t xml:space="preserve"> </w:t>
      </w:r>
      <w:r w:rsidR="008F3CF5" w:rsidRPr="00FA2351">
        <w:rPr>
          <w:rFonts w:ascii="Calibri" w:hAnsi="Calibri" w:cs="Times New Roman"/>
          <w:i/>
          <w:iCs/>
          <w:sz w:val="22"/>
        </w:rPr>
        <w:t>et al.</w:t>
      </w:r>
      <w:r w:rsidR="008F3CF5" w:rsidRPr="00FA2351">
        <w:rPr>
          <w:rFonts w:ascii="Calibri" w:hAnsi="Calibri" w:cs="Times New Roman"/>
          <w:sz w:val="22"/>
        </w:rPr>
        <w:t xml:space="preserve"> 2017)</w:t>
      </w:r>
      <w:r w:rsidR="008F3CF5">
        <w:rPr>
          <w:rFonts w:cstheme="minorHAnsi"/>
          <w:sz w:val="22"/>
          <w:szCs w:val="22"/>
        </w:rPr>
        <w:fldChar w:fldCharType="end"/>
      </w:r>
      <w:r w:rsidR="008C759B">
        <w:rPr>
          <w:rFonts w:cstheme="minorHAnsi"/>
          <w:sz w:val="22"/>
          <w:szCs w:val="22"/>
        </w:rPr>
        <w:t xml:space="preserve">. </w:t>
      </w:r>
    </w:p>
    <w:p w14:paraId="6547566D" w14:textId="77777777" w:rsidR="008F3CF5" w:rsidRPr="00496E2D" w:rsidRDefault="008F3CF5" w:rsidP="008F3CF5">
      <w:pPr>
        <w:spacing w:after="0" w:line="480" w:lineRule="auto"/>
        <w:contextualSpacing/>
        <w:rPr>
          <w:rFonts w:cstheme="minorHAnsi"/>
          <w:sz w:val="22"/>
          <w:szCs w:val="22"/>
        </w:rPr>
      </w:pPr>
      <w:r w:rsidRPr="00496E2D">
        <w:rPr>
          <w:rFonts w:cstheme="minorHAnsi"/>
          <w:i/>
          <w:sz w:val="22"/>
          <w:szCs w:val="22"/>
        </w:rPr>
        <w:t xml:space="preserve">Sets of comparisons: </w:t>
      </w:r>
      <w:r w:rsidRPr="00496E2D">
        <w:rPr>
          <w:rFonts w:cstheme="minorHAnsi"/>
          <w:sz w:val="22"/>
          <w:szCs w:val="22"/>
        </w:rPr>
        <w:t>We ran three sets of simulations, each with a specific purpose:</w:t>
      </w:r>
    </w:p>
    <w:p w14:paraId="7CCB711B" w14:textId="755BB9EB" w:rsidR="008F3CF5" w:rsidRPr="00496E2D" w:rsidRDefault="008F3CF5" w:rsidP="00E71942">
      <w:pPr>
        <w:spacing w:after="0" w:line="480" w:lineRule="auto"/>
        <w:ind w:firstLine="720"/>
        <w:contextualSpacing/>
        <w:rPr>
          <w:rFonts w:cstheme="minorHAnsi"/>
          <w:b/>
          <w:bCs/>
          <w:sz w:val="22"/>
          <w:szCs w:val="22"/>
        </w:rPr>
      </w:pPr>
      <w:del w:id="333" w:author="John DeLong" w:date="2020-07-18T16:47:00Z">
        <w:r w:rsidRPr="004E6174" w:rsidDel="004E6174">
          <w:rPr>
            <w:rFonts w:cstheme="minorHAnsi"/>
            <w:i/>
            <w:sz w:val="22"/>
            <w:szCs w:val="22"/>
            <w:rPrChange w:id="334" w:author="John DeLong" w:date="2020-07-18T16:48:00Z">
              <w:rPr>
                <w:rFonts w:cstheme="minorHAnsi"/>
                <w:sz w:val="22"/>
                <w:szCs w:val="22"/>
              </w:rPr>
            </w:rPrChange>
          </w:rPr>
          <w:delText>Comparison 1</w:delText>
        </w:r>
      </w:del>
      <w:ins w:id="335" w:author="John DeLong" w:date="2020-07-18T16:47:00Z">
        <w:r w:rsidR="004E6174" w:rsidRPr="004E6174">
          <w:rPr>
            <w:rFonts w:cstheme="minorHAnsi"/>
            <w:i/>
            <w:sz w:val="22"/>
            <w:szCs w:val="22"/>
            <w:rPrChange w:id="336" w:author="John DeLong" w:date="2020-07-18T16:48:00Z">
              <w:rPr>
                <w:rFonts w:cstheme="minorHAnsi"/>
                <w:sz w:val="22"/>
                <w:szCs w:val="22"/>
              </w:rPr>
            </w:rPrChange>
          </w:rPr>
          <w:t xml:space="preserve">The effect of individual variation on population </w:t>
        </w:r>
        <w:proofErr w:type="gramStart"/>
        <w:r w:rsidR="004E6174" w:rsidRPr="004E6174">
          <w:rPr>
            <w:rFonts w:cstheme="minorHAnsi"/>
            <w:i/>
            <w:sz w:val="22"/>
            <w:szCs w:val="22"/>
            <w:rPrChange w:id="337" w:author="John DeLong" w:date="2020-07-18T16:48:00Z">
              <w:rPr>
                <w:rFonts w:cstheme="minorHAnsi"/>
                <w:sz w:val="22"/>
                <w:szCs w:val="22"/>
              </w:rPr>
            </w:rPrChange>
          </w:rPr>
          <w:t>abundance</w:t>
        </w:r>
      </w:ins>
      <w:ins w:id="338" w:author="John DeLong" w:date="2020-07-18T16:48:00Z">
        <w:r w:rsidR="004E6174">
          <w:rPr>
            <w:rFonts w:cstheme="minorHAnsi"/>
            <w:sz w:val="22"/>
            <w:szCs w:val="22"/>
          </w:rPr>
          <w:t>.—</w:t>
        </w:r>
      </w:ins>
      <w:proofErr w:type="gramEnd"/>
      <w:del w:id="339" w:author="John DeLong" w:date="2020-07-18T16:48:00Z">
        <w:r w:rsidRPr="00496E2D" w:rsidDel="004E6174">
          <w:rPr>
            <w:rFonts w:cstheme="minorHAnsi"/>
            <w:sz w:val="22"/>
            <w:szCs w:val="22"/>
          </w:rPr>
          <w:delText xml:space="preserve">: </w:delText>
        </w:r>
      </w:del>
      <w:r w:rsidRPr="00496E2D">
        <w:rPr>
          <w:rFonts w:cstheme="minorHAnsi"/>
          <w:sz w:val="22"/>
          <w:szCs w:val="22"/>
        </w:rPr>
        <w:t xml:space="preserve">We first examined the role of individual variation in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ins w:id="340" w:author="Clay Cressler" w:date="2020-08-10T10:30:00Z">
        <w:r w:rsidR="00B444DC">
          <w:rPr>
            <w:rFonts w:cstheme="minorHAnsi"/>
            <w:sz w:val="22"/>
            <w:szCs w:val="22"/>
          </w:rPr>
          <w:t xml:space="preserve">and/or </w:t>
        </w:r>
      </w:ins>
      <m:oMath>
        <m:sSub>
          <m:sSubPr>
            <m:ctrlPr>
              <w:ins w:id="341" w:author="Clay Cressler" w:date="2020-08-10T10:30:00Z">
                <w:rPr>
                  <w:rFonts w:ascii="Cambria Math" w:hAnsi="Cambria Math" w:cstheme="minorHAnsi"/>
                  <w:i/>
                  <w:sz w:val="22"/>
                  <w:szCs w:val="22"/>
                </w:rPr>
              </w:ins>
            </m:ctrlPr>
          </m:sSubPr>
          <m:e>
            <m:r>
              <w:ins w:id="342" w:author="Clay Cressler" w:date="2020-08-10T10:30:00Z">
                <w:rPr>
                  <w:rFonts w:ascii="Cambria Math" w:hAnsi="Cambria Math" w:cstheme="minorHAnsi"/>
                  <w:sz w:val="22"/>
                  <w:szCs w:val="22"/>
                </w:rPr>
                <m:t>d</m:t>
              </w:ins>
            </m:r>
          </m:e>
          <m:sub>
            <m:r>
              <w:ins w:id="343" w:author="Clay Cressler" w:date="2020-08-10T10:30:00Z">
                <w:rPr>
                  <w:rFonts w:ascii="Cambria Math" w:hAnsi="Cambria Math" w:cstheme="minorHAnsi"/>
                  <w:sz w:val="22"/>
                  <w:szCs w:val="22"/>
                </w:rPr>
                <m:t>min</m:t>
              </w:ins>
            </m:r>
          </m:sub>
        </m:sSub>
      </m:oMath>
      <w:ins w:id="344" w:author="Clay Cressler" w:date="2020-08-10T10:30:00Z">
        <w:r w:rsidR="00B444DC">
          <w:rPr>
            <w:rFonts w:eastAsiaTheme="minorEastAsia" w:cstheme="minorHAnsi"/>
            <w:sz w:val="22"/>
            <w:szCs w:val="22"/>
          </w:rPr>
          <w:t xml:space="preserve"> </w:t>
        </w:r>
      </w:ins>
      <w:r w:rsidRPr="00496E2D">
        <w:rPr>
          <w:rFonts w:cstheme="minorHAnsi"/>
          <w:sz w:val="22"/>
          <w:szCs w:val="22"/>
        </w:rPr>
        <w:t xml:space="preserve">on the ecological dynamics of this model when no evolution was possible. To do this, we set heritability </w:t>
      </w:r>
      <w:r w:rsidRPr="0046658B">
        <w:rPr>
          <w:rFonts w:cstheme="minorHAnsi"/>
          <w:i/>
          <w:sz w:val="22"/>
          <w:szCs w:val="22"/>
        </w:rPr>
        <w:t>h</w:t>
      </w:r>
      <w:r w:rsidRPr="00496E2D">
        <w:rPr>
          <w:rFonts w:cstheme="minorHAnsi"/>
          <w:sz w:val="22"/>
          <w:szCs w:val="22"/>
          <w:vertAlign w:val="superscript"/>
        </w:rPr>
        <w:t>2</w:t>
      </w:r>
      <w:r w:rsidRPr="00496E2D">
        <w:rPr>
          <w:rFonts w:cstheme="minorHAnsi"/>
          <w:sz w:val="22"/>
          <w:szCs w:val="22"/>
        </w:rPr>
        <w:t xml:space="preserve"> = 0</w:t>
      </w:r>
      <w:del w:id="345" w:author="Clay Cressler" w:date="2020-08-10T10:31:00Z">
        <w:r w:rsidRPr="00496E2D" w:rsidDel="00B444DC">
          <w:rPr>
            <w:rFonts w:cstheme="minorHAnsi"/>
            <w:sz w:val="22"/>
            <w:szCs w:val="22"/>
          </w:rPr>
          <w:delText xml:space="preserve"> </w:delText>
        </w:r>
      </w:del>
      <w:ins w:id="346" w:author="Clay Cressler" w:date="2020-08-10T10:31:00Z">
        <w:r w:rsidR="00B444DC">
          <w:rPr>
            <w:rFonts w:cstheme="minorHAnsi"/>
            <w:sz w:val="22"/>
            <w:szCs w:val="22"/>
          </w:rPr>
          <w:t xml:space="preserve"> so that the parent’s trait would not affect the trait of its offspring</w:t>
        </w:r>
      </w:ins>
      <w:ins w:id="347" w:author="Clay Cressler" w:date="2020-08-10T11:32:00Z">
        <w:r w:rsidR="00A23825">
          <w:rPr>
            <w:rFonts w:cstheme="minorHAnsi"/>
            <w:sz w:val="22"/>
            <w:szCs w:val="22"/>
          </w:rPr>
          <w:t xml:space="preserve">. We set the initial population mean </w:t>
        </w:r>
      </w:ins>
      <w:ins w:id="348" w:author="Clay Cressler" w:date="2020-08-10T11:33:00Z">
        <w:r w:rsidR="00A23825">
          <w:rPr>
            <w:rFonts w:cstheme="minorHAnsi"/>
            <w:sz w:val="22"/>
            <w:szCs w:val="22"/>
          </w:rPr>
          <w:t xml:space="preserve">birth rate equal to </w:t>
        </w:r>
      </w:ins>
      <m:oMath>
        <m:acc>
          <m:accPr>
            <m:chr m:val="̅"/>
            <m:ctrlPr>
              <w:ins w:id="349" w:author="Clay Cressler" w:date="2020-08-10T11:33:00Z">
                <w:rPr>
                  <w:rFonts w:ascii="Cambria Math" w:hAnsi="Cambria Math" w:cstheme="minorHAnsi"/>
                  <w:i/>
                  <w:sz w:val="22"/>
                  <w:szCs w:val="22"/>
                </w:rPr>
              </w:ins>
            </m:ctrlPr>
          </m:accPr>
          <m:e>
            <m:sSub>
              <m:sSubPr>
                <m:ctrlPr>
                  <w:ins w:id="350" w:author="Clay Cressler" w:date="2020-08-10T11:33:00Z">
                    <w:rPr>
                      <w:rFonts w:ascii="Cambria Math" w:hAnsi="Cambria Math" w:cstheme="minorHAnsi"/>
                      <w:i/>
                      <w:sz w:val="22"/>
                      <w:szCs w:val="22"/>
                    </w:rPr>
                  </w:ins>
                </m:ctrlPr>
              </m:sSubPr>
              <m:e>
                <m:r>
                  <w:ins w:id="351" w:author="Clay Cressler" w:date="2020-08-10T11:33:00Z">
                    <w:rPr>
                      <w:rFonts w:ascii="Cambria Math" w:hAnsi="Cambria Math" w:cstheme="minorHAnsi"/>
                      <w:sz w:val="22"/>
                      <w:szCs w:val="22"/>
                    </w:rPr>
                    <m:t>b</m:t>
                  </w:ins>
                </m:r>
              </m:e>
              <m:sub>
                <m:r>
                  <w:ins w:id="352" w:author="Clay Cressler" w:date="2020-08-10T11:33:00Z">
                    <w:rPr>
                      <w:rFonts w:ascii="Cambria Math" w:hAnsi="Cambria Math" w:cstheme="minorHAnsi"/>
                      <w:sz w:val="22"/>
                      <w:szCs w:val="22"/>
                    </w:rPr>
                    <m:t>max</m:t>
                  </w:ins>
                </m:r>
              </m:sub>
            </m:sSub>
          </m:e>
        </m:acc>
        <m:r>
          <w:ins w:id="353" w:author="Clay Cressler" w:date="2020-08-10T11:33:00Z">
            <w:rPr>
              <w:rFonts w:ascii="Cambria Math" w:hAnsi="Cambria Math" w:cstheme="minorHAnsi"/>
              <w:sz w:val="22"/>
              <w:szCs w:val="22"/>
            </w:rPr>
            <m:t>=1.8</m:t>
          </w:ins>
        </m:r>
      </m:oMath>
      <w:ins w:id="354" w:author="Clay Cressler" w:date="2020-08-10T11:33:00Z">
        <w:r w:rsidR="00A23825">
          <w:rPr>
            <w:rFonts w:eastAsiaTheme="minorEastAsia" w:cstheme="minorHAnsi"/>
            <w:sz w:val="22"/>
            <w:szCs w:val="22"/>
          </w:rPr>
          <w:t xml:space="preserve"> and assumed a constant trade-off parameter of </w:t>
        </w:r>
        <w:r w:rsidR="00A23825">
          <w:rPr>
            <w:rFonts w:eastAsiaTheme="minorEastAsia" w:cstheme="minorHAnsi"/>
            <w:i/>
            <w:iCs/>
            <w:sz w:val="22"/>
            <w:szCs w:val="22"/>
          </w:rPr>
          <w:t>c</w:t>
        </w:r>
        <w:r w:rsidR="00A23825">
          <w:rPr>
            <w:rFonts w:eastAsiaTheme="minorEastAsia" w:cstheme="minorHAnsi"/>
            <w:sz w:val="22"/>
            <w:szCs w:val="22"/>
          </w:rPr>
          <w:t xml:space="preserve"> = 0.0926</w:t>
        </w:r>
      </w:ins>
      <w:ins w:id="355" w:author="Clay Cressler" w:date="2020-08-10T11:35:00Z">
        <w:r w:rsidR="00A23825">
          <w:rPr>
            <w:rFonts w:eastAsiaTheme="minorEastAsia" w:cstheme="minorHAnsi"/>
            <w:sz w:val="22"/>
            <w:szCs w:val="22"/>
          </w:rPr>
          <w:t>, which</w:t>
        </w:r>
      </w:ins>
      <w:ins w:id="356" w:author="Clay Cressler" w:date="2020-08-10T11:33:00Z">
        <w:r w:rsidR="00A23825">
          <w:rPr>
            <w:rFonts w:eastAsiaTheme="minorEastAsia" w:cstheme="minorHAnsi"/>
            <w:sz w:val="22"/>
            <w:szCs w:val="22"/>
          </w:rPr>
          <w:t xml:space="preserve"> implies that the in</w:t>
        </w:r>
      </w:ins>
      <w:ins w:id="357" w:author="Clay Cressler" w:date="2020-08-10T11:34:00Z">
        <w:r w:rsidR="00A23825">
          <w:rPr>
            <w:rFonts w:eastAsiaTheme="minorEastAsia" w:cstheme="minorHAnsi"/>
            <w:sz w:val="22"/>
            <w:szCs w:val="22"/>
          </w:rPr>
          <w:t>i</w:t>
        </w:r>
      </w:ins>
      <w:ins w:id="358" w:author="Clay Cressler" w:date="2020-08-10T11:33:00Z">
        <w:r w:rsidR="00A23825">
          <w:rPr>
            <w:rFonts w:eastAsiaTheme="minorEastAsia" w:cstheme="minorHAnsi"/>
            <w:sz w:val="22"/>
            <w:szCs w:val="22"/>
          </w:rPr>
          <w:t xml:space="preserve">tial mean </w:t>
        </w:r>
      </w:ins>
      <w:ins w:id="359" w:author="Clay Cressler" w:date="2020-08-10T11:34:00Z">
        <w:r w:rsidR="00A23825">
          <w:rPr>
            <w:rFonts w:eastAsiaTheme="minorEastAsia" w:cstheme="minorHAnsi"/>
            <w:sz w:val="22"/>
            <w:szCs w:val="22"/>
          </w:rPr>
          <w:t xml:space="preserve">death rate was </w:t>
        </w:r>
      </w:ins>
      <m:oMath>
        <m:acc>
          <m:accPr>
            <m:chr m:val="̅"/>
            <m:ctrlPr>
              <w:ins w:id="360" w:author="Clay Cressler" w:date="2020-08-10T11:34:00Z">
                <w:rPr>
                  <w:rFonts w:ascii="Cambria Math" w:hAnsi="Cambria Math" w:cstheme="minorHAnsi"/>
                  <w:i/>
                  <w:sz w:val="22"/>
                  <w:szCs w:val="22"/>
                </w:rPr>
              </w:ins>
            </m:ctrlPr>
          </m:accPr>
          <m:e>
            <m:sSub>
              <m:sSubPr>
                <m:ctrlPr>
                  <w:ins w:id="361" w:author="Clay Cressler" w:date="2020-08-10T11:34:00Z">
                    <w:rPr>
                      <w:rFonts w:ascii="Cambria Math" w:hAnsi="Cambria Math" w:cstheme="minorHAnsi"/>
                      <w:i/>
                      <w:sz w:val="22"/>
                      <w:szCs w:val="22"/>
                    </w:rPr>
                  </w:ins>
                </m:ctrlPr>
              </m:sSubPr>
              <m:e>
                <m:r>
                  <w:ins w:id="362" w:author="Clay Cressler" w:date="2020-08-10T11:34:00Z">
                    <w:rPr>
                      <w:rFonts w:ascii="Cambria Math" w:hAnsi="Cambria Math" w:cstheme="minorHAnsi"/>
                      <w:sz w:val="22"/>
                      <w:szCs w:val="22"/>
                    </w:rPr>
                    <m:t>d</m:t>
                  </w:ins>
                </m:r>
              </m:e>
              <m:sub>
                <m:r>
                  <w:ins w:id="363" w:author="Clay Cressler" w:date="2020-08-10T11:34:00Z">
                    <w:rPr>
                      <w:rFonts w:ascii="Cambria Math" w:hAnsi="Cambria Math" w:cstheme="minorHAnsi"/>
                      <w:sz w:val="22"/>
                      <w:szCs w:val="22"/>
                    </w:rPr>
                    <m:t>min</m:t>
                  </w:ins>
                </m:r>
              </m:sub>
            </m:sSub>
          </m:e>
        </m:acc>
        <m:r>
          <w:ins w:id="364" w:author="Clay Cressler" w:date="2020-08-10T11:34:00Z">
            <w:rPr>
              <w:rFonts w:ascii="Cambria Math" w:eastAsiaTheme="minorEastAsia" w:hAnsi="Cambria Math" w:cstheme="minorHAnsi"/>
              <w:sz w:val="22"/>
              <w:szCs w:val="22"/>
            </w:rPr>
            <m:t>=c</m:t>
          </w:ins>
        </m:r>
        <m:sSup>
          <m:sSupPr>
            <m:ctrlPr>
              <w:ins w:id="365" w:author="Clay Cressler" w:date="2020-08-10T11:35:00Z">
                <w:rPr>
                  <w:rFonts w:ascii="Cambria Math" w:eastAsiaTheme="minorEastAsia" w:hAnsi="Cambria Math" w:cstheme="minorHAnsi"/>
                  <w:i/>
                  <w:sz w:val="22"/>
                  <w:szCs w:val="22"/>
                </w:rPr>
              </w:ins>
            </m:ctrlPr>
          </m:sSupPr>
          <m:e>
            <m:acc>
              <m:accPr>
                <m:chr m:val="̅"/>
                <m:ctrlPr>
                  <w:ins w:id="366" w:author="Clay Cressler" w:date="2020-08-10T11:35:00Z">
                    <w:rPr>
                      <w:rFonts w:ascii="Cambria Math" w:hAnsi="Cambria Math" w:cstheme="minorHAnsi"/>
                      <w:i/>
                      <w:sz w:val="22"/>
                      <w:szCs w:val="22"/>
                    </w:rPr>
                  </w:ins>
                </m:ctrlPr>
              </m:accPr>
              <m:e>
                <m:sSub>
                  <m:sSubPr>
                    <m:ctrlPr>
                      <w:ins w:id="367" w:author="Clay Cressler" w:date="2020-08-10T11:35:00Z">
                        <w:rPr>
                          <w:rFonts w:ascii="Cambria Math" w:hAnsi="Cambria Math" w:cstheme="minorHAnsi"/>
                          <w:i/>
                          <w:sz w:val="22"/>
                          <w:szCs w:val="22"/>
                        </w:rPr>
                      </w:ins>
                    </m:ctrlPr>
                  </m:sSubPr>
                  <m:e>
                    <m:r>
                      <w:ins w:id="368" w:author="Clay Cressler" w:date="2020-08-10T11:35:00Z">
                        <w:rPr>
                          <w:rFonts w:ascii="Cambria Math" w:hAnsi="Cambria Math" w:cstheme="minorHAnsi"/>
                          <w:sz w:val="22"/>
                          <w:szCs w:val="22"/>
                        </w:rPr>
                        <m:t>b</m:t>
                      </w:ins>
                    </m:r>
                  </m:e>
                  <m:sub>
                    <m:r>
                      <w:ins w:id="369" w:author="Clay Cressler" w:date="2020-08-10T11:35:00Z">
                        <w:rPr>
                          <w:rFonts w:ascii="Cambria Math" w:hAnsi="Cambria Math" w:cstheme="minorHAnsi"/>
                          <w:sz w:val="22"/>
                          <w:szCs w:val="22"/>
                        </w:rPr>
                        <m:t>max</m:t>
                      </w:ins>
                    </m:r>
                  </m:sub>
                </m:sSub>
              </m:e>
            </m:acc>
          </m:e>
          <m:sup>
            <m:r>
              <w:ins w:id="370" w:author="Clay Cressler" w:date="2020-08-10T11:35:00Z">
                <w:rPr>
                  <w:rFonts w:ascii="Cambria Math" w:eastAsiaTheme="minorEastAsia" w:hAnsi="Cambria Math" w:cstheme="minorHAnsi"/>
                  <w:sz w:val="22"/>
                  <w:szCs w:val="22"/>
                </w:rPr>
                <m:t>2</m:t>
              </w:ins>
            </m:r>
          </m:sup>
        </m:sSup>
        <m:r>
          <w:ins w:id="371" w:author="Clay Cressler" w:date="2020-08-10T11:35:00Z">
            <w:rPr>
              <w:rFonts w:ascii="Cambria Math" w:eastAsiaTheme="minorEastAsia" w:hAnsi="Cambria Math" w:cstheme="minorHAnsi"/>
              <w:sz w:val="22"/>
              <w:szCs w:val="22"/>
            </w:rPr>
            <m:t>=0.0926×</m:t>
          </w:ins>
        </m:r>
        <m:sSup>
          <m:sSupPr>
            <m:ctrlPr>
              <w:ins w:id="372" w:author="Clay Cressler" w:date="2020-08-10T11:35:00Z">
                <w:rPr>
                  <w:rFonts w:ascii="Cambria Math" w:eastAsiaTheme="minorEastAsia" w:hAnsi="Cambria Math" w:cstheme="minorHAnsi"/>
                  <w:i/>
                  <w:sz w:val="22"/>
                  <w:szCs w:val="22"/>
                </w:rPr>
              </w:ins>
            </m:ctrlPr>
          </m:sSupPr>
          <m:e>
            <m:r>
              <w:ins w:id="373" w:author="Clay Cressler" w:date="2020-08-10T11:35:00Z">
                <w:rPr>
                  <w:rFonts w:ascii="Cambria Math" w:eastAsiaTheme="minorEastAsia" w:hAnsi="Cambria Math" w:cstheme="minorHAnsi"/>
                  <w:sz w:val="22"/>
                  <w:szCs w:val="22"/>
                </w:rPr>
                <m:t>1.8</m:t>
              </w:ins>
            </m:r>
          </m:e>
          <m:sup>
            <m:r>
              <w:ins w:id="374" w:author="Clay Cressler" w:date="2020-08-10T11:35:00Z">
                <w:rPr>
                  <w:rFonts w:ascii="Cambria Math" w:eastAsiaTheme="minorEastAsia" w:hAnsi="Cambria Math" w:cstheme="minorHAnsi"/>
                  <w:sz w:val="22"/>
                  <w:szCs w:val="22"/>
                </w:rPr>
                <m:t>2</m:t>
              </w:ins>
            </m:r>
          </m:sup>
        </m:sSup>
        <m:r>
          <w:ins w:id="375" w:author="Clay Cressler" w:date="2020-08-10T11:35:00Z">
            <w:rPr>
              <w:rFonts w:ascii="Cambria Math" w:eastAsiaTheme="minorEastAsia" w:hAnsi="Cambria Math" w:cstheme="minorHAnsi"/>
              <w:sz w:val="22"/>
              <w:szCs w:val="22"/>
            </w:rPr>
            <m:t>=0.3.</m:t>
          </w:ins>
        </m:r>
        <m:r>
          <w:ins w:id="376" w:author="Clay Cressler" w:date="2020-08-10T11:34:00Z">
            <w:rPr>
              <w:rFonts w:ascii="Cambria Math" w:eastAsiaTheme="minorEastAsia" w:hAnsi="Cambria Math" w:cstheme="minorHAnsi"/>
              <w:sz w:val="22"/>
              <w:szCs w:val="22"/>
            </w:rPr>
            <m:t xml:space="preserve"> </m:t>
          </w:ins>
        </m:r>
      </m:oMath>
      <w:del w:id="377" w:author="Clay Cressler" w:date="2020-08-10T10:31:00Z">
        <w:r w:rsidRPr="00496E2D" w:rsidDel="00B444DC">
          <w:rPr>
            <w:rFonts w:cstheme="minorHAnsi"/>
            <w:sz w:val="22"/>
            <w:szCs w:val="22"/>
          </w:rPr>
          <w:delText>and introduced variation in traits in the population with CV = 0.3</w:delText>
        </w:r>
      </w:del>
      <w:del w:id="378" w:author="Clay Cressler" w:date="2020-08-10T11:32:00Z">
        <w:r w:rsidRPr="00496E2D" w:rsidDel="00A23825">
          <w:rPr>
            <w:rFonts w:cstheme="minorHAnsi"/>
            <w:sz w:val="22"/>
            <w:szCs w:val="22"/>
          </w:rPr>
          <w:delText>.</w:delText>
        </w:r>
      </w:del>
      <w:del w:id="379" w:author="Clay Cressler" w:date="2020-08-10T11:35:00Z">
        <w:r w:rsidRPr="00496E2D" w:rsidDel="00A23825">
          <w:rPr>
            <w:rFonts w:cstheme="minorHAnsi"/>
            <w:sz w:val="22"/>
            <w:szCs w:val="22"/>
          </w:rPr>
          <w:delText xml:space="preserve"> </w:delText>
        </w:r>
      </w:del>
      <w:del w:id="380" w:author="Clay Cressler" w:date="2020-08-10T10:41:00Z">
        <w:r w:rsidRPr="00496E2D" w:rsidDel="00B8099F">
          <w:rPr>
            <w:rFonts w:cstheme="minorHAnsi"/>
            <w:sz w:val="22"/>
            <w:szCs w:val="22"/>
          </w:rPr>
          <w:delText xml:space="preserve">Because </w:delText>
        </w:r>
      </w:del>
      <w:del w:id="381" w:author="Clay Cressler" w:date="2020-08-10T11:36:00Z">
        <w:r w:rsidRPr="00496E2D" w:rsidDel="00A23825">
          <w:rPr>
            <w:rFonts w:cstheme="minorHAnsi"/>
            <w:sz w:val="22"/>
            <w:szCs w:val="22"/>
          </w:rPr>
          <w:delText>in our model, the</w:delText>
        </w:r>
      </w:del>
      <w:ins w:id="382" w:author="John DeLong" w:date="2020-07-24T14:36:00Z">
        <w:del w:id="383" w:author="Clay Cressler" w:date="2020-08-10T11:36:00Z">
          <w:r w:rsidR="00467B07" w:rsidDel="00A23825">
            <w:rPr>
              <w:rFonts w:cstheme="minorHAnsi"/>
              <w:sz w:val="22"/>
              <w:szCs w:val="22"/>
            </w:rPr>
            <w:delText xml:space="preserve"> minimum death rate (</w:delText>
          </w:r>
        </w:del>
      </w:ins>
      <w:del w:id="384" w:author="Clay Cressler" w:date="2020-08-10T11:36:00Z">
        <w:r w:rsidRPr="00496E2D" w:rsidDel="00A23825">
          <w:rPr>
            <w:rFonts w:cstheme="minorHAnsi"/>
            <w:sz w:val="22"/>
            <w:szCs w:val="22"/>
          </w:rPr>
          <w:delText xml:space="preserve"> </w:delText>
        </w:r>
        <w:r w:rsidRPr="0046658B" w:rsidDel="00A23825">
          <w:rPr>
            <w:rFonts w:eastAsiaTheme="minorEastAsia" w:cstheme="minorHAnsi"/>
            <w:i/>
            <w:sz w:val="22"/>
            <w:szCs w:val="22"/>
          </w:rPr>
          <w:delText>d</w:delText>
        </w:r>
        <w:r w:rsidRPr="00496E2D" w:rsidDel="00A23825">
          <w:rPr>
            <w:rFonts w:eastAsiaTheme="minorEastAsia" w:cstheme="minorHAnsi"/>
            <w:sz w:val="22"/>
            <w:szCs w:val="22"/>
            <w:vertAlign w:val="subscript"/>
          </w:rPr>
          <w:delText>min</w:delText>
        </w:r>
        <w:r w:rsidRPr="00496E2D" w:rsidDel="00A23825">
          <w:rPr>
            <w:rFonts w:eastAsiaTheme="minorEastAsia" w:cstheme="minorHAnsi"/>
            <w:sz w:val="22"/>
            <w:szCs w:val="22"/>
          </w:rPr>
          <w:delText xml:space="preserve"> </w:delText>
        </w:r>
      </w:del>
      <w:ins w:id="385" w:author="John DeLong" w:date="2020-07-24T14:36:00Z">
        <w:del w:id="386" w:author="Clay Cressler" w:date="2020-08-10T11:36:00Z">
          <w:r w:rsidR="00467B07" w:rsidDel="00A23825">
            <w:rPr>
              <w:rFonts w:eastAsiaTheme="minorEastAsia" w:cstheme="minorHAnsi"/>
              <w:sz w:val="22"/>
              <w:szCs w:val="22"/>
            </w:rPr>
            <w:delText xml:space="preserve">) </w:delText>
          </w:r>
        </w:del>
      </w:ins>
      <w:del w:id="387" w:author="Clay Cressler" w:date="2020-08-10T11:36:00Z">
        <w:r w:rsidRPr="00496E2D" w:rsidDel="00A23825">
          <w:rPr>
            <w:rFonts w:cstheme="minorHAnsi"/>
            <w:sz w:val="22"/>
            <w:szCs w:val="22"/>
          </w:rPr>
          <w:delText xml:space="preserve">is locked </w:delText>
        </w:r>
      </w:del>
      <w:ins w:id="388" w:author="John DeLong" w:date="2020-07-18T17:16:00Z">
        <w:del w:id="389" w:author="Clay Cressler" w:date="2020-08-10T11:36:00Z">
          <w:r w:rsidR="009C3680" w:rsidDel="00A23825">
            <w:rPr>
              <w:rFonts w:cstheme="minorHAnsi"/>
              <w:sz w:val="22"/>
              <w:szCs w:val="22"/>
            </w:rPr>
            <w:delText>a function of</w:delText>
          </w:r>
        </w:del>
      </w:ins>
      <w:ins w:id="390" w:author="John DeLong" w:date="2020-07-24T14:36:00Z">
        <w:del w:id="391" w:author="Clay Cressler" w:date="2020-08-10T11:36:00Z">
          <w:r w:rsidR="00467B07" w:rsidDel="00A23825">
            <w:rPr>
              <w:rFonts w:cstheme="minorHAnsi"/>
              <w:sz w:val="22"/>
              <w:szCs w:val="22"/>
            </w:rPr>
            <w:delText xml:space="preserve"> the maximum birth rate (</w:delText>
          </w:r>
        </w:del>
      </w:ins>
      <w:del w:id="392" w:author="Clay Cressler" w:date="2020-08-10T11:36:00Z">
        <w:r w:rsidRPr="00496E2D" w:rsidDel="00A23825">
          <w:rPr>
            <w:rFonts w:cstheme="minorHAnsi"/>
            <w:sz w:val="22"/>
            <w:szCs w:val="22"/>
          </w:rPr>
          <w:delText xml:space="preserve">to </w:delText>
        </w:r>
        <w:r w:rsidRPr="0046658B" w:rsidDel="00A23825">
          <w:rPr>
            <w:rFonts w:eastAsiaTheme="minorEastAsia" w:cstheme="minorHAnsi"/>
            <w:i/>
            <w:sz w:val="22"/>
            <w:szCs w:val="22"/>
          </w:rPr>
          <w:delText>b</w:delText>
        </w:r>
        <w:r w:rsidRPr="00496E2D" w:rsidDel="00A23825">
          <w:rPr>
            <w:rFonts w:eastAsiaTheme="minorEastAsia" w:cstheme="minorHAnsi"/>
            <w:sz w:val="22"/>
            <w:szCs w:val="22"/>
            <w:vertAlign w:val="subscript"/>
          </w:rPr>
          <w:delText>max</w:delText>
        </w:r>
        <w:r w:rsidRPr="00496E2D" w:rsidDel="00A23825">
          <w:rPr>
            <w:rFonts w:cstheme="minorHAnsi"/>
            <w:sz w:val="22"/>
            <w:szCs w:val="22"/>
          </w:rPr>
          <w:delText>,</w:delText>
        </w:r>
        <w:r w:rsidDel="00A23825">
          <w:rPr>
            <w:rFonts w:cstheme="minorHAnsi"/>
            <w:sz w:val="22"/>
            <w:szCs w:val="22"/>
          </w:rPr>
          <w:delText xml:space="preserve"> </w:delText>
        </w:r>
      </w:del>
      <w:ins w:id="393" w:author="John DeLong" w:date="2020-07-24T14:36:00Z">
        <w:del w:id="394" w:author="Clay Cressler" w:date="2020-08-10T11:36:00Z">
          <w:r w:rsidR="00467B07" w:rsidDel="00A23825">
            <w:rPr>
              <w:rFonts w:cstheme="minorHAnsi"/>
              <w:sz w:val="22"/>
              <w:szCs w:val="22"/>
            </w:rPr>
            <w:delText xml:space="preserve">), </w:delText>
          </w:r>
        </w:del>
      </w:ins>
      <w:del w:id="395" w:author="Clay Cressler" w:date="2020-08-10T11:36:00Z">
        <w:r w:rsidDel="00A23825">
          <w:rPr>
            <w:rFonts w:cstheme="minorHAnsi"/>
            <w:sz w:val="22"/>
            <w:szCs w:val="22"/>
          </w:rPr>
          <w:delText xml:space="preserve">variation in </w:delText>
        </w:r>
        <w:r w:rsidRPr="0046658B" w:rsidDel="00A23825">
          <w:rPr>
            <w:rFonts w:eastAsiaTheme="minorEastAsia" w:cstheme="minorHAnsi"/>
            <w:i/>
            <w:sz w:val="22"/>
            <w:szCs w:val="22"/>
          </w:rPr>
          <w:delText>b</w:delText>
        </w:r>
        <w:r w:rsidRPr="00496E2D" w:rsidDel="00A23825">
          <w:rPr>
            <w:rFonts w:eastAsiaTheme="minorEastAsia" w:cstheme="minorHAnsi"/>
            <w:sz w:val="22"/>
            <w:szCs w:val="22"/>
            <w:vertAlign w:val="subscript"/>
          </w:rPr>
          <w:delText>max</w:delText>
        </w:r>
        <w:r w:rsidDel="00A23825">
          <w:rPr>
            <w:rFonts w:cstheme="minorHAnsi"/>
            <w:sz w:val="22"/>
            <w:szCs w:val="22"/>
          </w:rPr>
          <w:delText xml:space="preserve"> will drive variation in </w:delText>
        </w:r>
        <w:r w:rsidRPr="0039376F" w:rsidDel="00A23825">
          <w:rPr>
            <w:rFonts w:eastAsiaTheme="minorEastAsia" w:cstheme="minorHAnsi"/>
            <w:i/>
            <w:sz w:val="22"/>
            <w:szCs w:val="22"/>
          </w:rPr>
          <w:delText>d</w:delText>
        </w:r>
        <w:r w:rsidRPr="00496E2D" w:rsidDel="00A23825">
          <w:rPr>
            <w:rFonts w:eastAsiaTheme="minorEastAsia" w:cstheme="minorHAnsi"/>
            <w:sz w:val="22"/>
            <w:szCs w:val="22"/>
            <w:vertAlign w:val="subscript"/>
          </w:rPr>
          <w:delText>min</w:delText>
        </w:r>
        <w:r w:rsidDel="00A23825">
          <w:rPr>
            <w:rFonts w:cstheme="minorHAnsi"/>
            <w:sz w:val="22"/>
            <w:szCs w:val="22"/>
          </w:rPr>
          <w:delText xml:space="preserve">. </w:delText>
        </w:r>
      </w:del>
      <w:del w:id="396" w:author="Clay Cressler" w:date="2020-08-10T11:37:00Z">
        <w:r w:rsidDel="00A23825">
          <w:rPr>
            <w:rFonts w:cstheme="minorHAnsi"/>
            <w:sz w:val="22"/>
            <w:szCs w:val="22"/>
          </w:rPr>
          <w:delText xml:space="preserve">We </w:delText>
        </w:r>
      </w:del>
      <w:ins w:id="397" w:author="Clay Cressler" w:date="2020-08-10T11:37:00Z">
        <w:r w:rsidR="00A23825">
          <w:rPr>
            <w:rFonts w:cstheme="minorHAnsi"/>
            <w:sz w:val="22"/>
            <w:szCs w:val="22"/>
          </w:rPr>
          <w:t>W</w:t>
        </w:r>
        <w:proofErr w:type="spellStart"/>
        <w:r w:rsidR="00A23825" w:rsidRPr="00496E2D">
          <w:rPr>
            <w:rFonts w:cstheme="minorHAnsi"/>
            <w:sz w:val="22"/>
            <w:szCs w:val="22"/>
          </w:rPr>
          <w:t>e</w:t>
        </w:r>
        <w:proofErr w:type="spellEnd"/>
        <w:r w:rsidR="00A23825" w:rsidRPr="00496E2D">
          <w:rPr>
            <w:rFonts w:cstheme="minorHAnsi"/>
            <w:sz w:val="22"/>
            <w:szCs w:val="22"/>
          </w:rPr>
          <w:t xml:space="preserve"> examined whether variation in neither trait, </w:t>
        </w:r>
        <w:proofErr w:type="spellStart"/>
        <w:r w:rsidR="00A23825" w:rsidRPr="0046658B">
          <w:rPr>
            <w:rFonts w:eastAsiaTheme="minorEastAsia" w:cstheme="minorHAnsi"/>
            <w:i/>
            <w:sz w:val="22"/>
            <w:szCs w:val="22"/>
          </w:rPr>
          <w:t>b</w:t>
        </w:r>
        <w:r w:rsidR="00A23825" w:rsidRPr="00496E2D">
          <w:rPr>
            <w:rFonts w:eastAsiaTheme="minorEastAsia" w:cstheme="minorHAnsi"/>
            <w:sz w:val="22"/>
            <w:szCs w:val="22"/>
            <w:vertAlign w:val="subscript"/>
          </w:rPr>
          <w:t>max</w:t>
        </w:r>
        <w:proofErr w:type="spellEnd"/>
        <w:r w:rsidR="00A23825" w:rsidRPr="00496E2D">
          <w:rPr>
            <w:rFonts w:cstheme="minorHAnsi"/>
            <w:sz w:val="22"/>
            <w:szCs w:val="22"/>
          </w:rPr>
          <w:t xml:space="preserve"> alone, </w:t>
        </w:r>
        <w:proofErr w:type="spellStart"/>
        <w:r w:rsidR="00A23825" w:rsidRPr="0046658B">
          <w:rPr>
            <w:rFonts w:eastAsiaTheme="minorEastAsia" w:cstheme="minorHAnsi"/>
            <w:i/>
            <w:sz w:val="22"/>
            <w:szCs w:val="22"/>
          </w:rPr>
          <w:t>d</w:t>
        </w:r>
        <w:r w:rsidR="00A23825" w:rsidRPr="00496E2D">
          <w:rPr>
            <w:rFonts w:eastAsiaTheme="minorEastAsia" w:cstheme="minorHAnsi"/>
            <w:sz w:val="22"/>
            <w:szCs w:val="22"/>
            <w:vertAlign w:val="subscript"/>
          </w:rPr>
          <w:t>min</w:t>
        </w:r>
        <w:proofErr w:type="spellEnd"/>
        <w:r w:rsidR="00A23825" w:rsidRPr="00496E2D">
          <w:rPr>
            <w:rFonts w:eastAsiaTheme="minorEastAsia" w:cstheme="minorHAnsi"/>
            <w:sz w:val="22"/>
            <w:szCs w:val="22"/>
          </w:rPr>
          <w:t xml:space="preserve"> </w:t>
        </w:r>
        <w:r w:rsidR="00A23825" w:rsidRPr="00496E2D">
          <w:rPr>
            <w:rFonts w:cstheme="minorHAnsi"/>
            <w:sz w:val="22"/>
            <w:szCs w:val="22"/>
          </w:rPr>
          <w:t>alone, or both traits combined influenced the dynamics</w:t>
        </w:r>
        <w:r w:rsidR="00A23825">
          <w:rPr>
            <w:rFonts w:cstheme="minorHAnsi"/>
            <w:sz w:val="22"/>
            <w:szCs w:val="22"/>
          </w:rPr>
          <w:t>. Since</w:t>
        </w:r>
      </w:ins>
      <w:ins w:id="398" w:author="Clay Cressler" w:date="2020-08-10T11:38:00Z">
        <w:r w:rsidR="009B1B5A">
          <w:rPr>
            <w:rFonts w:cstheme="minorHAnsi"/>
            <w:sz w:val="22"/>
            <w:szCs w:val="22"/>
          </w:rPr>
          <w:t xml:space="preserve"> variation in </w:t>
        </w:r>
      </w:ins>
      <m:oMath>
        <m:sSub>
          <m:sSubPr>
            <m:ctrlPr>
              <w:ins w:id="399" w:author="Clay Cressler" w:date="2020-08-10T11:37:00Z">
                <w:rPr>
                  <w:rFonts w:ascii="Cambria Math" w:hAnsi="Cambria Math" w:cstheme="minorHAnsi"/>
                  <w:i/>
                  <w:sz w:val="22"/>
                  <w:szCs w:val="22"/>
                </w:rPr>
              </w:ins>
            </m:ctrlPr>
          </m:sSubPr>
          <m:e>
            <m:r>
              <w:ins w:id="400" w:author="Clay Cressler" w:date="2020-08-10T11:37:00Z">
                <w:rPr>
                  <w:rFonts w:ascii="Cambria Math" w:hAnsi="Cambria Math" w:cstheme="minorHAnsi"/>
                  <w:sz w:val="22"/>
                  <w:szCs w:val="22"/>
                </w:rPr>
                <m:t>d</m:t>
              </w:ins>
            </m:r>
          </m:e>
          <m:sub>
            <m:r>
              <w:ins w:id="401" w:author="Clay Cressler" w:date="2020-08-10T11:37:00Z">
                <w:rPr>
                  <w:rFonts w:ascii="Cambria Math" w:hAnsi="Cambria Math" w:cstheme="minorHAnsi"/>
                  <w:sz w:val="22"/>
                  <w:szCs w:val="22"/>
                </w:rPr>
                <m:t>min</m:t>
              </w:ins>
            </m:r>
          </m:sub>
        </m:sSub>
      </m:oMath>
      <w:ins w:id="402" w:author="Clay Cressler" w:date="2020-08-10T11:37:00Z">
        <w:r w:rsidR="009B1B5A">
          <w:rPr>
            <w:rFonts w:eastAsiaTheme="minorEastAsia" w:cstheme="minorHAnsi"/>
            <w:sz w:val="22"/>
            <w:szCs w:val="22"/>
          </w:rPr>
          <w:t xml:space="preserve"> is </w:t>
        </w:r>
      </w:ins>
      <w:ins w:id="403" w:author="Clay Cressler" w:date="2020-08-10T11:38:00Z">
        <w:r w:rsidR="009B1B5A">
          <w:rPr>
            <w:rFonts w:eastAsiaTheme="minorEastAsia" w:cstheme="minorHAnsi"/>
            <w:sz w:val="22"/>
            <w:szCs w:val="22"/>
          </w:rPr>
          <w:t>normally linked to</w:t>
        </w:r>
      </w:ins>
      <w:ins w:id="404" w:author="Clay Cressler" w:date="2020-08-10T11:39:00Z">
        <w:r w:rsidR="009B1B5A">
          <w:rPr>
            <w:rFonts w:eastAsiaTheme="minorEastAsia" w:cstheme="minorHAnsi"/>
            <w:sz w:val="22"/>
            <w:szCs w:val="22"/>
          </w:rPr>
          <w:t xml:space="preserve"> variation</w:t>
        </w:r>
      </w:ins>
      <w:ins w:id="405" w:author="Clay Cressler" w:date="2020-08-10T11:37:00Z">
        <w:r w:rsidR="009B1B5A">
          <w:rPr>
            <w:rFonts w:eastAsiaTheme="minorEastAsia" w:cstheme="minorHAnsi"/>
            <w:sz w:val="22"/>
            <w:szCs w:val="22"/>
          </w:rPr>
          <w:t xml:space="preserve"> </w:t>
        </w:r>
      </w:ins>
      <w:ins w:id="406" w:author="Clay Cressler" w:date="2020-08-10T11:39:00Z">
        <w:r w:rsidR="009B1B5A">
          <w:rPr>
            <w:rFonts w:eastAsiaTheme="minorEastAsia" w:cstheme="minorHAnsi"/>
            <w:sz w:val="22"/>
            <w:szCs w:val="22"/>
          </w:rPr>
          <w:t>in</w:t>
        </w:r>
      </w:ins>
      <w:ins w:id="407" w:author="Clay Cressler" w:date="2020-08-10T11:37:00Z">
        <w:r w:rsidR="009B1B5A">
          <w:rPr>
            <w:rFonts w:eastAsiaTheme="minorEastAsia" w:cstheme="minorHAnsi"/>
            <w:sz w:val="22"/>
            <w:szCs w:val="22"/>
          </w:rPr>
          <w:t xml:space="preserve"> </w:t>
        </w:r>
      </w:ins>
      <m:oMath>
        <m:sSub>
          <m:sSubPr>
            <m:ctrlPr>
              <w:ins w:id="408" w:author="Clay Cressler" w:date="2020-08-10T11:37:00Z">
                <w:rPr>
                  <w:rFonts w:ascii="Cambria Math" w:eastAsiaTheme="minorEastAsia" w:hAnsi="Cambria Math" w:cstheme="minorHAnsi"/>
                  <w:i/>
                  <w:sz w:val="22"/>
                  <w:szCs w:val="22"/>
                </w:rPr>
              </w:ins>
            </m:ctrlPr>
          </m:sSubPr>
          <m:e>
            <m:r>
              <w:ins w:id="409" w:author="Clay Cressler" w:date="2020-08-10T11:37:00Z">
                <w:rPr>
                  <w:rFonts w:ascii="Cambria Math" w:eastAsiaTheme="minorEastAsia" w:hAnsi="Cambria Math" w:cstheme="minorHAnsi"/>
                  <w:sz w:val="22"/>
                  <w:szCs w:val="22"/>
                </w:rPr>
                <m:t>b</m:t>
              </w:ins>
            </m:r>
          </m:e>
          <m:sub>
            <m:r>
              <w:ins w:id="410" w:author="Clay Cressler" w:date="2020-08-10T11:38:00Z">
                <w:rPr>
                  <w:rFonts w:ascii="Cambria Math" w:eastAsiaTheme="minorEastAsia" w:hAnsi="Cambria Math" w:cstheme="minorHAnsi"/>
                  <w:sz w:val="22"/>
                  <w:szCs w:val="22"/>
                </w:rPr>
                <m:t>max</m:t>
              </w:ins>
            </m:r>
          </m:sub>
        </m:sSub>
        <m:func>
          <m:funcPr>
            <m:ctrlPr>
              <w:del w:id="411" w:author="Clay Cressler" w:date="2020-08-10T11:38:00Z">
                <w:rPr>
                  <w:rFonts w:ascii="Cambria Math" w:eastAsiaTheme="minorEastAsia" w:hAnsi="Cambria Math" w:cstheme="minorHAnsi"/>
                  <w:i/>
                  <w:sz w:val="22"/>
                  <w:szCs w:val="22"/>
                </w:rPr>
              </w:del>
            </m:ctrlPr>
          </m:funcPr>
          <m:fName>
            <m:r>
              <w:del w:id="412" w:author="Clay Cressler" w:date="2020-08-10T11:38:00Z">
                <m:rPr>
                  <m:sty m:val="p"/>
                </m:rPr>
                <w:rPr>
                  <w:rFonts w:ascii="Cambria Math" w:eastAsiaTheme="minorEastAsia" w:hAnsi="Cambria Math" w:cstheme="minorHAnsi"/>
                  <w:sz w:val="22"/>
                  <w:szCs w:val="22"/>
                </w:rPr>
                <m:t>max</m:t>
              </w:del>
            </m:r>
          </m:fName>
          <m:e/>
        </m:func>
      </m:oMath>
      <w:del w:id="413" w:author="Clay Cressler" w:date="2020-08-10T11:27:00Z">
        <w:r w:rsidDel="00A23825">
          <w:rPr>
            <w:rFonts w:cstheme="minorHAnsi"/>
            <w:sz w:val="22"/>
            <w:szCs w:val="22"/>
          </w:rPr>
          <w:delText xml:space="preserve">therefore </w:delText>
        </w:r>
      </w:del>
      <w:ins w:id="414" w:author="Clay Cressler" w:date="2020-08-10T11:39:00Z">
        <w:r w:rsidR="009B1B5A">
          <w:rPr>
            <w:rFonts w:cstheme="minorHAnsi"/>
            <w:sz w:val="22"/>
            <w:szCs w:val="22"/>
          </w:rPr>
          <w:t xml:space="preserve"> via the trade-off function, we </w:t>
        </w:r>
      </w:ins>
      <w:del w:id="415" w:author="Clay Cressler" w:date="2020-08-10T11:39:00Z">
        <w:r w:rsidDel="009B1B5A">
          <w:rPr>
            <w:rFonts w:cstheme="minorHAnsi"/>
            <w:sz w:val="22"/>
            <w:szCs w:val="22"/>
          </w:rPr>
          <w:delText>b</w:delText>
        </w:r>
      </w:del>
      <w:ins w:id="416" w:author="Clay Cressler" w:date="2020-08-10T11:39:00Z">
        <w:r w:rsidR="009B1B5A">
          <w:rPr>
            <w:rFonts w:cstheme="minorHAnsi"/>
            <w:sz w:val="22"/>
            <w:szCs w:val="22"/>
          </w:rPr>
          <w:t>had to b</w:t>
        </w:r>
      </w:ins>
      <w:r>
        <w:rPr>
          <w:rFonts w:cstheme="minorHAnsi"/>
          <w:sz w:val="22"/>
          <w:szCs w:val="22"/>
        </w:rPr>
        <w:t>r</w:t>
      </w:r>
      <w:del w:id="417" w:author="Clay Cressler" w:date="2020-08-10T11:39:00Z">
        <w:r w:rsidDel="009B1B5A">
          <w:rPr>
            <w:rFonts w:cstheme="minorHAnsi"/>
            <w:sz w:val="22"/>
            <w:szCs w:val="22"/>
          </w:rPr>
          <w:delText>o</w:delText>
        </w:r>
      </w:del>
      <w:del w:id="418" w:author="Clay Cressler" w:date="2020-08-10T11:40:00Z">
        <w:r w:rsidDel="009B1B5A">
          <w:rPr>
            <w:rFonts w:cstheme="minorHAnsi"/>
            <w:sz w:val="22"/>
            <w:szCs w:val="22"/>
          </w:rPr>
          <w:delText>k</w:delText>
        </w:r>
      </w:del>
      <w:r>
        <w:rPr>
          <w:rFonts w:cstheme="minorHAnsi"/>
          <w:sz w:val="22"/>
          <w:szCs w:val="22"/>
        </w:rPr>
        <w:t>e</w:t>
      </w:r>
      <w:ins w:id="419" w:author="Clay Cressler" w:date="2020-08-10T11:40:00Z">
        <w:r w:rsidR="009B1B5A">
          <w:rPr>
            <w:rFonts w:cstheme="minorHAnsi"/>
            <w:sz w:val="22"/>
            <w:szCs w:val="22"/>
          </w:rPr>
          <w:t>ak</w:t>
        </w:r>
      </w:ins>
      <w:r>
        <w:rPr>
          <w:rFonts w:cstheme="minorHAnsi"/>
          <w:sz w:val="22"/>
          <w:szCs w:val="22"/>
        </w:rPr>
        <w:t xml:space="preserve"> th</w:t>
      </w:r>
      <w:del w:id="420" w:author="Clay Cressler" w:date="2020-08-10T11:40:00Z">
        <w:r w:rsidDel="009B1B5A">
          <w:rPr>
            <w:rFonts w:cstheme="minorHAnsi"/>
            <w:sz w:val="22"/>
            <w:szCs w:val="22"/>
          </w:rPr>
          <w:delText>is</w:delText>
        </w:r>
      </w:del>
      <w:ins w:id="421" w:author="Clay Cressler" w:date="2020-08-10T11:40:00Z">
        <w:r w:rsidR="009B1B5A">
          <w:rPr>
            <w:rFonts w:cstheme="minorHAnsi"/>
            <w:sz w:val="22"/>
            <w:szCs w:val="22"/>
          </w:rPr>
          <w:t>e</w:t>
        </w:r>
      </w:ins>
      <w:r>
        <w:rPr>
          <w:rFonts w:cstheme="minorHAnsi"/>
          <w:sz w:val="22"/>
          <w:szCs w:val="22"/>
        </w:rPr>
        <w:t xml:space="preserve"> </w:t>
      </w:r>
      <w:ins w:id="422" w:author="Clay Cressler" w:date="2020-08-10T10:41:00Z">
        <w:r w:rsidR="00B8099F">
          <w:rPr>
            <w:rFonts w:cstheme="minorHAnsi"/>
            <w:sz w:val="22"/>
            <w:szCs w:val="22"/>
          </w:rPr>
          <w:t xml:space="preserve">trade-off </w:t>
        </w:r>
      </w:ins>
      <w:del w:id="423" w:author="Clay Cressler" w:date="2020-08-10T10:41:00Z">
        <w:r w:rsidDel="00B8099F">
          <w:rPr>
            <w:rFonts w:cstheme="minorHAnsi"/>
            <w:sz w:val="22"/>
            <w:szCs w:val="22"/>
          </w:rPr>
          <w:delText xml:space="preserve">apart </w:delText>
        </w:r>
      </w:del>
      <w:r>
        <w:rPr>
          <w:rFonts w:cstheme="minorHAnsi"/>
          <w:sz w:val="22"/>
          <w:szCs w:val="22"/>
        </w:rPr>
        <w:t xml:space="preserve">to evaluate the effect of variation in each parameter on ecological dynamics separately. </w:t>
      </w:r>
      <w:del w:id="424" w:author="Clay Cressler" w:date="2020-08-10T11:37:00Z">
        <w:r w:rsidDel="00A23825">
          <w:rPr>
            <w:rFonts w:cstheme="minorHAnsi"/>
            <w:sz w:val="22"/>
            <w:szCs w:val="22"/>
          </w:rPr>
          <w:delText>W</w:delText>
        </w:r>
        <w:r w:rsidRPr="00496E2D" w:rsidDel="00A23825">
          <w:rPr>
            <w:rFonts w:cstheme="minorHAnsi"/>
            <w:sz w:val="22"/>
            <w:szCs w:val="22"/>
          </w:rPr>
          <w:delText xml:space="preserve">e examined whether variation in neither trait, </w:delText>
        </w:r>
        <w:r w:rsidRPr="0046658B" w:rsidDel="00A23825">
          <w:rPr>
            <w:rFonts w:eastAsiaTheme="minorEastAsia" w:cstheme="minorHAnsi"/>
            <w:i/>
            <w:sz w:val="22"/>
            <w:szCs w:val="22"/>
          </w:rPr>
          <w:delText>b</w:delText>
        </w:r>
        <w:r w:rsidRPr="00496E2D" w:rsidDel="00A23825">
          <w:rPr>
            <w:rFonts w:eastAsiaTheme="minorEastAsia" w:cstheme="minorHAnsi"/>
            <w:sz w:val="22"/>
            <w:szCs w:val="22"/>
            <w:vertAlign w:val="subscript"/>
          </w:rPr>
          <w:delText>max</w:delText>
        </w:r>
        <w:r w:rsidRPr="00496E2D" w:rsidDel="00A23825">
          <w:rPr>
            <w:rFonts w:cstheme="minorHAnsi"/>
            <w:sz w:val="22"/>
            <w:szCs w:val="22"/>
          </w:rPr>
          <w:delText xml:space="preserve"> alone, </w:delText>
        </w:r>
        <w:r w:rsidRPr="0046658B" w:rsidDel="00A23825">
          <w:rPr>
            <w:rFonts w:eastAsiaTheme="minorEastAsia" w:cstheme="minorHAnsi"/>
            <w:i/>
            <w:sz w:val="22"/>
            <w:szCs w:val="22"/>
          </w:rPr>
          <w:delText>d</w:delText>
        </w:r>
        <w:r w:rsidRPr="00496E2D" w:rsidDel="00A23825">
          <w:rPr>
            <w:rFonts w:eastAsiaTheme="minorEastAsia" w:cstheme="minorHAnsi"/>
            <w:sz w:val="22"/>
            <w:szCs w:val="22"/>
            <w:vertAlign w:val="subscript"/>
          </w:rPr>
          <w:delText>min</w:delText>
        </w:r>
        <w:r w:rsidRPr="00496E2D" w:rsidDel="00A23825">
          <w:rPr>
            <w:rFonts w:eastAsiaTheme="minorEastAsia" w:cstheme="minorHAnsi"/>
            <w:sz w:val="22"/>
            <w:szCs w:val="22"/>
          </w:rPr>
          <w:delText xml:space="preserve"> </w:delText>
        </w:r>
        <w:r w:rsidRPr="00496E2D" w:rsidDel="00A23825">
          <w:rPr>
            <w:rFonts w:cstheme="minorHAnsi"/>
            <w:sz w:val="22"/>
            <w:szCs w:val="22"/>
          </w:rPr>
          <w:delText>alone, or both traits combined, influenced the dynamics</w:delText>
        </w:r>
      </w:del>
      <w:ins w:id="425" w:author="John DeLong" w:date="2020-07-21T14:33:00Z">
        <w:del w:id="426" w:author="Clay Cressler" w:date="2020-08-10T11:37:00Z">
          <w:r w:rsidR="00FD451E" w:rsidDel="00A23825">
            <w:rPr>
              <w:rFonts w:cstheme="minorHAnsi"/>
              <w:sz w:val="22"/>
              <w:szCs w:val="22"/>
            </w:rPr>
            <w:delText>.</w:delText>
          </w:r>
        </w:del>
      </w:ins>
      <w:ins w:id="427" w:author="John DeLong" w:date="2020-07-21T14:34:00Z">
        <w:del w:id="428" w:author="Clay Cressler" w:date="2020-08-10T11:37:00Z">
          <w:r w:rsidR="00FD451E" w:rsidDel="00A23825">
            <w:rPr>
              <w:rFonts w:cstheme="minorHAnsi"/>
              <w:sz w:val="22"/>
              <w:szCs w:val="22"/>
            </w:rPr>
            <w:delText xml:space="preserve"> </w:delText>
          </w:r>
        </w:del>
        <w:r w:rsidR="00FD451E">
          <w:rPr>
            <w:rFonts w:cstheme="minorHAnsi"/>
            <w:sz w:val="22"/>
            <w:szCs w:val="22"/>
          </w:rPr>
          <w:t xml:space="preserve">We first </w:t>
        </w:r>
      </w:ins>
      <w:del w:id="429" w:author="John DeLong" w:date="2020-07-21T14:34:00Z">
        <w:r w:rsidDel="00FD451E">
          <w:rPr>
            <w:rFonts w:cstheme="minorHAnsi"/>
            <w:sz w:val="22"/>
            <w:szCs w:val="22"/>
          </w:rPr>
          <w:delText>, respectively, by e</w:delText>
        </w:r>
      </w:del>
      <w:ins w:id="430" w:author="John DeLong" w:date="2020-07-21T14:34:00Z">
        <w:r w:rsidR="00FD451E">
          <w:rPr>
            <w:rFonts w:cstheme="minorHAnsi"/>
            <w:sz w:val="22"/>
            <w:szCs w:val="22"/>
          </w:rPr>
          <w:t>e</w:t>
        </w:r>
      </w:ins>
      <w:r>
        <w:rPr>
          <w:rFonts w:cstheme="minorHAnsi"/>
          <w:sz w:val="22"/>
          <w:szCs w:val="22"/>
        </w:rPr>
        <w:t>liminat</w:t>
      </w:r>
      <w:ins w:id="431" w:author="John DeLong" w:date="2020-07-21T14:34:00Z">
        <w:r w:rsidR="00FD451E">
          <w:rPr>
            <w:rFonts w:cstheme="minorHAnsi"/>
            <w:sz w:val="22"/>
            <w:szCs w:val="22"/>
          </w:rPr>
          <w:t>ed</w:t>
        </w:r>
      </w:ins>
      <w:del w:id="432" w:author="John DeLong" w:date="2020-07-21T14:34:00Z">
        <w:r w:rsidDel="00FD451E">
          <w:rPr>
            <w:rFonts w:cstheme="minorHAnsi"/>
            <w:sz w:val="22"/>
            <w:szCs w:val="22"/>
          </w:rPr>
          <w:delText>ing</w:delText>
        </w:r>
      </w:del>
      <w:r>
        <w:rPr>
          <w:rFonts w:cstheme="minorHAnsi"/>
          <w:sz w:val="22"/>
          <w:szCs w:val="22"/>
        </w:rPr>
        <w:t xml:space="preserve"> variation altogether</w:t>
      </w:r>
      <w:ins w:id="433" w:author="John DeLong" w:date="2020-07-21T14:34:00Z">
        <w:r w:rsidR="00FD451E">
          <w:rPr>
            <w:rFonts w:cstheme="minorHAnsi"/>
            <w:sz w:val="22"/>
            <w:szCs w:val="22"/>
          </w:rPr>
          <w:t xml:space="preserve"> by </w:t>
        </w:r>
        <w:r w:rsidR="00DA3EAD">
          <w:rPr>
            <w:rFonts w:cstheme="minorHAnsi"/>
            <w:sz w:val="22"/>
            <w:szCs w:val="22"/>
          </w:rPr>
          <w:t>fixing</w:t>
        </w:r>
        <w:r w:rsidR="00FD451E">
          <w:rPr>
            <w:rFonts w:cstheme="minorHAnsi"/>
            <w:sz w:val="22"/>
            <w:szCs w:val="22"/>
          </w:rPr>
          <w:t xml:space="preserve"> both </w:t>
        </w:r>
        <w:proofErr w:type="spellStart"/>
        <w:r w:rsidR="00FD451E" w:rsidRPr="0046658B">
          <w:rPr>
            <w:rFonts w:eastAsiaTheme="minorEastAsia" w:cstheme="minorHAnsi"/>
            <w:i/>
            <w:sz w:val="22"/>
            <w:szCs w:val="22"/>
          </w:rPr>
          <w:t>b</w:t>
        </w:r>
        <w:r w:rsidR="00FD451E" w:rsidRPr="00496E2D">
          <w:rPr>
            <w:rFonts w:eastAsiaTheme="minorEastAsia" w:cstheme="minorHAnsi"/>
            <w:sz w:val="22"/>
            <w:szCs w:val="22"/>
            <w:vertAlign w:val="subscript"/>
          </w:rPr>
          <w:t>max</w:t>
        </w:r>
        <w:proofErr w:type="spellEnd"/>
        <w:r w:rsidR="00FD451E">
          <w:rPr>
            <w:rFonts w:cstheme="minorHAnsi"/>
            <w:sz w:val="22"/>
            <w:szCs w:val="22"/>
          </w:rPr>
          <w:t xml:space="preserve"> and </w:t>
        </w:r>
        <w:proofErr w:type="spellStart"/>
        <w:r w:rsidR="00FD451E" w:rsidRPr="0046658B">
          <w:rPr>
            <w:rFonts w:eastAsiaTheme="minorEastAsia" w:cstheme="minorHAnsi"/>
            <w:i/>
            <w:sz w:val="22"/>
            <w:szCs w:val="22"/>
          </w:rPr>
          <w:t>d</w:t>
        </w:r>
        <w:r w:rsidR="00FD451E" w:rsidRPr="00496E2D">
          <w:rPr>
            <w:rFonts w:eastAsiaTheme="minorEastAsia" w:cstheme="minorHAnsi"/>
            <w:sz w:val="22"/>
            <w:szCs w:val="22"/>
            <w:vertAlign w:val="subscript"/>
          </w:rPr>
          <w:t>min</w:t>
        </w:r>
        <w:proofErr w:type="spellEnd"/>
        <w:r w:rsidR="00FD451E">
          <w:rPr>
            <w:rFonts w:cstheme="minorHAnsi"/>
            <w:sz w:val="22"/>
            <w:szCs w:val="22"/>
          </w:rPr>
          <w:t xml:space="preserve"> at their </w:t>
        </w:r>
        <w:commentRangeStart w:id="434"/>
        <w:del w:id="435" w:author="Clay Cressler" w:date="2020-08-07T15:39:00Z">
          <w:r w:rsidR="00FD451E" w:rsidDel="00644802">
            <w:rPr>
              <w:rFonts w:cstheme="minorHAnsi"/>
              <w:sz w:val="22"/>
              <w:szCs w:val="22"/>
            </w:rPr>
            <w:delText>mean</w:delText>
          </w:r>
        </w:del>
      </w:ins>
      <w:ins w:id="436" w:author="Clay Cressler" w:date="2020-08-07T15:39:00Z">
        <w:r w:rsidR="00644802">
          <w:rPr>
            <w:rFonts w:cstheme="minorHAnsi"/>
            <w:sz w:val="22"/>
            <w:szCs w:val="22"/>
          </w:rPr>
          <w:t>initial</w:t>
        </w:r>
      </w:ins>
      <w:ins w:id="437" w:author="John DeLong" w:date="2020-07-21T14:34:00Z">
        <w:r w:rsidR="00FD451E">
          <w:rPr>
            <w:rFonts w:cstheme="minorHAnsi"/>
            <w:sz w:val="22"/>
            <w:szCs w:val="22"/>
          </w:rPr>
          <w:t xml:space="preserve"> </w:t>
        </w:r>
      </w:ins>
      <w:commentRangeEnd w:id="434"/>
      <w:r w:rsidR="00644802">
        <w:rPr>
          <w:rStyle w:val="CommentReference"/>
        </w:rPr>
        <w:commentReference w:id="434"/>
      </w:r>
      <w:ins w:id="438" w:author="John DeLong" w:date="2020-07-21T14:34:00Z">
        <w:r w:rsidR="00FD451E">
          <w:rPr>
            <w:rFonts w:cstheme="minorHAnsi"/>
            <w:sz w:val="22"/>
            <w:szCs w:val="22"/>
          </w:rPr>
          <w:t>values</w:t>
        </w:r>
      </w:ins>
      <w:ins w:id="439" w:author="John DeLong" w:date="2020-07-21T14:35:00Z">
        <w:r w:rsidR="00DA3EAD">
          <w:rPr>
            <w:rFonts w:cstheme="minorHAnsi"/>
            <w:sz w:val="22"/>
            <w:szCs w:val="22"/>
          </w:rPr>
          <w:t xml:space="preserve"> (</w:t>
        </w:r>
      </w:ins>
      <w:ins w:id="440" w:author="Clay Cressler" w:date="2020-08-07T15:44:00Z">
        <w:r w:rsidR="00644802">
          <w:rPr>
            <w:rFonts w:cstheme="minorHAnsi"/>
            <w:sz w:val="22"/>
            <w:szCs w:val="22"/>
          </w:rPr>
          <w:t xml:space="preserve">so all individuals had </w:t>
        </w:r>
      </w:ins>
      <m:oMath>
        <m:sSub>
          <m:sSubPr>
            <m:ctrlPr>
              <w:ins w:id="441" w:author="Clay Cressler" w:date="2020-08-07T15:45:00Z">
                <w:rPr>
                  <w:rFonts w:ascii="Cambria Math" w:hAnsi="Cambria Math" w:cstheme="minorHAnsi"/>
                  <w:i/>
                  <w:sz w:val="22"/>
                  <w:szCs w:val="22"/>
                </w:rPr>
              </w:ins>
            </m:ctrlPr>
          </m:sSubPr>
          <m:e>
            <m:r>
              <w:ins w:id="442" w:author="Clay Cressler" w:date="2020-08-07T15:45:00Z">
                <w:rPr>
                  <w:rFonts w:ascii="Cambria Math" w:hAnsi="Cambria Math" w:cstheme="minorHAnsi"/>
                  <w:sz w:val="22"/>
                  <w:szCs w:val="22"/>
                </w:rPr>
                <m:t>b</m:t>
              </w:ins>
            </m:r>
          </m:e>
          <m:sub>
            <m:r>
              <w:ins w:id="443" w:author="Clay Cressler" w:date="2020-08-07T15:45:00Z">
                <w:rPr>
                  <w:rFonts w:ascii="Cambria Math" w:hAnsi="Cambria Math" w:cstheme="minorHAnsi"/>
                  <w:sz w:val="22"/>
                  <w:szCs w:val="22"/>
                </w:rPr>
                <m:t>max</m:t>
              </w:ins>
            </m:r>
          </m:sub>
        </m:sSub>
        <m:r>
          <w:ins w:id="444" w:author="Clay Cressler" w:date="2020-08-07T15:45:00Z">
            <w:rPr>
              <w:rFonts w:ascii="Cambria Math" w:hAnsi="Cambria Math" w:cstheme="minorHAnsi"/>
              <w:sz w:val="22"/>
              <w:szCs w:val="22"/>
            </w:rPr>
            <m:t>=1.8</m:t>
          </w:ins>
        </m:r>
      </m:oMath>
      <w:ins w:id="445" w:author="Clay Cressler" w:date="2020-08-07T15:45:00Z">
        <w:r w:rsidR="0007557A">
          <w:rPr>
            <w:rFonts w:eastAsiaTheme="minorEastAsia" w:cstheme="minorHAnsi"/>
            <w:sz w:val="22"/>
            <w:szCs w:val="22"/>
          </w:rPr>
          <w:t xml:space="preserve"> and </w:t>
        </w:r>
      </w:ins>
      <m:oMath>
        <m:sSub>
          <m:sSubPr>
            <m:ctrlPr>
              <w:ins w:id="446" w:author="Clay Cressler" w:date="2020-08-07T15:45:00Z">
                <w:rPr>
                  <w:rFonts w:ascii="Cambria Math" w:eastAsiaTheme="minorEastAsia" w:hAnsi="Cambria Math" w:cstheme="minorHAnsi"/>
                  <w:i/>
                  <w:sz w:val="22"/>
                  <w:szCs w:val="22"/>
                </w:rPr>
              </w:ins>
            </m:ctrlPr>
          </m:sSubPr>
          <m:e>
            <m:r>
              <w:ins w:id="447" w:author="Clay Cressler" w:date="2020-08-07T15:45:00Z">
                <w:rPr>
                  <w:rFonts w:ascii="Cambria Math" w:eastAsiaTheme="minorEastAsia" w:hAnsi="Cambria Math" w:cstheme="minorHAnsi"/>
                  <w:sz w:val="22"/>
                  <w:szCs w:val="22"/>
                </w:rPr>
                <m:t>d</m:t>
              </w:ins>
            </m:r>
          </m:e>
          <m:sub>
            <m:r>
              <w:ins w:id="448" w:author="Clay Cressler" w:date="2020-08-07T15:45:00Z">
                <w:rPr>
                  <w:rFonts w:ascii="Cambria Math" w:eastAsiaTheme="minorEastAsia" w:hAnsi="Cambria Math" w:cstheme="minorHAnsi"/>
                  <w:sz w:val="22"/>
                  <w:szCs w:val="22"/>
                </w:rPr>
                <m:t>min</m:t>
              </w:ins>
            </m:r>
          </m:sub>
        </m:sSub>
        <m:r>
          <w:ins w:id="449" w:author="Clay Cressler" w:date="2020-08-07T15:45:00Z">
            <w:rPr>
              <w:rFonts w:ascii="Cambria Math" w:eastAsiaTheme="minorEastAsia" w:hAnsi="Cambria Math" w:cstheme="minorHAnsi"/>
              <w:sz w:val="22"/>
              <w:szCs w:val="22"/>
            </w:rPr>
            <m:t>=0.3</m:t>
          </w:ins>
        </m:r>
      </m:oMath>
      <w:ins w:id="450" w:author="John DeLong" w:date="2020-07-21T14:35:00Z">
        <w:del w:id="451" w:author="Clay Cressler" w:date="2020-08-07T15:44:00Z">
          <w:r w:rsidR="00DA3EAD" w:rsidDel="00644802">
            <w:rPr>
              <w:rFonts w:cstheme="minorHAnsi"/>
              <w:sz w:val="22"/>
              <w:szCs w:val="22"/>
            </w:rPr>
            <w:delText>that is, here, CV = 0</w:delText>
          </w:r>
        </w:del>
        <w:r w:rsidR="00DA3EAD">
          <w:rPr>
            <w:rFonts w:cstheme="minorHAnsi"/>
            <w:sz w:val="22"/>
            <w:szCs w:val="22"/>
          </w:rPr>
          <w:t xml:space="preserve">). Second, we </w:t>
        </w:r>
      </w:ins>
      <w:del w:id="452" w:author="John DeLong" w:date="2020-07-21T14:35:00Z">
        <w:r w:rsidDel="00DA3EAD">
          <w:rPr>
            <w:rFonts w:cstheme="minorHAnsi"/>
            <w:sz w:val="22"/>
            <w:szCs w:val="22"/>
          </w:rPr>
          <w:delText xml:space="preserve">; by </w:delText>
        </w:r>
      </w:del>
      <w:r>
        <w:rPr>
          <w:rFonts w:cstheme="minorHAnsi"/>
          <w:sz w:val="22"/>
          <w:szCs w:val="22"/>
        </w:rPr>
        <w:t>allow</w:t>
      </w:r>
      <w:ins w:id="453" w:author="John DeLong" w:date="2020-07-21T14:35:00Z">
        <w:r w:rsidR="00DA3EAD">
          <w:rPr>
            <w:rFonts w:cstheme="minorHAnsi"/>
            <w:sz w:val="22"/>
            <w:szCs w:val="22"/>
          </w:rPr>
          <w:t>ed</w:t>
        </w:r>
      </w:ins>
      <w:del w:id="454" w:author="John DeLong" w:date="2020-07-21T14:35:00Z">
        <w:r w:rsidDel="00DA3EAD">
          <w:rPr>
            <w:rFonts w:cstheme="minorHAnsi"/>
            <w:sz w:val="22"/>
            <w:szCs w:val="22"/>
          </w:rPr>
          <w:delText>ing</w:delText>
        </w:r>
      </w:del>
      <w:r>
        <w:rPr>
          <w:rFonts w:cstheme="minorHAnsi"/>
          <w:sz w:val="22"/>
          <w:szCs w:val="22"/>
        </w:rPr>
        <w:t xml:space="preserve"> variation in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ins w:id="455" w:author="Clay Cressler" w:date="2020-08-07T15:47:00Z">
        <w:r w:rsidR="0007557A">
          <w:rPr>
            <w:rFonts w:cstheme="minorHAnsi"/>
            <w:sz w:val="22"/>
            <w:szCs w:val="22"/>
          </w:rPr>
          <w:t xml:space="preserve">around the initial value </w:t>
        </w:r>
      </w:ins>
      <w:ins w:id="456" w:author="John DeLong" w:date="2020-07-21T14:35:00Z">
        <w:del w:id="457" w:author="Clay Cressler" w:date="2020-08-07T15:45:00Z">
          <w:r w:rsidR="00DA3EAD" w:rsidDel="0007557A">
            <w:rPr>
              <w:rFonts w:cstheme="minorHAnsi"/>
              <w:sz w:val="22"/>
              <w:szCs w:val="22"/>
            </w:rPr>
            <w:delText xml:space="preserve">with CV = 0.3 </w:delText>
          </w:r>
        </w:del>
      </w:ins>
      <w:r>
        <w:rPr>
          <w:rFonts w:cstheme="minorHAnsi"/>
          <w:sz w:val="22"/>
          <w:szCs w:val="22"/>
        </w:rPr>
        <w:t xml:space="preserve">but </w:t>
      </w:r>
      <w:del w:id="458" w:author="John DeLong" w:date="2020-07-21T14:35:00Z">
        <w:r w:rsidDel="00DA3EAD">
          <w:rPr>
            <w:rFonts w:cstheme="minorHAnsi"/>
            <w:sz w:val="22"/>
            <w:szCs w:val="22"/>
          </w:rPr>
          <w:delText xml:space="preserve">holding </w:delText>
        </w:r>
      </w:del>
      <w:ins w:id="459" w:author="John DeLong" w:date="2020-07-21T14:35:00Z">
        <w:r w:rsidR="00DA3EAD">
          <w:rPr>
            <w:rFonts w:cstheme="minorHAnsi"/>
            <w:sz w:val="22"/>
            <w:szCs w:val="22"/>
          </w:rPr>
          <w:t xml:space="preserve">fixed </w:t>
        </w:r>
      </w:ins>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ins w:id="460" w:author="John DeLong" w:date="2020-07-21T14:36:00Z">
        <w:r w:rsidR="00DA3EAD">
          <w:rPr>
            <w:rFonts w:eastAsiaTheme="minorEastAsia" w:cstheme="minorHAnsi"/>
            <w:sz w:val="22"/>
            <w:szCs w:val="22"/>
            <w:vertAlign w:val="subscript"/>
          </w:rPr>
          <w:t xml:space="preserve"> </w:t>
        </w:r>
      </w:ins>
      <w:del w:id="461" w:author="John DeLong" w:date="2020-07-21T14:35:00Z">
        <w:r w:rsidDel="00DA3EAD">
          <w:rPr>
            <w:rFonts w:eastAsiaTheme="minorEastAsia" w:cstheme="minorHAnsi"/>
            <w:sz w:val="22"/>
            <w:szCs w:val="22"/>
          </w:rPr>
          <w:delText xml:space="preserve"> </w:delText>
        </w:r>
      </w:del>
      <w:ins w:id="462" w:author="John DeLong" w:date="2020-07-21T14:35:00Z">
        <w:r w:rsidR="00E71942">
          <w:rPr>
            <w:rFonts w:eastAsiaTheme="minorEastAsia" w:cstheme="minorHAnsi"/>
            <w:sz w:val="22"/>
            <w:szCs w:val="22"/>
          </w:rPr>
          <w:t xml:space="preserve">at its </w:t>
        </w:r>
        <w:del w:id="463" w:author="Clay Cressler" w:date="2020-08-07T15:45:00Z">
          <w:r w:rsidR="00E71942" w:rsidDel="0007557A">
            <w:rPr>
              <w:rFonts w:eastAsiaTheme="minorEastAsia" w:cstheme="minorHAnsi"/>
              <w:sz w:val="22"/>
              <w:szCs w:val="22"/>
            </w:rPr>
            <w:delText>mean</w:delText>
          </w:r>
        </w:del>
      </w:ins>
      <w:ins w:id="464" w:author="Clay Cressler" w:date="2020-08-07T15:45:00Z">
        <w:r w:rsidR="0007557A">
          <w:rPr>
            <w:rFonts w:eastAsiaTheme="minorEastAsia" w:cstheme="minorHAnsi"/>
            <w:sz w:val="22"/>
            <w:szCs w:val="22"/>
          </w:rPr>
          <w:t>initial</w:t>
        </w:r>
      </w:ins>
      <w:ins w:id="465" w:author="John DeLong" w:date="2020-07-21T14:35:00Z">
        <w:r w:rsidR="00E71942">
          <w:rPr>
            <w:rFonts w:eastAsiaTheme="minorEastAsia" w:cstheme="minorHAnsi"/>
            <w:sz w:val="22"/>
            <w:szCs w:val="22"/>
          </w:rPr>
          <w:t xml:space="preserve"> value</w:t>
        </w:r>
      </w:ins>
      <w:ins w:id="466" w:author="Clay Cressler" w:date="2020-08-07T15:45:00Z">
        <w:r w:rsidR="0007557A">
          <w:rPr>
            <w:rFonts w:eastAsiaTheme="minorEastAsia" w:cstheme="minorHAnsi"/>
            <w:sz w:val="22"/>
            <w:szCs w:val="22"/>
          </w:rPr>
          <w:t xml:space="preserve"> (so </w:t>
        </w:r>
      </w:ins>
      <w:ins w:id="467" w:author="Clay Cressler" w:date="2020-08-07T15:48:00Z">
        <w:r w:rsidR="0007557A">
          <w:rPr>
            <w:rFonts w:eastAsiaTheme="minorEastAsia" w:cstheme="minorHAnsi"/>
            <w:sz w:val="22"/>
            <w:szCs w:val="22"/>
          </w:rPr>
          <w:t>each individual</w:t>
        </w:r>
      </w:ins>
      <w:ins w:id="468" w:author="Clay Cressler" w:date="2020-08-07T15:55:00Z">
        <w:r w:rsidR="00EB3B5B">
          <w:rPr>
            <w:rFonts w:eastAsiaTheme="minorEastAsia" w:cstheme="minorHAnsi"/>
            <w:sz w:val="22"/>
            <w:szCs w:val="22"/>
          </w:rPr>
          <w:t xml:space="preserve"> had</w:t>
        </w:r>
      </w:ins>
      <w:ins w:id="469" w:author="Clay Cressler" w:date="2020-08-07T15:48:00Z">
        <w:r w:rsidR="0007557A">
          <w:rPr>
            <w:rFonts w:eastAsiaTheme="minorEastAsia" w:cstheme="minorHAnsi"/>
            <w:sz w:val="22"/>
            <w:szCs w:val="22"/>
          </w:rPr>
          <w:t xml:space="preserve"> </w:t>
        </w:r>
      </w:ins>
      <m:oMath>
        <m:sSub>
          <m:sSubPr>
            <m:ctrlPr>
              <w:ins w:id="470" w:author="Clay Cressler" w:date="2020-08-07T15:48:00Z">
                <w:rPr>
                  <w:rFonts w:ascii="Cambria Math" w:eastAsiaTheme="minorEastAsia" w:hAnsi="Cambria Math" w:cstheme="minorHAnsi"/>
                  <w:i/>
                  <w:sz w:val="22"/>
                  <w:szCs w:val="22"/>
                </w:rPr>
              </w:ins>
            </m:ctrlPr>
          </m:sSubPr>
          <m:e>
            <m:r>
              <w:ins w:id="471" w:author="Clay Cressler" w:date="2020-08-07T15:48:00Z">
                <w:rPr>
                  <w:rFonts w:ascii="Cambria Math" w:eastAsiaTheme="minorEastAsia" w:hAnsi="Cambria Math" w:cstheme="minorHAnsi"/>
                  <w:sz w:val="22"/>
                  <w:szCs w:val="22"/>
                </w:rPr>
                <m:t>b</m:t>
              </w:ins>
            </m:r>
          </m:e>
          <m:sub>
            <m:r>
              <w:ins w:id="472" w:author="Clay Cressler" w:date="2020-08-07T15:48:00Z">
                <w:rPr>
                  <w:rFonts w:ascii="Cambria Math" w:eastAsiaTheme="minorEastAsia" w:hAnsi="Cambria Math" w:cstheme="minorHAnsi"/>
                  <w:sz w:val="22"/>
                  <w:szCs w:val="22"/>
                </w:rPr>
                <m:t>max</m:t>
              </w:ins>
            </m:r>
          </m:sub>
        </m:sSub>
      </m:oMath>
      <w:ins w:id="473" w:author="Clay Cressler" w:date="2020-08-07T15:48:00Z">
        <w:r w:rsidR="0007557A">
          <w:rPr>
            <w:rFonts w:eastAsiaTheme="minorEastAsia" w:cstheme="minorHAnsi"/>
            <w:sz w:val="22"/>
            <w:szCs w:val="22"/>
          </w:rPr>
          <w:t xml:space="preserve"> drawn from a lognormal distribution with a mean of 1.8 and a CV of 0.3</w:t>
        </w:r>
      </w:ins>
      <w:ins w:id="474" w:author="Clay Cressler" w:date="2020-08-07T15:55:00Z">
        <w:r w:rsidR="00EB3B5B">
          <w:rPr>
            <w:rFonts w:eastAsiaTheme="minorEastAsia" w:cstheme="minorHAnsi"/>
            <w:sz w:val="22"/>
            <w:szCs w:val="22"/>
          </w:rPr>
          <w:t xml:space="preserve"> and </w:t>
        </w:r>
      </w:ins>
      <m:oMath>
        <m:sSub>
          <m:sSubPr>
            <m:ctrlPr>
              <w:ins w:id="475" w:author="Clay Cressler" w:date="2020-08-07T15:55:00Z">
                <w:rPr>
                  <w:rFonts w:ascii="Cambria Math" w:eastAsiaTheme="minorEastAsia" w:hAnsi="Cambria Math" w:cstheme="minorHAnsi"/>
                  <w:i/>
                  <w:sz w:val="22"/>
                  <w:szCs w:val="22"/>
                </w:rPr>
              </w:ins>
            </m:ctrlPr>
          </m:sSubPr>
          <m:e>
            <m:r>
              <w:ins w:id="476" w:author="Clay Cressler" w:date="2020-08-07T15:55:00Z">
                <w:rPr>
                  <w:rFonts w:ascii="Cambria Math" w:eastAsiaTheme="minorEastAsia" w:hAnsi="Cambria Math" w:cstheme="minorHAnsi"/>
                  <w:sz w:val="22"/>
                  <w:szCs w:val="22"/>
                </w:rPr>
                <m:t>d</m:t>
              </w:ins>
            </m:r>
          </m:e>
          <m:sub>
            <m:r>
              <w:ins w:id="477" w:author="Clay Cressler" w:date="2020-08-07T15:55:00Z">
                <w:rPr>
                  <w:rFonts w:ascii="Cambria Math" w:eastAsiaTheme="minorEastAsia" w:hAnsi="Cambria Math" w:cstheme="minorHAnsi"/>
                  <w:sz w:val="22"/>
                  <w:szCs w:val="22"/>
                </w:rPr>
                <m:t>min</m:t>
              </w:ins>
            </m:r>
          </m:sub>
        </m:sSub>
        <m:r>
          <w:ins w:id="478" w:author="Clay Cressler" w:date="2020-08-07T15:55:00Z">
            <w:rPr>
              <w:rFonts w:ascii="Cambria Math" w:eastAsiaTheme="minorEastAsia" w:hAnsi="Cambria Math" w:cstheme="minorHAnsi"/>
              <w:sz w:val="22"/>
              <w:szCs w:val="22"/>
            </w:rPr>
            <m:t>=0.3</m:t>
          </w:ins>
        </m:r>
      </m:oMath>
      <w:ins w:id="479" w:author="Clay Cressler" w:date="2020-08-07T15:48:00Z">
        <w:r w:rsidR="0007557A">
          <w:rPr>
            <w:rFonts w:eastAsiaTheme="minorEastAsia" w:cstheme="minorHAnsi"/>
            <w:sz w:val="22"/>
            <w:szCs w:val="22"/>
          </w:rPr>
          <w:t>)</w:t>
        </w:r>
      </w:ins>
      <w:ins w:id="480" w:author="Clay Cressler" w:date="2020-08-07T15:49:00Z">
        <w:r w:rsidR="0007557A">
          <w:rPr>
            <w:rFonts w:eastAsiaTheme="minorEastAsia" w:cstheme="minorHAnsi"/>
            <w:sz w:val="22"/>
            <w:szCs w:val="22"/>
          </w:rPr>
          <w:t>.</w:t>
        </w:r>
      </w:ins>
      <w:ins w:id="481" w:author="John DeLong" w:date="2020-07-21T14:35:00Z">
        <w:del w:id="482" w:author="Clay Cressler" w:date="2020-08-07T15:52:00Z">
          <w:r w:rsidR="00E71942" w:rsidDel="0007557A">
            <w:rPr>
              <w:rFonts w:eastAsiaTheme="minorEastAsia" w:cstheme="minorHAnsi"/>
              <w:sz w:val="22"/>
              <w:szCs w:val="22"/>
            </w:rPr>
            <w:delText>.</w:delText>
          </w:r>
        </w:del>
      </w:ins>
      <w:del w:id="483" w:author="John DeLong" w:date="2020-07-21T14:35:00Z">
        <w:r w:rsidDel="00DA3EAD">
          <w:rPr>
            <w:rFonts w:eastAsiaTheme="minorEastAsia" w:cstheme="minorHAnsi"/>
            <w:sz w:val="22"/>
            <w:szCs w:val="22"/>
          </w:rPr>
          <w:delText>constant</w:delText>
        </w:r>
      </w:del>
      <w:del w:id="484" w:author="John DeLong" w:date="2020-07-21T14:36:00Z">
        <w:r w:rsidDel="00DA3EAD">
          <w:rPr>
            <w:rFonts w:cstheme="minorHAnsi"/>
            <w:sz w:val="22"/>
            <w:szCs w:val="22"/>
          </w:rPr>
          <w:delText>;</w:delText>
        </w:r>
      </w:del>
      <w:ins w:id="485" w:author="John DeLong" w:date="2020-07-21T14:36:00Z">
        <w:del w:id="486" w:author="Clay Cressler" w:date="2020-08-07T16:58:00Z">
          <w:r w:rsidR="00DA3EAD" w:rsidDel="00615012">
            <w:rPr>
              <w:rFonts w:cstheme="minorHAnsi"/>
              <w:sz w:val="22"/>
              <w:szCs w:val="22"/>
            </w:rPr>
            <w:delText xml:space="preserve"> </w:delText>
          </w:r>
        </w:del>
        <w:r w:rsidR="00DA3EAD">
          <w:rPr>
            <w:rFonts w:cstheme="minorHAnsi"/>
            <w:sz w:val="22"/>
            <w:szCs w:val="22"/>
          </w:rPr>
          <w:t xml:space="preserve">Third, we </w:t>
        </w:r>
      </w:ins>
      <w:del w:id="487" w:author="John DeLong" w:date="2020-07-21T14:36:00Z">
        <w:r w:rsidDel="00DA3EAD">
          <w:rPr>
            <w:rFonts w:cstheme="minorHAnsi"/>
            <w:sz w:val="22"/>
            <w:szCs w:val="22"/>
          </w:rPr>
          <w:delText xml:space="preserve"> by </w:delText>
        </w:r>
      </w:del>
      <w:ins w:id="488" w:author="John DeLong" w:date="2020-07-21T14:36:00Z">
        <w:r w:rsidR="00DA3EAD">
          <w:rPr>
            <w:rFonts w:cstheme="minorHAnsi"/>
            <w:sz w:val="22"/>
            <w:szCs w:val="22"/>
          </w:rPr>
          <w:t>generated</w:t>
        </w:r>
      </w:ins>
      <w:del w:id="489" w:author="John DeLong" w:date="2020-07-21T14:36:00Z">
        <w:r w:rsidDel="00DA3EAD">
          <w:rPr>
            <w:rFonts w:cstheme="minorHAnsi"/>
            <w:sz w:val="22"/>
            <w:szCs w:val="22"/>
          </w:rPr>
          <w:delText>allowing</w:delText>
        </w:r>
      </w:del>
      <w:r>
        <w:rPr>
          <w:rFonts w:cstheme="minorHAnsi"/>
          <w:sz w:val="22"/>
          <w:szCs w:val="22"/>
        </w:rPr>
        <w:t xml:space="preserve"> variation in </w:t>
      </w:r>
      <w:proofErr w:type="spellStart"/>
      <w:r>
        <w:rPr>
          <w:rFonts w:cstheme="minorHAnsi"/>
          <w:i/>
          <w:iCs/>
          <w:sz w:val="22"/>
          <w:szCs w:val="22"/>
        </w:rPr>
        <w:t>d</w:t>
      </w:r>
      <w:r>
        <w:rPr>
          <w:rFonts w:cstheme="minorHAnsi"/>
          <w:sz w:val="22"/>
          <w:szCs w:val="22"/>
          <w:vertAlign w:val="subscript"/>
        </w:rPr>
        <w:t>min</w:t>
      </w:r>
      <w:proofErr w:type="spellEnd"/>
      <w:r>
        <w:rPr>
          <w:rFonts w:cstheme="minorHAnsi"/>
          <w:sz w:val="22"/>
          <w:szCs w:val="22"/>
        </w:rPr>
        <w:t xml:space="preserve"> </w:t>
      </w:r>
      <w:ins w:id="490" w:author="John DeLong" w:date="2020-07-21T14:36:00Z">
        <w:r w:rsidR="00DA3EAD">
          <w:rPr>
            <w:rFonts w:cstheme="minorHAnsi"/>
            <w:sz w:val="22"/>
            <w:szCs w:val="22"/>
          </w:rPr>
          <w:t xml:space="preserve">by first allowing variation in </w:t>
        </w:r>
        <w:proofErr w:type="spellStart"/>
        <w:r w:rsidR="00DA3EAD">
          <w:rPr>
            <w:rFonts w:cstheme="minorHAnsi"/>
            <w:i/>
            <w:iCs/>
            <w:sz w:val="22"/>
            <w:szCs w:val="22"/>
          </w:rPr>
          <w:t>b</w:t>
        </w:r>
        <w:r w:rsidR="00DA3EAD">
          <w:rPr>
            <w:rFonts w:cstheme="minorHAnsi"/>
            <w:sz w:val="22"/>
            <w:szCs w:val="22"/>
            <w:vertAlign w:val="subscript"/>
          </w:rPr>
          <w:t>max</w:t>
        </w:r>
        <w:proofErr w:type="spellEnd"/>
        <w:r w:rsidR="00DA3EAD">
          <w:rPr>
            <w:rFonts w:cstheme="minorHAnsi"/>
            <w:i/>
            <w:iCs/>
            <w:sz w:val="22"/>
            <w:szCs w:val="22"/>
          </w:rPr>
          <w:t xml:space="preserve"> </w:t>
        </w:r>
        <w:r w:rsidR="00DA3EAD">
          <w:rPr>
            <w:rFonts w:cstheme="minorHAnsi"/>
            <w:sz w:val="22"/>
            <w:szCs w:val="22"/>
          </w:rPr>
          <w:t xml:space="preserve">to drive variation in </w:t>
        </w:r>
        <w:proofErr w:type="spellStart"/>
        <w:r w:rsidR="00DA3EAD" w:rsidRPr="0039376F">
          <w:rPr>
            <w:rFonts w:eastAsiaTheme="minorEastAsia" w:cstheme="minorHAnsi"/>
            <w:i/>
            <w:sz w:val="22"/>
            <w:szCs w:val="22"/>
          </w:rPr>
          <w:t>d</w:t>
        </w:r>
        <w:r w:rsidR="00DA3EAD" w:rsidRPr="00496E2D">
          <w:rPr>
            <w:rFonts w:eastAsiaTheme="minorEastAsia" w:cstheme="minorHAnsi"/>
            <w:sz w:val="22"/>
            <w:szCs w:val="22"/>
            <w:vertAlign w:val="subscript"/>
          </w:rPr>
          <w:t>min</w:t>
        </w:r>
      </w:ins>
      <w:proofErr w:type="spellEnd"/>
      <w:ins w:id="491" w:author="John DeLong" w:date="2020-07-21T14:37:00Z">
        <w:r w:rsidR="00DA3EAD">
          <w:rPr>
            <w:rFonts w:eastAsiaTheme="minorEastAsia" w:cstheme="minorHAnsi"/>
            <w:sz w:val="22"/>
            <w:szCs w:val="22"/>
          </w:rPr>
          <w:t xml:space="preserve"> </w:t>
        </w:r>
      </w:ins>
      <w:ins w:id="492" w:author="John DeLong" w:date="2020-07-21T14:36:00Z">
        <w:r w:rsidR="00DA3EAD">
          <w:rPr>
            <w:rFonts w:eastAsiaTheme="minorEastAsia" w:cstheme="minorHAnsi"/>
            <w:sz w:val="22"/>
            <w:szCs w:val="22"/>
          </w:rPr>
          <w:t>according to our trade-off</w:t>
        </w:r>
      </w:ins>
      <w:ins w:id="493" w:author="John DeLong" w:date="2020-07-21T14:37:00Z">
        <w:r w:rsidR="00DA3EAD">
          <w:rPr>
            <w:rFonts w:eastAsiaTheme="minorEastAsia" w:cstheme="minorHAnsi"/>
            <w:sz w:val="22"/>
            <w:szCs w:val="22"/>
          </w:rPr>
          <w:t>,</w:t>
        </w:r>
      </w:ins>
      <w:ins w:id="494" w:author="John DeLong" w:date="2020-07-21T14:36:00Z">
        <w:r w:rsidR="00DA3EAD">
          <w:rPr>
            <w:rFonts w:eastAsiaTheme="minorEastAsia" w:cstheme="minorHAnsi"/>
            <w:sz w:val="22"/>
            <w:szCs w:val="22"/>
          </w:rPr>
          <w:t xml:space="preserve"> </w:t>
        </w:r>
        <w:r w:rsidR="00DA3EAD">
          <w:rPr>
            <w:rFonts w:cstheme="minorHAnsi"/>
            <w:sz w:val="22"/>
            <w:szCs w:val="22"/>
          </w:rPr>
          <w:t xml:space="preserve">but </w:t>
        </w:r>
      </w:ins>
      <w:ins w:id="495" w:author="John DeLong" w:date="2020-07-21T14:37:00Z">
        <w:r w:rsidR="00DA3EAD">
          <w:rPr>
            <w:rFonts w:cstheme="minorHAnsi"/>
            <w:sz w:val="22"/>
            <w:szCs w:val="22"/>
          </w:rPr>
          <w:t xml:space="preserve">we </w:t>
        </w:r>
      </w:ins>
      <w:ins w:id="496" w:author="John DeLong" w:date="2020-07-21T14:36:00Z">
        <w:r w:rsidR="00DA3EAD">
          <w:rPr>
            <w:rFonts w:cstheme="minorHAnsi"/>
            <w:sz w:val="22"/>
            <w:szCs w:val="22"/>
          </w:rPr>
          <w:t>then re-set</w:t>
        </w:r>
      </w:ins>
      <w:ins w:id="497" w:author="John DeLong" w:date="2020-07-21T14:37:00Z">
        <w:r w:rsidR="00DA3EAD">
          <w:rPr>
            <w:rFonts w:cstheme="minorHAnsi"/>
            <w:sz w:val="22"/>
            <w:szCs w:val="22"/>
          </w:rPr>
          <w:t xml:space="preserve"> all</w:t>
        </w:r>
      </w:ins>
      <w:ins w:id="498" w:author="John DeLong" w:date="2020-07-21T14:36:00Z">
        <w:r w:rsidR="00DA3EAD">
          <w:rPr>
            <w:rFonts w:cstheme="minorHAnsi"/>
            <w:sz w:val="22"/>
            <w:szCs w:val="22"/>
          </w:rPr>
          <w:t xml:space="preserve"> </w:t>
        </w:r>
        <w:proofErr w:type="spellStart"/>
        <w:r w:rsidR="00DA3EAD" w:rsidRPr="0039376F">
          <w:rPr>
            <w:rFonts w:eastAsiaTheme="minorEastAsia" w:cstheme="minorHAnsi"/>
            <w:i/>
            <w:sz w:val="22"/>
            <w:szCs w:val="22"/>
          </w:rPr>
          <w:t>b</w:t>
        </w:r>
        <w:r w:rsidR="00DA3EAD" w:rsidRPr="00496E2D">
          <w:rPr>
            <w:rFonts w:eastAsiaTheme="minorEastAsia" w:cstheme="minorHAnsi"/>
            <w:sz w:val="22"/>
            <w:szCs w:val="22"/>
            <w:vertAlign w:val="subscript"/>
          </w:rPr>
          <w:t>max</w:t>
        </w:r>
        <w:proofErr w:type="spellEnd"/>
        <w:r w:rsidR="00DA3EAD" w:rsidRPr="00496E2D">
          <w:rPr>
            <w:rFonts w:cstheme="minorHAnsi"/>
            <w:sz w:val="22"/>
            <w:szCs w:val="22"/>
          </w:rPr>
          <w:t xml:space="preserve"> </w:t>
        </w:r>
      </w:ins>
      <w:ins w:id="499" w:author="John DeLong" w:date="2020-07-21T16:29:00Z">
        <w:r w:rsidR="00E71942">
          <w:rPr>
            <w:rFonts w:cstheme="minorHAnsi"/>
            <w:sz w:val="22"/>
            <w:szCs w:val="22"/>
          </w:rPr>
          <w:t xml:space="preserve">values for individuals </w:t>
        </w:r>
      </w:ins>
      <w:ins w:id="500" w:author="John DeLong" w:date="2020-07-21T14:36:00Z">
        <w:r w:rsidR="00DA3EAD">
          <w:rPr>
            <w:rFonts w:cstheme="minorHAnsi"/>
            <w:sz w:val="22"/>
            <w:szCs w:val="22"/>
          </w:rPr>
          <w:t xml:space="preserve">to the mean </w:t>
        </w:r>
      </w:ins>
      <w:ins w:id="501" w:author="John DeLong" w:date="2020-07-21T14:37:00Z">
        <w:r w:rsidR="00DA3EAD">
          <w:rPr>
            <w:rFonts w:cstheme="minorHAnsi"/>
            <w:sz w:val="22"/>
            <w:szCs w:val="22"/>
          </w:rPr>
          <w:t>value</w:t>
        </w:r>
      </w:ins>
      <w:ins w:id="502" w:author="Clay Cressler" w:date="2020-08-10T10:24:00Z">
        <w:r w:rsidR="00B444DC">
          <w:rPr>
            <w:rFonts w:cstheme="minorHAnsi"/>
            <w:sz w:val="22"/>
            <w:szCs w:val="22"/>
          </w:rPr>
          <w:t xml:space="preserve"> </w:t>
        </w:r>
        <w:r w:rsidR="00B444DC">
          <w:rPr>
            <w:rFonts w:eastAsiaTheme="minorEastAsia" w:cstheme="minorHAnsi"/>
            <w:sz w:val="22"/>
            <w:szCs w:val="22"/>
          </w:rPr>
          <w:t xml:space="preserve">(so each individual had </w:t>
        </w:r>
      </w:ins>
      <m:oMath>
        <m:sSub>
          <m:sSubPr>
            <m:ctrlPr>
              <w:ins w:id="503" w:author="Clay Cressler" w:date="2020-08-10T10:24:00Z">
                <w:rPr>
                  <w:rFonts w:ascii="Cambria Math" w:eastAsiaTheme="minorEastAsia" w:hAnsi="Cambria Math" w:cstheme="minorHAnsi"/>
                  <w:i/>
                  <w:sz w:val="22"/>
                  <w:szCs w:val="22"/>
                </w:rPr>
              </w:ins>
            </m:ctrlPr>
          </m:sSubPr>
          <m:e>
            <m:r>
              <w:ins w:id="504" w:author="Clay Cressler" w:date="2020-08-10T10:24:00Z">
                <w:rPr>
                  <w:rFonts w:ascii="Cambria Math" w:eastAsiaTheme="minorEastAsia" w:hAnsi="Cambria Math" w:cstheme="minorHAnsi"/>
                  <w:sz w:val="22"/>
                  <w:szCs w:val="22"/>
                </w:rPr>
                <m:t>b</m:t>
              </w:ins>
            </m:r>
          </m:e>
          <m:sub>
            <m:r>
              <w:ins w:id="505" w:author="Clay Cressler" w:date="2020-08-10T10:24:00Z">
                <w:rPr>
                  <w:rFonts w:ascii="Cambria Math" w:eastAsiaTheme="minorEastAsia" w:hAnsi="Cambria Math" w:cstheme="minorHAnsi"/>
                  <w:sz w:val="22"/>
                  <w:szCs w:val="22"/>
                </w:rPr>
                <m:t>max</m:t>
              </w:ins>
            </m:r>
          </m:sub>
        </m:sSub>
        <m:r>
          <w:ins w:id="506" w:author="Clay Cressler" w:date="2020-08-10T10:24:00Z">
            <w:rPr>
              <w:rFonts w:ascii="Cambria Math" w:eastAsiaTheme="minorEastAsia" w:hAnsi="Cambria Math" w:cstheme="minorHAnsi"/>
              <w:sz w:val="22"/>
              <w:szCs w:val="22"/>
            </w:rPr>
            <m:t>=1.8</m:t>
          </w:ins>
        </m:r>
      </m:oMath>
      <w:ins w:id="507" w:author="Clay Cressler" w:date="2020-08-10T10:24:00Z">
        <w:r w:rsidR="00B444DC">
          <w:rPr>
            <w:rFonts w:eastAsiaTheme="minorEastAsia" w:cstheme="minorHAnsi"/>
            <w:sz w:val="22"/>
            <w:szCs w:val="22"/>
          </w:rPr>
          <w:t xml:space="preserve"> and </w:t>
        </w:r>
      </w:ins>
      <m:oMath>
        <m:sSub>
          <m:sSubPr>
            <m:ctrlPr>
              <w:ins w:id="508" w:author="Clay Cressler" w:date="2020-08-10T10:24:00Z">
                <w:rPr>
                  <w:rFonts w:ascii="Cambria Math" w:eastAsiaTheme="minorEastAsia" w:hAnsi="Cambria Math" w:cstheme="minorHAnsi"/>
                  <w:i/>
                  <w:sz w:val="22"/>
                  <w:szCs w:val="22"/>
                </w:rPr>
              </w:ins>
            </m:ctrlPr>
          </m:sSubPr>
          <m:e>
            <m:r>
              <w:ins w:id="509" w:author="Clay Cressler" w:date="2020-08-10T10:24:00Z">
                <w:rPr>
                  <w:rFonts w:ascii="Cambria Math" w:eastAsiaTheme="minorEastAsia" w:hAnsi="Cambria Math" w:cstheme="minorHAnsi"/>
                  <w:sz w:val="22"/>
                  <w:szCs w:val="22"/>
                </w:rPr>
                <m:t>d</m:t>
              </w:ins>
            </m:r>
          </m:e>
          <m:sub>
            <m:r>
              <w:ins w:id="510" w:author="Clay Cressler" w:date="2020-08-10T10:24:00Z">
                <w:rPr>
                  <w:rFonts w:ascii="Cambria Math" w:eastAsiaTheme="minorEastAsia" w:hAnsi="Cambria Math" w:cstheme="minorHAnsi"/>
                  <w:sz w:val="22"/>
                  <w:szCs w:val="22"/>
                </w:rPr>
                <m:t>min</m:t>
              </w:ins>
            </m:r>
          </m:sub>
        </m:sSub>
      </m:oMath>
      <w:ins w:id="511" w:author="Clay Cressler" w:date="2020-08-10T10:24:00Z">
        <w:r w:rsidR="00B444DC">
          <w:rPr>
            <w:rFonts w:eastAsiaTheme="minorEastAsia" w:cstheme="minorHAnsi"/>
            <w:sz w:val="22"/>
            <w:szCs w:val="22"/>
          </w:rPr>
          <w:t xml:space="preserve"> equal to the trade-off parameter </w:t>
        </w:r>
        <w:r w:rsidR="00B444DC">
          <w:rPr>
            <w:rFonts w:eastAsiaTheme="minorEastAsia" w:cstheme="minorHAnsi"/>
            <w:i/>
            <w:iCs/>
            <w:sz w:val="22"/>
            <w:szCs w:val="22"/>
          </w:rPr>
          <w:t xml:space="preserve">c </w:t>
        </w:r>
        <w:r w:rsidR="00B444DC">
          <w:rPr>
            <w:rFonts w:eastAsiaTheme="minorEastAsia" w:cstheme="minorHAnsi"/>
            <w:sz w:val="22"/>
            <w:szCs w:val="22"/>
          </w:rPr>
          <w:t xml:space="preserve">multiplied by </w:t>
        </w:r>
      </w:ins>
      <w:ins w:id="512" w:author="Clay Cressler" w:date="2020-08-10T10:48:00Z">
        <w:r w:rsidR="0044055C">
          <w:rPr>
            <w:rFonts w:eastAsiaTheme="minorEastAsia" w:cstheme="minorHAnsi"/>
            <w:sz w:val="22"/>
            <w:szCs w:val="22"/>
          </w:rPr>
          <w:t xml:space="preserve">the square of </w:t>
        </w:r>
      </w:ins>
      <w:ins w:id="513" w:author="Clay Cressler" w:date="2020-08-10T10:24:00Z">
        <w:r w:rsidR="00B444DC">
          <w:rPr>
            <w:rFonts w:eastAsiaTheme="minorEastAsia" w:cstheme="minorHAnsi"/>
            <w:sz w:val="22"/>
            <w:szCs w:val="22"/>
          </w:rPr>
          <w:t xml:space="preserve">a value drawn from </w:t>
        </w:r>
        <w:r w:rsidR="00B444DC">
          <w:rPr>
            <w:rFonts w:eastAsiaTheme="minorEastAsia" w:cstheme="minorHAnsi"/>
            <w:sz w:val="22"/>
            <w:szCs w:val="22"/>
          </w:rPr>
          <w:lastRenderedPageBreak/>
          <w:t>a lognormal distribution with a mean of 1.8 and a CV of 0.3)</w:t>
        </w:r>
      </w:ins>
      <w:ins w:id="514" w:author="John DeLong" w:date="2020-07-21T14:37:00Z">
        <w:r w:rsidR="00DA3EAD">
          <w:rPr>
            <w:rFonts w:cstheme="minorHAnsi"/>
            <w:sz w:val="22"/>
            <w:szCs w:val="22"/>
          </w:rPr>
          <w:t xml:space="preserve">. </w:t>
        </w:r>
      </w:ins>
      <w:ins w:id="515" w:author="Clay Cressler" w:date="2020-08-10T10:25:00Z">
        <w:r w:rsidR="00B444DC">
          <w:rPr>
            <w:rFonts w:cstheme="minorHAnsi"/>
            <w:sz w:val="22"/>
            <w:szCs w:val="22"/>
          </w:rPr>
          <w:t xml:space="preserve">This also removes the trade-off between </w:t>
        </w:r>
      </w:ins>
      <m:oMath>
        <m:sSub>
          <m:sSubPr>
            <m:ctrlPr>
              <w:ins w:id="516" w:author="Clay Cressler" w:date="2020-08-10T10:25:00Z">
                <w:rPr>
                  <w:rFonts w:ascii="Cambria Math" w:hAnsi="Cambria Math" w:cstheme="minorHAnsi"/>
                  <w:i/>
                  <w:sz w:val="22"/>
                  <w:szCs w:val="22"/>
                </w:rPr>
              </w:ins>
            </m:ctrlPr>
          </m:sSubPr>
          <m:e>
            <m:r>
              <w:ins w:id="517" w:author="Clay Cressler" w:date="2020-08-10T10:25:00Z">
                <w:rPr>
                  <w:rFonts w:ascii="Cambria Math" w:hAnsi="Cambria Math" w:cstheme="minorHAnsi"/>
                  <w:sz w:val="22"/>
                  <w:szCs w:val="22"/>
                </w:rPr>
                <m:t>b</m:t>
              </w:ins>
            </m:r>
          </m:e>
          <m:sub>
            <m:r>
              <w:ins w:id="518" w:author="Clay Cressler" w:date="2020-08-10T10:25:00Z">
                <w:rPr>
                  <w:rFonts w:ascii="Cambria Math" w:hAnsi="Cambria Math" w:cstheme="minorHAnsi"/>
                  <w:sz w:val="22"/>
                  <w:szCs w:val="22"/>
                </w:rPr>
                <m:t>max</m:t>
              </w:ins>
            </m:r>
          </m:sub>
        </m:sSub>
      </m:oMath>
      <w:ins w:id="519" w:author="Clay Cressler" w:date="2020-08-10T10:25:00Z">
        <w:r w:rsidR="00B444DC">
          <w:rPr>
            <w:rFonts w:eastAsiaTheme="minorEastAsia" w:cstheme="minorHAnsi"/>
            <w:sz w:val="22"/>
            <w:szCs w:val="22"/>
          </w:rPr>
          <w:t xml:space="preserve"> and </w:t>
        </w:r>
      </w:ins>
      <m:oMath>
        <m:sSub>
          <m:sSubPr>
            <m:ctrlPr>
              <w:ins w:id="520" w:author="Clay Cressler" w:date="2020-08-10T10:26:00Z">
                <w:rPr>
                  <w:rFonts w:ascii="Cambria Math" w:eastAsiaTheme="minorEastAsia" w:hAnsi="Cambria Math" w:cstheme="minorHAnsi"/>
                  <w:i/>
                  <w:sz w:val="22"/>
                  <w:szCs w:val="22"/>
                </w:rPr>
              </w:ins>
            </m:ctrlPr>
          </m:sSubPr>
          <m:e>
            <m:r>
              <w:ins w:id="521" w:author="Clay Cressler" w:date="2020-08-10T10:25:00Z">
                <w:rPr>
                  <w:rFonts w:ascii="Cambria Math" w:eastAsiaTheme="minorEastAsia" w:hAnsi="Cambria Math" w:cstheme="minorHAnsi"/>
                  <w:sz w:val="22"/>
                  <w:szCs w:val="22"/>
                </w:rPr>
                <m:t>d</m:t>
              </w:ins>
            </m:r>
          </m:e>
          <m:sub>
            <m:r>
              <w:ins w:id="522" w:author="Clay Cressler" w:date="2020-08-10T10:26:00Z">
                <w:rPr>
                  <w:rFonts w:ascii="Cambria Math" w:eastAsiaTheme="minorEastAsia" w:hAnsi="Cambria Math" w:cstheme="minorHAnsi"/>
                  <w:sz w:val="22"/>
                  <w:szCs w:val="22"/>
                </w:rPr>
                <m:t>min</m:t>
              </w:ins>
            </m:r>
          </m:sub>
        </m:sSub>
      </m:oMath>
      <w:ins w:id="523" w:author="Clay Cressler" w:date="2020-08-10T10:26:00Z">
        <w:r w:rsidR="00B444DC">
          <w:rPr>
            <w:rFonts w:eastAsiaTheme="minorEastAsia" w:cstheme="minorHAnsi"/>
            <w:sz w:val="22"/>
            <w:szCs w:val="22"/>
          </w:rPr>
          <w:t xml:space="preserve">. </w:t>
        </w:r>
      </w:ins>
      <w:del w:id="524" w:author="John DeLong" w:date="2020-07-21T14:37:00Z">
        <w:r w:rsidDel="00DA3EAD">
          <w:rPr>
            <w:rFonts w:cstheme="minorHAnsi"/>
            <w:sz w:val="22"/>
            <w:szCs w:val="22"/>
          </w:rPr>
          <w:delText xml:space="preserve">but holding </w:delText>
        </w:r>
        <w:r w:rsidRPr="0039376F" w:rsidDel="00DA3EAD">
          <w:rPr>
            <w:rFonts w:eastAsiaTheme="minorEastAsia" w:cstheme="minorHAnsi"/>
            <w:i/>
            <w:sz w:val="22"/>
            <w:szCs w:val="22"/>
          </w:rPr>
          <w:delText>b</w:delText>
        </w:r>
        <w:r w:rsidRPr="00496E2D" w:rsidDel="00DA3EAD">
          <w:rPr>
            <w:rFonts w:eastAsiaTheme="minorEastAsia" w:cstheme="minorHAnsi"/>
            <w:sz w:val="22"/>
            <w:szCs w:val="22"/>
            <w:vertAlign w:val="subscript"/>
          </w:rPr>
          <w:delText>max</w:delText>
        </w:r>
        <w:r w:rsidRPr="00496E2D" w:rsidDel="00DA3EAD">
          <w:rPr>
            <w:rFonts w:cstheme="minorHAnsi"/>
            <w:sz w:val="22"/>
            <w:szCs w:val="22"/>
          </w:rPr>
          <w:delText xml:space="preserve"> </w:delText>
        </w:r>
        <w:r w:rsidDel="00DA3EAD">
          <w:rPr>
            <w:rFonts w:cstheme="minorHAnsi"/>
            <w:sz w:val="22"/>
            <w:szCs w:val="22"/>
          </w:rPr>
          <w:delText>constant (achieved</w:delText>
        </w:r>
      </w:del>
      <w:del w:id="525" w:author="John DeLong" w:date="2020-07-21T14:36:00Z">
        <w:r w:rsidDel="00DA3EAD">
          <w:rPr>
            <w:rFonts w:cstheme="minorHAnsi"/>
            <w:sz w:val="22"/>
            <w:szCs w:val="22"/>
          </w:rPr>
          <w:delText xml:space="preserve"> by first allowing variation in </w:delText>
        </w:r>
        <w:r w:rsidDel="00DA3EAD">
          <w:rPr>
            <w:rFonts w:cstheme="minorHAnsi"/>
            <w:i/>
            <w:iCs/>
            <w:sz w:val="22"/>
            <w:szCs w:val="22"/>
          </w:rPr>
          <w:delText>b</w:delText>
        </w:r>
        <w:r w:rsidDel="00DA3EAD">
          <w:rPr>
            <w:rFonts w:cstheme="minorHAnsi"/>
            <w:sz w:val="22"/>
            <w:szCs w:val="22"/>
            <w:vertAlign w:val="subscript"/>
          </w:rPr>
          <w:delText>max</w:delText>
        </w:r>
        <w:r w:rsidDel="00DA3EAD">
          <w:rPr>
            <w:rFonts w:cstheme="minorHAnsi"/>
            <w:i/>
            <w:iCs/>
            <w:sz w:val="22"/>
            <w:szCs w:val="22"/>
          </w:rPr>
          <w:delText xml:space="preserve"> </w:delText>
        </w:r>
        <w:r w:rsidDel="00DA3EAD">
          <w:rPr>
            <w:rFonts w:cstheme="minorHAnsi"/>
            <w:sz w:val="22"/>
            <w:szCs w:val="22"/>
          </w:rPr>
          <w:delText xml:space="preserve">to drive variation in </w:delText>
        </w:r>
        <w:r w:rsidRPr="0039376F" w:rsidDel="00DA3EAD">
          <w:rPr>
            <w:rFonts w:eastAsiaTheme="minorEastAsia" w:cstheme="minorHAnsi"/>
            <w:i/>
            <w:sz w:val="22"/>
            <w:szCs w:val="22"/>
          </w:rPr>
          <w:delText>d</w:delText>
        </w:r>
        <w:r w:rsidRPr="00496E2D" w:rsidDel="00DA3EAD">
          <w:rPr>
            <w:rFonts w:eastAsiaTheme="minorEastAsia" w:cstheme="minorHAnsi"/>
            <w:sz w:val="22"/>
            <w:szCs w:val="22"/>
            <w:vertAlign w:val="subscript"/>
          </w:rPr>
          <w:delText>min</w:delText>
        </w:r>
        <w:r w:rsidRPr="00496E2D" w:rsidDel="00DA3EAD">
          <w:rPr>
            <w:rFonts w:eastAsiaTheme="minorEastAsia" w:cstheme="minorHAnsi"/>
            <w:sz w:val="22"/>
            <w:szCs w:val="22"/>
          </w:rPr>
          <w:delText xml:space="preserve"> </w:delText>
        </w:r>
        <w:r w:rsidDel="00DA3EAD">
          <w:rPr>
            <w:rFonts w:cstheme="minorHAnsi"/>
            <w:sz w:val="22"/>
            <w:szCs w:val="22"/>
          </w:rPr>
          <w:delText xml:space="preserve">but then re-setting </w:delText>
        </w:r>
        <w:r w:rsidRPr="0039376F" w:rsidDel="00DA3EAD">
          <w:rPr>
            <w:rFonts w:eastAsiaTheme="minorEastAsia" w:cstheme="minorHAnsi"/>
            <w:i/>
            <w:sz w:val="22"/>
            <w:szCs w:val="22"/>
          </w:rPr>
          <w:delText>b</w:delText>
        </w:r>
        <w:r w:rsidRPr="00496E2D" w:rsidDel="00DA3EAD">
          <w:rPr>
            <w:rFonts w:eastAsiaTheme="minorEastAsia" w:cstheme="minorHAnsi"/>
            <w:sz w:val="22"/>
            <w:szCs w:val="22"/>
            <w:vertAlign w:val="subscript"/>
          </w:rPr>
          <w:delText>max</w:delText>
        </w:r>
        <w:r w:rsidRPr="00496E2D" w:rsidDel="00DA3EAD">
          <w:rPr>
            <w:rFonts w:cstheme="minorHAnsi"/>
            <w:sz w:val="22"/>
            <w:szCs w:val="22"/>
          </w:rPr>
          <w:delText xml:space="preserve"> </w:delText>
        </w:r>
        <w:r w:rsidDel="00DA3EAD">
          <w:rPr>
            <w:rFonts w:cstheme="minorHAnsi"/>
            <w:sz w:val="22"/>
            <w:szCs w:val="22"/>
          </w:rPr>
          <w:delText>to the mean</w:delText>
        </w:r>
      </w:del>
      <w:del w:id="526" w:author="John DeLong" w:date="2020-07-21T14:37:00Z">
        <w:r w:rsidDel="00DA3EAD">
          <w:rPr>
            <w:rFonts w:cstheme="minorHAnsi"/>
            <w:sz w:val="22"/>
            <w:szCs w:val="22"/>
          </w:rPr>
          <w:delText>); a</w:delText>
        </w:r>
      </w:del>
      <w:del w:id="527" w:author="John DeLong" w:date="2020-07-21T16:29:00Z">
        <w:r w:rsidDel="00E71942">
          <w:rPr>
            <w:rFonts w:cstheme="minorHAnsi"/>
            <w:sz w:val="22"/>
            <w:szCs w:val="22"/>
          </w:rPr>
          <w:delText>nd by allowing both to vary together as normal</w:delText>
        </w:r>
        <w:r w:rsidRPr="00496E2D" w:rsidDel="00E71942">
          <w:rPr>
            <w:rFonts w:cstheme="minorHAnsi"/>
            <w:sz w:val="22"/>
            <w:szCs w:val="22"/>
          </w:rPr>
          <w:delText xml:space="preserve">. </w:delText>
        </w:r>
      </w:del>
      <w:r w:rsidRPr="00496E2D">
        <w:rPr>
          <w:rFonts w:cstheme="minorHAnsi"/>
          <w:sz w:val="22"/>
          <w:szCs w:val="22"/>
        </w:rPr>
        <w:t xml:space="preserve">This examination also confirmed that the GEM dynamics reduced to a standard Gillespie simulation of the ecological model </w:t>
      </w:r>
      <w:ins w:id="528" w:author="John DeLong" w:date="2020-07-24T14:37:00Z">
        <w:r w:rsidR="00467B07">
          <w:rPr>
            <w:rFonts w:cstheme="minorHAnsi"/>
            <w:sz w:val="22"/>
            <w:szCs w:val="22"/>
          </w:rPr>
          <w:t xml:space="preserve">at larger population sizes </w:t>
        </w:r>
      </w:ins>
      <w:r w:rsidRPr="00496E2D">
        <w:rPr>
          <w:rFonts w:cstheme="minorHAnsi"/>
          <w:sz w:val="22"/>
          <w:szCs w:val="22"/>
        </w:rPr>
        <w:t>(Equation 1)</w:t>
      </w:r>
      <w:r>
        <w:rPr>
          <w:rFonts w:cstheme="minorHAnsi"/>
          <w:sz w:val="22"/>
          <w:szCs w:val="22"/>
        </w:rPr>
        <w:t xml:space="preserve">. </w:t>
      </w:r>
      <w:ins w:id="529" w:author="John DeLong" w:date="2020-07-24T14:52:00Z">
        <w:r w:rsidR="000A1773">
          <w:rPr>
            <w:rFonts w:cstheme="minorHAnsi"/>
            <w:sz w:val="22"/>
            <w:szCs w:val="22"/>
          </w:rPr>
          <w:t xml:space="preserve">We used </w:t>
        </w:r>
        <w:proofErr w:type="gramStart"/>
        <w:r w:rsidR="000A1773">
          <w:rPr>
            <w:rFonts w:cstheme="minorHAnsi"/>
            <w:sz w:val="22"/>
            <w:szCs w:val="22"/>
          </w:rPr>
          <w:t>carrying</w:t>
        </w:r>
        <w:proofErr w:type="gramEnd"/>
        <w:r w:rsidR="000A1773">
          <w:rPr>
            <w:rFonts w:cstheme="minorHAnsi"/>
            <w:sz w:val="22"/>
            <w:szCs w:val="22"/>
          </w:rPr>
          <w:t xml:space="preserve"> capacities of </w:t>
        </w:r>
        <w:r w:rsidR="000A1773">
          <w:rPr>
            <w:rFonts w:eastAsiaTheme="minorEastAsia" w:cstheme="minorHAnsi"/>
            <w:sz w:val="22"/>
            <w:szCs w:val="22"/>
          </w:rPr>
          <w:t>10 and 4</w:t>
        </w:r>
        <w:r w:rsidR="000A1773" w:rsidRPr="00E51D63">
          <w:rPr>
            <w:rFonts w:eastAsiaTheme="minorEastAsia" w:cstheme="minorHAnsi"/>
            <w:sz w:val="22"/>
            <w:szCs w:val="22"/>
          </w:rPr>
          <w:t>0</w:t>
        </w:r>
        <w:r w:rsidR="000A1773">
          <w:rPr>
            <w:rFonts w:eastAsiaTheme="minorEastAsia" w:cstheme="minorHAnsi"/>
            <w:sz w:val="22"/>
            <w:szCs w:val="22"/>
          </w:rPr>
          <w:t xml:space="preserve">, created by setting </w:t>
        </w:r>
      </w:ins>
      <w:ins w:id="530" w:author="John DeLong" w:date="2020-07-24T14:53:00Z">
        <w:r w:rsidR="000A1773" w:rsidRPr="00496E2D">
          <w:rPr>
            <w:rFonts w:eastAsiaTheme="minorEastAsia" w:cstheme="minorHAnsi"/>
            <w:i/>
            <w:sz w:val="22"/>
            <w:szCs w:val="22"/>
          </w:rPr>
          <w:t>b</w:t>
        </w:r>
        <w:r w:rsidR="000A1773" w:rsidRPr="00496E2D">
          <w:rPr>
            <w:rFonts w:eastAsiaTheme="minorEastAsia" w:cstheme="minorHAnsi"/>
            <w:sz w:val="22"/>
            <w:szCs w:val="22"/>
            <w:vertAlign w:val="subscript"/>
          </w:rPr>
          <w:t>s</w:t>
        </w:r>
        <w:r w:rsidR="000A1773" w:rsidRPr="00496E2D">
          <w:rPr>
            <w:rFonts w:eastAsiaTheme="minorEastAsia" w:cstheme="minorHAnsi"/>
            <w:sz w:val="22"/>
            <w:szCs w:val="22"/>
          </w:rPr>
          <w:t xml:space="preserve"> = </w:t>
        </w:r>
        <w:r w:rsidR="000A1773" w:rsidRPr="00496E2D">
          <w:rPr>
            <w:rFonts w:eastAsiaTheme="minorEastAsia" w:cstheme="minorHAnsi"/>
            <w:i/>
            <w:sz w:val="22"/>
            <w:szCs w:val="22"/>
          </w:rPr>
          <w:t>d</w:t>
        </w:r>
        <w:r w:rsidR="000A1773" w:rsidRPr="00496E2D">
          <w:rPr>
            <w:rFonts w:eastAsiaTheme="minorEastAsia" w:cstheme="minorHAnsi"/>
            <w:sz w:val="22"/>
            <w:szCs w:val="22"/>
            <w:vertAlign w:val="subscript"/>
          </w:rPr>
          <w:t>s</w:t>
        </w:r>
        <w:r w:rsidR="000A1773">
          <w:rPr>
            <w:rFonts w:eastAsiaTheme="minorEastAsia" w:cstheme="minorHAnsi"/>
            <w:sz w:val="22"/>
            <w:szCs w:val="22"/>
          </w:rPr>
          <w:t xml:space="preserve"> =</w:t>
        </w:r>
        <w:r w:rsidR="000A1773" w:rsidRPr="00496E2D">
          <w:rPr>
            <w:rFonts w:eastAsiaTheme="minorEastAsia" w:cstheme="minorHAnsi"/>
            <w:sz w:val="22"/>
            <w:szCs w:val="22"/>
          </w:rPr>
          <w:t xml:space="preserve"> </w:t>
        </w:r>
        <w:r w:rsidR="000A1773" w:rsidRPr="00E51D63">
          <w:rPr>
            <w:rFonts w:cstheme="minorHAnsi"/>
            <w:sz w:val="22"/>
            <w:szCs w:val="22"/>
          </w:rPr>
          <w:t>0.</w:t>
        </w:r>
        <w:r w:rsidR="000A1773">
          <w:rPr>
            <w:rFonts w:cstheme="minorHAnsi"/>
            <w:sz w:val="22"/>
            <w:szCs w:val="22"/>
          </w:rPr>
          <w:t xml:space="preserve">075 and </w:t>
        </w:r>
        <w:r w:rsidR="000A1773" w:rsidRPr="00E51D63">
          <w:rPr>
            <w:rFonts w:cstheme="minorHAnsi"/>
            <w:sz w:val="22"/>
            <w:szCs w:val="22"/>
          </w:rPr>
          <w:t>0.0</w:t>
        </w:r>
        <w:r w:rsidR="000A1773">
          <w:rPr>
            <w:rFonts w:cstheme="minorHAnsi"/>
            <w:sz w:val="22"/>
            <w:szCs w:val="22"/>
          </w:rPr>
          <w:t>187, respectively</w:t>
        </w:r>
      </w:ins>
      <w:ins w:id="531" w:author="Clay Cressler" w:date="2020-08-10T10:37:00Z">
        <w:r w:rsidR="00B8099F">
          <w:rPr>
            <w:rFonts w:cstheme="minorHAnsi"/>
            <w:sz w:val="22"/>
            <w:szCs w:val="22"/>
          </w:rPr>
          <w:t xml:space="preserve"> (and assuming </w:t>
        </w:r>
      </w:ins>
      <m:oMath>
        <m:acc>
          <m:accPr>
            <m:chr m:val="̅"/>
            <m:ctrlPr>
              <w:ins w:id="532" w:author="Clay Cressler" w:date="2020-08-10T10:37:00Z">
                <w:rPr>
                  <w:rFonts w:ascii="Cambria Math" w:hAnsi="Cambria Math" w:cstheme="minorHAnsi"/>
                  <w:i/>
                  <w:sz w:val="22"/>
                  <w:szCs w:val="22"/>
                </w:rPr>
              </w:ins>
            </m:ctrlPr>
          </m:accPr>
          <m:e>
            <m:sSub>
              <m:sSubPr>
                <m:ctrlPr>
                  <w:ins w:id="533" w:author="Clay Cressler" w:date="2020-08-10T10:37:00Z">
                    <w:rPr>
                      <w:rFonts w:ascii="Cambria Math" w:hAnsi="Cambria Math" w:cstheme="minorHAnsi"/>
                      <w:i/>
                      <w:sz w:val="22"/>
                      <w:szCs w:val="22"/>
                    </w:rPr>
                  </w:ins>
                </m:ctrlPr>
              </m:sSubPr>
              <m:e>
                <m:r>
                  <w:ins w:id="534" w:author="Clay Cressler" w:date="2020-08-10T10:37:00Z">
                    <w:rPr>
                      <w:rFonts w:ascii="Cambria Math" w:hAnsi="Cambria Math" w:cstheme="minorHAnsi"/>
                      <w:sz w:val="22"/>
                      <w:szCs w:val="22"/>
                    </w:rPr>
                    <m:t>b</m:t>
                  </w:ins>
                </m:r>
              </m:e>
              <m:sub>
                <m:r>
                  <w:ins w:id="535" w:author="Clay Cressler" w:date="2020-08-10T10:37:00Z">
                    <w:rPr>
                      <w:rFonts w:ascii="Cambria Math" w:hAnsi="Cambria Math" w:cstheme="minorHAnsi"/>
                      <w:sz w:val="22"/>
                      <w:szCs w:val="22"/>
                    </w:rPr>
                    <m:t>max</m:t>
                  </w:ins>
                </m:r>
              </m:sub>
            </m:sSub>
          </m:e>
        </m:acc>
        <m:r>
          <w:ins w:id="536" w:author="Clay Cressler" w:date="2020-08-10T10:37:00Z">
            <w:rPr>
              <w:rFonts w:ascii="Cambria Math" w:hAnsi="Cambria Math" w:cstheme="minorHAnsi"/>
              <w:sz w:val="22"/>
              <w:szCs w:val="22"/>
            </w:rPr>
            <m:t>=1.8</m:t>
          </w:ins>
        </m:r>
      </m:oMath>
      <w:ins w:id="537" w:author="Clay Cressler" w:date="2020-08-10T10:37:00Z">
        <w:r w:rsidR="00B8099F">
          <w:rPr>
            <w:rFonts w:eastAsiaTheme="minorEastAsia" w:cstheme="minorHAnsi"/>
            <w:sz w:val="22"/>
            <w:szCs w:val="22"/>
          </w:rPr>
          <w:t xml:space="preserve"> and </w:t>
        </w:r>
      </w:ins>
      <m:oMath>
        <m:acc>
          <m:accPr>
            <m:chr m:val="̅"/>
            <m:ctrlPr>
              <w:ins w:id="538" w:author="Clay Cressler" w:date="2020-08-10T10:37:00Z">
                <w:rPr>
                  <w:rFonts w:ascii="Cambria Math" w:hAnsi="Cambria Math" w:cstheme="minorHAnsi"/>
                  <w:i/>
                  <w:sz w:val="22"/>
                  <w:szCs w:val="22"/>
                </w:rPr>
              </w:ins>
            </m:ctrlPr>
          </m:accPr>
          <m:e>
            <m:sSub>
              <m:sSubPr>
                <m:ctrlPr>
                  <w:ins w:id="539" w:author="Clay Cressler" w:date="2020-08-10T10:37:00Z">
                    <w:rPr>
                      <w:rFonts w:ascii="Cambria Math" w:hAnsi="Cambria Math" w:cstheme="minorHAnsi"/>
                      <w:i/>
                      <w:sz w:val="22"/>
                      <w:szCs w:val="22"/>
                    </w:rPr>
                  </w:ins>
                </m:ctrlPr>
              </m:sSubPr>
              <m:e>
                <m:r>
                  <w:ins w:id="540" w:author="Clay Cressler" w:date="2020-08-10T10:37:00Z">
                    <w:rPr>
                      <w:rFonts w:ascii="Cambria Math" w:hAnsi="Cambria Math" w:cstheme="minorHAnsi"/>
                      <w:sz w:val="22"/>
                      <w:szCs w:val="22"/>
                    </w:rPr>
                    <m:t>d</m:t>
                  </w:ins>
                </m:r>
              </m:e>
              <m:sub>
                <m:r>
                  <w:ins w:id="541" w:author="Clay Cressler" w:date="2020-08-10T10:37:00Z">
                    <w:rPr>
                      <w:rFonts w:ascii="Cambria Math" w:hAnsi="Cambria Math" w:cstheme="minorHAnsi"/>
                      <w:sz w:val="22"/>
                      <w:szCs w:val="22"/>
                    </w:rPr>
                    <m:t>min</m:t>
                  </w:ins>
                </m:r>
              </m:sub>
            </m:sSub>
          </m:e>
        </m:acc>
        <m:r>
          <w:ins w:id="542" w:author="Clay Cressler" w:date="2020-08-10T10:37:00Z">
            <w:rPr>
              <w:rFonts w:ascii="Cambria Math" w:hAnsi="Cambria Math" w:cstheme="minorHAnsi"/>
              <w:sz w:val="22"/>
              <w:szCs w:val="22"/>
            </w:rPr>
            <m:t>=0.3</m:t>
          </w:ins>
        </m:r>
      </m:oMath>
      <w:ins w:id="543" w:author="Clay Cressler" w:date="2020-08-10T10:37:00Z">
        <w:r w:rsidR="00B8099F">
          <w:rPr>
            <w:rFonts w:eastAsiaTheme="minorEastAsia" w:cstheme="minorHAnsi"/>
            <w:sz w:val="22"/>
            <w:szCs w:val="22"/>
          </w:rPr>
          <w:t xml:space="preserve"> [Eq. </w:t>
        </w:r>
      </w:ins>
      <w:ins w:id="544" w:author="Clay Cressler" w:date="2020-08-10T10:38:00Z">
        <w:r w:rsidR="00B8099F">
          <w:rPr>
            <w:rFonts w:eastAsiaTheme="minorEastAsia" w:cstheme="minorHAnsi"/>
            <w:sz w:val="22"/>
            <w:szCs w:val="22"/>
          </w:rPr>
          <w:t>3])</w:t>
        </w:r>
      </w:ins>
      <w:ins w:id="545" w:author="John DeLong" w:date="2020-07-24T14:53:00Z">
        <w:r w:rsidR="000A1773">
          <w:rPr>
            <w:rFonts w:cstheme="minorHAnsi"/>
            <w:sz w:val="22"/>
            <w:szCs w:val="22"/>
          </w:rPr>
          <w:t xml:space="preserve">. </w:t>
        </w:r>
      </w:ins>
      <w:ins w:id="546" w:author="John DeLong" w:date="2020-07-24T14:54:00Z">
        <w:r w:rsidR="000A1773">
          <w:rPr>
            <w:rFonts w:cstheme="minorHAnsi"/>
            <w:sz w:val="22"/>
            <w:szCs w:val="22"/>
          </w:rPr>
          <w:t xml:space="preserve">We </w:t>
        </w:r>
        <w:r w:rsidR="000A1773" w:rsidRPr="00496E2D">
          <w:rPr>
            <w:rFonts w:eastAsiaTheme="minorEastAsia" w:cstheme="minorHAnsi"/>
            <w:sz w:val="22"/>
            <w:szCs w:val="22"/>
          </w:rPr>
          <w:t>initialized</w:t>
        </w:r>
        <w:r w:rsidR="000A1773">
          <w:rPr>
            <w:rFonts w:eastAsiaTheme="minorEastAsia" w:cstheme="minorHAnsi"/>
            <w:sz w:val="22"/>
            <w:szCs w:val="22"/>
          </w:rPr>
          <w:t xml:space="preserve"> populations</w:t>
        </w:r>
        <w:r w:rsidR="000A1773" w:rsidRPr="00496E2D">
          <w:rPr>
            <w:rFonts w:eastAsiaTheme="minorEastAsia" w:cstheme="minorHAnsi"/>
            <w:sz w:val="22"/>
            <w:szCs w:val="22"/>
          </w:rPr>
          <w:t xml:space="preserve"> with five individuals</w:t>
        </w:r>
        <w:del w:id="547" w:author="Clay Cressler" w:date="2020-08-10T10:44:00Z">
          <w:r w:rsidR="000A1773" w:rsidRPr="00496E2D" w:rsidDel="00B8099F">
            <w:rPr>
              <w:rFonts w:eastAsiaTheme="minorEastAsia" w:cstheme="minorHAnsi"/>
              <w:sz w:val="22"/>
              <w:szCs w:val="22"/>
            </w:rPr>
            <w:delText xml:space="preserve"> </w:delText>
          </w:r>
        </w:del>
        <w:del w:id="548" w:author="Clay Cressler" w:date="2020-08-10T10:43:00Z">
          <w:r w:rsidR="000A1773" w:rsidRPr="00496E2D" w:rsidDel="00B8099F">
            <w:rPr>
              <w:rFonts w:eastAsiaTheme="minorEastAsia" w:cstheme="minorHAnsi"/>
              <w:sz w:val="22"/>
              <w:szCs w:val="22"/>
            </w:rPr>
            <w:delText xml:space="preserve">with mean </w:delText>
          </w:r>
          <w:r w:rsidR="000A1773" w:rsidDel="00B8099F">
            <w:rPr>
              <w:rFonts w:eastAsiaTheme="minorEastAsia" w:cstheme="minorHAnsi"/>
              <w:sz w:val="22"/>
              <w:szCs w:val="22"/>
            </w:rPr>
            <w:delText xml:space="preserve">maximum birth rate </w:delText>
          </w:r>
        </w:del>
      </w:ins>
      <m:oMath>
        <m:acc>
          <m:accPr>
            <m:chr m:val="̅"/>
            <m:ctrlPr>
              <w:ins w:id="549" w:author="John DeLong" w:date="2020-07-24T14:54:00Z">
                <w:del w:id="550" w:author="Clay Cressler" w:date="2020-08-10T10:43:00Z">
                  <w:rPr>
                    <w:rFonts w:ascii="Cambria Math" w:hAnsi="Cambria Math" w:cstheme="minorHAnsi"/>
                    <w:i/>
                    <w:sz w:val="22"/>
                    <w:szCs w:val="22"/>
                  </w:rPr>
                </w:del>
              </w:ins>
            </m:ctrlPr>
          </m:accPr>
          <m:e>
            <m:sSub>
              <m:sSubPr>
                <m:ctrlPr>
                  <w:ins w:id="551" w:author="John DeLong" w:date="2020-07-24T14:54:00Z">
                    <w:del w:id="552" w:author="Clay Cressler" w:date="2020-08-10T10:43:00Z">
                      <w:rPr>
                        <w:rFonts w:ascii="Cambria Math" w:hAnsi="Cambria Math" w:cstheme="minorHAnsi"/>
                        <w:i/>
                        <w:sz w:val="22"/>
                        <w:szCs w:val="22"/>
                      </w:rPr>
                    </w:del>
                  </w:ins>
                </m:ctrlPr>
              </m:sSubPr>
              <m:e>
                <m:r>
                  <w:ins w:id="553" w:author="John DeLong" w:date="2020-07-24T14:54:00Z">
                    <w:del w:id="554" w:author="Clay Cressler" w:date="2020-08-10T10:43:00Z">
                      <w:rPr>
                        <w:rFonts w:ascii="Cambria Math" w:hAnsi="Cambria Math" w:cstheme="minorHAnsi"/>
                        <w:sz w:val="22"/>
                        <w:szCs w:val="22"/>
                      </w:rPr>
                      <m:t>b</m:t>
                    </w:del>
                  </w:ins>
                </m:r>
              </m:e>
              <m:sub>
                <m:r>
                  <w:ins w:id="555" w:author="John DeLong" w:date="2020-07-24T14:54:00Z">
                    <w:del w:id="556" w:author="Clay Cressler" w:date="2020-08-10T10:43:00Z">
                      <w:rPr>
                        <w:rFonts w:ascii="Cambria Math" w:hAnsi="Cambria Math" w:cstheme="minorHAnsi"/>
                        <w:sz w:val="22"/>
                        <w:szCs w:val="22"/>
                      </w:rPr>
                      <m:t>max</m:t>
                    </w:del>
                  </w:ins>
                </m:r>
              </m:sub>
            </m:sSub>
          </m:e>
        </m:acc>
        <m:r>
          <w:ins w:id="557" w:author="John DeLong" w:date="2020-07-24T14:54:00Z">
            <w:del w:id="558" w:author="Clay Cressler" w:date="2020-08-10T10:43:00Z">
              <w:rPr>
                <w:rFonts w:ascii="Cambria Math" w:hAnsi="Cambria Math" w:cstheme="minorHAnsi"/>
                <w:sz w:val="22"/>
                <w:szCs w:val="22"/>
              </w:rPr>
              <m:t>=1.8</m:t>
            </w:del>
          </w:ins>
        </m:r>
      </m:oMath>
      <w:ins w:id="559" w:author="John DeLong" w:date="2020-07-24T14:54:00Z">
        <w:del w:id="560" w:author="Clay Cressler" w:date="2020-08-10T10:43:00Z">
          <w:r w:rsidR="000A1773" w:rsidDel="00B8099F">
            <w:rPr>
              <w:rFonts w:eastAsiaTheme="minorEastAsia" w:cstheme="minorHAnsi"/>
              <w:sz w:val="22"/>
              <w:szCs w:val="22"/>
            </w:rPr>
            <w:delText xml:space="preserve">, </w:delText>
          </w:r>
        </w:del>
        <w:del w:id="561" w:author="Clay Cressler" w:date="2020-08-10T10:44:00Z">
          <w:r w:rsidR="000A1773" w:rsidDel="00B8099F">
            <w:rPr>
              <w:rFonts w:eastAsiaTheme="minorEastAsia" w:cstheme="minorHAnsi"/>
              <w:sz w:val="22"/>
              <w:szCs w:val="22"/>
            </w:rPr>
            <w:delText xml:space="preserve">trade-off parameter </w:delText>
          </w:r>
          <w:r w:rsidR="000A1773" w:rsidDel="00B8099F">
            <w:rPr>
              <w:rFonts w:eastAsiaTheme="minorEastAsia" w:cstheme="minorHAnsi"/>
              <w:i/>
              <w:iCs/>
              <w:sz w:val="22"/>
              <w:szCs w:val="22"/>
            </w:rPr>
            <w:delText>c</w:delText>
          </w:r>
          <w:r w:rsidR="000A1773" w:rsidRPr="00496E2D" w:rsidDel="00B8099F">
            <w:rPr>
              <w:rFonts w:eastAsiaTheme="minorEastAsia" w:cstheme="minorHAnsi"/>
              <w:sz w:val="22"/>
              <w:szCs w:val="22"/>
            </w:rPr>
            <w:delText xml:space="preserve"> = 0.0926</w:delText>
          </w:r>
          <w:r w:rsidR="000A1773" w:rsidDel="00B8099F">
            <w:rPr>
              <w:rFonts w:eastAsiaTheme="minorEastAsia" w:cstheme="minorHAnsi"/>
              <w:sz w:val="22"/>
              <w:szCs w:val="22"/>
            </w:rPr>
            <w:delText xml:space="preserve">, and mean minimum death rate </w:delText>
          </w:r>
        </w:del>
      </w:ins>
      <m:oMath>
        <m:acc>
          <m:accPr>
            <m:chr m:val="̅"/>
            <m:ctrlPr>
              <w:ins w:id="562" w:author="John DeLong" w:date="2020-07-24T14:54:00Z">
                <w:del w:id="563" w:author="Clay Cressler" w:date="2020-08-10T10:44:00Z">
                  <w:rPr>
                    <w:rFonts w:ascii="Cambria Math" w:hAnsi="Cambria Math" w:cstheme="minorHAnsi"/>
                    <w:i/>
                    <w:sz w:val="22"/>
                    <w:szCs w:val="22"/>
                  </w:rPr>
                </w:del>
              </w:ins>
            </m:ctrlPr>
          </m:accPr>
          <m:e>
            <m:sSub>
              <m:sSubPr>
                <m:ctrlPr>
                  <w:ins w:id="564" w:author="John DeLong" w:date="2020-07-24T14:54:00Z">
                    <w:del w:id="565" w:author="Clay Cressler" w:date="2020-08-10T10:44:00Z">
                      <w:rPr>
                        <w:rFonts w:ascii="Cambria Math" w:hAnsi="Cambria Math" w:cstheme="minorHAnsi"/>
                        <w:i/>
                        <w:sz w:val="22"/>
                        <w:szCs w:val="22"/>
                      </w:rPr>
                    </w:del>
                  </w:ins>
                </m:ctrlPr>
              </m:sSubPr>
              <m:e>
                <m:r>
                  <w:ins w:id="566" w:author="John DeLong" w:date="2020-07-24T14:54:00Z">
                    <w:del w:id="567" w:author="Clay Cressler" w:date="2020-08-10T10:44:00Z">
                      <w:rPr>
                        <w:rFonts w:ascii="Cambria Math" w:hAnsi="Cambria Math" w:cstheme="minorHAnsi"/>
                        <w:sz w:val="22"/>
                        <w:szCs w:val="22"/>
                      </w:rPr>
                      <m:t>d</m:t>
                    </w:del>
                  </w:ins>
                </m:r>
              </m:e>
              <m:sub>
                <m:r>
                  <w:ins w:id="568" w:author="John DeLong" w:date="2020-07-24T14:54:00Z">
                    <w:del w:id="569" w:author="Clay Cressler" w:date="2020-08-10T10:44:00Z">
                      <w:rPr>
                        <w:rFonts w:ascii="Cambria Math" w:hAnsi="Cambria Math" w:cstheme="minorHAnsi"/>
                        <w:sz w:val="22"/>
                        <w:szCs w:val="22"/>
                      </w:rPr>
                      <m:t>min</m:t>
                    </w:del>
                  </w:ins>
                </m:r>
              </m:sub>
            </m:sSub>
          </m:e>
        </m:acc>
        <m:r>
          <w:ins w:id="570" w:author="John DeLong" w:date="2020-07-24T14:54:00Z">
            <w:del w:id="571" w:author="Clay Cressler" w:date="2020-08-10T10:44:00Z">
              <w:rPr>
                <w:rFonts w:ascii="Cambria Math" w:eastAsiaTheme="minorEastAsia" w:hAnsi="Cambria Math" w:cstheme="minorHAnsi"/>
                <w:sz w:val="22"/>
                <w:szCs w:val="22"/>
              </w:rPr>
              <m:t>=c</m:t>
            </w:del>
          </w:ins>
        </m:r>
        <m:sSup>
          <m:sSupPr>
            <m:ctrlPr>
              <w:ins w:id="572" w:author="John DeLong" w:date="2020-07-24T14:54:00Z">
                <w:del w:id="573" w:author="Clay Cressler" w:date="2020-08-10T10:44:00Z">
                  <w:rPr>
                    <w:rFonts w:ascii="Cambria Math" w:hAnsi="Cambria Math" w:cstheme="minorHAnsi"/>
                    <w:i/>
                    <w:sz w:val="22"/>
                    <w:szCs w:val="22"/>
                  </w:rPr>
                </w:del>
              </w:ins>
            </m:ctrlPr>
          </m:sSupPr>
          <m:e>
            <m:acc>
              <m:accPr>
                <m:chr m:val="̅"/>
                <m:ctrlPr>
                  <w:ins w:id="574" w:author="John DeLong" w:date="2020-07-24T14:54:00Z">
                    <w:del w:id="575" w:author="Clay Cressler" w:date="2020-08-10T10:44:00Z">
                      <w:rPr>
                        <w:rFonts w:ascii="Cambria Math" w:hAnsi="Cambria Math" w:cstheme="minorHAnsi"/>
                        <w:i/>
                        <w:sz w:val="22"/>
                        <w:szCs w:val="22"/>
                      </w:rPr>
                    </w:del>
                  </w:ins>
                </m:ctrlPr>
              </m:accPr>
              <m:e>
                <m:sSub>
                  <m:sSubPr>
                    <m:ctrlPr>
                      <w:ins w:id="576" w:author="John DeLong" w:date="2020-07-24T14:54:00Z">
                        <w:del w:id="577" w:author="Clay Cressler" w:date="2020-08-10T10:44:00Z">
                          <w:rPr>
                            <w:rFonts w:ascii="Cambria Math" w:hAnsi="Cambria Math" w:cstheme="minorHAnsi"/>
                            <w:i/>
                            <w:sz w:val="22"/>
                            <w:szCs w:val="22"/>
                          </w:rPr>
                        </w:del>
                      </w:ins>
                    </m:ctrlPr>
                  </m:sSubPr>
                  <m:e>
                    <m:r>
                      <w:ins w:id="578" w:author="John DeLong" w:date="2020-07-24T14:54:00Z">
                        <w:del w:id="579" w:author="Clay Cressler" w:date="2020-08-10T10:44:00Z">
                          <w:rPr>
                            <w:rFonts w:ascii="Cambria Math" w:hAnsi="Cambria Math" w:cstheme="minorHAnsi"/>
                            <w:sz w:val="22"/>
                            <w:szCs w:val="22"/>
                          </w:rPr>
                          <m:t>b</m:t>
                        </w:del>
                      </w:ins>
                    </m:r>
                  </m:e>
                  <m:sub>
                    <m:r>
                      <w:ins w:id="580" w:author="John DeLong" w:date="2020-07-24T14:54:00Z">
                        <w:del w:id="581" w:author="Clay Cressler" w:date="2020-08-10T10:44:00Z">
                          <w:rPr>
                            <w:rFonts w:ascii="Cambria Math" w:hAnsi="Cambria Math" w:cstheme="minorHAnsi"/>
                            <w:sz w:val="22"/>
                            <w:szCs w:val="22"/>
                          </w:rPr>
                          <m:t>max</m:t>
                        </w:del>
                      </w:ins>
                    </m:r>
                  </m:sub>
                </m:sSub>
              </m:e>
            </m:acc>
          </m:e>
          <m:sup>
            <m:r>
              <w:ins w:id="582" w:author="John DeLong" w:date="2020-07-24T14:54:00Z">
                <w:del w:id="583" w:author="Clay Cressler" w:date="2020-08-10T10:44:00Z">
                  <w:rPr>
                    <w:rFonts w:ascii="Cambria Math" w:hAnsi="Cambria Math" w:cstheme="minorHAnsi"/>
                    <w:sz w:val="22"/>
                    <w:szCs w:val="22"/>
                  </w:rPr>
                  <m:t>2</m:t>
                </w:del>
              </w:ins>
            </m:r>
          </m:sup>
        </m:sSup>
        <m:r>
          <w:ins w:id="584" w:author="John DeLong" w:date="2020-07-24T14:54:00Z">
            <w:del w:id="585" w:author="Clay Cressler" w:date="2020-08-10T10:44:00Z">
              <w:rPr>
                <w:rFonts w:ascii="Cambria Math" w:eastAsiaTheme="minorEastAsia" w:hAnsi="Cambria Math" w:cstheme="minorHAnsi"/>
                <w:sz w:val="22"/>
                <w:szCs w:val="22"/>
              </w:rPr>
              <m:t>=0.3</m:t>
            </w:del>
          </w:ins>
        </m:r>
        <m:r>
          <w:ins w:id="586" w:author="John DeLong" w:date="2020-07-24T14:54:00Z">
            <w:del w:id="587" w:author="Clay Cressler" w:date="2020-08-10T10:44:00Z">
              <m:rPr>
                <m:sty m:val="p"/>
              </m:rPr>
              <w:rPr>
                <w:rFonts w:ascii="Cambria Math" w:eastAsiaTheme="minorEastAsia" w:hAnsi="Cambria Math" w:cstheme="minorHAnsi"/>
                <w:sz w:val="22"/>
                <w:szCs w:val="22"/>
              </w:rPr>
              <m:t>. We use this same set of traits throughout except where noted.</m:t>
            </w:del>
          </w:ins>
        </m:r>
        <m:r>
          <w:ins w:id="588" w:author="John DeLong" w:date="2020-07-24T15:12:00Z">
            <w:del w:id="589" w:author="Clay Cressler" w:date="2020-08-10T10:44:00Z">
              <m:rPr>
                <m:sty m:val="p"/>
              </m:rPr>
              <w:rPr>
                <w:rFonts w:ascii="Cambria Math" w:eastAsiaTheme="minorEastAsia" w:hAnsi="Cambria Math" w:cstheme="minorHAnsi"/>
                <w:sz w:val="22"/>
                <w:szCs w:val="22"/>
              </w:rPr>
              <m:t xml:space="preserve"> We</m:t>
            </w:del>
          </w:ins>
        </m:r>
      </m:oMath>
      <w:ins w:id="590" w:author="John DeLong" w:date="2020-07-24T15:12:00Z">
        <w:r w:rsidR="007B2CE4" w:rsidRPr="00496E2D">
          <w:rPr>
            <w:rFonts w:eastAsiaTheme="minorEastAsia" w:cstheme="minorHAnsi"/>
            <w:sz w:val="22"/>
            <w:szCs w:val="22"/>
          </w:rPr>
          <w:t xml:space="preserve"> </w:t>
        </w:r>
      </w:ins>
      <w:ins w:id="591" w:author="Clay Cressler" w:date="2020-08-10T10:44:00Z">
        <w:r w:rsidR="00B8099F">
          <w:rPr>
            <w:rFonts w:eastAsiaTheme="minorEastAsia" w:cstheme="minorHAnsi"/>
            <w:sz w:val="22"/>
            <w:szCs w:val="22"/>
          </w:rPr>
          <w:t xml:space="preserve">and </w:t>
        </w:r>
      </w:ins>
      <w:ins w:id="592" w:author="John DeLong" w:date="2020-07-24T15:12:00Z">
        <w:r w:rsidR="007B2CE4" w:rsidRPr="00496E2D">
          <w:rPr>
            <w:rFonts w:eastAsiaTheme="minorEastAsia" w:cstheme="minorHAnsi"/>
            <w:sz w:val="22"/>
            <w:szCs w:val="22"/>
          </w:rPr>
          <w:t>ran each simulation</w:t>
        </w:r>
        <w:r w:rsidR="007B2CE4">
          <w:rPr>
            <w:rFonts w:eastAsiaTheme="minorEastAsia" w:cstheme="minorHAnsi"/>
            <w:sz w:val="22"/>
            <w:szCs w:val="22"/>
          </w:rPr>
          <w:t xml:space="preserve"> for 30 time steps and </w:t>
        </w:r>
        <w:r w:rsidR="007B2CE4" w:rsidRPr="00496E2D">
          <w:rPr>
            <w:rFonts w:eastAsiaTheme="minorEastAsia" w:cstheme="minorHAnsi"/>
            <w:sz w:val="22"/>
            <w:szCs w:val="22"/>
          </w:rPr>
          <w:t xml:space="preserve">replicated each stochastic simulation </w:t>
        </w:r>
        <w:r w:rsidR="007B2CE4">
          <w:rPr>
            <w:rFonts w:eastAsiaTheme="minorEastAsia" w:cstheme="minorHAnsi"/>
            <w:sz w:val="22"/>
            <w:szCs w:val="22"/>
          </w:rPr>
          <w:t>20</w:t>
        </w:r>
        <w:r w:rsidR="007B2CE4" w:rsidRPr="00496E2D">
          <w:rPr>
            <w:rFonts w:eastAsiaTheme="minorEastAsia" w:cstheme="minorHAnsi"/>
            <w:sz w:val="22"/>
            <w:szCs w:val="22"/>
          </w:rPr>
          <w:t>0 times.</w:t>
        </w:r>
      </w:ins>
      <w:moveFromRangeStart w:id="593" w:author="John DeLong" w:date="2020-07-24T14:41:00Z" w:name="move46494122"/>
      <w:moveFrom w:id="594" w:author="John DeLong" w:date="2020-07-24T14:41:00Z">
        <w:r w:rsidDel="000C2AFD">
          <w:rPr>
            <w:rFonts w:cstheme="minorHAnsi"/>
            <w:sz w:val="22"/>
            <w:szCs w:val="22"/>
          </w:rPr>
          <w:t xml:space="preserve">We used </w:t>
        </w:r>
        <w:r w:rsidRPr="00496E2D" w:rsidDel="000C2AFD">
          <w:rPr>
            <w:rFonts w:eastAsiaTheme="minorEastAsia" w:cstheme="minorHAnsi"/>
            <w:i/>
            <w:sz w:val="22"/>
            <w:szCs w:val="22"/>
          </w:rPr>
          <w:t>b</w:t>
        </w:r>
        <w:r w:rsidRPr="00496E2D" w:rsidDel="000C2AFD">
          <w:rPr>
            <w:rFonts w:eastAsiaTheme="minorEastAsia" w:cstheme="minorHAnsi"/>
            <w:sz w:val="22"/>
            <w:szCs w:val="22"/>
            <w:vertAlign w:val="subscript"/>
          </w:rPr>
          <w:t>s</w:t>
        </w:r>
        <w:r w:rsidRPr="00496E2D" w:rsidDel="000C2AFD">
          <w:rPr>
            <w:rFonts w:eastAsiaTheme="minorEastAsia" w:cstheme="minorHAnsi"/>
            <w:sz w:val="22"/>
            <w:szCs w:val="22"/>
          </w:rPr>
          <w:t xml:space="preserve"> = </w:t>
        </w:r>
        <w:r w:rsidRPr="00496E2D" w:rsidDel="000C2AFD">
          <w:rPr>
            <w:rFonts w:eastAsiaTheme="minorEastAsia" w:cstheme="minorHAnsi"/>
            <w:i/>
            <w:sz w:val="22"/>
            <w:szCs w:val="22"/>
          </w:rPr>
          <w:t>d</w:t>
        </w:r>
        <w:r w:rsidRPr="00496E2D" w:rsidDel="000C2AFD">
          <w:rPr>
            <w:rFonts w:eastAsiaTheme="minorEastAsia" w:cstheme="minorHAnsi"/>
            <w:sz w:val="22"/>
            <w:szCs w:val="22"/>
            <w:vertAlign w:val="subscript"/>
          </w:rPr>
          <w:t>s</w:t>
        </w:r>
        <w:r w:rsidRPr="00496E2D" w:rsidDel="000C2AFD">
          <w:rPr>
            <w:rFonts w:eastAsiaTheme="minorEastAsia" w:cstheme="minorHAnsi"/>
            <w:sz w:val="22"/>
            <w:szCs w:val="22"/>
          </w:rPr>
          <w:t xml:space="preserve"> </w:t>
        </w:r>
        <w:r w:rsidDel="000C2AFD">
          <w:rPr>
            <w:rFonts w:eastAsiaTheme="minorEastAsia" w:cstheme="minorHAnsi"/>
            <w:sz w:val="22"/>
            <w:szCs w:val="22"/>
          </w:rPr>
          <w:t xml:space="preserve">= </w:t>
        </w:r>
        <w:r w:rsidRPr="00E51D63" w:rsidDel="000C2AFD">
          <w:rPr>
            <w:rFonts w:cstheme="minorHAnsi"/>
            <w:sz w:val="22"/>
            <w:szCs w:val="22"/>
          </w:rPr>
          <w:t>0.04</w:t>
        </w:r>
        <w:r w:rsidDel="000C2AFD">
          <w:rPr>
            <w:rFonts w:cstheme="minorHAnsi"/>
            <w:sz w:val="22"/>
            <w:szCs w:val="22"/>
          </w:rPr>
          <w:t xml:space="preserve"> for this simulation</w:t>
        </w:r>
        <w:r w:rsidRPr="00496E2D" w:rsidDel="000C2AFD">
          <w:rPr>
            <w:rFonts w:cstheme="minorHAnsi"/>
            <w:sz w:val="22"/>
            <w:szCs w:val="22"/>
          </w:rPr>
          <w:t>.</w:t>
        </w:r>
      </w:moveFrom>
      <w:moveFromRangeEnd w:id="593"/>
    </w:p>
    <w:p w14:paraId="6FC2F344" w14:textId="40B1D52D" w:rsidR="00A93BC9" w:rsidRDefault="008F3CF5" w:rsidP="008F3CF5">
      <w:pPr>
        <w:spacing w:after="0" w:line="480" w:lineRule="auto"/>
        <w:ind w:firstLine="720"/>
        <w:contextualSpacing/>
        <w:rPr>
          <w:ins w:id="595" w:author="John DeLong" w:date="2020-07-24T15:13:00Z"/>
          <w:rFonts w:eastAsiaTheme="minorEastAsia" w:cstheme="minorHAnsi"/>
          <w:sz w:val="22"/>
          <w:szCs w:val="22"/>
        </w:rPr>
      </w:pPr>
      <w:del w:id="596" w:author="John DeLong" w:date="2020-07-18T16:47:00Z">
        <w:r w:rsidRPr="004E6174" w:rsidDel="004E6174">
          <w:rPr>
            <w:rFonts w:cstheme="minorHAnsi"/>
            <w:i/>
            <w:sz w:val="22"/>
            <w:szCs w:val="22"/>
            <w:rPrChange w:id="597" w:author="John DeLong" w:date="2020-07-18T16:54:00Z">
              <w:rPr>
                <w:rFonts w:cstheme="minorHAnsi"/>
                <w:sz w:val="22"/>
                <w:szCs w:val="22"/>
              </w:rPr>
            </w:rPrChange>
          </w:rPr>
          <w:delText xml:space="preserve">Comparison </w:delText>
        </w:r>
      </w:del>
      <w:del w:id="598" w:author="John DeLong" w:date="2020-07-18T16:48:00Z">
        <w:r w:rsidRPr="004E6174" w:rsidDel="004E6174">
          <w:rPr>
            <w:rFonts w:cstheme="minorHAnsi"/>
            <w:i/>
            <w:sz w:val="22"/>
            <w:szCs w:val="22"/>
            <w:rPrChange w:id="599" w:author="John DeLong" w:date="2020-07-18T16:54:00Z">
              <w:rPr>
                <w:rFonts w:cstheme="minorHAnsi"/>
                <w:sz w:val="22"/>
                <w:szCs w:val="22"/>
              </w:rPr>
            </w:rPrChange>
          </w:rPr>
          <w:delText>2</w:delText>
        </w:r>
      </w:del>
      <w:ins w:id="600" w:author="John DeLong" w:date="2020-07-18T16:55:00Z">
        <w:r w:rsidR="00B13DF6">
          <w:rPr>
            <w:rFonts w:cstheme="minorHAnsi"/>
            <w:i/>
            <w:sz w:val="22"/>
            <w:szCs w:val="22"/>
          </w:rPr>
          <w:t>The effect of demographic</w:t>
        </w:r>
      </w:ins>
      <w:ins w:id="601" w:author="John DeLong" w:date="2020-07-18T16:50:00Z">
        <w:r w:rsidR="004E6174" w:rsidRPr="004E6174">
          <w:rPr>
            <w:rFonts w:cstheme="minorHAnsi"/>
            <w:i/>
            <w:sz w:val="22"/>
            <w:szCs w:val="22"/>
            <w:rPrChange w:id="602" w:author="John DeLong" w:date="2020-07-18T16:51:00Z">
              <w:rPr>
                <w:rFonts w:cstheme="minorHAnsi"/>
                <w:sz w:val="22"/>
                <w:szCs w:val="22"/>
              </w:rPr>
            </w:rPrChange>
          </w:rPr>
          <w:t xml:space="preserve"> stochasticity </w:t>
        </w:r>
      </w:ins>
      <w:ins w:id="603" w:author="John DeLong" w:date="2020-07-18T16:55:00Z">
        <w:r w:rsidR="00B13DF6">
          <w:rPr>
            <w:rFonts w:cstheme="minorHAnsi"/>
            <w:i/>
            <w:iCs/>
            <w:sz w:val="22"/>
            <w:szCs w:val="22"/>
          </w:rPr>
          <w:t xml:space="preserve">on evolutionary </w:t>
        </w:r>
        <w:proofErr w:type="gramStart"/>
        <w:r w:rsidR="00B13DF6">
          <w:rPr>
            <w:rFonts w:cstheme="minorHAnsi"/>
            <w:i/>
            <w:iCs/>
            <w:sz w:val="22"/>
            <w:szCs w:val="22"/>
          </w:rPr>
          <w:t>outcomes</w:t>
        </w:r>
      </w:ins>
      <w:ins w:id="604" w:author="John DeLong" w:date="2020-07-18T16:50:00Z">
        <w:r w:rsidR="004E6174">
          <w:rPr>
            <w:rFonts w:cstheme="minorHAnsi"/>
            <w:sz w:val="22"/>
            <w:szCs w:val="22"/>
          </w:rPr>
          <w:t>.</w:t>
        </w:r>
      </w:ins>
      <w:ins w:id="605" w:author="John DeLong" w:date="2020-07-18T16:51:00Z">
        <w:r w:rsidR="004E6174">
          <w:rPr>
            <w:rFonts w:cstheme="minorHAnsi"/>
            <w:sz w:val="22"/>
            <w:szCs w:val="22"/>
          </w:rPr>
          <w:t>—</w:t>
        </w:r>
      </w:ins>
      <w:proofErr w:type="gramEnd"/>
      <w:del w:id="606" w:author="John DeLong" w:date="2020-07-18T16:51:00Z">
        <w:r w:rsidRPr="00496E2D" w:rsidDel="004E6174">
          <w:rPr>
            <w:rFonts w:cstheme="minorHAnsi"/>
            <w:sz w:val="22"/>
            <w:szCs w:val="22"/>
          </w:rPr>
          <w:delText xml:space="preserve">: </w:delText>
        </w:r>
      </w:del>
      <w:r w:rsidRPr="00496E2D">
        <w:rPr>
          <w:rFonts w:cstheme="minorHAnsi"/>
          <w:sz w:val="22"/>
          <w:szCs w:val="22"/>
        </w:rPr>
        <w:t xml:space="preserve">We next evaluated differences between the GEM and QG approaches by comparing outcomes across </w:t>
      </w:r>
      <w:ins w:id="607" w:author="John DeLong" w:date="2020-07-24T14:56:00Z">
        <w:r w:rsidR="007C6FCA">
          <w:rPr>
            <w:rFonts w:cstheme="minorHAnsi"/>
            <w:sz w:val="22"/>
            <w:szCs w:val="22"/>
          </w:rPr>
          <w:t xml:space="preserve">three </w:t>
        </w:r>
      </w:ins>
      <w:r w:rsidRPr="00496E2D">
        <w:rPr>
          <w:rFonts w:cstheme="minorHAnsi"/>
          <w:sz w:val="22"/>
          <w:szCs w:val="22"/>
        </w:rPr>
        <w:t xml:space="preserve">different </w:t>
      </w:r>
      <w:ins w:id="608" w:author="John DeLong" w:date="2020-07-24T14:42:00Z">
        <w:r w:rsidR="000C2AFD">
          <w:rPr>
            <w:rFonts w:cstheme="minorHAnsi"/>
            <w:sz w:val="22"/>
            <w:szCs w:val="22"/>
          </w:rPr>
          <w:t xml:space="preserve">levels of </w:t>
        </w:r>
      </w:ins>
      <w:ins w:id="609" w:author="John DeLong" w:date="2020-07-24T15:02:00Z">
        <w:r w:rsidR="007C6FCA">
          <w:rPr>
            <w:rFonts w:cstheme="minorHAnsi"/>
            <w:sz w:val="22"/>
            <w:szCs w:val="22"/>
          </w:rPr>
          <w:t xml:space="preserve">density dependence. We set </w:t>
        </w:r>
      </w:ins>
      <w:ins w:id="610" w:author="Clay Cressler" w:date="2020-08-10T10:36:00Z">
        <w:r w:rsidR="00B8099F">
          <w:rPr>
            <w:rFonts w:cstheme="minorHAnsi"/>
            <w:sz w:val="22"/>
            <w:szCs w:val="22"/>
          </w:rPr>
          <w:t xml:space="preserve">the initial </w:t>
        </w:r>
      </w:ins>
      <w:ins w:id="611" w:author="John DeLong" w:date="2020-07-24T14:42:00Z">
        <w:r w:rsidR="000C2AFD">
          <w:rPr>
            <w:rFonts w:cstheme="minorHAnsi"/>
            <w:sz w:val="22"/>
            <w:szCs w:val="22"/>
          </w:rPr>
          <w:t>carrying capacity (</w:t>
        </w:r>
        <w:r w:rsidR="000C2AFD" w:rsidRPr="000C2AFD">
          <w:rPr>
            <w:rFonts w:cstheme="minorHAnsi"/>
            <w:i/>
            <w:sz w:val="22"/>
            <w:szCs w:val="22"/>
            <w:rPrChange w:id="612" w:author="John DeLong" w:date="2020-07-24T14:43:00Z">
              <w:rPr>
                <w:rFonts w:cstheme="minorHAnsi"/>
                <w:sz w:val="22"/>
                <w:szCs w:val="22"/>
              </w:rPr>
            </w:rPrChange>
          </w:rPr>
          <w:t>K</w:t>
        </w:r>
        <w:r w:rsidR="000C2AFD">
          <w:rPr>
            <w:rFonts w:cstheme="minorHAnsi"/>
            <w:sz w:val="22"/>
            <w:szCs w:val="22"/>
          </w:rPr>
          <w:t>)</w:t>
        </w:r>
      </w:ins>
      <w:ins w:id="613" w:author="John DeLong" w:date="2020-07-24T15:03:00Z">
        <w:r w:rsidR="007C6FCA">
          <w:rPr>
            <w:rFonts w:cstheme="minorHAnsi"/>
            <w:sz w:val="22"/>
            <w:szCs w:val="22"/>
          </w:rPr>
          <w:t xml:space="preserve"> at</w:t>
        </w:r>
      </w:ins>
      <w:ins w:id="614" w:author="John DeLong" w:date="2020-07-24T14:56:00Z">
        <w:r w:rsidR="007C6FCA">
          <w:rPr>
            <w:rFonts w:cstheme="minorHAnsi"/>
            <w:sz w:val="22"/>
            <w:szCs w:val="22"/>
          </w:rPr>
          <w:t xml:space="preserve"> </w:t>
        </w:r>
      </w:ins>
      <w:ins w:id="615" w:author="John DeLong" w:date="2020-07-24T14:57:00Z">
        <w:r w:rsidR="007C6FCA">
          <w:rPr>
            <w:rFonts w:eastAsiaTheme="minorEastAsia" w:cstheme="minorHAnsi"/>
            <w:sz w:val="22"/>
            <w:szCs w:val="22"/>
          </w:rPr>
          <w:t>10, 20, and 4</w:t>
        </w:r>
        <w:r w:rsidR="007C6FCA" w:rsidRPr="00E51D63">
          <w:rPr>
            <w:rFonts w:eastAsiaTheme="minorEastAsia" w:cstheme="minorHAnsi"/>
            <w:sz w:val="22"/>
            <w:szCs w:val="22"/>
          </w:rPr>
          <w:t>0</w:t>
        </w:r>
        <w:r w:rsidR="007C6FCA">
          <w:rPr>
            <w:rFonts w:eastAsiaTheme="minorEastAsia" w:cstheme="minorHAnsi"/>
            <w:sz w:val="22"/>
            <w:szCs w:val="22"/>
          </w:rPr>
          <w:t xml:space="preserve">, created by setting </w:t>
        </w:r>
        <w:r w:rsidR="007C6FCA" w:rsidRPr="00496E2D">
          <w:rPr>
            <w:rFonts w:eastAsiaTheme="minorEastAsia" w:cstheme="minorHAnsi"/>
            <w:i/>
            <w:sz w:val="22"/>
            <w:szCs w:val="22"/>
          </w:rPr>
          <w:t>b</w:t>
        </w:r>
        <w:r w:rsidR="007C6FCA" w:rsidRPr="00496E2D">
          <w:rPr>
            <w:rFonts w:eastAsiaTheme="minorEastAsia" w:cstheme="minorHAnsi"/>
            <w:sz w:val="22"/>
            <w:szCs w:val="22"/>
            <w:vertAlign w:val="subscript"/>
          </w:rPr>
          <w:t>s</w:t>
        </w:r>
        <w:r w:rsidR="007C6FCA" w:rsidRPr="00496E2D">
          <w:rPr>
            <w:rFonts w:eastAsiaTheme="minorEastAsia" w:cstheme="minorHAnsi"/>
            <w:sz w:val="22"/>
            <w:szCs w:val="22"/>
          </w:rPr>
          <w:t xml:space="preserve"> = </w:t>
        </w:r>
        <w:r w:rsidR="007C6FCA" w:rsidRPr="00496E2D">
          <w:rPr>
            <w:rFonts w:eastAsiaTheme="minorEastAsia" w:cstheme="minorHAnsi"/>
            <w:i/>
            <w:sz w:val="22"/>
            <w:szCs w:val="22"/>
          </w:rPr>
          <w:t>d</w:t>
        </w:r>
        <w:r w:rsidR="007C6FCA" w:rsidRPr="00496E2D">
          <w:rPr>
            <w:rFonts w:eastAsiaTheme="minorEastAsia" w:cstheme="minorHAnsi"/>
            <w:sz w:val="22"/>
            <w:szCs w:val="22"/>
            <w:vertAlign w:val="subscript"/>
          </w:rPr>
          <w:t>s</w:t>
        </w:r>
        <w:r w:rsidR="007C6FCA">
          <w:rPr>
            <w:rFonts w:eastAsiaTheme="minorEastAsia" w:cstheme="minorHAnsi"/>
            <w:sz w:val="22"/>
            <w:szCs w:val="22"/>
          </w:rPr>
          <w:t xml:space="preserve"> =</w:t>
        </w:r>
        <w:r w:rsidR="007C6FCA" w:rsidRPr="00496E2D">
          <w:rPr>
            <w:rFonts w:eastAsiaTheme="minorEastAsia" w:cstheme="minorHAnsi"/>
            <w:sz w:val="22"/>
            <w:szCs w:val="22"/>
          </w:rPr>
          <w:t xml:space="preserve"> </w:t>
        </w:r>
        <w:r w:rsidR="007C6FCA" w:rsidRPr="00E51D63">
          <w:rPr>
            <w:rFonts w:cstheme="minorHAnsi"/>
            <w:sz w:val="22"/>
            <w:szCs w:val="22"/>
          </w:rPr>
          <w:t>0.</w:t>
        </w:r>
        <w:r w:rsidR="007C6FCA">
          <w:rPr>
            <w:rFonts w:cstheme="minorHAnsi"/>
            <w:sz w:val="22"/>
            <w:szCs w:val="22"/>
          </w:rPr>
          <w:t>075</w:t>
        </w:r>
      </w:ins>
      <w:ins w:id="616" w:author="John DeLong" w:date="2020-07-24T14:58:00Z">
        <w:r w:rsidR="007C6FCA">
          <w:rPr>
            <w:rFonts w:cstheme="minorHAnsi"/>
            <w:sz w:val="22"/>
            <w:szCs w:val="22"/>
          </w:rPr>
          <w:t>,</w:t>
        </w:r>
      </w:ins>
      <w:ins w:id="617" w:author="John DeLong" w:date="2020-07-24T14:57:00Z">
        <w:r w:rsidR="007C6FCA">
          <w:rPr>
            <w:rFonts w:cstheme="minorHAnsi"/>
            <w:sz w:val="22"/>
            <w:szCs w:val="22"/>
          </w:rPr>
          <w:t xml:space="preserve"> </w:t>
        </w:r>
      </w:ins>
      <w:ins w:id="618" w:author="John DeLong" w:date="2020-07-24T14:58:00Z">
        <w:r w:rsidR="007C6FCA" w:rsidRPr="00E51D63">
          <w:rPr>
            <w:rFonts w:cstheme="minorHAnsi"/>
            <w:sz w:val="22"/>
            <w:szCs w:val="22"/>
          </w:rPr>
          <w:t>0.0</w:t>
        </w:r>
        <w:r w:rsidR="007C6FCA">
          <w:rPr>
            <w:rFonts w:cstheme="minorHAnsi"/>
            <w:sz w:val="22"/>
            <w:szCs w:val="22"/>
          </w:rPr>
          <w:t>375</w:t>
        </w:r>
        <w:r w:rsidR="007C6FCA" w:rsidRPr="00E51D63">
          <w:rPr>
            <w:rFonts w:cstheme="minorHAnsi"/>
            <w:sz w:val="22"/>
            <w:szCs w:val="22"/>
          </w:rPr>
          <w:t xml:space="preserve">, </w:t>
        </w:r>
      </w:ins>
      <w:ins w:id="619" w:author="John DeLong" w:date="2020-07-24T14:57:00Z">
        <w:r w:rsidR="007C6FCA">
          <w:rPr>
            <w:rFonts w:cstheme="minorHAnsi"/>
            <w:sz w:val="22"/>
            <w:szCs w:val="22"/>
          </w:rPr>
          <w:t xml:space="preserve">and </w:t>
        </w:r>
        <w:r w:rsidR="007C6FCA" w:rsidRPr="00E51D63">
          <w:rPr>
            <w:rFonts w:cstheme="minorHAnsi"/>
            <w:sz w:val="22"/>
            <w:szCs w:val="22"/>
          </w:rPr>
          <w:t>0.0</w:t>
        </w:r>
        <w:r w:rsidR="007C6FCA">
          <w:rPr>
            <w:rFonts w:cstheme="minorHAnsi"/>
            <w:sz w:val="22"/>
            <w:szCs w:val="22"/>
          </w:rPr>
          <w:t>187, respectively</w:t>
        </w:r>
      </w:ins>
      <w:ins w:id="620" w:author="Clay Cressler" w:date="2020-08-10T10:36:00Z">
        <w:r w:rsidR="00B8099F">
          <w:rPr>
            <w:rFonts w:cstheme="minorHAnsi"/>
            <w:sz w:val="22"/>
            <w:szCs w:val="22"/>
          </w:rPr>
          <w:t xml:space="preserve">; note that as the populations evolve and </w:t>
        </w:r>
      </w:ins>
      <m:oMath>
        <m:acc>
          <m:accPr>
            <m:chr m:val="̅"/>
            <m:ctrlPr>
              <w:ins w:id="621" w:author="Clay Cressler" w:date="2020-08-10T10:36:00Z">
                <w:rPr>
                  <w:rFonts w:ascii="Cambria Math" w:hAnsi="Cambria Math" w:cstheme="minorHAnsi"/>
                  <w:i/>
                  <w:sz w:val="22"/>
                  <w:szCs w:val="22"/>
                </w:rPr>
              </w:ins>
            </m:ctrlPr>
          </m:accPr>
          <m:e>
            <m:sSub>
              <m:sSubPr>
                <m:ctrlPr>
                  <w:ins w:id="622" w:author="Clay Cressler" w:date="2020-08-10T10:36:00Z">
                    <w:rPr>
                      <w:rFonts w:ascii="Cambria Math" w:hAnsi="Cambria Math" w:cstheme="minorHAnsi"/>
                      <w:i/>
                      <w:sz w:val="22"/>
                      <w:szCs w:val="22"/>
                    </w:rPr>
                  </w:ins>
                </m:ctrlPr>
              </m:sSubPr>
              <m:e>
                <m:r>
                  <w:ins w:id="623" w:author="Clay Cressler" w:date="2020-08-10T10:36:00Z">
                    <w:rPr>
                      <w:rFonts w:ascii="Cambria Math" w:hAnsi="Cambria Math" w:cstheme="minorHAnsi"/>
                      <w:sz w:val="22"/>
                      <w:szCs w:val="22"/>
                    </w:rPr>
                    <m:t>b</m:t>
                  </w:ins>
                </m:r>
              </m:e>
              <m:sub>
                <m:r>
                  <w:ins w:id="624" w:author="Clay Cressler" w:date="2020-08-10T10:36:00Z">
                    <w:rPr>
                      <w:rFonts w:ascii="Cambria Math" w:hAnsi="Cambria Math" w:cstheme="minorHAnsi"/>
                      <w:sz w:val="22"/>
                      <w:szCs w:val="22"/>
                    </w:rPr>
                    <m:t>max</m:t>
                  </w:ins>
                </m:r>
              </m:sub>
            </m:sSub>
          </m:e>
        </m:acc>
      </m:oMath>
      <w:ins w:id="625" w:author="Clay Cressler" w:date="2020-08-10T10:36:00Z">
        <w:r w:rsidR="00B8099F">
          <w:rPr>
            <w:rFonts w:eastAsiaTheme="minorEastAsia" w:cstheme="minorHAnsi"/>
            <w:sz w:val="22"/>
            <w:szCs w:val="22"/>
          </w:rPr>
          <w:t xml:space="preserve"> changes, the car</w:t>
        </w:r>
      </w:ins>
      <w:proofErr w:type="spellStart"/>
      <w:ins w:id="626" w:author="Clay Cressler" w:date="2020-08-10T10:37:00Z">
        <w:r w:rsidR="00B8099F">
          <w:rPr>
            <w:rFonts w:eastAsiaTheme="minorEastAsia" w:cstheme="minorHAnsi"/>
            <w:sz w:val="22"/>
            <w:szCs w:val="22"/>
          </w:rPr>
          <w:t>rying</w:t>
        </w:r>
        <w:proofErr w:type="spellEnd"/>
        <w:r w:rsidR="00B8099F">
          <w:rPr>
            <w:rFonts w:eastAsiaTheme="minorEastAsia" w:cstheme="minorHAnsi"/>
            <w:sz w:val="22"/>
            <w:szCs w:val="22"/>
          </w:rPr>
          <w:t xml:space="preserve"> capacity change</w:t>
        </w:r>
      </w:ins>
      <w:ins w:id="627" w:author="Clay Cressler" w:date="2020-08-10T10:45:00Z">
        <w:r w:rsidR="00B8099F">
          <w:rPr>
            <w:rFonts w:eastAsiaTheme="minorEastAsia" w:cstheme="minorHAnsi"/>
            <w:sz w:val="22"/>
            <w:szCs w:val="22"/>
          </w:rPr>
          <w:t>s</w:t>
        </w:r>
      </w:ins>
      <w:ins w:id="628" w:author="Clay Cressler" w:date="2020-08-10T10:37:00Z">
        <w:r w:rsidR="00B8099F">
          <w:rPr>
            <w:rFonts w:eastAsiaTheme="minorEastAsia" w:cstheme="minorHAnsi"/>
            <w:sz w:val="22"/>
            <w:szCs w:val="22"/>
          </w:rPr>
          <w:t xml:space="preserve"> as well </w:t>
        </w:r>
      </w:ins>
      <w:ins w:id="629" w:author="Clay Cressler" w:date="2020-08-10T10:45:00Z">
        <w:r w:rsidR="00B8099F">
          <w:rPr>
            <w:rFonts w:eastAsiaTheme="minorEastAsia" w:cstheme="minorHAnsi"/>
            <w:sz w:val="22"/>
            <w:szCs w:val="22"/>
          </w:rPr>
          <w:t>[Eq. 3]</w:t>
        </w:r>
      </w:ins>
      <w:ins w:id="630" w:author="John DeLong" w:date="2020-07-24T14:57:00Z">
        <w:r w:rsidR="007C6FCA">
          <w:rPr>
            <w:rFonts w:cstheme="minorHAnsi"/>
            <w:sz w:val="22"/>
            <w:szCs w:val="22"/>
          </w:rPr>
          <w:t>.</w:t>
        </w:r>
      </w:ins>
      <w:ins w:id="631" w:author="John DeLong" w:date="2020-07-24T14:43:00Z">
        <w:r w:rsidR="000C2AFD">
          <w:rPr>
            <w:rFonts w:cstheme="minorHAnsi"/>
            <w:sz w:val="22"/>
            <w:szCs w:val="22"/>
          </w:rPr>
          <w:t xml:space="preserve"> </w:t>
        </w:r>
      </w:ins>
      <w:ins w:id="632" w:author="John DeLong" w:date="2020-07-24T15:07:00Z">
        <w:r w:rsidR="007B2CE4">
          <w:rPr>
            <w:rFonts w:cstheme="minorHAnsi"/>
            <w:sz w:val="22"/>
            <w:szCs w:val="22"/>
          </w:rPr>
          <w:t xml:space="preserve">We </w:t>
        </w:r>
        <w:r w:rsidR="007B2CE4" w:rsidRPr="00496E2D">
          <w:rPr>
            <w:rFonts w:eastAsiaTheme="minorEastAsia" w:cstheme="minorHAnsi"/>
            <w:sz w:val="22"/>
            <w:szCs w:val="22"/>
          </w:rPr>
          <w:t>initialized</w:t>
        </w:r>
        <w:r w:rsidR="007B2CE4">
          <w:rPr>
            <w:rFonts w:eastAsiaTheme="minorEastAsia" w:cstheme="minorHAnsi"/>
            <w:sz w:val="22"/>
            <w:szCs w:val="22"/>
          </w:rPr>
          <w:t xml:space="preserve"> populations</w:t>
        </w:r>
        <w:r w:rsidR="007B2CE4" w:rsidRPr="00496E2D">
          <w:rPr>
            <w:rFonts w:eastAsiaTheme="minorEastAsia" w:cstheme="minorHAnsi"/>
            <w:sz w:val="22"/>
            <w:szCs w:val="22"/>
          </w:rPr>
          <w:t xml:space="preserve"> with five individuals </w:t>
        </w:r>
      </w:ins>
      <w:ins w:id="633" w:author="John DeLong" w:date="2020-07-24T15:03:00Z">
        <w:r w:rsidR="007C6FCA">
          <w:rPr>
            <w:rFonts w:eastAsiaTheme="minorEastAsia" w:cstheme="minorHAnsi"/>
            <w:sz w:val="22"/>
            <w:szCs w:val="22"/>
          </w:rPr>
          <w:t>us</w:t>
        </w:r>
      </w:ins>
      <w:ins w:id="634" w:author="John DeLong" w:date="2020-07-24T15:07:00Z">
        <w:r w:rsidR="007B2CE4">
          <w:rPr>
            <w:rFonts w:eastAsiaTheme="minorEastAsia" w:cstheme="minorHAnsi"/>
            <w:sz w:val="22"/>
            <w:szCs w:val="22"/>
          </w:rPr>
          <w:t>ing</w:t>
        </w:r>
      </w:ins>
      <w:ins w:id="635" w:author="John DeLong" w:date="2020-07-24T15:03:00Z">
        <w:r w:rsidR="007C6FCA">
          <w:rPr>
            <w:rFonts w:eastAsiaTheme="minorEastAsia" w:cstheme="minorHAnsi"/>
            <w:sz w:val="22"/>
            <w:szCs w:val="22"/>
          </w:rPr>
          <w:t xml:space="preserve"> the same initial trait values as above</w:t>
        </w:r>
      </w:ins>
      <w:ins w:id="636" w:author="John DeLong" w:date="2020-07-24T15:08:00Z">
        <w:r w:rsidR="007B2CE4">
          <w:rPr>
            <w:rFonts w:eastAsiaTheme="minorEastAsia" w:cstheme="minorHAnsi"/>
            <w:sz w:val="22"/>
            <w:szCs w:val="22"/>
          </w:rPr>
          <w:t>. T</w:t>
        </w:r>
      </w:ins>
      <w:ins w:id="637" w:author="John DeLong" w:date="2020-07-24T15:03:00Z">
        <w:r w:rsidR="007C6FCA" w:rsidRPr="00496E2D">
          <w:rPr>
            <w:rFonts w:eastAsiaTheme="minorEastAsia" w:cstheme="minorHAnsi"/>
            <w:sz w:val="22"/>
            <w:szCs w:val="22"/>
          </w:rPr>
          <w:t xml:space="preserve">he ESS </w:t>
        </w:r>
      </w:ins>
      <m:oMath>
        <m:acc>
          <m:accPr>
            <m:chr m:val="̅"/>
            <m:ctrlPr>
              <w:ins w:id="638" w:author="Clay Cressler" w:date="2020-08-10T10:45:00Z">
                <w:rPr>
                  <w:rFonts w:ascii="Cambria Math" w:hAnsi="Cambria Math" w:cstheme="minorHAnsi"/>
                  <w:i/>
                  <w:sz w:val="22"/>
                  <w:szCs w:val="22"/>
                </w:rPr>
              </w:ins>
            </m:ctrlPr>
          </m:accPr>
          <m:e>
            <m:sSub>
              <m:sSubPr>
                <m:ctrlPr>
                  <w:ins w:id="639" w:author="Clay Cressler" w:date="2020-08-10T10:45:00Z">
                    <w:rPr>
                      <w:rFonts w:ascii="Cambria Math" w:hAnsi="Cambria Math" w:cstheme="minorHAnsi"/>
                      <w:i/>
                      <w:sz w:val="22"/>
                      <w:szCs w:val="22"/>
                    </w:rPr>
                  </w:ins>
                </m:ctrlPr>
              </m:sSubPr>
              <m:e>
                <m:r>
                  <w:ins w:id="640" w:author="Clay Cressler" w:date="2020-08-10T10:45:00Z">
                    <w:rPr>
                      <w:rFonts w:ascii="Cambria Math" w:hAnsi="Cambria Math" w:cstheme="minorHAnsi"/>
                      <w:sz w:val="22"/>
                      <w:szCs w:val="22"/>
                    </w:rPr>
                    <m:t>b</m:t>
                  </w:ins>
                </m:r>
              </m:e>
              <m:sub>
                <m:r>
                  <w:ins w:id="641" w:author="Clay Cressler" w:date="2020-08-10T10:45:00Z">
                    <w:rPr>
                      <w:rFonts w:ascii="Cambria Math" w:hAnsi="Cambria Math" w:cstheme="minorHAnsi"/>
                      <w:sz w:val="22"/>
                      <w:szCs w:val="22"/>
                    </w:rPr>
                    <m:t>max</m:t>
                  </w:ins>
                </m:r>
              </m:sub>
            </m:sSub>
          </m:e>
        </m:acc>
      </m:oMath>
      <w:ins w:id="642" w:author="Clay Cressler" w:date="2020-08-10T10:45:00Z">
        <w:r w:rsidR="00B8099F">
          <w:rPr>
            <w:rFonts w:eastAsiaTheme="minorEastAsia" w:cstheme="minorHAnsi"/>
            <w:sz w:val="22"/>
            <w:szCs w:val="22"/>
          </w:rPr>
          <w:t xml:space="preserve"> </w:t>
        </w:r>
      </w:ins>
      <w:ins w:id="643" w:author="John DeLong" w:date="2020-07-24T15:03:00Z">
        <w:del w:id="644" w:author="Clay Cressler" w:date="2020-08-10T10:45:00Z">
          <w:r w:rsidR="007C6FCA" w:rsidRPr="00496E2D" w:rsidDel="00B8099F">
            <w:rPr>
              <w:rFonts w:eastAsiaTheme="minorEastAsia" w:cstheme="minorHAnsi"/>
              <w:i/>
              <w:sz w:val="22"/>
              <w:szCs w:val="22"/>
            </w:rPr>
            <w:delText>b</w:delText>
          </w:r>
          <w:r w:rsidR="007C6FCA" w:rsidRPr="00496E2D" w:rsidDel="00B8099F">
            <w:rPr>
              <w:rFonts w:eastAsiaTheme="minorEastAsia" w:cstheme="minorHAnsi"/>
              <w:sz w:val="22"/>
              <w:szCs w:val="22"/>
              <w:vertAlign w:val="subscript"/>
            </w:rPr>
            <w:delText>max</w:delText>
          </w:r>
        </w:del>
        <w:r w:rsidR="007C6FCA" w:rsidRPr="00496E2D">
          <w:rPr>
            <w:rFonts w:cstheme="minorHAnsi"/>
            <w:sz w:val="22"/>
            <w:szCs w:val="22"/>
          </w:rPr>
          <w:t xml:space="preserve"> </w:t>
        </w:r>
        <w:r w:rsidR="007C6FCA" w:rsidRPr="00496E2D">
          <w:rPr>
            <w:rFonts w:eastAsiaTheme="minorEastAsia" w:cstheme="minorHAnsi"/>
            <w:sz w:val="22"/>
            <w:szCs w:val="22"/>
          </w:rPr>
          <w:t xml:space="preserve">for this system is 5.4, which means the ESS </w:t>
        </w:r>
      </w:ins>
      <m:oMath>
        <m:acc>
          <m:accPr>
            <m:chr m:val="̅"/>
            <m:ctrlPr>
              <w:ins w:id="645" w:author="Clay Cressler" w:date="2020-08-10T10:45:00Z">
                <w:rPr>
                  <w:rFonts w:ascii="Cambria Math" w:hAnsi="Cambria Math" w:cstheme="minorHAnsi"/>
                  <w:i/>
                  <w:sz w:val="22"/>
                  <w:szCs w:val="22"/>
                </w:rPr>
              </w:ins>
            </m:ctrlPr>
          </m:accPr>
          <m:e>
            <m:sSub>
              <m:sSubPr>
                <m:ctrlPr>
                  <w:ins w:id="646" w:author="Clay Cressler" w:date="2020-08-10T10:45:00Z">
                    <w:rPr>
                      <w:rFonts w:ascii="Cambria Math" w:hAnsi="Cambria Math" w:cstheme="minorHAnsi"/>
                      <w:i/>
                      <w:sz w:val="22"/>
                      <w:szCs w:val="22"/>
                    </w:rPr>
                  </w:ins>
                </m:ctrlPr>
              </m:sSubPr>
              <m:e>
                <m:r>
                  <w:ins w:id="647" w:author="Clay Cressler" w:date="2020-08-10T10:45:00Z">
                    <w:rPr>
                      <w:rFonts w:ascii="Cambria Math" w:hAnsi="Cambria Math" w:cstheme="minorHAnsi"/>
                      <w:sz w:val="22"/>
                      <w:szCs w:val="22"/>
                    </w:rPr>
                    <m:t>d</m:t>
                  </w:ins>
                </m:r>
              </m:e>
              <m:sub>
                <m:r>
                  <w:ins w:id="648" w:author="Clay Cressler" w:date="2020-08-10T10:45:00Z">
                    <w:rPr>
                      <w:rFonts w:ascii="Cambria Math" w:hAnsi="Cambria Math" w:cstheme="minorHAnsi"/>
                      <w:sz w:val="22"/>
                      <w:szCs w:val="22"/>
                    </w:rPr>
                    <m:t>min</m:t>
                  </w:ins>
                </m:r>
              </m:sub>
            </m:sSub>
          </m:e>
        </m:acc>
      </m:oMath>
      <w:ins w:id="649" w:author="John DeLong" w:date="2020-07-24T15:03:00Z">
        <w:del w:id="650" w:author="Clay Cressler" w:date="2020-08-10T10:45:00Z">
          <w:r w:rsidR="007C6FCA" w:rsidRPr="00496E2D" w:rsidDel="00B8099F">
            <w:rPr>
              <w:rFonts w:eastAsiaTheme="minorEastAsia" w:cstheme="minorHAnsi"/>
              <w:i/>
              <w:sz w:val="22"/>
              <w:szCs w:val="22"/>
            </w:rPr>
            <w:delText>d</w:delText>
          </w:r>
          <w:r w:rsidR="007C6FCA" w:rsidRPr="00496E2D" w:rsidDel="00B8099F">
            <w:rPr>
              <w:rFonts w:eastAsiaTheme="minorEastAsia" w:cstheme="minorHAnsi"/>
              <w:sz w:val="22"/>
              <w:szCs w:val="22"/>
              <w:vertAlign w:val="subscript"/>
            </w:rPr>
            <w:delText>min</w:delText>
          </w:r>
        </w:del>
        <w:r w:rsidR="007C6FCA" w:rsidRPr="00496E2D">
          <w:rPr>
            <w:rFonts w:eastAsiaTheme="minorEastAsia" w:cstheme="minorHAnsi"/>
            <w:sz w:val="22"/>
            <w:szCs w:val="22"/>
          </w:rPr>
          <w:t xml:space="preserve"> is 2.7.</w:t>
        </w:r>
        <w:r w:rsidR="007C6FCA">
          <w:rPr>
            <w:rFonts w:eastAsiaTheme="minorEastAsia" w:cstheme="minorHAnsi"/>
            <w:sz w:val="22"/>
            <w:szCs w:val="22"/>
          </w:rPr>
          <w:t xml:space="preserve"> </w:t>
        </w:r>
      </w:ins>
      <w:moveToRangeStart w:id="651" w:author="John DeLong" w:date="2020-07-24T14:58:00Z" w:name="move46495139"/>
      <w:moveTo w:id="652" w:author="John DeLong" w:date="2020-07-24T14:58:00Z">
        <w:r w:rsidR="007C6FCA">
          <w:rPr>
            <w:rFonts w:eastAsiaTheme="minorEastAsia" w:cstheme="minorHAnsi"/>
            <w:sz w:val="22"/>
            <w:szCs w:val="22"/>
          </w:rPr>
          <w:t xml:space="preserve">The CV of the evolving trait </w:t>
        </w:r>
      </w:moveTo>
      <w:ins w:id="653" w:author="John DeLong" w:date="2020-07-24T14:58:00Z">
        <w:r w:rsidR="007C6FCA">
          <w:rPr>
            <w:rFonts w:eastAsiaTheme="minorEastAsia" w:cstheme="minorHAnsi"/>
            <w:sz w:val="22"/>
            <w:szCs w:val="22"/>
          </w:rPr>
          <w:t xml:space="preserve">(maximum birth rate, </w:t>
        </w:r>
      </w:ins>
      <w:proofErr w:type="spellStart"/>
      <w:ins w:id="654" w:author="John DeLong" w:date="2020-07-24T14:59:00Z">
        <w:r w:rsidR="007C6FCA" w:rsidRPr="00E70892">
          <w:rPr>
            <w:rFonts w:eastAsiaTheme="minorEastAsia" w:cstheme="minorHAnsi"/>
            <w:i/>
            <w:sz w:val="22"/>
            <w:szCs w:val="22"/>
          </w:rPr>
          <w:t>b</w:t>
        </w:r>
        <w:r w:rsidR="007C6FCA" w:rsidRPr="00E70892">
          <w:rPr>
            <w:rFonts w:eastAsiaTheme="minorEastAsia" w:cstheme="minorHAnsi"/>
            <w:sz w:val="22"/>
            <w:szCs w:val="22"/>
            <w:vertAlign w:val="subscript"/>
          </w:rPr>
          <w:t>max</w:t>
        </w:r>
      </w:ins>
      <w:proofErr w:type="spellEnd"/>
      <w:ins w:id="655" w:author="John DeLong" w:date="2020-07-24T14:58:00Z">
        <w:r w:rsidR="007C6FCA">
          <w:rPr>
            <w:rFonts w:eastAsiaTheme="minorEastAsia" w:cstheme="minorHAnsi"/>
            <w:sz w:val="22"/>
            <w:szCs w:val="22"/>
          </w:rPr>
          <w:t xml:space="preserve">) </w:t>
        </w:r>
      </w:ins>
      <w:moveTo w:id="656" w:author="John DeLong" w:date="2020-07-24T14:58:00Z">
        <w:r w:rsidR="007C6FCA">
          <w:rPr>
            <w:rFonts w:eastAsiaTheme="minorEastAsia" w:cstheme="minorHAnsi"/>
            <w:sz w:val="22"/>
            <w:szCs w:val="22"/>
          </w:rPr>
          <w:t xml:space="preserve">in the initial population was </w:t>
        </w:r>
        <w:del w:id="657" w:author="John DeLong" w:date="2020-07-24T14:59:00Z">
          <w:r w:rsidR="007C6FCA" w:rsidDel="007C6FCA">
            <w:rPr>
              <w:rFonts w:eastAsiaTheme="minorEastAsia" w:cstheme="minorHAnsi"/>
              <w:sz w:val="22"/>
              <w:szCs w:val="22"/>
            </w:rPr>
            <w:delText xml:space="preserve">set at </w:delText>
          </w:r>
        </w:del>
        <w:r w:rsidR="007C6FCA">
          <w:rPr>
            <w:rFonts w:eastAsiaTheme="minorEastAsia" w:cstheme="minorHAnsi"/>
            <w:sz w:val="22"/>
            <w:szCs w:val="22"/>
          </w:rPr>
          <w:t xml:space="preserve">0.3, such that the </w:t>
        </w:r>
      </w:moveTo>
      <w:ins w:id="658" w:author="John DeLong" w:date="2020-07-24T15:08:00Z">
        <w:r w:rsidR="007B2CE4">
          <w:rPr>
            <w:rFonts w:eastAsiaTheme="minorEastAsia" w:cstheme="minorHAnsi"/>
            <w:sz w:val="22"/>
            <w:szCs w:val="22"/>
          </w:rPr>
          <w:t xml:space="preserve">mean </w:t>
        </w:r>
      </w:ins>
      <w:moveTo w:id="659" w:author="John DeLong" w:date="2020-07-24T14:58:00Z">
        <w:r w:rsidR="007C6FCA">
          <w:rPr>
            <w:rFonts w:eastAsiaTheme="minorEastAsia" w:cstheme="minorHAnsi"/>
            <w:sz w:val="22"/>
            <w:szCs w:val="22"/>
          </w:rPr>
          <w:t>initial variance in</w:t>
        </w:r>
        <w:r w:rsidR="007C6FCA" w:rsidRPr="00E70892">
          <w:rPr>
            <w:rFonts w:eastAsiaTheme="minorEastAsia" w:cstheme="minorHAnsi"/>
            <w:i/>
            <w:sz w:val="22"/>
            <w:szCs w:val="22"/>
          </w:rPr>
          <w:t xml:space="preserve"> </w:t>
        </w:r>
        <w:proofErr w:type="spellStart"/>
        <w:r w:rsidR="007C6FCA" w:rsidRPr="00E70892">
          <w:rPr>
            <w:rFonts w:eastAsiaTheme="minorEastAsia" w:cstheme="minorHAnsi"/>
            <w:i/>
            <w:sz w:val="22"/>
            <w:szCs w:val="22"/>
          </w:rPr>
          <w:t>b</w:t>
        </w:r>
        <w:r w:rsidR="007C6FCA" w:rsidRPr="00E70892">
          <w:rPr>
            <w:rFonts w:eastAsiaTheme="minorEastAsia" w:cstheme="minorHAnsi"/>
            <w:sz w:val="22"/>
            <w:szCs w:val="22"/>
            <w:vertAlign w:val="subscript"/>
          </w:rPr>
          <w:t>max</w:t>
        </w:r>
        <w:proofErr w:type="spellEnd"/>
        <w:r w:rsidR="007C6FCA">
          <w:rPr>
            <w:rFonts w:eastAsiaTheme="minorEastAsia" w:cstheme="minorHAnsi"/>
            <w:sz w:val="22"/>
            <w:szCs w:val="22"/>
          </w:rPr>
          <w:t xml:space="preserve"> was</w:t>
        </w:r>
      </w:moveTo>
      <w:ins w:id="660" w:author="John DeLong" w:date="2020-07-24T15:08:00Z">
        <w:r w:rsidR="007B2CE4">
          <w:rPr>
            <w:rFonts w:eastAsiaTheme="minorEastAsia" w:cstheme="minorHAnsi"/>
            <w:sz w:val="22"/>
            <w:szCs w:val="22"/>
          </w:rPr>
          <w:t xml:space="preserve"> about</w:t>
        </w:r>
      </w:ins>
      <w:moveTo w:id="661" w:author="John DeLong" w:date="2020-07-24T14:58:00Z">
        <w:r w:rsidR="007C6FCA">
          <w:rPr>
            <w:rFonts w:eastAsiaTheme="minorEastAsia" w:cstheme="minorHAnsi"/>
            <w:sz w:val="22"/>
            <w:szCs w:val="22"/>
          </w:rPr>
          <w:t xml:space="preserve"> 0.29</w:t>
        </w:r>
      </w:moveTo>
      <w:ins w:id="662" w:author="John DeLong" w:date="2020-07-24T15:09:00Z">
        <w:r w:rsidR="007B2CE4">
          <w:rPr>
            <w:rFonts w:eastAsiaTheme="minorEastAsia" w:cstheme="minorHAnsi"/>
            <w:sz w:val="22"/>
            <w:szCs w:val="22"/>
          </w:rPr>
          <w:t xml:space="preserve"> (due to stochastic sampling)</w:t>
        </w:r>
      </w:ins>
      <w:ins w:id="663" w:author="John DeLong" w:date="2020-07-24T14:59:00Z">
        <w:r w:rsidR="007C6FCA">
          <w:rPr>
            <w:rFonts w:eastAsiaTheme="minorEastAsia" w:cstheme="minorHAnsi"/>
            <w:sz w:val="22"/>
            <w:szCs w:val="22"/>
          </w:rPr>
          <w:t>, and h</w:t>
        </w:r>
      </w:ins>
      <w:moveTo w:id="664" w:author="John DeLong" w:date="2020-07-24T14:58:00Z">
        <w:del w:id="665" w:author="John DeLong" w:date="2020-07-24T14:59:00Z">
          <w:r w:rsidR="007C6FCA" w:rsidDel="007C6FCA">
            <w:rPr>
              <w:rFonts w:eastAsiaTheme="minorEastAsia" w:cstheme="minorHAnsi"/>
              <w:sz w:val="22"/>
              <w:szCs w:val="22"/>
            </w:rPr>
            <w:delText xml:space="preserve">. </w:delText>
          </w:r>
          <w:r w:rsidR="007C6FCA" w:rsidRPr="00496E2D" w:rsidDel="007C6FCA">
            <w:rPr>
              <w:rFonts w:eastAsiaTheme="minorEastAsia" w:cstheme="minorHAnsi"/>
              <w:sz w:val="22"/>
              <w:szCs w:val="22"/>
            </w:rPr>
            <w:delText>H</w:delText>
          </w:r>
        </w:del>
        <w:r w:rsidR="007C6FCA" w:rsidRPr="00496E2D">
          <w:rPr>
            <w:rFonts w:eastAsiaTheme="minorEastAsia" w:cstheme="minorHAnsi"/>
            <w:sz w:val="22"/>
            <w:szCs w:val="22"/>
          </w:rPr>
          <w:t xml:space="preserve">eritability </w:t>
        </w:r>
      </w:moveTo>
      <w:ins w:id="666" w:author="John DeLong" w:date="2020-07-24T14:59:00Z">
        <w:r w:rsidR="007C6FCA">
          <w:rPr>
            <w:rFonts w:eastAsiaTheme="minorEastAsia" w:cstheme="minorHAnsi"/>
            <w:sz w:val="22"/>
            <w:szCs w:val="22"/>
          </w:rPr>
          <w:t>(</w:t>
        </w:r>
        <w:r w:rsidR="007C6FCA" w:rsidRPr="007C6FCA">
          <w:rPr>
            <w:rFonts w:eastAsiaTheme="minorEastAsia" w:cstheme="minorHAnsi"/>
            <w:i/>
            <w:sz w:val="22"/>
            <w:szCs w:val="22"/>
            <w:rPrChange w:id="667" w:author="John DeLong" w:date="2020-07-24T14:59:00Z">
              <w:rPr>
                <w:rFonts w:eastAsiaTheme="minorEastAsia" w:cstheme="minorHAnsi"/>
                <w:sz w:val="22"/>
                <w:szCs w:val="22"/>
              </w:rPr>
            </w:rPrChange>
          </w:rPr>
          <w:t>h</w:t>
        </w:r>
        <w:r w:rsidR="007C6FCA" w:rsidRPr="007C6FCA">
          <w:rPr>
            <w:rFonts w:eastAsiaTheme="minorEastAsia" w:cstheme="minorHAnsi"/>
            <w:sz w:val="22"/>
            <w:szCs w:val="22"/>
            <w:vertAlign w:val="superscript"/>
            <w:rPrChange w:id="668" w:author="John DeLong" w:date="2020-07-24T14:59:00Z">
              <w:rPr>
                <w:rFonts w:eastAsiaTheme="minorEastAsia" w:cstheme="minorHAnsi"/>
                <w:sz w:val="22"/>
                <w:szCs w:val="22"/>
              </w:rPr>
            </w:rPrChange>
          </w:rPr>
          <w:t>2</w:t>
        </w:r>
        <w:r w:rsidR="007C6FCA">
          <w:rPr>
            <w:rFonts w:eastAsiaTheme="minorEastAsia" w:cstheme="minorHAnsi"/>
            <w:sz w:val="22"/>
            <w:szCs w:val="22"/>
          </w:rPr>
          <w:t xml:space="preserve">) </w:t>
        </w:r>
      </w:ins>
      <w:moveTo w:id="669" w:author="John DeLong" w:date="2020-07-24T14:58:00Z">
        <w:r w:rsidR="007C6FCA" w:rsidRPr="00496E2D">
          <w:rPr>
            <w:rFonts w:eastAsiaTheme="minorEastAsia" w:cstheme="minorHAnsi"/>
            <w:sz w:val="22"/>
            <w:szCs w:val="22"/>
          </w:rPr>
          <w:t>was</w:t>
        </w:r>
        <w:del w:id="670" w:author="John DeLong" w:date="2020-07-24T14:59:00Z">
          <w:r w:rsidR="007C6FCA" w:rsidRPr="00496E2D" w:rsidDel="007C6FCA">
            <w:rPr>
              <w:rFonts w:eastAsiaTheme="minorEastAsia" w:cstheme="minorHAnsi"/>
              <w:sz w:val="22"/>
              <w:szCs w:val="22"/>
            </w:rPr>
            <w:delText xml:space="preserve"> fixed at</w:delText>
          </w:r>
        </w:del>
        <w:r w:rsidR="007C6FCA" w:rsidRPr="00496E2D">
          <w:rPr>
            <w:rFonts w:eastAsiaTheme="minorEastAsia" w:cstheme="minorHAnsi"/>
            <w:sz w:val="22"/>
            <w:szCs w:val="22"/>
          </w:rPr>
          <w:t xml:space="preserve"> 0.75.</w:t>
        </w:r>
      </w:moveTo>
      <w:moveToRangeEnd w:id="651"/>
      <w:ins w:id="671" w:author="John DeLong" w:date="2020-07-24T14:59:00Z">
        <w:r w:rsidR="007C6FCA">
          <w:rPr>
            <w:rFonts w:eastAsiaTheme="minorEastAsia" w:cstheme="minorHAnsi"/>
            <w:sz w:val="22"/>
            <w:szCs w:val="22"/>
          </w:rPr>
          <w:t xml:space="preserve"> </w:t>
        </w:r>
      </w:ins>
      <w:ins w:id="672" w:author="John DeLong" w:date="2020-07-24T15:09:00Z">
        <w:r w:rsidR="007B2CE4">
          <w:rPr>
            <w:rFonts w:eastAsiaTheme="minorEastAsia" w:cstheme="minorHAnsi"/>
            <w:sz w:val="22"/>
            <w:szCs w:val="22"/>
          </w:rPr>
          <w:t xml:space="preserve">For a check on the effect of </w:t>
        </w:r>
        <w:del w:id="673" w:author="Clay Cressler" w:date="2020-08-10T10:46:00Z">
          <w:r w:rsidR="007B2CE4" w:rsidDel="0044055C">
            <w:rPr>
              <w:rFonts w:eastAsiaTheme="minorEastAsia" w:cstheme="minorHAnsi"/>
              <w:sz w:val="22"/>
              <w:szCs w:val="22"/>
            </w:rPr>
            <w:delText>different parameter values,</w:delText>
          </w:r>
        </w:del>
      </w:ins>
      <w:ins w:id="674" w:author="Clay Cressler" w:date="2020-08-10T10:46:00Z">
        <w:r w:rsidR="0044055C">
          <w:rPr>
            <w:rFonts w:eastAsiaTheme="minorEastAsia" w:cstheme="minorHAnsi"/>
            <w:sz w:val="22"/>
            <w:szCs w:val="22"/>
          </w:rPr>
          <w:t>the trade-off parameter,</w:t>
        </w:r>
      </w:ins>
      <w:ins w:id="675" w:author="John DeLong" w:date="2020-07-24T15:09:00Z">
        <w:r w:rsidR="007B2CE4">
          <w:rPr>
            <w:rFonts w:eastAsiaTheme="minorEastAsia" w:cstheme="minorHAnsi"/>
            <w:sz w:val="22"/>
            <w:szCs w:val="22"/>
          </w:rPr>
          <w:t xml:space="preserve"> we also varied </w:t>
        </w:r>
        <w:r w:rsidR="007B2CE4" w:rsidRPr="00CD0B5C">
          <w:rPr>
            <w:rFonts w:eastAsiaTheme="minorEastAsia" w:cstheme="minorHAnsi"/>
            <w:i/>
            <w:sz w:val="22"/>
            <w:szCs w:val="22"/>
          </w:rPr>
          <w:t>c</w:t>
        </w:r>
        <w:r w:rsidR="007B2CE4">
          <w:rPr>
            <w:rFonts w:eastAsiaTheme="minorEastAsia" w:cstheme="minorHAnsi"/>
            <w:sz w:val="22"/>
            <w:szCs w:val="22"/>
          </w:rPr>
          <w:t xml:space="preserve"> (0.06, 0.09, and 1.2), </w:t>
        </w:r>
        <w:del w:id="676" w:author="John DeLong" w:date="2020-07-24T15:06:00Z">
          <w:r w:rsidR="007B2CE4" w:rsidDel="007B2CE4">
            <w:rPr>
              <w:rFonts w:eastAsiaTheme="minorEastAsia" w:cstheme="minorHAnsi"/>
              <w:sz w:val="22"/>
              <w:szCs w:val="22"/>
            </w:rPr>
            <w:delText xml:space="preserve">using </w:delText>
          </w:r>
          <w:r w:rsidR="007B2CE4" w:rsidRPr="00496E2D" w:rsidDel="007B2CE4">
            <w:rPr>
              <w:rFonts w:eastAsiaTheme="minorEastAsia" w:cstheme="minorHAnsi"/>
              <w:i/>
              <w:iCs/>
              <w:sz w:val="22"/>
              <w:szCs w:val="22"/>
            </w:rPr>
            <w:delText>b</w:delText>
          </w:r>
          <w:r w:rsidR="007B2CE4" w:rsidRPr="00496E2D" w:rsidDel="007B2CE4">
            <w:rPr>
              <w:rFonts w:eastAsiaTheme="minorEastAsia" w:cstheme="minorHAnsi"/>
              <w:i/>
              <w:iCs/>
              <w:sz w:val="22"/>
              <w:szCs w:val="22"/>
              <w:vertAlign w:val="subscript"/>
            </w:rPr>
            <w:delText>max</w:delText>
          </w:r>
          <w:r w:rsidR="007B2CE4" w:rsidDel="007B2CE4">
            <w:rPr>
              <w:rFonts w:eastAsiaTheme="minorEastAsia" w:cstheme="minorHAnsi"/>
              <w:i/>
              <w:iCs/>
              <w:sz w:val="22"/>
              <w:szCs w:val="22"/>
              <w:vertAlign w:val="subscript"/>
            </w:rPr>
            <w:delText xml:space="preserve"> </w:delText>
          </w:r>
          <w:r w:rsidR="007B2CE4" w:rsidRPr="00496E2D" w:rsidDel="007B2CE4">
            <w:rPr>
              <w:rFonts w:eastAsiaTheme="minorEastAsia" w:cstheme="minorHAnsi"/>
              <w:sz w:val="22"/>
              <w:szCs w:val="22"/>
            </w:rPr>
            <w:delText>=</w:delText>
          </w:r>
          <w:r w:rsidR="007B2CE4" w:rsidDel="007B2CE4">
            <w:rPr>
              <w:rFonts w:eastAsiaTheme="minorEastAsia" w:cstheme="minorHAnsi"/>
              <w:sz w:val="22"/>
              <w:szCs w:val="22"/>
            </w:rPr>
            <w:delText xml:space="preserve"> </w:delText>
          </w:r>
          <w:r w:rsidR="007B2CE4" w:rsidRPr="00496E2D" w:rsidDel="007B2CE4">
            <w:rPr>
              <w:rFonts w:eastAsiaTheme="minorEastAsia" w:cstheme="minorHAnsi"/>
              <w:sz w:val="22"/>
              <w:szCs w:val="22"/>
            </w:rPr>
            <w:delText>1.8</w:delText>
          </w:r>
        </w:del>
        <w:r w:rsidR="007B2CE4">
          <w:rPr>
            <w:rFonts w:eastAsiaTheme="minorEastAsia" w:cstheme="minorHAnsi"/>
            <w:sz w:val="22"/>
            <w:szCs w:val="22"/>
          </w:rPr>
          <w:t>using the same trait values and one level of density dependence (</w:t>
        </w:r>
      </w:ins>
      <m:oMath>
        <m:sSub>
          <m:sSubPr>
            <m:ctrlPr>
              <w:ins w:id="677" w:author="John DeLong" w:date="2020-07-24T15:09:00Z">
                <w:rPr>
                  <w:rFonts w:ascii="Cambria Math" w:hAnsi="Cambria Math" w:cstheme="minorHAnsi"/>
                  <w:sz w:val="22"/>
                  <w:szCs w:val="22"/>
                </w:rPr>
              </w:ins>
            </m:ctrlPr>
          </m:sSubPr>
          <m:e>
            <m:r>
              <w:ins w:id="678" w:author="John DeLong" w:date="2020-07-24T15:09:00Z">
                <w:rPr>
                  <w:rFonts w:ascii="Cambria Math" w:hAnsi="Cambria Math" w:cstheme="minorHAnsi"/>
                  <w:sz w:val="22"/>
                  <w:szCs w:val="22"/>
                </w:rPr>
                <m:t>b</m:t>
              </w:ins>
            </m:r>
          </m:e>
          <m:sub>
            <m:r>
              <w:ins w:id="679" w:author="John DeLong" w:date="2020-07-24T15:09:00Z">
                <w:rPr>
                  <w:rFonts w:ascii="Cambria Math" w:hAnsi="Cambria Math" w:cstheme="minorHAnsi"/>
                  <w:sz w:val="22"/>
                  <w:szCs w:val="22"/>
                </w:rPr>
                <m:t>s</m:t>
              </w:ins>
            </m:r>
          </m:sub>
        </m:sSub>
        <m:r>
          <w:ins w:id="680" w:author="John DeLong" w:date="2020-07-24T15:09:00Z">
            <w:rPr>
              <w:rFonts w:ascii="Cambria Math" w:hAnsi="Cambria Math" w:cstheme="minorHAnsi"/>
              <w:sz w:val="22"/>
              <w:szCs w:val="22"/>
            </w:rPr>
            <m:t>=</m:t>
          </w:ins>
        </m:r>
        <m:sSub>
          <m:sSubPr>
            <m:ctrlPr>
              <w:ins w:id="681" w:author="John DeLong" w:date="2020-07-24T15:09:00Z">
                <w:rPr>
                  <w:rFonts w:ascii="Cambria Math" w:hAnsi="Cambria Math" w:cstheme="minorHAnsi"/>
                  <w:sz w:val="22"/>
                  <w:szCs w:val="22"/>
                </w:rPr>
              </w:ins>
            </m:ctrlPr>
          </m:sSubPr>
          <m:e>
            <m:r>
              <w:ins w:id="682" w:author="John DeLong" w:date="2020-07-24T15:09:00Z">
                <w:rPr>
                  <w:rFonts w:ascii="Cambria Math" w:hAnsi="Cambria Math" w:cstheme="minorHAnsi"/>
                  <w:sz w:val="22"/>
                  <w:szCs w:val="22"/>
                </w:rPr>
                <m:t>d</m:t>
              </w:ins>
            </m:r>
          </m:e>
          <m:sub>
            <m:r>
              <w:ins w:id="683" w:author="John DeLong" w:date="2020-07-24T15:09:00Z">
                <w:rPr>
                  <w:rFonts w:ascii="Cambria Math" w:hAnsi="Cambria Math" w:cstheme="minorHAnsi"/>
                  <w:sz w:val="22"/>
                  <w:szCs w:val="22"/>
                </w:rPr>
                <m:t>s</m:t>
              </w:ins>
            </m:r>
          </m:sub>
        </m:sSub>
        <m:r>
          <w:ins w:id="684" w:author="John DeLong" w:date="2020-07-24T15:09:00Z">
            <w:rPr>
              <w:rFonts w:ascii="Cambria Math" w:hAnsi="Cambria Math" w:cstheme="minorHAnsi"/>
              <w:sz w:val="22"/>
              <w:szCs w:val="22"/>
            </w:rPr>
            <m:t>=0.</m:t>
          </w:ins>
        </m:r>
        <m:r>
          <w:ins w:id="685" w:author="John DeLong" w:date="2020-07-24T15:09:00Z">
            <m:rPr>
              <m:sty m:val="p"/>
            </m:rPr>
            <w:rPr>
              <w:rFonts w:ascii="Cambria Math" w:hAnsi="Cambria Math" w:cstheme="minorHAnsi"/>
              <w:sz w:val="22"/>
              <w:szCs w:val="22"/>
            </w:rPr>
            <m:t>04</m:t>
          </w:ins>
        </m:r>
      </m:oMath>
      <w:ins w:id="686" w:author="John DeLong" w:date="2020-07-24T15:09:00Z">
        <w:r w:rsidR="007B2CE4">
          <w:rPr>
            <w:rFonts w:eastAsiaTheme="minorEastAsia" w:cstheme="minorHAnsi"/>
            <w:sz w:val="22"/>
            <w:szCs w:val="22"/>
          </w:rPr>
          <w:t xml:space="preserve">). </w:t>
        </w:r>
      </w:ins>
      <w:moveToRangeStart w:id="687" w:author="John DeLong" w:date="2020-07-24T15:00:00Z" w:name="move46495269"/>
      <w:moveTo w:id="688" w:author="John DeLong" w:date="2020-07-24T15:00:00Z">
        <w:del w:id="689" w:author="John DeLong" w:date="2020-07-24T15:01:00Z">
          <w:r w:rsidR="007C6FCA" w:rsidRPr="00496E2D" w:rsidDel="007C6FCA">
            <w:rPr>
              <w:rFonts w:eastAsiaTheme="minorEastAsia" w:cstheme="minorHAnsi"/>
              <w:sz w:val="22"/>
              <w:szCs w:val="22"/>
            </w:rPr>
            <w:delText>T</w:delText>
          </w:r>
        </w:del>
        <w:del w:id="690" w:author="John DeLong" w:date="2020-07-24T15:03:00Z">
          <w:r w:rsidR="007C6FCA" w:rsidRPr="00496E2D" w:rsidDel="007C6FCA">
            <w:rPr>
              <w:rFonts w:eastAsiaTheme="minorEastAsia" w:cstheme="minorHAnsi"/>
              <w:sz w:val="22"/>
              <w:szCs w:val="22"/>
            </w:rPr>
            <w:delText xml:space="preserve">he ESS </w:delText>
          </w:r>
          <w:r w:rsidR="007C6FCA" w:rsidRPr="00496E2D" w:rsidDel="007C6FCA">
            <w:rPr>
              <w:rFonts w:eastAsiaTheme="minorEastAsia" w:cstheme="minorHAnsi"/>
              <w:i/>
              <w:sz w:val="22"/>
              <w:szCs w:val="22"/>
            </w:rPr>
            <w:delText>b</w:delText>
          </w:r>
          <w:r w:rsidR="007C6FCA" w:rsidRPr="00496E2D" w:rsidDel="007C6FCA">
            <w:rPr>
              <w:rFonts w:eastAsiaTheme="minorEastAsia" w:cstheme="minorHAnsi"/>
              <w:sz w:val="22"/>
              <w:szCs w:val="22"/>
              <w:vertAlign w:val="subscript"/>
            </w:rPr>
            <w:delText>max</w:delText>
          </w:r>
          <w:r w:rsidR="007C6FCA" w:rsidRPr="00496E2D" w:rsidDel="007C6FCA">
            <w:rPr>
              <w:rFonts w:cstheme="minorHAnsi"/>
              <w:sz w:val="22"/>
              <w:szCs w:val="22"/>
            </w:rPr>
            <w:delText xml:space="preserve"> </w:delText>
          </w:r>
          <w:r w:rsidR="007C6FCA" w:rsidRPr="00496E2D" w:rsidDel="007C6FCA">
            <w:rPr>
              <w:rFonts w:eastAsiaTheme="minorEastAsia" w:cstheme="minorHAnsi"/>
              <w:sz w:val="22"/>
              <w:szCs w:val="22"/>
            </w:rPr>
            <w:delText xml:space="preserve">for this system is 5.4, which means the ESS </w:delText>
          </w:r>
          <w:r w:rsidR="007C6FCA" w:rsidRPr="00496E2D" w:rsidDel="007C6FCA">
            <w:rPr>
              <w:rFonts w:eastAsiaTheme="minorEastAsia" w:cstheme="minorHAnsi"/>
              <w:i/>
              <w:sz w:val="22"/>
              <w:szCs w:val="22"/>
            </w:rPr>
            <w:delText>d</w:delText>
          </w:r>
          <w:r w:rsidR="007C6FCA" w:rsidRPr="00496E2D" w:rsidDel="007C6FCA">
            <w:rPr>
              <w:rFonts w:eastAsiaTheme="minorEastAsia" w:cstheme="minorHAnsi"/>
              <w:sz w:val="22"/>
              <w:szCs w:val="22"/>
              <w:vertAlign w:val="subscript"/>
            </w:rPr>
            <w:delText>min</w:delText>
          </w:r>
          <w:r w:rsidR="007C6FCA" w:rsidRPr="00496E2D" w:rsidDel="007C6FCA">
            <w:rPr>
              <w:rFonts w:eastAsiaTheme="minorEastAsia" w:cstheme="minorHAnsi"/>
              <w:sz w:val="22"/>
              <w:szCs w:val="22"/>
            </w:rPr>
            <w:delText xml:space="preserve"> is 2.7.</w:delText>
          </w:r>
        </w:del>
      </w:moveTo>
      <w:moveToRangeEnd w:id="687"/>
      <w:del w:id="691" w:author="John DeLong" w:date="2020-07-24T14:58:00Z">
        <w:r w:rsidRPr="00496E2D" w:rsidDel="007C6FCA">
          <w:rPr>
            <w:rFonts w:cstheme="minorHAnsi"/>
            <w:sz w:val="22"/>
            <w:szCs w:val="22"/>
          </w:rPr>
          <w:delText xml:space="preserve">values of </w:delText>
        </w:r>
        <w:r w:rsidRPr="00496E2D" w:rsidDel="007C6FCA">
          <w:rPr>
            <w:rFonts w:eastAsiaTheme="minorEastAsia" w:cstheme="minorHAnsi"/>
            <w:i/>
            <w:sz w:val="22"/>
            <w:szCs w:val="22"/>
          </w:rPr>
          <w:delText>b</w:delText>
        </w:r>
        <w:r w:rsidRPr="00496E2D" w:rsidDel="007C6FCA">
          <w:rPr>
            <w:rFonts w:eastAsiaTheme="minorEastAsia" w:cstheme="minorHAnsi"/>
            <w:sz w:val="22"/>
            <w:szCs w:val="22"/>
            <w:vertAlign w:val="subscript"/>
          </w:rPr>
          <w:delText>s</w:delText>
        </w:r>
        <w:r w:rsidRPr="00496E2D" w:rsidDel="007C6FCA">
          <w:rPr>
            <w:rFonts w:eastAsiaTheme="minorEastAsia" w:cstheme="minorHAnsi"/>
            <w:sz w:val="22"/>
            <w:szCs w:val="22"/>
          </w:rPr>
          <w:delText xml:space="preserve"> and </w:delText>
        </w:r>
        <w:r w:rsidRPr="00496E2D" w:rsidDel="007C6FCA">
          <w:rPr>
            <w:rFonts w:eastAsiaTheme="minorEastAsia" w:cstheme="minorHAnsi"/>
            <w:i/>
            <w:sz w:val="22"/>
            <w:szCs w:val="22"/>
          </w:rPr>
          <w:delText>d</w:delText>
        </w:r>
        <w:r w:rsidRPr="00496E2D" w:rsidDel="007C6FCA">
          <w:rPr>
            <w:rFonts w:eastAsiaTheme="minorEastAsia" w:cstheme="minorHAnsi"/>
            <w:sz w:val="22"/>
            <w:szCs w:val="22"/>
            <w:vertAlign w:val="subscript"/>
          </w:rPr>
          <w:delText>s</w:delText>
        </w:r>
      </w:del>
      <w:del w:id="692" w:author="John DeLong" w:date="2020-07-24T14:43:00Z">
        <w:r w:rsidRPr="00496E2D" w:rsidDel="000C2AFD">
          <w:rPr>
            <w:rFonts w:eastAsiaTheme="minorEastAsia" w:cstheme="minorHAnsi"/>
            <w:sz w:val="22"/>
            <w:szCs w:val="22"/>
          </w:rPr>
          <w:delText xml:space="preserve">, </w:delText>
        </w:r>
      </w:del>
      <w:del w:id="693" w:author="John DeLong" w:date="2020-07-24T14:58:00Z">
        <w:r w:rsidRPr="00496E2D" w:rsidDel="007C6FCA">
          <w:rPr>
            <w:rFonts w:eastAsiaTheme="minorEastAsia" w:cstheme="minorHAnsi"/>
            <w:sz w:val="22"/>
            <w:szCs w:val="22"/>
          </w:rPr>
          <w:delText>which set the strength of density dependence on birth rates and death rates, respectively</w:delText>
        </w:r>
      </w:del>
      <w:del w:id="694" w:author="John DeLong" w:date="2020-07-24T14:43:00Z">
        <w:r w:rsidRPr="00496E2D" w:rsidDel="000C2AFD">
          <w:rPr>
            <w:rFonts w:eastAsiaTheme="minorEastAsia" w:cstheme="minorHAnsi"/>
            <w:sz w:val="22"/>
            <w:szCs w:val="22"/>
          </w:rPr>
          <w:delText xml:space="preserve"> (</w:delText>
        </w:r>
      </w:del>
      <w:del w:id="695" w:author="John DeLong" w:date="2020-07-24T14:58:00Z">
        <w:r w:rsidRPr="00496E2D" w:rsidDel="007C6FCA">
          <w:rPr>
            <w:rFonts w:eastAsiaTheme="minorEastAsia" w:cstheme="minorHAnsi"/>
            <w:sz w:val="22"/>
            <w:szCs w:val="22"/>
          </w:rPr>
          <w:delText xml:space="preserve">Equation 1). </w:delText>
        </w:r>
      </w:del>
      <w:del w:id="696" w:author="John DeLong" w:date="2020-07-24T14:43:00Z">
        <w:r w:rsidRPr="00496E2D" w:rsidDel="000C2AFD">
          <w:rPr>
            <w:rFonts w:eastAsiaTheme="minorEastAsia" w:cstheme="minorHAnsi"/>
            <w:sz w:val="22"/>
            <w:szCs w:val="22"/>
          </w:rPr>
          <w:delText xml:space="preserve">Varying these two parameters changes the carrying capacity of the system. </w:delText>
        </w:r>
      </w:del>
      <w:del w:id="697" w:author="John DeLong" w:date="2020-07-24T15:03:00Z">
        <w:r w:rsidRPr="00496E2D" w:rsidDel="007C6FCA">
          <w:rPr>
            <w:rFonts w:eastAsiaTheme="minorEastAsia" w:cstheme="minorHAnsi"/>
            <w:sz w:val="22"/>
            <w:szCs w:val="22"/>
          </w:rPr>
          <w:delText>W</w:delText>
        </w:r>
      </w:del>
      <w:ins w:id="698" w:author="John DeLong" w:date="2020-07-24T15:03:00Z">
        <w:r w:rsidR="007C6FCA">
          <w:rPr>
            <w:rFonts w:eastAsiaTheme="minorEastAsia" w:cstheme="minorHAnsi"/>
            <w:sz w:val="22"/>
            <w:szCs w:val="22"/>
          </w:rPr>
          <w:t>W</w:t>
        </w:r>
      </w:ins>
      <w:r w:rsidRPr="00496E2D">
        <w:rPr>
          <w:rFonts w:eastAsiaTheme="minorEastAsia" w:cstheme="minorHAnsi"/>
          <w:sz w:val="22"/>
          <w:szCs w:val="22"/>
        </w:rPr>
        <w:t xml:space="preserve">e expected that </w:t>
      </w:r>
      <w:del w:id="699" w:author="John DeLong" w:date="2020-07-24T14:46:00Z">
        <w:r w:rsidRPr="00496E2D" w:rsidDel="003D3837">
          <w:rPr>
            <w:rFonts w:eastAsiaTheme="minorEastAsia" w:cstheme="minorHAnsi"/>
            <w:sz w:val="22"/>
            <w:szCs w:val="22"/>
          </w:rPr>
          <w:delText>these simulations</w:delText>
        </w:r>
      </w:del>
      <w:ins w:id="700" w:author="John DeLong" w:date="2020-07-24T14:46:00Z">
        <w:r w:rsidR="003D3837">
          <w:rPr>
            <w:rFonts w:eastAsiaTheme="minorEastAsia" w:cstheme="minorHAnsi"/>
            <w:sz w:val="22"/>
            <w:szCs w:val="22"/>
          </w:rPr>
          <w:t xml:space="preserve">populations with smaller carrying capacity would demonstrate greater stochasticity and average abundances farther below their </w:t>
        </w:r>
      </w:ins>
      <w:ins w:id="701" w:author="John DeLong" w:date="2020-07-24T14:47:00Z">
        <w:r w:rsidR="003D3837">
          <w:rPr>
            <w:rFonts w:eastAsiaTheme="minorEastAsia" w:cstheme="minorHAnsi"/>
            <w:sz w:val="22"/>
            <w:szCs w:val="22"/>
          </w:rPr>
          <w:t>carrying</w:t>
        </w:r>
      </w:ins>
      <w:ins w:id="702" w:author="John DeLong" w:date="2020-07-24T14:46:00Z">
        <w:r w:rsidR="003D3837">
          <w:rPr>
            <w:rFonts w:eastAsiaTheme="minorEastAsia" w:cstheme="minorHAnsi"/>
            <w:sz w:val="22"/>
            <w:szCs w:val="22"/>
          </w:rPr>
          <w:t xml:space="preserve"> </w:t>
        </w:r>
      </w:ins>
      <w:ins w:id="703" w:author="John DeLong" w:date="2020-07-24T14:47:00Z">
        <w:r w:rsidR="003D3837">
          <w:rPr>
            <w:rFonts w:eastAsiaTheme="minorEastAsia" w:cstheme="minorHAnsi"/>
            <w:sz w:val="22"/>
            <w:szCs w:val="22"/>
          </w:rPr>
          <w:t>capacity than in the populations with larger carrying capacity, generating a more pronounced movement of traits to a TEA</w:t>
        </w:r>
      </w:ins>
      <w:ins w:id="704" w:author="John DeLong" w:date="2020-07-24T14:48:00Z">
        <w:r w:rsidR="003D3837">
          <w:rPr>
            <w:rFonts w:eastAsiaTheme="minorEastAsia" w:cstheme="minorHAnsi"/>
            <w:sz w:val="22"/>
            <w:szCs w:val="22"/>
          </w:rPr>
          <w:t xml:space="preserve">. </w:t>
        </w:r>
      </w:ins>
      <w:ins w:id="705" w:author="John DeLong" w:date="2020-07-24T15:04:00Z">
        <w:r w:rsidR="007C6FCA">
          <w:rPr>
            <w:rFonts w:eastAsiaTheme="minorEastAsia" w:cstheme="minorHAnsi"/>
            <w:sz w:val="22"/>
            <w:szCs w:val="22"/>
          </w:rPr>
          <w:t>We expected higher carrying capacity would facilitate convergence of the GEM solution with the QG solution.</w:t>
        </w:r>
      </w:ins>
      <w:r w:rsidRPr="00496E2D">
        <w:rPr>
          <w:rFonts w:eastAsiaTheme="minorEastAsia" w:cstheme="minorHAnsi"/>
          <w:sz w:val="22"/>
          <w:szCs w:val="22"/>
        </w:rPr>
        <w:t xml:space="preserve"> </w:t>
      </w:r>
      <w:ins w:id="706" w:author="John DeLong" w:date="2020-07-24T15:12:00Z">
        <w:r w:rsidR="007B2CE4" w:rsidRPr="00496E2D">
          <w:rPr>
            <w:rFonts w:eastAsiaTheme="minorEastAsia" w:cstheme="minorHAnsi"/>
            <w:sz w:val="22"/>
            <w:szCs w:val="22"/>
          </w:rPr>
          <w:t>We ran each simulation</w:t>
        </w:r>
        <w:r w:rsidR="007B2CE4">
          <w:rPr>
            <w:rFonts w:eastAsiaTheme="minorEastAsia" w:cstheme="minorHAnsi"/>
            <w:sz w:val="22"/>
            <w:szCs w:val="22"/>
          </w:rPr>
          <w:t xml:space="preserve"> for </w:t>
        </w:r>
        <w:proofErr w:type="gramStart"/>
        <w:r w:rsidR="007B2CE4">
          <w:rPr>
            <w:rFonts w:eastAsiaTheme="minorEastAsia" w:cstheme="minorHAnsi"/>
            <w:sz w:val="22"/>
            <w:szCs w:val="22"/>
          </w:rPr>
          <w:t>400 time</w:t>
        </w:r>
        <w:proofErr w:type="gramEnd"/>
        <w:r w:rsidR="007B2CE4">
          <w:rPr>
            <w:rFonts w:eastAsiaTheme="minorEastAsia" w:cstheme="minorHAnsi"/>
            <w:sz w:val="22"/>
            <w:szCs w:val="22"/>
          </w:rPr>
          <w:t xml:space="preserve"> steps and </w:t>
        </w:r>
        <w:r w:rsidR="007B2CE4" w:rsidRPr="00496E2D">
          <w:rPr>
            <w:rFonts w:eastAsiaTheme="minorEastAsia" w:cstheme="minorHAnsi"/>
            <w:sz w:val="22"/>
            <w:szCs w:val="22"/>
          </w:rPr>
          <w:t>replicated each stochastic simulation 50 times.</w:t>
        </w:r>
      </w:ins>
    </w:p>
    <w:p w14:paraId="284E035C" w14:textId="77777777" w:rsidR="00A93BC9" w:rsidRDefault="00A93BC9" w:rsidP="00A93BC9">
      <w:pPr>
        <w:spacing w:after="0" w:line="480" w:lineRule="auto"/>
        <w:ind w:firstLine="720"/>
        <w:contextualSpacing/>
        <w:rPr>
          <w:moveTo w:id="707" w:author="John DeLong" w:date="2020-07-24T15:13:00Z"/>
          <w:rFonts w:eastAsiaTheme="minorEastAsia" w:cstheme="minorHAnsi"/>
          <w:sz w:val="22"/>
          <w:szCs w:val="22"/>
        </w:rPr>
      </w:pPr>
      <w:moveToRangeStart w:id="708" w:author="John DeLong" w:date="2020-07-24T15:13:00Z" w:name="move46495997"/>
      <w:moveTo w:id="709" w:author="John DeLong" w:date="2020-07-24T15:13:00Z">
        <w:r w:rsidRPr="00496E2D">
          <w:rPr>
            <w:rFonts w:eastAsiaTheme="minorEastAsia" w:cstheme="minorHAnsi"/>
            <w:sz w:val="22"/>
            <w:szCs w:val="22"/>
          </w:rPr>
          <w:t xml:space="preserve">To evaluate patterns in individual fitness across GEM simulations, we tracked the number of reproductive events and the lifespan for each individual. This allowed us to visualize the realized relationship between each individual’s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eastAsiaTheme="minorEastAsia" w:cstheme="minorHAnsi"/>
            <w:sz w:val="22"/>
            <w:szCs w:val="22"/>
          </w:rPr>
          <w:t xml:space="preserve"> and lifetime reproductive success, akin to Figure 1B. We do </w:t>
        </w:r>
        <w:r w:rsidRPr="00496E2D">
          <w:rPr>
            <w:rFonts w:eastAsiaTheme="minorEastAsia" w:cstheme="minorHAnsi"/>
            <w:sz w:val="22"/>
            <w:szCs w:val="22"/>
          </w:rPr>
          <w:lastRenderedPageBreak/>
          <w:t xml:space="preserve">this for </w:t>
        </w:r>
        <w:r>
          <w:rPr>
            <w:rFonts w:eastAsiaTheme="minorEastAsia" w:cstheme="minorHAnsi"/>
            <w:sz w:val="22"/>
            <w:szCs w:val="22"/>
          </w:rPr>
          <w:t xml:space="preserve">the </w:t>
        </w:r>
        <w:r w:rsidRPr="00496E2D">
          <w:rPr>
            <w:rFonts w:eastAsiaTheme="minorEastAsia" w:cstheme="minorHAnsi"/>
            <w:sz w:val="22"/>
            <w:szCs w:val="22"/>
          </w:rPr>
          <w:t xml:space="preserve">population toward the end of the simulation (born after time step </w:t>
        </w:r>
        <w:r>
          <w:rPr>
            <w:rFonts w:eastAsiaTheme="minorEastAsia" w:cstheme="minorHAnsi"/>
            <w:sz w:val="22"/>
            <w:szCs w:val="22"/>
          </w:rPr>
          <w:t>3</w:t>
        </w:r>
        <w:r w:rsidRPr="00496E2D">
          <w:rPr>
            <w:rFonts w:eastAsiaTheme="minorEastAsia" w:cstheme="minorHAnsi"/>
            <w:sz w:val="22"/>
            <w:szCs w:val="22"/>
          </w:rPr>
          <w:t>50)</w:t>
        </w:r>
        <w:r>
          <w:rPr>
            <w:rFonts w:eastAsiaTheme="minorEastAsia" w:cstheme="minorHAnsi"/>
            <w:sz w:val="22"/>
            <w:szCs w:val="22"/>
          </w:rPr>
          <w:t xml:space="preserve"> and</w:t>
        </w:r>
        <w:r w:rsidRPr="00496E2D">
          <w:rPr>
            <w:rFonts w:eastAsiaTheme="minorEastAsia" w:cstheme="minorHAnsi"/>
            <w:sz w:val="22"/>
            <w:szCs w:val="22"/>
          </w:rPr>
          <w:t xml:space="preserve"> includ</w:t>
        </w:r>
        <w:r>
          <w:rPr>
            <w:rFonts w:eastAsiaTheme="minorEastAsia" w:cstheme="minorHAnsi"/>
            <w:sz w:val="22"/>
            <w:szCs w:val="22"/>
          </w:rPr>
          <w:t xml:space="preserve">ing only </w:t>
        </w:r>
        <w:r w:rsidRPr="00496E2D">
          <w:rPr>
            <w:rFonts w:eastAsiaTheme="minorEastAsia" w:cstheme="minorHAnsi"/>
            <w:sz w:val="22"/>
            <w:szCs w:val="22"/>
          </w:rPr>
          <w:t xml:space="preserve">individuals that died before the end of the simulation. </w:t>
        </w:r>
      </w:moveTo>
    </w:p>
    <w:p w14:paraId="23BF0D06" w14:textId="1845834B" w:rsidR="008F3CF5" w:rsidRPr="00496E2D" w:rsidDel="00A93BC9" w:rsidRDefault="007B2CE4" w:rsidP="008F3CF5">
      <w:pPr>
        <w:spacing w:after="0" w:line="480" w:lineRule="auto"/>
        <w:ind w:firstLine="720"/>
        <w:contextualSpacing/>
        <w:rPr>
          <w:del w:id="710" w:author="John DeLong" w:date="2020-07-24T15:13:00Z"/>
          <w:rFonts w:eastAsiaTheme="minorEastAsia" w:cstheme="minorHAnsi"/>
          <w:sz w:val="22"/>
          <w:szCs w:val="22"/>
        </w:rPr>
      </w:pPr>
      <w:moveToRangeStart w:id="711" w:author="John DeLong" w:date="2020-07-24T15:06:00Z" w:name="move46495598"/>
      <w:moveToRangeEnd w:id="708"/>
      <w:moveTo w:id="712" w:author="John DeLong" w:date="2020-07-24T15:06:00Z">
        <w:del w:id="713" w:author="John DeLong" w:date="2020-07-24T15:09:00Z">
          <w:r w:rsidDel="007B2CE4">
            <w:rPr>
              <w:rFonts w:eastAsiaTheme="minorEastAsia" w:cstheme="minorHAnsi"/>
              <w:sz w:val="22"/>
              <w:szCs w:val="22"/>
            </w:rPr>
            <w:delText xml:space="preserve">For a check on the effect of different parameter values, we also varied </w:delText>
          </w:r>
          <w:r w:rsidRPr="00CD0B5C" w:rsidDel="007B2CE4">
            <w:rPr>
              <w:rFonts w:eastAsiaTheme="minorEastAsia" w:cstheme="minorHAnsi"/>
              <w:i/>
              <w:sz w:val="22"/>
              <w:szCs w:val="22"/>
            </w:rPr>
            <w:delText>c</w:delText>
          </w:r>
          <w:r w:rsidDel="007B2CE4">
            <w:rPr>
              <w:rFonts w:eastAsiaTheme="minorEastAsia" w:cstheme="minorHAnsi"/>
              <w:sz w:val="22"/>
              <w:szCs w:val="22"/>
            </w:rPr>
            <w:delText xml:space="preserve"> (0.06, 0.09, and 1.2), </w:delText>
          </w:r>
        </w:del>
        <w:del w:id="714" w:author="John DeLong" w:date="2020-07-24T15:06:00Z">
          <w:r w:rsidDel="007B2CE4">
            <w:rPr>
              <w:rFonts w:eastAsiaTheme="minorEastAsia" w:cstheme="minorHAnsi"/>
              <w:sz w:val="22"/>
              <w:szCs w:val="22"/>
            </w:rPr>
            <w:delText xml:space="preserve">using </w:delText>
          </w:r>
          <w:r w:rsidRPr="00496E2D" w:rsidDel="007B2CE4">
            <w:rPr>
              <w:rFonts w:eastAsiaTheme="minorEastAsia" w:cstheme="minorHAnsi"/>
              <w:i/>
              <w:iCs/>
              <w:sz w:val="22"/>
              <w:szCs w:val="22"/>
            </w:rPr>
            <w:delText>b</w:delText>
          </w:r>
          <w:r w:rsidRPr="00496E2D" w:rsidDel="007B2CE4">
            <w:rPr>
              <w:rFonts w:eastAsiaTheme="minorEastAsia" w:cstheme="minorHAnsi"/>
              <w:i/>
              <w:iCs/>
              <w:sz w:val="22"/>
              <w:szCs w:val="22"/>
              <w:vertAlign w:val="subscript"/>
            </w:rPr>
            <w:delText>max</w:delText>
          </w:r>
          <w:r w:rsidDel="007B2CE4">
            <w:rPr>
              <w:rFonts w:eastAsiaTheme="minorEastAsia" w:cstheme="minorHAnsi"/>
              <w:i/>
              <w:iCs/>
              <w:sz w:val="22"/>
              <w:szCs w:val="22"/>
              <w:vertAlign w:val="subscript"/>
            </w:rPr>
            <w:delText xml:space="preserve"> </w:delText>
          </w:r>
          <w:r w:rsidRPr="00496E2D" w:rsidDel="007B2CE4">
            <w:rPr>
              <w:rFonts w:eastAsiaTheme="minorEastAsia" w:cstheme="minorHAnsi"/>
              <w:sz w:val="22"/>
              <w:szCs w:val="22"/>
            </w:rPr>
            <w:delText>=</w:delText>
          </w:r>
          <w:r w:rsidDel="007B2CE4">
            <w:rPr>
              <w:rFonts w:eastAsiaTheme="minorEastAsia" w:cstheme="minorHAnsi"/>
              <w:sz w:val="22"/>
              <w:szCs w:val="22"/>
            </w:rPr>
            <w:delText xml:space="preserve"> </w:delText>
          </w:r>
          <w:r w:rsidRPr="00496E2D" w:rsidDel="007B2CE4">
            <w:rPr>
              <w:rFonts w:eastAsiaTheme="minorEastAsia" w:cstheme="minorHAnsi"/>
              <w:sz w:val="22"/>
              <w:szCs w:val="22"/>
            </w:rPr>
            <w:delText>1.8</w:delText>
          </w:r>
        </w:del>
        <w:del w:id="715" w:author="John DeLong" w:date="2020-07-24T15:09:00Z">
          <w:r w:rsidDel="007B2CE4">
            <w:rPr>
              <w:rFonts w:eastAsiaTheme="minorEastAsia" w:cstheme="minorHAnsi"/>
              <w:sz w:val="22"/>
              <w:szCs w:val="22"/>
            </w:rPr>
            <w:delText xml:space="preserve"> and one level of density dependence (</w:delText>
          </w:r>
        </w:del>
        <m:oMath>
          <m:sSub>
            <m:sSubPr>
              <m:ctrlPr>
                <w:del w:id="716" w:author="John DeLong" w:date="2020-07-24T15:09:00Z">
                  <w:rPr>
                    <w:rFonts w:ascii="Cambria Math" w:hAnsi="Cambria Math" w:cstheme="minorHAnsi"/>
                    <w:sz w:val="22"/>
                    <w:szCs w:val="22"/>
                  </w:rPr>
                </w:del>
              </m:ctrlPr>
            </m:sSubPr>
            <m:e>
              <m:r>
                <w:del w:id="717" w:author="John DeLong" w:date="2020-07-24T15:09:00Z">
                  <w:rPr>
                    <w:rFonts w:ascii="Cambria Math" w:hAnsi="Cambria Math" w:cstheme="minorHAnsi"/>
                    <w:sz w:val="22"/>
                    <w:szCs w:val="22"/>
                  </w:rPr>
                  <m:t>b</m:t>
                </w:del>
              </m:r>
            </m:e>
            <m:sub>
              <m:r>
                <w:del w:id="718" w:author="John DeLong" w:date="2020-07-24T15:09:00Z">
                  <w:rPr>
                    <w:rFonts w:ascii="Cambria Math" w:hAnsi="Cambria Math" w:cstheme="minorHAnsi"/>
                    <w:sz w:val="22"/>
                    <w:szCs w:val="22"/>
                  </w:rPr>
                  <m:t>s</m:t>
                </w:del>
              </m:r>
            </m:sub>
          </m:sSub>
          <m:r>
            <w:del w:id="719" w:author="John DeLong" w:date="2020-07-24T15:09:00Z">
              <w:rPr>
                <w:rFonts w:ascii="Cambria Math" w:hAnsi="Cambria Math" w:cstheme="minorHAnsi"/>
                <w:sz w:val="22"/>
                <w:szCs w:val="22"/>
              </w:rPr>
              <m:t>=</m:t>
            </w:del>
          </m:r>
          <m:sSub>
            <m:sSubPr>
              <m:ctrlPr>
                <w:del w:id="720" w:author="John DeLong" w:date="2020-07-24T15:09:00Z">
                  <w:rPr>
                    <w:rFonts w:ascii="Cambria Math" w:hAnsi="Cambria Math" w:cstheme="minorHAnsi"/>
                    <w:sz w:val="22"/>
                    <w:szCs w:val="22"/>
                  </w:rPr>
                </w:del>
              </m:ctrlPr>
            </m:sSubPr>
            <m:e>
              <m:r>
                <w:del w:id="721" w:author="John DeLong" w:date="2020-07-24T15:09:00Z">
                  <w:rPr>
                    <w:rFonts w:ascii="Cambria Math" w:hAnsi="Cambria Math" w:cstheme="minorHAnsi"/>
                    <w:sz w:val="22"/>
                    <w:szCs w:val="22"/>
                  </w:rPr>
                  <m:t>d</m:t>
                </w:del>
              </m:r>
            </m:e>
            <m:sub>
              <m:r>
                <w:del w:id="722" w:author="John DeLong" w:date="2020-07-24T15:09:00Z">
                  <w:rPr>
                    <w:rFonts w:ascii="Cambria Math" w:hAnsi="Cambria Math" w:cstheme="minorHAnsi"/>
                    <w:sz w:val="22"/>
                    <w:szCs w:val="22"/>
                  </w:rPr>
                  <m:t>s</m:t>
                </w:del>
              </m:r>
            </m:sub>
          </m:sSub>
          <m:r>
            <w:del w:id="723" w:author="John DeLong" w:date="2020-07-24T15:09:00Z">
              <w:rPr>
                <w:rFonts w:ascii="Cambria Math" w:hAnsi="Cambria Math" w:cstheme="minorHAnsi"/>
                <w:sz w:val="22"/>
                <w:szCs w:val="22"/>
              </w:rPr>
              <m:t>=0.</m:t>
            </w:del>
          </m:r>
          <m:r>
            <w:del w:id="724" w:author="John DeLong" w:date="2020-07-24T15:09:00Z">
              <m:rPr>
                <m:sty m:val="p"/>
              </m:rPr>
              <w:rPr>
                <w:rFonts w:ascii="Cambria Math" w:hAnsi="Cambria Math" w:cstheme="minorHAnsi"/>
                <w:sz w:val="22"/>
                <w:szCs w:val="22"/>
              </w:rPr>
              <m:t>04</m:t>
            </w:del>
          </m:r>
        </m:oMath>
        <w:moveTo w:id="725" w:author="John DeLong" w:date="2020-07-24T15:06:00Z">
          <w:del w:id="726" w:author="John DeLong" w:date="2020-07-24T15:09:00Z">
            <w:r w:rsidDel="007B2CE4">
              <w:rPr>
                <w:rFonts w:eastAsiaTheme="minorEastAsia" w:cstheme="minorHAnsi"/>
                <w:sz w:val="22"/>
                <w:szCs w:val="22"/>
              </w:rPr>
              <w:delText>).</w:delText>
            </w:r>
          </w:del>
        </w:moveTo>
        <w:moveToRangeEnd w:id="711"/>
        <w:del w:id="727" w:author="John DeLong" w:date="2020-07-24T14:48:00Z">
          <w:r w:rsidR="008F3CF5" w:rsidRPr="00496E2D" w:rsidDel="003D3837">
            <w:rPr>
              <w:rFonts w:eastAsiaTheme="minorEastAsia" w:cstheme="minorHAnsi"/>
              <w:sz w:val="22"/>
              <w:szCs w:val="22"/>
            </w:rPr>
            <w:delText xml:space="preserve">would vary in the amount of stochastic loss of trait variation because of </w:delText>
          </w:r>
        </w:del>
        <w:del w:id="728" w:author="John DeLong" w:date="2020-07-24T14:45:00Z">
          <w:r w:rsidR="008F3CF5" w:rsidRPr="00496E2D" w:rsidDel="003D3837">
            <w:rPr>
              <w:rFonts w:eastAsiaTheme="minorEastAsia" w:cstheme="minorHAnsi"/>
              <w:sz w:val="22"/>
              <w:szCs w:val="22"/>
            </w:rPr>
            <w:delText>the different rates populations would grow at the start of the simulation</w:delText>
          </w:r>
        </w:del>
        <w:del w:id="729" w:author="John DeLong" w:date="2020-07-24T14:48:00Z">
          <w:r w:rsidR="008F3CF5" w:rsidRPr="00496E2D" w:rsidDel="003D3837">
            <w:rPr>
              <w:rFonts w:eastAsiaTheme="minorEastAsia" w:cstheme="minorHAnsi"/>
              <w:sz w:val="22"/>
              <w:szCs w:val="22"/>
            </w:rPr>
            <w:delText xml:space="preserve">. </w:delText>
          </w:r>
        </w:del>
        <w:moveFromRangeStart w:id="730" w:author="John DeLong" w:date="2020-07-24T14:48:00Z" w:name="move46494532"/>
        <w:moveFrom w:id="731" w:author="John DeLong" w:date="2020-07-24T14:48:00Z">
          <w:r w:rsidR="008F3CF5" w:rsidRPr="00496E2D" w:rsidDel="003D3837">
            <w:rPr>
              <w:rFonts w:eastAsiaTheme="minorEastAsia" w:cstheme="minorHAnsi"/>
              <w:sz w:val="22"/>
              <w:szCs w:val="22"/>
            </w:rPr>
            <w:t>We initiated these populations at a population abundance of five and allowed them to grow.</w:t>
          </w:r>
          <w:r w:rsidR="008F3CF5" w:rsidRPr="00846665" w:rsidDel="003D3837">
            <w:rPr>
              <w:rFonts w:eastAsiaTheme="minorEastAsia" w:cstheme="minorHAnsi"/>
              <w:sz w:val="22"/>
              <w:szCs w:val="22"/>
            </w:rPr>
            <w:t xml:space="preserve"> </w:t>
          </w:r>
          <w:r w:rsidR="008F3CF5" w:rsidDel="003D3837">
            <w:rPr>
              <w:rFonts w:eastAsiaTheme="minorEastAsia" w:cstheme="minorHAnsi"/>
              <w:sz w:val="22"/>
              <w:szCs w:val="22"/>
            </w:rPr>
            <w:t xml:space="preserve">We </w:t>
          </w:r>
          <w:r w:rsidR="00BE4C3E" w:rsidDel="003D3837">
            <w:rPr>
              <w:rFonts w:eastAsiaTheme="minorEastAsia" w:cstheme="minorHAnsi"/>
              <w:sz w:val="22"/>
              <w:szCs w:val="22"/>
            </w:rPr>
            <w:t xml:space="preserve">also </w:t>
          </w:r>
          <w:r w:rsidR="008F3CF5" w:rsidDel="003D3837">
            <w:rPr>
              <w:rFonts w:eastAsiaTheme="minorEastAsia" w:cstheme="minorHAnsi"/>
              <w:sz w:val="22"/>
              <w:szCs w:val="22"/>
            </w:rPr>
            <w:t>checked whether our results were qualitatively similar if we used different parameter values, specifically, whether the choice of the trade-off constant (</w:t>
          </w:r>
          <w:r w:rsidR="008F3CF5" w:rsidRPr="00F571C2" w:rsidDel="003D3837">
            <w:rPr>
              <w:rFonts w:eastAsiaTheme="minorEastAsia" w:cstheme="minorHAnsi"/>
              <w:i/>
              <w:sz w:val="22"/>
              <w:szCs w:val="22"/>
            </w:rPr>
            <w:t>c</w:t>
          </w:r>
          <w:r w:rsidR="008F3CF5" w:rsidDel="003D3837">
            <w:rPr>
              <w:rFonts w:eastAsiaTheme="minorEastAsia" w:cstheme="minorHAnsi"/>
              <w:sz w:val="22"/>
              <w:szCs w:val="22"/>
            </w:rPr>
            <w:t>, above) altered the outcomes.</w:t>
          </w:r>
        </w:moveFrom>
        <w:moveFromRangeEnd w:id="730"/>
      </w:moveTo>
    </w:p>
    <w:p w14:paraId="73636E87" w14:textId="4AB155D2" w:rsidR="008F3CF5" w:rsidRDefault="00B13DF6" w:rsidP="008F3CF5">
      <w:pPr>
        <w:spacing w:after="0" w:line="480" w:lineRule="auto"/>
        <w:ind w:firstLine="720"/>
        <w:contextualSpacing/>
        <w:rPr>
          <w:rFonts w:eastAsiaTheme="minorEastAsia" w:cstheme="minorHAnsi"/>
          <w:sz w:val="22"/>
          <w:szCs w:val="22"/>
        </w:rPr>
      </w:pPr>
      <w:ins w:id="732" w:author="John DeLong" w:date="2020-07-18T16:55:00Z">
        <w:r>
          <w:rPr>
            <w:rFonts w:cstheme="minorHAnsi"/>
            <w:i/>
            <w:sz w:val="22"/>
            <w:szCs w:val="22"/>
          </w:rPr>
          <w:t xml:space="preserve">The effect of culling </w:t>
        </w:r>
        <w:r>
          <w:rPr>
            <w:rFonts w:cstheme="minorHAnsi"/>
            <w:i/>
            <w:iCs/>
            <w:sz w:val="22"/>
            <w:szCs w:val="22"/>
          </w:rPr>
          <w:t>on evolutionary outcomes</w:t>
        </w:r>
      </w:ins>
      <w:ins w:id="733" w:author="John DeLong" w:date="2020-07-18T16:54:00Z">
        <w:r w:rsidR="004E6174">
          <w:rPr>
            <w:rFonts w:cstheme="minorHAnsi"/>
            <w:i/>
            <w:iCs/>
            <w:sz w:val="22"/>
            <w:szCs w:val="22"/>
          </w:rPr>
          <w:t>.—</w:t>
        </w:r>
      </w:ins>
      <w:del w:id="734" w:author="John DeLong" w:date="2020-07-18T16:54:00Z">
        <w:r w:rsidR="008F3CF5" w:rsidRPr="00496E2D" w:rsidDel="004E6174">
          <w:rPr>
            <w:rFonts w:cstheme="minorHAnsi"/>
            <w:sz w:val="22"/>
            <w:szCs w:val="22"/>
          </w:rPr>
          <w:delText xml:space="preserve">Comparison 3: </w:delText>
        </w:r>
      </w:del>
      <w:r w:rsidR="008F3CF5">
        <w:rPr>
          <w:rFonts w:eastAsiaTheme="minorEastAsia" w:cstheme="minorHAnsi"/>
          <w:sz w:val="22"/>
          <w:szCs w:val="22"/>
        </w:rPr>
        <w:t>W</w:t>
      </w:r>
      <w:r w:rsidR="008F3CF5" w:rsidRPr="00496E2D">
        <w:rPr>
          <w:rFonts w:eastAsiaTheme="minorEastAsia" w:cstheme="minorHAnsi"/>
          <w:sz w:val="22"/>
          <w:szCs w:val="22"/>
        </w:rPr>
        <w:t xml:space="preserve">e </w:t>
      </w:r>
      <w:r w:rsidR="008F3CF5">
        <w:rPr>
          <w:rFonts w:eastAsiaTheme="minorEastAsia" w:cstheme="minorHAnsi"/>
          <w:sz w:val="22"/>
          <w:szCs w:val="22"/>
        </w:rPr>
        <w:t xml:space="preserve">next </w:t>
      </w:r>
      <w:r w:rsidR="008F3CF5" w:rsidRPr="00496E2D">
        <w:rPr>
          <w:rFonts w:eastAsiaTheme="minorEastAsia" w:cstheme="minorHAnsi"/>
          <w:sz w:val="22"/>
          <w:szCs w:val="22"/>
        </w:rPr>
        <w:t xml:space="preserve">asked how </w:t>
      </w:r>
      <w:r w:rsidR="008F3CF5">
        <w:rPr>
          <w:rFonts w:eastAsiaTheme="minorEastAsia" w:cstheme="minorHAnsi"/>
          <w:sz w:val="22"/>
          <w:szCs w:val="22"/>
        </w:rPr>
        <w:t>culling</w:t>
      </w:r>
      <w:r w:rsidR="008F3CF5" w:rsidRPr="00496E2D">
        <w:rPr>
          <w:rFonts w:eastAsiaTheme="minorEastAsia" w:cstheme="minorHAnsi"/>
          <w:sz w:val="22"/>
          <w:szCs w:val="22"/>
        </w:rPr>
        <w:t xml:space="preserve"> a population that has already achieved </w:t>
      </w:r>
      <w:r w:rsidR="008F3CF5">
        <w:rPr>
          <w:rFonts w:eastAsiaTheme="minorEastAsia" w:cstheme="minorHAnsi"/>
          <w:sz w:val="22"/>
          <w:szCs w:val="22"/>
        </w:rPr>
        <w:t>an eco-evolutionary</w:t>
      </w:r>
      <w:r w:rsidR="008F3CF5" w:rsidRPr="00496E2D">
        <w:rPr>
          <w:rFonts w:eastAsiaTheme="minorEastAsia" w:cstheme="minorHAnsi"/>
          <w:sz w:val="22"/>
          <w:szCs w:val="22"/>
        </w:rPr>
        <w:t xml:space="preserve"> equilibrium would cause it to evolve</w:t>
      </w:r>
      <w:r w:rsidR="008F3CF5">
        <w:rPr>
          <w:rFonts w:eastAsiaTheme="minorEastAsia" w:cstheme="minorHAnsi"/>
          <w:sz w:val="22"/>
          <w:szCs w:val="22"/>
        </w:rPr>
        <w:t xml:space="preserve"> when the probability of death due to the cull was independent of an individual’s traits</w:t>
      </w:r>
      <w:r w:rsidR="008F3CF5" w:rsidRPr="00496E2D">
        <w:rPr>
          <w:rFonts w:eastAsiaTheme="minorEastAsia" w:cstheme="minorHAnsi"/>
          <w:sz w:val="22"/>
          <w:szCs w:val="22"/>
        </w:rPr>
        <w:t xml:space="preserve">. </w:t>
      </w:r>
      <w:r w:rsidR="008F3CF5">
        <w:rPr>
          <w:rFonts w:eastAsiaTheme="minorEastAsia" w:cstheme="minorHAnsi"/>
          <w:sz w:val="22"/>
          <w:szCs w:val="22"/>
        </w:rPr>
        <w:t>The deterministic model for the population dynamics for the birth-death logistic model with an additional culling term is the following:</w:t>
      </w:r>
    </w:p>
    <w:p w14:paraId="48941898" w14:textId="77777777" w:rsidR="008F3CF5" w:rsidRDefault="00081C9C" w:rsidP="008F3CF5">
      <w:pPr>
        <w:spacing w:after="0" w:line="480" w:lineRule="auto"/>
        <w:ind w:firstLine="720"/>
        <w:contextualSpacing/>
        <w:rPr>
          <w:rFonts w:eastAsiaTheme="minorEastAsia" w:cstheme="minorHAnsi"/>
          <w:sz w:val="22"/>
          <w:szCs w:val="22"/>
        </w:rPr>
      </w:pPr>
      <m:oMathPara>
        <m:oMath>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dR</m:t>
              </m:r>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 xml:space="preserve">R)R-x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 xml:space="preserve">). </m:t>
          </m:r>
        </m:oMath>
      </m:oMathPara>
    </w:p>
    <w:p w14:paraId="53082BD3" w14:textId="51C19084" w:rsidR="003D3837" w:rsidRPr="00496E2D" w:rsidDel="000A1773" w:rsidRDefault="008F3CF5" w:rsidP="003D3837">
      <w:pPr>
        <w:spacing w:after="0" w:line="480" w:lineRule="auto"/>
        <w:ind w:firstLine="720"/>
        <w:contextualSpacing/>
        <w:rPr>
          <w:del w:id="735" w:author="John DeLong" w:date="2020-07-24T14:55:00Z"/>
          <w:moveTo w:id="736" w:author="John DeLong" w:date="2020-07-24T14:48:00Z"/>
          <w:rFonts w:eastAsiaTheme="minorEastAsia" w:cstheme="minorHAnsi"/>
          <w:sz w:val="22"/>
          <w:szCs w:val="22"/>
        </w:rPr>
      </w:pPr>
      <w:r>
        <w:rPr>
          <w:rFonts w:eastAsiaTheme="minorEastAsia" w:cstheme="minorHAnsi"/>
          <w:sz w:val="22"/>
          <w:szCs w:val="22"/>
        </w:rPr>
        <w:t xml:space="preserve">Under this model, we cull the population at the rate </w:t>
      </w:r>
      <m:oMath>
        <m:r>
          <w:rPr>
            <w:rFonts w:ascii="Cambria Math" w:eastAsiaTheme="minorEastAsia" w:hAnsi="Cambria Math" w:cstheme="minorHAnsi"/>
            <w:sz w:val="22"/>
            <w:szCs w:val="22"/>
          </w:rPr>
          <m:t>x</m:t>
        </m:r>
      </m:oMath>
      <w:r>
        <w:rPr>
          <w:rFonts w:eastAsiaTheme="minorEastAsia" w:cstheme="minorHAnsi"/>
          <w:sz w:val="22"/>
          <w:szCs w:val="22"/>
        </w:rPr>
        <w:t xml:space="preserve"> whenever </w:t>
      </w:r>
      <m:oMath>
        <m:r>
          <w:rPr>
            <w:rFonts w:ascii="Cambria Math" w:eastAsiaTheme="minorEastAsia" w:hAnsi="Cambria Math" w:cstheme="minorHAnsi"/>
            <w:sz w:val="22"/>
            <w:szCs w:val="22"/>
          </w:rPr>
          <m:t>R&gt;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As </w:t>
      </w:r>
      <m:oMath>
        <m:r>
          <w:rPr>
            <w:rFonts w:ascii="Cambria Math" w:eastAsiaTheme="minorEastAsia" w:hAnsi="Cambria Math" w:cstheme="minorHAnsi"/>
            <w:sz w:val="22"/>
            <w:szCs w:val="22"/>
          </w:rPr>
          <m:t>x→∞</m:t>
        </m:r>
      </m:oMath>
      <w:r>
        <w:rPr>
          <w:rFonts w:eastAsiaTheme="minorEastAsia" w:cstheme="minorHAnsi"/>
          <w:sz w:val="22"/>
          <w:szCs w:val="22"/>
        </w:rPr>
        <w:t>, the equ</w:t>
      </w:r>
      <w:proofErr w:type="spellStart"/>
      <w:r>
        <w:rPr>
          <w:rFonts w:eastAsiaTheme="minorEastAsia" w:cstheme="minorHAnsi"/>
          <w:sz w:val="22"/>
          <w:szCs w:val="22"/>
        </w:rPr>
        <w:t>ilibrium</w:t>
      </w:r>
      <w:proofErr w:type="spellEnd"/>
      <w:r>
        <w:rPr>
          <w:rFonts w:eastAsiaTheme="minorEastAsia" w:cstheme="minorHAnsi"/>
          <w:sz w:val="22"/>
          <w:szCs w:val="22"/>
        </w:rPr>
        <w:t xml:space="preserve">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As we show in Appendix S2, because this culling is trait-independent, the evolutionary dynamics for the mean trait </w:t>
      </w:r>
      <m:oMath>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d</m:t>
            </m:r>
            <m:acc>
              <m:accPr>
                <m:chr m:val="̅"/>
                <m:ctrlPr>
                  <w:rPr>
                    <w:rFonts w:ascii="Cambria Math" w:eastAsiaTheme="minorEastAsia" w:hAnsi="Cambria Math" w:cstheme="minorHAnsi"/>
                    <w:i/>
                    <w:sz w:val="22"/>
                    <w:szCs w:val="22"/>
                  </w:rPr>
                </m:ctrlPr>
              </m:acc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acc>
            <m:r>
              <w:rPr>
                <w:rFonts w:ascii="Cambria Math" w:eastAsiaTheme="minorEastAsia" w:hAnsi="Cambria Math" w:cstheme="minorHAnsi"/>
                <w:sz w:val="22"/>
                <w:szCs w:val="22"/>
              </w:rPr>
              <m:t>/dt</m:t>
            </m:r>
          </m:e>
        </m:d>
      </m:oMath>
      <w:r>
        <w:rPr>
          <w:rFonts w:eastAsiaTheme="minorEastAsia" w:cstheme="minorHAnsi"/>
          <w:sz w:val="22"/>
          <w:szCs w:val="22"/>
        </w:rPr>
        <w:t xml:space="preserve"> are still given by equation (2) above. </w:t>
      </w:r>
      <w:r w:rsidRPr="00496E2D">
        <w:rPr>
          <w:rFonts w:eastAsiaTheme="minorEastAsia" w:cstheme="minorHAnsi"/>
          <w:sz w:val="22"/>
          <w:szCs w:val="22"/>
        </w:rPr>
        <w:t>We do this with an intermediate level of density dependence with three levels of culling.</w:t>
      </w:r>
      <w:r w:rsidRPr="00011B76">
        <w:rPr>
          <w:rFonts w:cstheme="minorHAnsi"/>
          <w:sz w:val="22"/>
          <w:szCs w:val="22"/>
        </w:rPr>
        <w:t xml:space="preserve"> </w:t>
      </w:r>
      <w:ins w:id="737" w:author="John DeLong" w:date="2020-07-24T15:10:00Z">
        <w:r w:rsidR="007B2CE4">
          <w:rPr>
            <w:rFonts w:cstheme="minorHAnsi"/>
            <w:sz w:val="22"/>
            <w:szCs w:val="22"/>
          </w:rPr>
          <w:t>We used the same trait</w:t>
        </w:r>
      </w:ins>
      <w:ins w:id="738" w:author="John DeLong" w:date="2020-07-24T15:11:00Z">
        <w:r w:rsidR="007B2CE4">
          <w:rPr>
            <w:rFonts w:cstheme="minorHAnsi"/>
            <w:sz w:val="22"/>
            <w:szCs w:val="22"/>
          </w:rPr>
          <w:t xml:space="preserve"> scheme</w:t>
        </w:r>
      </w:ins>
      <w:ins w:id="739" w:author="John DeLong" w:date="2020-07-24T15:10:00Z">
        <w:r w:rsidR="007B2CE4">
          <w:rPr>
            <w:rFonts w:cstheme="minorHAnsi"/>
            <w:sz w:val="22"/>
            <w:szCs w:val="22"/>
          </w:rPr>
          <w:t xml:space="preserve"> as above, </w:t>
        </w:r>
      </w:ins>
      <w:ins w:id="740" w:author="John DeLong" w:date="2020-07-24T15:11:00Z">
        <w:r w:rsidR="007B2CE4">
          <w:rPr>
            <w:rFonts w:cstheme="minorHAnsi"/>
            <w:sz w:val="22"/>
            <w:szCs w:val="22"/>
          </w:rPr>
          <w:t>but</w:t>
        </w:r>
      </w:ins>
      <w:ins w:id="741" w:author="John DeLong" w:date="2020-07-24T15:10:00Z">
        <w:r w:rsidR="007B2CE4">
          <w:rPr>
            <w:rFonts w:cstheme="minorHAnsi"/>
            <w:sz w:val="22"/>
            <w:szCs w:val="22"/>
          </w:rPr>
          <w:t xml:space="preserve"> we initialized </w:t>
        </w:r>
      </w:ins>
      <w:moveToRangeStart w:id="742" w:author="John DeLong" w:date="2020-07-24T14:41:00Z" w:name="move46494122"/>
      <w:moveTo w:id="743" w:author="John DeLong" w:date="2020-07-24T14:41:00Z">
        <w:del w:id="744" w:author="John DeLong" w:date="2020-07-24T14:55:00Z">
          <w:r w:rsidR="000C2AFD" w:rsidDel="000A1773">
            <w:rPr>
              <w:rFonts w:cstheme="minorHAnsi"/>
              <w:sz w:val="22"/>
              <w:szCs w:val="22"/>
            </w:rPr>
            <w:delText xml:space="preserve">We used </w:delText>
          </w:r>
          <w:r w:rsidR="000C2AFD" w:rsidRPr="00496E2D" w:rsidDel="000A1773">
            <w:rPr>
              <w:rFonts w:eastAsiaTheme="minorEastAsia" w:cstheme="minorHAnsi"/>
              <w:i/>
              <w:sz w:val="22"/>
              <w:szCs w:val="22"/>
            </w:rPr>
            <w:delText>b</w:delText>
          </w:r>
          <w:r w:rsidR="000C2AFD" w:rsidRPr="00496E2D" w:rsidDel="000A1773">
            <w:rPr>
              <w:rFonts w:eastAsiaTheme="minorEastAsia" w:cstheme="minorHAnsi"/>
              <w:sz w:val="22"/>
              <w:szCs w:val="22"/>
              <w:vertAlign w:val="subscript"/>
            </w:rPr>
            <w:delText>s</w:delText>
          </w:r>
          <w:r w:rsidR="000C2AFD" w:rsidRPr="00496E2D" w:rsidDel="000A1773">
            <w:rPr>
              <w:rFonts w:eastAsiaTheme="minorEastAsia" w:cstheme="minorHAnsi"/>
              <w:sz w:val="22"/>
              <w:szCs w:val="22"/>
            </w:rPr>
            <w:delText xml:space="preserve"> = </w:delText>
          </w:r>
          <w:r w:rsidR="000C2AFD" w:rsidRPr="00496E2D" w:rsidDel="000A1773">
            <w:rPr>
              <w:rFonts w:eastAsiaTheme="minorEastAsia" w:cstheme="minorHAnsi"/>
              <w:i/>
              <w:sz w:val="22"/>
              <w:szCs w:val="22"/>
            </w:rPr>
            <w:delText>d</w:delText>
          </w:r>
          <w:r w:rsidR="000C2AFD" w:rsidRPr="00496E2D" w:rsidDel="000A1773">
            <w:rPr>
              <w:rFonts w:eastAsiaTheme="minorEastAsia" w:cstheme="minorHAnsi"/>
              <w:sz w:val="22"/>
              <w:szCs w:val="22"/>
              <w:vertAlign w:val="subscript"/>
            </w:rPr>
            <w:delText>s</w:delText>
          </w:r>
          <w:r w:rsidR="000C2AFD" w:rsidRPr="00496E2D" w:rsidDel="000A1773">
            <w:rPr>
              <w:rFonts w:eastAsiaTheme="minorEastAsia" w:cstheme="minorHAnsi"/>
              <w:sz w:val="22"/>
              <w:szCs w:val="22"/>
            </w:rPr>
            <w:delText xml:space="preserve"> </w:delText>
          </w:r>
          <w:r w:rsidR="000C2AFD" w:rsidDel="000A1773">
            <w:rPr>
              <w:rFonts w:eastAsiaTheme="minorEastAsia" w:cstheme="minorHAnsi"/>
              <w:sz w:val="22"/>
              <w:szCs w:val="22"/>
            </w:rPr>
            <w:delText xml:space="preserve">= </w:delText>
          </w:r>
          <w:r w:rsidR="000C2AFD" w:rsidRPr="00E51D63" w:rsidDel="000A1773">
            <w:rPr>
              <w:rFonts w:cstheme="minorHAnsi"/>
              <w:sz w:val="22"/>
              <w:szCs w:val="22"/>
            </w:rPr>
            <w:delText>0.04</w:delText>
          </w:r>
          <w:r w:rsidR="000C2AFD" w:rsidDel="000A1773">
            <w:rPr>
              <w:rFonts w:cstheme="minorHAnsi"/>
              <w:sz w:val="22"/>
              <w:szCs w:val="22"/>
            </w:rPr>
            <w:delText xml:space="preserve"> for this simulation</w:delText>
          </w:r>
          <w:r w:rsidR="000C2AFD" w:rsidRPr="00496E2D" w:rsidDel="000A1773">
            <w:rPr>
              <w:rFonts w:cstheme="minorHAnsi"/>
              <w:sz w:val="22"/>
              <w:szCs w:val="22"/>
            </w:rPr>
            <w:delText>.</w:delText>
          </w:r>
        </w:del>
      </w:moveTo>
      <w:moveToRangeStart w:id="745" w:author="John DeLong" w:date="2020-07-24T14:48:00Z" w:name="move46494532"/>
      <w:moveToRangeEnd w:id="742"/>
      <w:moveTo w:id="746" w:author="John DeLong" w:date="2020-07-24T14:48:00Z">
        <w:del w:id="747" w:author="John DeLong" w:date="2020-07-24T14:55:00Z">
          <w:r w:rsidR="003D3837" w:rsidRPr="00496E2D" w:rsidDel="000A1773">
            <w:rPr>
              <w:rFonts w:eastAsiaTheme="minorEastAsia" w:cstheme="minorHAnsi"/>
              <w:sz w:val="22"/>
              <w:szCs w:val="22"/>
            </w:rPr>
            <w:delText>We initiated these populations at a population abundance of five and allowed them to grow.</w:delText>
          </w:r>
          <w:r w:rsidR="003D3837" w:rsidRPr="00846665" w:rsidDel="000A1773">
            <w:rPr>
              <w:rFonts w:eastAsiaTheme="minorEastAsia" w:cstheme="minorHAnsi"/>
              <w:sz w:val="22"/>
              <w:szCs w:val="22"/>
            </w:rPr>
            <w:delText xml:space="preserve"> </w:delText>
          </w:r>
          <w:r w:rsidR="003D3837" w:rsidDel="000A1773">
            <w:rPr>
              <w:rFonts w:eastAsiaTheme="minorEastAsia" w:cstheme="minorHAnsi"/>
              <w:sz w:val="22"/>
              <w:szCs w:val="22"/>
            </w:rPr>
            <w:delText>We also checked whether our results were qualitatively similar if we used different parameter values, specifically, whether the choice of the trade-off constant (</w:delText>
          </w:r>
          <w:r w:rsidR="003D3837" w:rsidRPr="00F571C2" w:rsidDel="000A1773">
            <w:rPr>
              <w:rFonts w:eastAsiaTheme="minorEastAsia" w:cstheme="minorHAnsi"/>
              <w:i/>
              <w:sz w:val="22"/>
              <w:szCs w:val="22"/>
            </w:rPr>
            <w:delText>c</w:delText>
          </w:r>
          <w:r w:rsidR="003D3837" w:rsidDel="000A1773">
            <w:rPr>
              <w:rFonts w:eastAsiaTheme="minorEastAsia" w:cstheme="minorHAnsi"/>
              <w:sz w:val="22"/>
              <w:szCs w:val="22"/>
            </w:rPr>
            <w:delText>, above) altered the outcomes.</w:delText>
          </w:r>
        </w:del>
      </w:moveTo>
    </w:p>
    <w:moveToRangeEnd w:id="745"/>
    <w:p w14:paraId="415CB195" w14:textId="2BB12FFC" w:rsidR="000C2AFD" w:rsidDel="007B2CE4" w:rsidRDefault="000C2AFD" w:rsidP="008F3CF5">
      <w:pPr>
        <w:spacing w:after="0" w:line="480" w:lineRule="auto"/>
        <w:contextualSpacing/>
        <w:rPr>
          <w:del w:id="748" w:author="John DeLong" w:date="2020-07-24T15:10:00Z"/>
          <w:rFonts w:cstheme="minorHAnsi"/>
          <w:sz w:val="22"/>
          <w:szCs w:val="22"/>
        </w:rPr>
      </w:pPr>
    </w:p>
    <w:p w14:paraId="2F9E3B3A" w14:textId="2AA8E6E3" w:rsidR="007B2CE4" w:rsidRPr="00496E2D" w:rsidRDefault="008F3CF5" w:rsidP="007B2CE4">
      <w:pPr>
        <w:spacing w:after="0" w:line="480" w:lineRule="auto"/>
        <w:contextualSpacing/>
        <w:rPr>
          <w:rFonts w:cstheme="minorHAnsi"/>
          <w:sz w:val="22"/>
          <w:szCs w:val="22"/>
        </w:rPr>
      </w:pPr>
      <w:del w:id="749" w:author="John DeLong" w:date="2020-07-24T15:10:00Z">
        <w:r w:rsidRPr="00496E2D" w:rsidDel="007B2CE4">
          <w:rPr>
            <w:rFonts w:eastAsiaTheme="minorEastAsia" w:cstheme="minorHAnsi"/>
            <w:i/>
            <w:iCs/>
            <w:sz w:val="22"/>
            <w:szCs w:val="22"/>
          </w:rPr>
          <w:delText>M</w:delText>
        </w:r>
        <w:r w:rsidRPr="00496E2D" w:rsidDel="007B2CE4">
          <w:rPr>
            <w:rFonts w:cstheme="minorHAnsi"/>
            <w:i/>
            <w:sz w:val="22"/>
            <w:szCs w:val="22"/>
          </w:rPr>
          <w:delText xml:space="preserve">odeling details: </w:delText>
        </w:r>
        <w:r w:rsidRPr="00496E2D" w:rsidDel="007B2CE4">
          <w:rPr>
            <w:rFonts w:eastAsiaTheme="minorEastAsia" w:cstheme="minorHAnsi"/>
            <w:sz w:val="22"/>
            <w:szCs w:val="22"/>
          </w:rPr>
          <w:delText xml:space="preserve">For Comparisons 1 and 2, populations were initialized with five individuals with mean </w:delText>
        </w:r>
      </w:del>
      <w:del w:id="750" w:author="John DeLong" w:date="2020-07-24T14:50:00Z">
        <w:r w:rsidRPr="00496E2D" w:rsidDel="003D3837">
          <w:rPr>
            <w:rFonts w:eastAsiaTheme="minorEastAsia" w:cstheme="minorHAnsi"/>
            <w:sz w:val="22"/>
            <w:szCs w:val="22"/>
          </w:rPr>
          <w:delText xml:space="preserve">traits </w:delText>
        </w:r>
      </w:del>
      <m:oMath>
        <m:acc>
          <m:accPr>
            <m:chr m:val="̅"/>
            <m:ctrlPr>
              <w:del w:id="751" w:author="John DeLong" w:date="2020-07-24T15:10:00Z">
                <w:rPr>
                  <w:rFonts w:ascii="Cambria Math" w:hAnsi="Cambria Math" w:cstheme="minorHAnsi"/>
                  <w:i/>
                  <w:sz w:val="22"/>
                  <w:szCs w:val="22"/>
                </w:rPr>
              </w:del>
            </m:ctrlPr>
          </m:accPr>
          <m:e>
            <m:sSub>
              <m:sSubPr>
                <m:ctrlPr>
                  <w:del w:id="752" w:author="John DeLong" w:date="2020-07-24T15:10:00Z">
                    <w:rPr>
                      <w:rFonts w:ascii="Cambria Math" w:hAnsi="Cambria Math" w:cstheme="minorHAnsi"/>
                      <w:i/>
                      <w:sz w:val="22"/>
                      <w:szCs w:val="22"/>
                    </w:rPr>
                  </w:del>
                </m:ctrlPr>
              </m:sSubPr>
              <m:e>
                <m:r>
                  <w:del w:id="753" w:author="John DeLong" w:date="2020-07-24T15:10:00Z">
                    <w:rPr>
                      <w:rFonts w:ascii="Cambria Math" w:hAnsi="Cambria Math" w:cstheme="minorHAnsi"/>
                      <w:sz w:val="22"/>
                      <w:szCs w:val="22"/>
                    </w:rPr>
                    <m:t>b</m:t>
                  </w:del>
                </m:r>
              </m:e>
              <m:sub>
                <m:r>
                  <w:del w:id="754" w:author="John DeLong" w:date="2020-07-24T15:10:00Z">
                    <w:rPr>
                      <w:rFonts w:ascii="Cambria Math" w:hAnsi="Cambria Math" w:cstheme="minorHAnsi"/>
                      <w:sz w:val="22"/>
                      <w:szCs w:val="22"/>
                    </w:rPr>
                    <m:t>max</m:t>
                  </w:del>
                </m:r>
              </m:sub>
            </m:sSub>
          </m:e>
        </m:acc>
        <m:r>
          <w:del w:id="755" w:author="John DeLong" w:date="2020-07-24T15:10:00Z">
            <w:rPr>
              <w:rFonts w:ascii="Cambria Math" w:hAnsi="Cambria Math" w:cstheme="minorHAnsi"/>
              <w:sz w:val="22"/>
              <w:szCs w:val="22"/>
            </w:rPr>
            <m:t>=1.</m:t>
          </w:del>
        </m:r>
        <m:r>
          <w:del w:id="756" w:author="John DeLong" w:date="2020-07-21T14:13:00Z">
            <w:rPr>
              <w:rFonts w:ascii="Cambria Math" w:hAnsi="Cambria Math" w:cstheme="minorHAnsi"/>
              <w:sz w:val="22"/>
              <w:szCs w:val="22"/>
            </w:rPr>
            <m:t>8,</m:t>
          </w:del>
        </m:r>
        <m:acc>
          <m:accPr>
            <m:chr m:val="̅"/>
            <m:ctrlPr>
              <w:del w:id="757" w:author="John DeLong" w:date="2020-07-21T14:13:00Z">
                <w:rPr>
                  <w:rFonts w:ascii="Cambria Math" w:hAnsi="Cambria Math" w:cstheme="minorHAnsi"/>
                  <w:i/>
                  <w:sz w:val="22"/>
                  <w:szCs w:val="22"/>
                </w:rPr>
              </w:del>
            </m:ctrlPr>
          </m:accPr>
          <m:e>
            <m:sSub>
              <m:sSubPr>
                <m:ctrlPr>
                  <w:del w:id="758" w:author="John DeLong" w:date="2020-07-21T14:13:00Z">
                    <w:rPr>
                      <w:rFonts w:ascii="Cambria Math" w:hAnsi="Cambria Math" w:cstheme="minorHAnsi"/>
                      <w:i/>
                      <w:sz w:val="22"/>
                      <w:szCs w:val="22"/>
                    </w:rPr>
                  </w:del>
                </m:ctrlPr>
              </m:sSubPr>
              <m:e>
                <m:r>
                  <w:del w:id="759" w:author="John DeLong" w:date="2020-07-21T14:13:00Z">
                    <w:rPr>
                      <w:rFonts w:ascii="Cambria Math" w:hAnsi="Cambria Math" w:cstheme="minorHAnsi"/>
                      <w:sz w:val="22"/>
                      <w:szCs w:val="22"/>
                    </w:rPr>
                    <m:t>d</m:t>
                  </w:del>
                </m:r>
              </m:e>
              <m:sub>
                <m:r>
                  <w:del w:id="760" w:author="John DeLong" w:date="2020-07-21T14:13:00Z">
                    <w:rPr>
                      <w:rFonts w:ascii="Cambria Math" w:hAnsi="Cambria Math" w:cstheme="minorHAnsi"/>
                      <w:sz w:val="22"/>
                      <w:szCs w:val="22"/>
                    </w:rPr>
                    <m:t>min</m:t>
                  </w:del>
                </m:r>
              </m:sub>
            </m:sSub>
          </m:e>
        </m:acc>
        <m:r>
          <w:del w:id="761" w:author="John DeLong" w:date="2020-07-21T14:13:00Z">
            <w:rPr>
              <w:rFonts w:ascii="Cambria Math" w:hAnsi="Cambria Math" w:cstheme="minorHAnsi"/>
              <w:sz w:val="22"/>
              <w:szCs w:val="22"/>
            </w:rPr>
            <m:t>=0.3</m:t>
          </w:del>
        </m:r>
      </m:oMath>
      <w:del w:id="762" w:author="John DeLong" w:date="2020-07-24T14:49:00Z">
        <w:r w:rsidRPr="00496E2D" w:rsidDel="003D3837">
          <w:rPr>
            <w:rFonts w:eastAsiaTheme="minorEastAsia" w:cstheme="minorHAnsi"/>
            <w:sz w:val="22"/>
            <w:szCs w:val="22"/>
          </w:rPr>
          <w:delText xml:space="preserve"> and </w:delText>
        </w:r>
      </w:del>
      <w:del w:id="763" w:author="John DeLong" w:date="2020-07-24T15:10:00Z">
        <w:r w:rsidDel="007B2CE4">
          <w:rPr>
            <w:rFonts w:eastAsiaTheme="minorEastAsia" w:cstheme="minorHAnsi"/>
            <w:i/>
            <w:iCs/>
            <w:sz w:val="22"/>
            <w:szCs w:val="22"/>
          </w:rPr>
          <w:delText>c</w:delText>
        </w:r>
        <w:r w:rsidRPr="00496E2D" w:rsidDel="007B2CE4">
          <w:rPr>
            <w:rFonts w:eastAsiaTheme="minorEastAsia" w:cstheme="minorHAnsi"/>
            <w:sz w:val="22"/>
            <w:szCs w:val="22"/>
          </w:rPr>
          <w:delText xml:space="preserve"> = 0.0926</w:delText>
        </w:r>
      </w:del>
      <w:del w:id="764" w:author="John DeLong" w:date="2020-07-24T14:49:00Z">
        <w:r w:rsidDel="003D3837">
          <w:rPr>
            <w:rFonts w:eastAsiaTheme="minorEastAsia" w:cstheme="minorHAnsi"/>
            <w:sz w:val="22"/>
            <w:szCs w:val="22"/>
          </w:rPr>
          <w:delText xml:space="preserve"> </w:delText>
        </w:r>
      </w:del>
      <w:del w:id="765" w:author="John DeLong" w:date="2020-07-21T14:10:00Z">
        <w:r w:rsidDel="002A62F9">
          <w:rPr>
            <w:rFonts w:eastAsiaTheme="minorEastAsia" w:cstheme="minorHAnsi"/>
            <w:sz w:val="22"/>
            <w:szCs w:val="22"/>
          </w:rPr>
          <w:delText>(</w:delText>
        </w:r>
      </w:del>
      <w:del w:id="766" w:author="John DeLong" w:date="2020-07-24T14:49:00Z">
        <w:r w:rsidDel="003D3837">
          <w:rPr>
            <w:rFonts w:eastAsiaTheme="minorEastAsia" w:cstheme="minorHAnsi"/>
            <w:sz w:val="22"/>
            <w:szCs w:val="22"/>
          </w:rPr>
          <w:delText>s</w:delText>
        </w:r>
      </w:del>
      <w:del w:id="767" w:author="John DeLong" w:date="2020-07-21T14:10:00Z">
        <w:r w:rsidDel="002A62F9">
          <w:rPr>
            <w:rFonts w:eastAsiaTheme="minorEastAsia" w:cstheme="minorHAnsi"/>
            <w:sz w:val="22"/>
            <w:szCs w:val="22"/>
          </w:rPr>
          <w:delText xml:space="preserve">ince </w:delText>
        </w:r>
      </w:del>
      <m:oMath>
        <m:sSub>
          <m:sSubPr>
            <m:ctrlPr>
              <w:del w:id="768" w:author="John DeLong" w:date="2020-07-21T14:11:00Z">
                <w:rPr>
                  <w:rFonts w:ascii="Cambria Math" w:eastAsiaTheme="minorEastAsia" w:hAnsi="Cambria Math" w:cstheme="minorHAnsi"/>
                  <w:i/>
                  <w:sz w:val="22"/>
                  <w:szCs w:val="22"/>
                </w:rPr>
              </w:del>
            </m:ctrlPr>
          </m:sSubPr>
          <m:e>
            <m:r>
              <w:del w:id="769" w:author="John DeLong" w:date="2020-07-21T14:11:00Z">
                <w:rPr>
                  <w:rFonts w:ascii="Cambria Math" w:eastAsiaTheme="minorEastAsia" w:hAnsi="Cambria Math" w:cstheme="minorHAnsi"/>
                  <w:sz w:val="22"/>
                  <w:szCs w:val="22"/>
                </w:rPr>
                <m:t>d</m:t>
              </w:del>
            </m:r>
          </m:e>
          <m:sub>
            <m:r>
              <w:del w:id="770" w:author="John DeLong" w:date="2020-07-21T14:11:00Z">
                <w:rPr>
                  <w:rFonts w:ascii="Cambria Math" w:eastAsiaTheme="minorEastAsia" w:hAnsi="Cambria Math" w:cstheme="minorHAnsi"/>
                  <w:sz w:val="22"/>
                  <w:szCs w:val="22"/>
                </w:rPr>
                <m:t>min</m:t>
              </w:del>
            </m:r>
          </m:sub>
        </m:sSub>
        <m:r>
          <w:del w:id="771" w:author="John DeLong" w:date="2020-07-24T15:10:00Z">
            <w:rPr>
              <w:rFonts w:ascii="Cambria Math" w:eastAsiaTheme="minorEastAsia" w:hAnsi="Cambria Math" w:cstheme="minorHAnsi"/>
              <w:sz w:val="22"/>
              <w:szCs w:val="22"/>
            </w:rPr>
            <m:t>=c</m:t>
          </w:del>
        </m:r>
        <m:sSubSup>
          <m:sSubSupPr>
            <m:ctrlPr>
              <w:del w:id="772" w:author="John DeLong" w:date="2020-07-21T14:13:00Z">
                <w:rPr>
                  <w:rFonts w:ascii="Cambria Math" w:eastAsiaTheme="minorEastAsia" w:hAnsi="Cambria Math" w:cstheme="minorHAnsi"/>
                  <w:i/>
                  <w:sz w:val="22"/>
                  <w:szCs w:val="22"/>
                </w:rPr>
              </w:del>
            </m:ctrlPr>
          </m:sSubSupPr>
          <m:e>
            <m:r>
              <w:del w:id="773" w:author="John DeLong" w:date="2020-07-21T14:13:00Z">
                <w:rPr>
                  <w:rFonts w:ascii="Cambria Math" w:eastAsiaTheme="minorEastAsia" w:hAnsi="Cambria Math" w:cstheme="minorHAnsi"/>
                  <w:sz w:val="22"/>
                  <w:szCs w:val="22"/>
                </w:rPr>
                <m:t>b</m:t>
              </w:del>
            </m:r>
          </m:e>
          <m:sub>
            <m:r>
              <w:del w:id="774" w:author="John DeLong" w:date="2020-07-21T14:13:00Z">
                <w:rPr>
                  <w:rFonts w:ascii="Cambria Math" w:eastAsiaTheme="minorEastAsia" w:hAnsi="Cambria Math" w:cstheme="minorHAnsi"/>
                  <w:sz w:val="22"/>
                  <w:szCs w:val="22"/>
                </w:rPr>
                <m:t>max</m:t>
              </w:del>
            </m:r>
          </m:sub>
          <m:sup>
            <m:r>
              <w:del w:id="775" w:author="John DeLong" w:date="2020-07-21T14:13:00Z">
                <w:rPr>
                  <w:rFonts w:ascii="Cambria Math" w:eastAsiaTheme="minorEastAsia" w:hAnsi="Cambria Math" w:cstheme="minorHAnsi"/>
                  <w:sz w:val="22"/>
                  <w:szCs w:val="22"/>
                </w:rPr>
                <m:t>2</m:t>
              </w:del>
            </m:r>
          </m:sup>
        </m:sSubSup>
      </m:oMath>
      <w:del w:id="776" w:author="John DeLong" w:date="2020-07-21T14:11:00Z">
        <w:r w:rsidDel="002A62F9">
          <w:rPr>
            <w:rFonts w:eastAsiaTheme="minorEastAsia" w:cstheme="minorHAnsi"/>
            <w:sz w:val="22"/>
            <w:szCs w:val="22"/>
          </w:rPr>
          <w:delText xml:space="preserve">, </w:delText>
        </w:r>
      </w:del>
      <m:oMath>
        <m:r>
          <w:del w:id="777" w:author="John DeLong" w:date="2020-07-21T14:11:00Z">
            <w:rPr>
              <w:rFonts w:ascii="Cambria Math" w:eastAsiaTheme="minorEastAsia" w:hAnsi="Cambria Math" w:cstheme="minorHAnsi"/>
              <w:sz w:val="22"/>
              <w:szCs w:val="22"/>
            </w:rPr>
            <m:t>c=</m:t>
          </w:del>
        </m:r>
        <m:f>
          <m:fPr>
            <m:ctrlPr>
              <w:del w:id="778" w:author="John DeLong" w:date="2020-07-21T14:11:00Z">
                <w:rPr>
                  <w:rFonts w:ascii="Cambria Math" w:eastAsiaTheme="minorEastAsia" w:hAnsi="Cambria Math" w:cstheme="minorHAnsi"/>
                  <w:i/>
                  <w:sz w:val="22"/>
                  <w:szCs w:val="22"/>
                </w:rPr>
              </w:del>
            </m:ctrlPr>
          </m:fPr>
          <m:num>
            <m:sSub>
              <m:sSubPr>
                <m:ctrlPr>
                  <w:del w:id="779" w:author="John DeLong" w:date="2020-07-21T14:11:00Z">
                    <w:rPr>
                      <w:rFonts w:ascii="Cambria Math" w:eastAsiaTheme="minorEastAsia" w:hAnsi="Cambria Math" w:cstheme="minorHAnsi"/>
                      <w:i/>
                      <w:sz w:val="22"/>
                      <w:szCs w:val="22"/>
                    </w:rPr>
                  </w:del>
                </m:ctrlPr>
              </m:sSubPr>
              <m:e>
                <m:r>
                  <w:del w:id="780" w:author="John DeLong" w:date="2020-07-21T14:11:00Z">
                    <w:rPr>
                      <w:rFonts w:ascii="Cambria Math" w:eastAsiaTheme="minorEastAsia" w:hAnsi="Cambria Math" w:cstheme="minorHAnsi"/>
                      <w:sz w:val="22"/>
                      <w:szCs w:val="22"/>
                    </w:rPr>
                    <m:t>d</m:t>
                  </w:del>
                </m:r>
              </m:e>
              <m:sub>
                <m:r>
                  <w:del w:id="781" w:author="John DeLong" w:date="2020-07-21T14:11:00Z">
                    <w:rPr>
                      <w:rFonts w:ascii="Cambria Math" w:eastAsiaTheme="minorEastAsia" w:hAnsi="Cambria Math" w:cstheme="minorHAnsi"/>
                      <w:sz w:val="22"/>
                      <w:szCs w:val="22"/>
                    </w:rPr>
                    <m:t>min</m:t>
                  </w:del>
                </m:r>
              </m:sub>
            </m:sSub>
          </m:num>
          <m:den>
            <m:sSubSup>
              <m:sSubSupPr>
                <m:ctrlPr>
                  <w:del w:id="782" w:author="John DeLong" w:date="2020-07-21T14:11:00Z">
                    <w:rPr>
                      <w:rFonts w:ascii="Cambria Math" w:eastAsiaTheme="minorEastAsia" w:hAnsi="Cambria Math" w:cstheme="minorHAnsi"/>
                      <w:i/>
                      <w:sz w:val="22"/>
                      <w:szCs w:val="22"/>
                    </w:rPr>
                  </w:del>
                </m:ctrlPr>
              </m:sSubSupPr>
              <m:e>
                <m:r>
                  <w:del w:id="783" w:author="John DeLong" w:date="2020-07-21T14:11:00Z">
                    <w:rPr>
                      <w:rFonts w:ascii="Cambria Math" w:eastAsiaTheme="minorEastAsia" w:hAnsi="Cambria Math" w:cstheme="minorHAnsi"/>
                      <w:sz w:val="22"/>
                      <w:szCs w:val="22"/>
                    </w:rPr>
                    <m:t>b</m:t>
                  </w:del>
                </m:r>
              </m:e>
              <m:sub>
                <m:r>
                  <w:del w:id="784" w:author="John DeLong" w:date="2020-07-21T14:11:00Z">
                    <w:rPr>
                      <w:rFonts w:ascii="Cambria Math" w:eastAsiaTheme="minorEastAsia" w:hAnsi="Cambria Math" w:cstheme="minorHAnsi"/>
                      <w:sz w:val="22"/>
                      <w:szCs w:val="22"/>
                    </w:rPr>
                    <m:t>max</m:t>
                  </w:del>
                </m:r>
              </m:sub>
              <m:sup>
                <m:r>
                  <w:del w:id="785" w:author="John DeLong" w:date="2020-07-21T14:11:00Z">
                    <w:rPr>
                      <w:rFonts w:ascii="Cambria Math" w:eastAsiaTheme="minorEastAsia" w:hAnsi="Cambria Math" w:cstheme="minorHAnsi"/>
                      <w:sz w:val="22"/>
                      <w:szCs w:val="22"/>
                    </w:rPr>
                    <m:t>2</m:t>
                  </w:del>
                </m:r>
              </m:sup>
            </m:sSubSup>
          </m:den>
        </m:f>
        <m:r>
          <w:del w:id="786" w:author="John DeLong" w:date="2020-07-21T14:11:00Z">
            <w:rPr>
              <w:rFonts w:ascii="Cambria Math" w:eastAsiaTheme="minorEastAsia" w:hAnsi="Cambria Math" w:cstheme="minorHAnsi"/>
              <w:sz w:val="22"/>
              <w:szCs w:val="22"/>
            </w:rPr>
            <m:t>=</m:t>
          </w:del>
        </m:r>
        <m:f>
          <m:fPr>
            <m:ctrlPr>
              <w:del w:id="787" w:author="John DeLong" w:date="2020-07-21T14:11:00Z">
                <w:rPr>
                  <w:rFonts w:ascii="Cambria Math" w:eastAsiaTheme="minorEastAsia" w:hAnsi="Cambria Math" w:cstheme="minorHAnsi"/>
                  <w:i/>
                  <w:sz w:val="22"/>
                  <w:szCs w:val="22"/>
                </w:rPr>
              </w:del>
            </m:ctrlPr>
          </m:fPr>
          <m:num>
            <m:r>
              <w:del w:id="788" w:author="John DeLong" w:date="2020-07-21T14:11:00Z">
                <w:rPr>
                  <w:rFonts w:ascii="Cambria Math" w:eastAsiaTheme="minorEastAsia" w:hAnsi="Cambria Math" w:cstheme="minorHAnsi"/>
                  <w:sz w:val="22"/>
                  <w:szCs w:val="22"/>
                </w:rPr>
                <m:t>0.3</m:t>
              </w:del>
            </m:r>
          </m:num>
          <m:den>
            <m:sSup>
              <m:sSupPr>
                <m:ctrlPr>
                  <w:del w:id="789" w:author="John DeLong" w:date="2020-07-21T14:11:00Z">
                    <w:rPr>
                      <w:rFonts w:ascii="Cambria Math" w:eastAsiaTheme="minorEastAsia" w:hAnsi="Cambria Math" w:cstheme="minorHAnsi"/>
                      <w:i/>
                      <w:sz w:val="22"/>
                      <w:szCs w:val="22"/>
                    </w:rPr>
                  </w:del>
                </m:ctrlPr>
              </m:sSupPr>
              <m:e>
                <m:r>
                  <w:del w:id="790" w:author="John DeLong" w:date="2020-07-21T14:11:00Z">
                    <w:rPr>
                      <w:rFonts w:ascii="Cambria Math" w:eastAsiaTheme="minorEastAsia" w:hAnsi="Cambria Math" w:cstheme="minorHAnsi"/>
                      <w:sz w:val="22"/>
                      <w:szCs w:val="22"/>
                    </w:rPr>
                    <m:t>1.8</m:t>
                  </w:del>
                </m:r>
              </m:e>
              <m:sup>
                <m:r>
                  <w:del w:id="791" w:author="John DeLong" w:date="2020-07-21T14:11:00Z">
                    <w:rPr>
                      <w:rFonts w:ascii="Cambria Math" w:eastAsiaTheme="minorEastAsia" w:hAnsi="Cambria Math" w:cstheme="minorHAnsi"/>
                      <w:sz w:val="22"/>
                      <w:szCs w:val="22"/>
                    </w:rPr>
                    <m:t>2</m:t>
                  </w:del>
                </m:r>
              </m:sup>
            </m:sSup>
          </m:den>
        </m:f>
        <m:r>
          <w:del w:id="792" w:author="John DeLong" w:date="2020-07-21T14:11:00Z">
            <w:rPr>
              <w:rFonts w:ascii="Cambria Math" w:eastAsiaTheme="minorEastAsia" w:hAnsi="Cambria Math" w:cstheme="minorHAnsi"/>
              <w:sz w:val="22"/>
              <w:szCs w:val="22"/>
            </w:rPr>
            <m:t>=0.0926</m:t>
          </w:del>
        </m:r>
      </m:oMath>
      <w:del w:id="793" w:author="John DeLong" w:date="2020-07-21T14:11:00Z">
        <w:r w:rsidDel="002A62F9">
          <w:rPr>
            <w:rFonts w:eastAsiaTheme="minorEastAsia" w:cstheme="minorHAnsi"/>
            <w:sz w:val="22"/>
            <w:szCs w:val="22"/>
          </w:rPr>
          <w:delText>)</w:delText>
        </w:r>
      </w:del>
      <w:del w:id="794" w:author="John DeLong" w:date="2020-07-24T15:10:00Z">
        <w:r w:rsidDel="007B2CE4">
          <w:rPr>
            <w:rFonts w:eastAsiaTheme="minorEastAsia" w:cstheme="minorHAnsi"/>
            <w:sz w:val="22"/>
            <w:szCs w:val="22"/>
          </w:rPr>
          <w:delText>.</w:delText>
        </w:r>
        <w:r w:rsidRPr="00496E2D" w:rsidDel="007B2CE4">
          <w:rPr>
            <w:rFonts w:eastAsiaTheme="minorEastAsia" w:cstheme="minorHAnsi"/>
            <w:sz w:val="22"/>
            <w:szCs w:val="22"/>
          </w:rPr>
          <w:delText xml:space="preserve"> </w:delText>
        </w:r>
      </w:del>
      <w:moveFromRangeStart w:id="795" w:author="John DeLong" w:date="2020-07-24T15:00:00Z" w:name="move46495269"/>
      <w:moveFrom w:id="796" w:author="John DeLong" w:date="2020-07-24T15:00:00Z">
        <w:del w:id="797" w:author="John DeLong" w:date="2020-07-24T15:10:00Z">
          <w:r w:rsidRPr="00496E2D" w:rsidDel="007B2CE4">
            <w:rPr>
              <w:rFonts w:eastAsiaTheme="minorEastAsia" w:cstheme="minorHAnsi"/>
              <w:sz w:val="22"/>
              <w:szCs w:val="22"/>
            </w:rPr>
            <w:delText xml:space="preserve">The ESS </w:delText>
          </w:r>
          <w:r w:rsidRPr="00496E2D" w:rsidDel="007B2CE4">
            <w:rPr>
              <w:rFonts w:eastAsiaTheme="minorEastAsia" w:cstheme="minorHAnsi"/>
              <w:i/>
              <w:sz w:val="22"/>
              <w:szCs w:val="22"/>
            </w:rPr>
            <w:delText>b</w:delText>
          </w:r>
          <w:r w:rsidRPr="00496E2D" w:rsidDel="007B2CE4">
            <w:rPr>
              <w:rFonts w:eastAsiaTheme="minorEastAsia" w:cstheme="minorHAnsi"/>
              <w:sz w:val="22"/>
              <w:szCs w:val="22"/>
              <w:vertAlign w:val="subscript"/>
            </w:rPr>
            <w:delText>max</w:delText>
          </w:r>
          <w:r w:rsidRPr="00496E2D" w:rsidDel="007B2CE4">
            <w:rPr>
              <w:rFonts w:cstheme="minorHAnsi"/>
              <w:sz w:val="22"/>
              <w:szCs w:val="22"/>
            </w:rPr>
            <w:delText xml:space="preserve"> </w:delText>
          </w:r>
          <w:r w:rsidRPr="00496E2D" w:rsidDel="007B2CE4">
            <w:rPr>
              <w:rFonts w:eastAsiaTheme="minorEastAsia" w:cstheme="minorHAnsi"/>
              <w:sz w:val="22"/>
              <w:szCs w:val="22"/>
            </w:rPr>
            <w:delText xml:space="preserve">for this system is 5.4, which means the ESS </w:delText>
          </w:r>
          <w:r w:rsidRPr="00496E2D" w:rsidDel="007B2CE4">
            <w:rPr>
              <w:rFonts w:eastAsiaTheme="minorEastAsia" w:cstheme="minorHAnsi"/>
              <w:i/>
              <w:sz w:val="22"/>
              <w:szCs w:val="22"/>
            </w:rPr>
            <w:delText>d</w:delText>
          </w:r>
          <w:r w:rsidRPr="00496E2D" w:rsidDel="007B2CE4">
            <w:rPr>
              <w:rFonts w:eastAsiaTheme="minorEastAsia" w:cstheme="minorHAnsi"/>
              <w:sz w:val="22"/>
              <w:szCs w:val="22"/>
              <w:vertAlign w:val="subscript"/>
            </w:rPr>
            <w:delText>min</w:delText>
          </w:r>
          <w:r w:rsidRPr="00496E2D" w:rsidDel="007B2CE4">
            <w:rPr>
              <w:rFonts w:eastAsiaTheme="minorEastAsia" w:cstheme="minorHAnsi"/>
              <w:sz w:val="22"/>
              <w:szCs w:val="22"/>
            </w:rPr>
            <w:delText xml:space="preserve"> is 2.7. </w:delText>
          </w:r>
        </w:del>
      </w:moveFrom>
      <w:moveFromRangeStart w:id="798" w:author="John DeLong" w:date="2020-07-24T14:58:00Z" w:name="move46495139"/>
      <w:moveFromRangeEnd w:id="795"/>
      <w:moveFrom w:id="799" w:author="John DeLong" w:date="2020-07-24T14:58:00Z">
        <w:del w:id="800" w:author="John DeLong" w:date="2020-07-24T15:10:00Z">
          <w:r w:rsidDel="007B2CE4">
            <w:rPr>
              <w:rFonts w:eastAsiaTheme="minorEastAsia" w:cstheme="minorHAnsi"/>
              <w:sz w:val="22"/>
              <w:szCs w:val="22"/>
            </w:rPr>
            <w:delText>The CV of the evolving trait in the initial population was set at 0.3, such that the initial variance in</w:delText>
          </w:r>
          <w:r w:rsidRPr="00E70892" w:rsidDel="007B2CE4">
            <w:rPr>
              <w:rFonts w:eastAsiaTheme="minorEastAsia" w:cstheme="minorHAnsi"/>
              <w:i/>
              <w:sz w:val="22"/>
              <w:szCs w:val="22"/>
            </w:rPr>
            <w:delText xml:space="preserve"> b</w:delText>
          </w:r>
          <w:r w:rsidRPr="00E70892" w:rsidDel="007B2CE4">
            <w:rPr>
              <w:rFonts w:eastAsiaTheme="minorEastAsia" w:cstheme="minorHAnsi"/>
              <w:sz w:val="22"/>
              <w:szCs w:val="22"/>
              <w:vertAlign w:val="subscript"/>
            </w:rPr>
            <w:delText>max</w:delText>
          </w:r>
          <w:r w:rsidDel="007B2CE4">
            <w:rPr>
              <w:rFonts w:eastAsiaTheme="minorEastAsia" w:cstheme="minorHAnsi"/>
              <w:sz w:val="22"/>
              <w:szCs w:val="22"/>
            </w:rPr>
            <w:delText xml:space="preserve"> was 0.29. </w:delText>
          </w:r>
          <w:r w:rsidRPr="00496E2D" w:rsidDel="007B2CE4">
            <w:rPr>
              <w:rFonts w:eastAsiaTheme="minorEastAsia" w:cstheme="minorHAnsi"/>
              <w:sz w:val="22"/>
              <w:szCs w:val="22"/>
            </w:rPr>
            <w:delText xml:space="preserve">Heritability was fixed at 0.75. </w:delText>
          </w:r>
        </w:del>
      </w:moveFrom>
      <w:moveFromRangeEnd w:id="798"/>
      <w:del w:id="801" w:author="John DeLong" w:date="2020-07-24T15:00:00Z">
        <w:r w:rsidRPr="00496E2D" w:rsidDel="007C6FCA">
          <w:rPr>
            <w:rFonts w:eastAsiaTheme="minorEastAsia" w:cstheme="minorHAnsi"/>
            <w:sz w:val="22"/>
            <w:szCs w:val="22"/>
          </w:rPr>
          <w:delText xml:space="preserve">We make density dependence in births and deaths symmetrical, so </w:delText>
        </w:r>
        <w:r w:rsidRPr="00496E2D" w:rsidDel="007C6FCA">
          <w:rPr>
            <w:rFonts w:eastAsiaTheme="minorEastAsia" w:cstheme="minorHAnsi"/>
            <w:i/>
            <w:sz w:val="22"/>
            <w:szCs w:val="22"/>
          </w:rPr>
          <w:delText>b</w:delText>
        </w:r>
        <w:r w:rsidRPr="00496E2D" w:rsidDel="007C6FCA">
          <w:rPr>
            <w:rFonts w:eastAsiaTheme="minorEastAsia" w:cstheme="minorHAnsi"/>
            <w:sz w:val="22"/>
            <w:szCs w:val="22"/>
            <w:vertAlign w:val="subscript"/>
          </w:rPr>
          <w:delText>s</w:delText>
        </w:r>
        <w:r w:rsidRPr="00496E2D" w:rsidDel="007C6FCA">
          <w:rPr>
            <w:rFonts w:eastAsiaTheme="minorEastAsia" w:cstheme="minorHAnsi"/>
            <w:sz w:val="22"/>
            <w:szCs w:val="22"/>
          </w:rPr>
          <w:delText xml:space="preserve"> = </w:delText>
        </w:r>
        <w:r w:rsidRPr="00496E2D" w:rsidDel="007C6FCA">
          <w:rPr>
            <w:rFonts w:eastAsiaTheme="minorEastAsia" w:cstheme="minorHAnsi"/>
            <w:i/>
            <w:sz w:val="22"/>
            <w:szCs w:val="22"/>
          </w:rPr>
          <w:delText>d</w:delText>
        </w:r>
        <w:r w:rsidRPr="00496E2D" w:rsidDel="007C6FCA">
          <w:rPr>
            <w:rFonts w:eastAsiaTheme="minorEastAsia" w:cstheme="minorHAnsi"/>
            <w:sz w:val="22"/>
            <w:szCs w:val="22"/>
            <w:vertAlign w:val="subscript"/>
          </w:rPr>
          <w:delText>s</w:delText>
        </w:r>
        <w:r w:rsidRPr="00496E2D" w:rsidDel="007C6FCA">
          <w:rPr>
            <w:rFonts w:eastAsiaTheme="minorEastAsia" w:cstheme="minorHAnsi"/>
            <w:sz w:val="22"/>
            <w:szCs w:val="22"/>
          </w:rPr>
          <w:delText xml:space="preserve">, and set these equal to </w:delText>
        </w:r>
        <w:r w:rsidRPr="00E51D63" w:rsidDel="007C6FCA">
          <w:rPr>
            <w:rFonts w:cstheme="minorHAnsi"/>
            <w:sz w:val="22"/>
            <w:szCs w:val="22"/>
          </w:rPr>
          <w:delText>0.</w:delText>
        </w:r>
        <w:r w:rsidDel="007C6FCA">
          <w:rPr>
            <w:rFonts w:cstheme="minorHAnsi"/>
            <w:sz w:val="22"/>
            <w:szCs w:val="22"/>
          </w:rPr>
          <w:delText>075</w:delText>
        </w:r>
        <w:r w:rsidRPr="00E51D63" w:rsidDel="007C6FCA">
          <w:rPr>
            <w:rFonts w:cstheme="minorHAnsi"/>
            <w:sz w:val="22"/>
            <w:szCs w:val="22"/>
          </w:rPr>
          <w:delText>, 0.0</w:delText>
        </w:r>
        <w:r w:rsidDel="007C6FCA">
          <w:rPr>
            <w:rFonts w:cstheme="minorHAnsi"/>
            <w:sz w:val="22"/>
            <w:szCs w:val="22"/>
          </w:rPr>
          <w:delText>375</w:delText>
        </w:r>
        <w:r w:rsidRPr="00E51D63" w:rsidDel="007C6FCA">
          <w:rPr>
            <w:rFonts w:cstheme="minorHAnsi"/>
            <w:sz w:val="22"/>
            <w:szCs w:val="22"/>
          </w:rPr>
          <w:delText xml:space="preserve">, </w:delText>
        </w:r>
        <w:r w:rsidDel="007C6FCA">
          <w:rPr>
            <w:rFonts w:cstheme="minorHAnsi"/>
            <w:sz w:val="22"/>
            <w:szCs w:val="22"/>
          </w:rPr>
          <w:delText xml:space="preserve">and </w:delText>
        </w:r>
        <w:r w:rsidRPr="00E51D63" w:rsidDel="007C6FCA">
          <w:rPr>
            <w:rFonts w:cstheme="minorHAnsi"/>
            <w:sz w:val="22"/>
            <w:szCs w:val="22"/>
          </w:rPr>
          <w:delText>0.0</w:delText>
        </w:r>
        <w:r w:rsidDel="007C6FCA">
          <w:rPr>
            <w:rFonts w:cstheme="minorHAnsi"/>
            <w:sz w:val="22"/>
            <w:szCs w:val="22"/>
          </w:rPr>
          <w:delText xml:space="preserve">187 </w:delText>
        </w:r>
        <w:r w:rsidRPr="00496E2D" w:rsidDel="007C6FCA">
          <w:rPr>
            <w:rFonts w:eastAsiaTheme="minorEastAsia" w:cstheme="minorHAnsi"/>
            <w:sz w:val="22"/>
            <w:szCs w:val="22"/>
          </w:rPr>
          <w:delText xml:space="preserve">to generate a gradient in density dependence. </w:delText>
        </w:r>
        <w:r w:rsidR="00F66752" w:rsidDel="007C6FCA">
          <w:rPr>
            <w:rFonts w:eastAsiaTheme="minorEastAsia" w:cstheme="minorHAnsi"/>
            <w:sz w:val="22"/>
            <w:szCs w:val="22"/>
          </w:rPr>
          <w:delText xml:space="preserve">For the non-evolutionary tests of the effect of variance (Comparison 1), we used </w:delText>
        </w:r>
      </w:del>
      <m:oMath>
        <m:sSub>
          <m:sSubPr>
            <m:ctrlPr>
              <w:del w:id="802" w:author="John DeLong" w:date="2020-07-24T15:00:00Z">
                <w:rPr>
                  <w:rFonts w:ascii="Cambria Math" w:hAnsi="Cambria Math" w:cstheme="minorHAnsi"/>
                  <w:sz w:val="22"/>
                  <w:szCs w:val="22"/>
                </w:rPr>
              </w:del>
            </m:ctrlPr>
          </m:sSubPr>
          <m:e>
            <m:r>
              <w:del w:id="803" w:author="John DeLong" w:date="2020-07-24T15:00:00Z">
                <w:rPr>
                  <w:rFonts w:ascii="Cambria Math" w:hAnsi="Cambria Math" w:cstheme="minorHAnsi"/>
                  <w:sz w:val="22"/>
                  <w:szCs w:val="22"/>
                </w:rPr>
                <m:t>b</m:t>
              </w:del>
            </m:r>
          </m:e>
          <m:sub>
            <m:r>
              <w:del w:id="804" w:author="John DeLong" w:date="2020-07-24T15:00:00Z">
                <w:rPr>
                  <w:rFonts w:ascii="Cambria Math" w:hAnsi="Cambria Math" w:cstheme="minorHAnsi"/>
                  <w:sz w:val="22"/>
                  <w:szCs w:val="22"/>
                </w:rPr>
                <m:t>s</m:t>
              </w:del>
            </m:r>
          </m:sub>
        </m:sSub>
        <m:r>
          <w:del w:id="805" w:author="John DeLong" w:date="2020-07-24T15:00:00Z">
            <w:rPr>
              <w:rFonts w:ascii="Cambria Math" w:hAnsi="Cambria Math" w:cstheme="minorHAnsi"/>
              <w:sz w:val="22"/>
              <w:szCs w:val="22"/>
            </w:rPr>
            <m:t>=</m:t>
          </w:del>
        </m:r>
        <m:sSub>
          <m:sSubPr>
            <m:ctrlPr>
              <w:del w:id="806" w:author="John DeLong" w:date="2020-07-24T15:00:00Z">
                <w:rPr>
                  <w:rFonts w:ascii="Cambria Math" w:hAnsi="Cambria Math" w:cstheme="minorHAnsi"/>
                  <w:sz w:val="22"/>
                  <w:szCs w:val="22"/>
                </w:rPr>
              </w:del>
            </m:ctrlPr>
          </m:sSubPr>
          <m:e>
            <m:r>
              <w:del w:id="807" w:author="John DeLong" w:date="2020-07-24T15:00:00Z">
                <w:rPr>
                  <w:rFonts w:ascii="Cambria Math" w:hAnsi="Cambria Math" w:cstheme="minorHAnsi"/>
                  <w:sz w:val="22"/>
                  <w:szCs w:val="22"/>
                </w:rPr>
                <m:t>d</m:t>
              </w:del>
            </m:r>
          </m:e>
          <m:sub>
            <m:r>
              <w:del w:id="808" w:author="John DeLong" w:date="2020-07-24T15:00:00Z">
                <w:rPr>
                  <w:rFonts w:ascii="Cambria Math" w:hAnsi="Cambria Math" w:cstheme="minorHAnsi"/>
                  <w:sz w:val="22"/>
                  <w:szCs w:val="22"/>
                </w:rPr>
                <m:t>s</m:t>
              </w:del>
            </m:r>
          </m:sub>
        </m:sSub>
        <m:r>
          <w:del w:id="809" w:author="John DeLong" w:date="2020-07-24T15:00:00Z">
            <w:rPr>
              <w:rFonts w:ascii="Cambria Math" w:hAnsi="Cambria Math" w:cstheme="minorHAnsi"/>
              <w:sz w:val="22"/>
              <w:szCs w:val="22"/>
            </w:rPr>
            <m:t>=0.</m:t>
          </w:del>
        </m:r>
        <m:r>
          <w:del w:id="810" w:author="John DeLong" w:date="2020-07-24T15:00:00Z">
            <m:rPr>
              <m:sty m:val="p"/>
            </m:rPr>
            <w:rPr>
              <w:rFonts w:ascii="Cambria Math" w:hAnsi="Cambria Math" w:cstheme="minorHAnsi"/>
              <w:sz w:val="22"/>
              <w:szCs w:val="22"/>
            </w:rPr>
            <m:t>04</m:t>
          </w:del>
        </m:r>
      </m:oMath>
      <w:del w:id="811" w:author="John DeLong" w:date="2020-07-24T15:00:00Z">
        <w:r w:rsidR="00F66752" w:rsidDel="007C6FCA">
          <w:rPr>
            <w:rFonts w:eastAsiaTheme="minorEastAsia" w:cstheme="minorHAnsi"/>
            <w:sz w:val="22"/>
            <w:szCs w:val="22"/>
          </w:rPr>
          <w:delText xml:space="preserve">. </w:delText>
        </w:r>
        <w:r w:rsidRPr="00496E2D" w:rsidDel="007C6FCA">
          <w:rPr>
            <w:rFonts w:eastAsiaTheme="minorEastAsia" w:cstheme="minorHAnsi"/>
            <w:sz w:val="22"/>
            <w:szCs w:val="22"/>
          </w:rPr>
          <w:delText xml:space="preserve">Since the equilibrium abundance depends on the value of </w:delText>
        </w:r>
        <w:r w:rsidRPr="00496E2D" w:rsidDel="007C6FCA">
          <w:rPr>
            <w:rFonts w:eastAsiaTheme="minorEastAsia" w:cstheme="minorHAnsi"/>
            <w:i/>
            <w:iCs/>
            <w:sz w:val="22"/>
            <w:szCs w:val="22"/>
          </w:rPr>
          <w:delText>b</w:delText>
        </w:r>
        <w:r w:rsidRPr="00496E2D" w:rsidDel="007C6FCA">
          <w:rPr>
            <w:rFonts w:eastAsiaTheme="minorEastAsia" w:cstheme="minorHAnsi"/>
            <w:i/>
            <w:iCs/>
            <w:sz w:val="22"/>
            <w:szCs w:val="22"/>
            <w:vertAlign w:val="subscript"/>
          </w:rPr>
          <w:delText>max</w:delText>
        </w:r>
        <w:r w:rsidRPr="00496E2D" w:rsidDel="007C6FCA">
          <w:rPr>
            <w:rFonts w:eastAsiaTheme="minorEastAsia" w:cstheme="minorHAnsi"/>
            <w:sz w:val="22"/>
            <w:szCs w:val="22"/>
          </w:rPr>
          <w:delText xml:space="preserve"> (Equation 3), the initial </w:delText>
        </w:r>
        <w:r w:rsidDel="007C6FCA">
          <w:rPr>
            <w:rFonts w:eastAsiaTheme="minorEastAsia" w:cstheme="minorHAnsi"/>
            <w:sz w:val="22"/>
            <w:szCs w:val="22"/>
          </w:rPr>
          <w:delText>carrying capacities</w:delText>
        </w:r>
        <w:r w:rsidRPr="00496E2D" w:rsidDel="007C6FCA">
          <w:rPr>
            <w:rFonts w:eastAsiaTheme="minorEastAsia" w:cstheme="minorHAnsi"/>
            <w:sz w:val="22"/>
            <w:szCs w:val="22"/>
          </w:rPr>
          <w:delText xml:space="preserve"> at </w:delText>
        </w:r>
        <w:r w:rsidRPr="00496E2D" w:rsidDel="007C6FCA">
          <w:rPr>
            <w:rFonts w:eastAsiaTheme="minorEastAsia" w:cstheme="minorHAnsi"/>
            <w:i/>
            <w:iCs/>
            <w:sz w:val="22"/>
            <w:szCs w:val="22"/>
          </w:rPr>
          <w:delText>b</w:delText>
        </w:r>
        <w:r w:rsidRPr="00496E2D" w:rsidDel="007C6FCA">
          <w:rPr>
            <w:rFonts w:eastAsiaTheme="minorEastAsia" w:cstheme="minorHAnsi"/>
            <w:i/>
            <w:iCs/>
            <w:sz w:val="22"/>
            <w:szCs w:val="22"/>
            <w:vertAlign w:val="subscript"/>
          </w:rPr>
          <w:delText>max</w:delText>
        </w:r>
        <w:r w:rsidRPr="00496E2D" w:rsidDel="007C6FCA">
          <w:rPr>
            <w:rFonts w:eastAsiaTheme="minorEastAsia" w:cstheme="minorHAnsi"/>
            <w:sz w:val="22"/>
            <w:szCs w:val="22"/>
          </w:rPr>
          <w:delText xml:space="preserve">=1.8 were </w:delText>
        </w:r>
        <w:r w:rsidDel="007C6FCA">
          <w:rPr>
            <w:rFonts w:eastAsiaTheme="minorEastAsia" w:cstheme="minorHAnsi"/>
            <w:sz w:val="22"/>
            <w:szCs w:val="22"/>
          </w:rPr>
          <w:delText>10, 20, and 4</w:delText>
        </w:r>
        <w:r w:rsidRPr="00E51D63" w:rsidDel="007C6FCA">
          <w:rPr>
            <w:rFonts w:eastAsiaTheme="minorEastAsia" w:cstheme="minorHAnsi"/>
            <w:sz w:val="22"/>
            <w:szCs w:val="22"/>
          </w:rPr>
          <w:delText>0</w:delText>
        </w:r>
        <w:r w:rsidDel="007C6FCA">
          <w:rPr>
            <w:rFonts w:eastAsiaTheme="minorEastAsia" w:cstheme="minorHAnsi"/>
            <w:sz w:val="22"/>
            <w:szCs w:val="22"/>
          </w:rPr>
          <w:delText xml:space="preserve"> </w:delText>
        </w:r>
        <w:r w:rsidRPr="00496E2D" w:rsidDel="007C6FCA">
          <w:rPr>
            <w:rFonts w:eastAsiaTheme="minorEastAsia" w:cstheme="minorHAnsi"/>
            <w:sz w:val="22"/>
            <w:szCs w:val="22"/>
          </w:rPr>
          <w:delText xml:space="preserve">across the three scenarios; </w:delText>
        </w:r>
      </w:del>
      <w:del w:id="812" w:author="John DeLong" w:date="2020-07-24T15:10:00Z">
        <w:r w:rsidRPr="00496E2D" w:rsidDel="007B2CE4">
          <w:rPr>
            <w:rFonts w:eastAsiaTheme="minorEastAsia" w:cstheme="minorHAnsi"/>
            <w:sz w:val="22"/>
            <w:szCs w:val="22"/>
          </w:rPr>
          <w:delText xml:space="preserve">at the ESS value of </w:delText>
        </w:r>
        <w:r w:rsidRPr="00496E2D" w:rsidDel="007B2CE4">
          <w:rPr>
            <w:rFonts w:eastAsiaTheme="minorEastAsia" w:cstheme="minorHAnsi"/>
            <w:i/>
            <w:iCs/>
            <w:sz w:val="22"/>
            <w:szCs w:val="22"/>
          </w:rPr>
          <w:delText>b</w:delText>
        </w:r>
        <w:r w:rsidRPr="00496E2D" w:rsidDel="007B2CE4">
          <w:rPr>
            <w:rFonts w:eastAsiaTheme="minorEastAsia" w:cstheme="minorHAnsi"/>
            <w:i/>
            <w:iCs/>
            <w:sz w:val="22"/>
            <w:szCs w:val="22"/>
            <w:vertAlign w:val="subscript"/>
          </w:rPr>
          <w:delText>max</w:delText>
        </w:r>
        <w:r w:rsidRPr="00496E2D" w:rsidDel="007B2CE4">
          <w:rPr>
            <w:rFonts w:eastAsiaTheme="minorEastAsia" w:cstheme="minorHAnsi"/>
            <w:sz w:val="22"/>
            <w:szCs w:val="22"/>
          </w:rPr>
          <w:delText xml:space="preserve">=5.4, the equilibrium abundances were </w:delText>
        </w:r>
        <w:r w:rsidDel="007B2CE4">
          <w:rPr>
            <w:rFonts w:eastAsiaTheme="minorEastAsia" w:cstheme="minorHAnsi"/>
            <w:sz w:val="22"/>
            <w:szCs w:val="22"/>
          </w:rPr>
          <w:delText>18, 36, and 72</w:delText>
        </w:r>
        <w:r w:rsidRPr="00496E2D" w:rsidDel="007B2CE4">
          <w:rPr>
            <w:rFonts w:eastAsiaTheme="minorEastAsia" w:cstheme="minorHAnsi"/>
            <w:sz w:val="22"/>
            <w:szCs w:val="22"/>
          </w:rPr>
          <w:delText xml:space="preserve">. </w:delText>
        </w:r>
      </w:del>
      <w:moveFromRangeStart w:id="813" w:author="John DeLong" w:date="2020-07-24T15:06:00Z" w:name="move46495598"/>
      <w:moveFrom w:id="814" w:author="John DeLong" w:date="2020-07-24T15:06:00Z">
        <w:del w:id="815" w:author="John DeLong" w:date="2020-07-24T15:10:00Z">
          <w:r w:rsidDel="007B2CE4">
            <w:rPr>
              <w:rFonts w:eastAsiaTheme="minorEastAsia" w:cstheme="minorHAnsi"/>
              <w:sz w:val="22"/>
              <w:szCs w:val="22"/>
            </w:rPr>
            <w:delText xml:space="preserve">For a check on the effect of different parameter values, we also varied </w:delText>
          </w:r>
          <w:r w:rsidRPr="00CD0B5C" w:rsidDel="007B2CE4">
            <w:rPr>
              <w:rFonts w:eastAsiaTheme="minorEastAsia" w:cstheme="minorHAnsi"/>
              <w:i/>
              <w:sz w:val="22"/>
              <w:szCs w:val="22"/>
            </w:rPr>
            <w:delText>c</w:delText>
          </w:r>
          <w:r w:rsidDel="007B2CE4">
            <w:rPr>
              <w:rFonts w:eastAsiaTheme="minorEastAsia" w:cstheme="minorHAnsi"/>
              <w:sz w:val="22"/>
              <w:szCs w:val="22"/>
            </w:rPr>
            <w:delText xml:space="preserve"> (0.06, 0.09, and 1.2), using </w:delText>
          </w:r>
          <w:r w:rsidRPr="00496E2D" w:rsidDel="007B2CE4">
            <w:rPr>
              <w:rFonts w:eastAsiaTheme="minorEastAsia" w:cstheme="minorHAnsi"/>
              <w:i/>
              <w:iCs/>
              <w:sz w:val="22"/>
              <w:szCs w:val="22"/>
            </w:rPr>
            <w:delText>b</w:delText>
          </w:r>
          <w:r w:rsidRPr="00496E2D" w:rsidDel="007B2CE4">
            <w:rPr>
              <w:rFonts w:eastAsiaTheme="minorEastAsia" w:cstheme="minorHAnsi"/>
              <w:i/>
              <w:iCs/>
              <w:sz w:val="22"/>
              <w:szCs w:val="22"/>
              <w:vertAlign w:val="subscript"/>
            </w:rPr>
            <w:delText>max</w:delText>
          </w:r>
          <w:r w:rsidDel="007B2CE4">
            <w:rPr>
              <w:rFonts w:eastAsiaTheme="minorEastAsia" w:cstheme="minorHAnsi"/>
              <w:i/>
              <w:iCs/>
              <w:sz w:val="22"/>
              <w:szCs w:val="22"/>
              <w:vertAlign w:val="subscript"/>
            </w:rPr>
            <w:delText xml:space="preserve"> </w:delText>
          </w:r>
          <w:r w:rsidRPr="00496E2D" w:rsidDel="007B2CE4">
            <w:rPr>
              <w:rFonts w:eastAsiaTheme="minorEastAsia" w:cstheme="minorHAnsi"/>
              <w:sz w:val="22"/>
              <w:szCs w:val="22"/>
            </w:rPr>
            <w:delText>=</w:delText>
          </w:r>
          <w:r w:rsidDel="007B2CE4">
            <w:rPr>
              <w:rFonts w:eastAsiaTheme="minorEastAsia" w:cstheme="minorHAnsi"/>
              <w:sz w:val="22"/>
              <w:szCs w:val="22"/>
            </w:rPr>
            <w:delText xml:space="preserve"> </w:delText>
          </w:r>
          <w:r w:rsidRPr="00496E2D" w:rsidDel="007B2CE4">
            <w:rPr>
              <w:rFonts w:eastAsiaTheme="minorEastAsia" w:cstheme="minorHAnsi"/>
              <w:sz w:val="22"/>
              <w:szCs w:val="22"/>
            </w:rPr>
            <w:delText>1.8</w:delText>
          </w:r>
          <w:r w:rsidDel="007B2CE4">
            <w:rPr>
              <w:rFonts w:eastAsiaTheme="minorEastAsia" w:cstheme="minorHAnsi"/>
              <w:sz w:val="22"/>
              <w:szCs w:val="22"/>
            </w:rPr>
            <w:delText xml:space="preserve"> and one level of density dependence (</w:delText>
          </w:r>
        </w:del>
        <m:oMath>
          <m:sSub>
            <m:sSubPr>
              <m:ctrlPr>
                <w:del w:id="816" w:author="John DeLong" w:date="2020-07-24T15:10:00Z">
                  <w:rPr>
                    <w:rFonts w:ascii="Cambria Math" w:hAnsi="Cambria Math" w:cstheme="minorHAnsi"/>
                    <w:sz w:val="22"/>
                    <w:szCs w:val="22"/>
                  </w:rPr>
                </w:del>
              </m:ctrlPr>
            </m:sSubPr>
            <m:e>
              <m:r>
                <w:del w:id="817" w:author="John DeLong" w:date="2020-07-24T15:10:00Z">
                  <w:rPr>
                    <w:rFonts w:ascii="Cambria Math" w:hAnsi="Cambria Math" w:cstheme="minorHAnsi"/>
                    <w:sz w:val="22"/>
                    <w:szCs w:val="22"/>
                  </w:rPr>
                  <m:t>b</m:t>
                </w:del>
              </m:r>
            </m:e>
            <m:sub>
              <m:r>
                <w:del w:id="818" w:author="John DeLong" w:date="2020-07-24T15:10:00Z">
                  <w:rPr>
                    <w:rFonts w:ascii="Cambria Math" w:hAnsi="Cambria Math" w:cstheme="minorHAnsi"/>
                    <w:sz w:val="22"/>
                    <w:szCs w:val="22"/>
                  </w:rPr>
                  <m:t>s</m:t>
                </w:del>
              </m:r>
            </m:sub>
          </m:sSub>
          <m:r>
            <w:del w:id="819" w:author="John DeLong" w:date="2020-07-24T15:10:00Z">
              <w:rPr>
                <w:rFonts w:ascii="Cambria Math" w:hAnsi="Cambria Math" w:cstheme="minorHAnsi"/>
                <w:sz w:val="22"/>
                <w:szCs w:val="22"/>
              </w:rPr>
              <m:t>=</m:t>
            </w:del>
          </m:r>
          <m:sSub>
            <m:sSubPr>
              <m:ctrlPr>
                <w:del w:id="820" w:author="John DeLong" w:date="2020-07-24T15:10:00Z">
                  <w:rPr>
                    <w:rFonts w:ascii="Cambria Math" w:hAnsi="Cambria Math" w:cstheme="minorHAnsi"/>
                    <w:sz w:val="22"/>
                    <w:szCs w:val="22"/>
                  </w:rPr>
                </w:del>
              </m:ctrlPr>
            </m:sSubPr>
            <m:e>
              <m:r>
                <w:del w:id="821" w:author="John DeLong" w:date="2020-07-24T15:10:00Z">
                  <w:rPr>
                    <w:rFonts w:ascii="Cambria Math" w:hAnsi="Cambria Math" w:cstheme="minorHAnsi"/>
                    <w:sz w:val="22"/>
                    <w:szCs w:val="22"/>
                  </w:rPr>
                  <m:t>d</m:t>
                </w:del>
              </m:r>
            </m:e>
            <m:sub>
              <m:r>
                <w:del w:id="822" w:author="John DeLong" w:date="2020-07-24T15:10:00Z">
                  <w:rPr>
                    <w:rFonts w:ascii="Cambria Math" w:hAnsi="Cambria Math" w:cstheme="minorHAnsi"/>
                    <w:sz w:val="22"/>
                    <w:szCs w:val="22"/>
                  </w:rPr>
                  <m:t>s</m:t>
                </w:del>
              </m:r>
            </m:sub>
          </m:sSub>
          <m:r>
            <w:del w:id="823" w:author="John DeLong" w:date="2020-07-24T15:10:00Z">
              <w:rPr>
                <w:rFonts w:ascii="Cambria Math" w:hAnsi="Cambria Math" w:cstheme="minorHAnsi"/>
                <w:sz w:val="22"/>
                <w:szCs w:val="22"/>
              </w:rPr>
              <m:t>=0.</m:t>
            </w:del>
          </m:r>
          <m:r>
            <w:del w:id="824" w:author="John DeLong" w:date="2020-07-24T15:10:00Z">
              <m:rPr>
                <m:sty m:val="p"/>
              </m:rPr>
              <w:rPr>
                <w:rFonts w:ascii="Cambria Math" w:hAnsi="Cambria Math" w:cstheme="minorHAnsi"/>
                <w:sz w:val="22"/>
                <w:szCs w:val="22"/>
              </w:rPr>
              <m:t>04</m:t>
            </w:del>
          </m:r>
        </m:oMath>
        <w:moveFrom w:id="825" w:author="John DeLong" w:date="2020-07-24T15:06:00Z">
          <w:del w:id="826" w:author="John DeLong" w:date="2020-07-24T15:10:00Z">
            <w:r w:rsidDel="007B2CE4">
              <w:rPr>
                <w:rFonts w:eastAsiaTheme="minorEastAsia" w:cstheme="minorHAnsi"/>
                <w:sz w:val="22"/>
                <w:szCs w:val="22"/>
              </w:rPr>
              <w:delText xml:space="preserve">). </w:delText>
            </w:r>
          </w:del>
        </w:moveFrom>
        <w:moveFromRangeEnd w:id="813"/>
        <w:del w:id="827" w:author="John DeLong" w:date="2020-07-24T15:10:00Z">
          <w:r w:rsidRPr="00496E2D" w:rsidDel="007B2CE4">
            <w:rPr>
              <w:rFonts w:eastAsiaTheme="minorEastAsia" w:cstheme="minorHAnsi"/>
              <w:sz w:val="22"/>
              <w:szCs w:val="22"/>
            </w:rPr>
            <w:delText>For Comparison 3, p</w:delText>
          </w:r>
        </w:del>
        <w:ins w:id="828" w:author="John DeLong" w:date="2020-07-24T15:11:00Z">
          <w:r w:rsidR="007B2CE4">
            <w:rPr>
              <w:rFonts w:eastAsiaTheme="minorEastAsia" w:cstheme="minorHAnsi"/>
              <w:sz w:val="22"/>
              <w:szCs w:val="22"/>
            </w:rPr>
            <w:t>p</w:t>
          </w:r>
        </w:ins>
        <w:r w:rsidRPr="00496E2D">
          <w:rPr>
            <w:rFonts w:eastAsiaTheme="minorEastAsia" w:cstheme="minorHAnsi"/>
            <w:sz w:val="22"/>
            <w:szCs w:val="22"/>
          </w:rPr>
          <w:t xml:space="preserve">opulations </w:t>
        </w:r>
        <w:del w:id="829" w:author="John DeLong" w:date="2020-07-24T15:11:00Z">
          <w:r w:rsidRPr="00496E2D" w:rsidDel="007B2CE4">
            <w:rPr>
              <w:rFonts w:eastAsiaTheme="minorEastAsia" w:cstheme="minorHAnsi"/>
              <w:sz w:val="22"/>
              <w:szCs w:val="22"/>
            </w:rPr>
            <w:delText xml:space="preserve">were initialized </w:delText>
          </w:r>
        </w:del>
        <w:r w:rsidRPr="00496E2D">
          <w:rPr>
            <w:rFonts w:eastAsiaTheme="minorEastAsia" w:cstheme="minorHAnsi"/>
            <w:sz w:val="22"/>
            <w:szCs w:val="22"/>
          </w:rPr>
          <w:t xml:space="preserve">with </w:t>
        </w:r>
        <w:r>
          <w:rPr>
            <w:rFonts w:eastAsiaTheme="minorEastAsia" w:cstheme="minorHAnsi"/>
            <w:sz w:val="22"/>
            <w:szCs w:val="22"/>
          </w:rPr>
          <w:t>72</w:t>
        </w:r>
        <w:r w:rsidRPr="00496E2D">
          <w:rPr>
            <w:rFonts w:eastAsiaTheme="minorEastAsia" w:cstheme="minorHAnsi"/>
            <w:sz w:val="22"/>
            <w:szCs w:val="22"/>
          </w:rPr>
          <w:t xml:space="preserve"> individuals with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sidRPr="00496E2D">
          <w:rPr>
            <w:rFonts w:eastAsiaTheme="minorEastAsia" w:cstheme="minorHAnsi"/>
            <w:sz w:val="22"/>
            <w:szCs w:val="22"/>
          </w:rPr>
          <w:t xml:space="preserve"> (thus at the </w:t>
        </w:r>
        <w:r>
          <w:rPr>
            <w:rFonts w:eastAsiaTheme="minorEastAsia" w:cstheme="minorHAnsi"/>
            <w:sz w:val="22"/>
            <w:szCs w:val="22"/>
          </w:rPr>
          <w:t>eco-evolutionary equilibrium</w:t>
        </w:r>
        <w:r w:rsidRPr="00496E2D">
          <w:rPr>
            <w:rFonts w:eastAsiaTheme="minorEastAsia" w:cstheme="minorHAnsi"/>
            <w:sz w:val="22"/>
            <w:szCs w:val="22"/>
          </w:rPr>
          <w:t xml:space="preserve"> for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m:t>
          </m:r>
          <m:r>
            <m:rPr>
              <m:sty m:val="p"/>
            </m:rPr>
            <w:rPr>
              <w:rFonts w:ascii="Cambria Math" w:hAnsi="Cambria Math" w:cstheme="minorHAnsi"/>
              <w:sz w:val="22"/>
              <w:szCs w:val="22"/>
            </w:rPr>
            <m:t>0187</m:t>
          </m:r>
        </m:oMath>
        <w:r w:rsidRPr="00496E2D">
          <w:rPr>
            <w:rFonts w:eastAsiaTheme="minorEastAsia" w:cstheme="minorHAnsi"/>
            <w:sz w:val="22"/>
            <w:szCs w:val="22"/>
          </w:rPr>
          <w:t xml:space="preserve">). Individuals were culled </w:t>
        </w:r>
        <w:r>
          <w:rPr>
            <w:rFonts w:eastAsiaTheme="minorEastAsia" w:cstheme="minorHAnsi"/>
            <w:sz w:val="22"/>
            <w:szCs w:val="22"/>
          </w:rPr>
          <w:t>at random with respect to their traits</w:t>
        </w:r>
        <w:r w:rsidRPr="00496E2D">
          <w:rPr>
            <w:rFonts w:eastAsiaTheme="minorEastAsia" w:cstheme="minorHAnsi"/>
            <w:sz w:val="22"/>
            <w:szCs w:val="22"/>
          </w:rPr>
          <w:t xml:space="preserve"> </w:t>
        </w:r>
        <w:r>
          <w:rPr>
            <w:rFonts w:eastAsiaTheme="minorEastAsia" w:cstheme="minorHAnsi"/>
            <w:sz w:val="22"/>
            <w:szCs w:val="22"/>
          </w:rPr>
          <w:t xml:space="preserve">with a culling rate of </w:t>
        </w:r>
        <m:oMath>
          <m:r>
            <w:rPr>
              <w:rFonts w:ascii="Cambria Math" w:eastAsiaTheme="minorEastAsia" w:hAnsi="Cambria Math" w:cstheme="minorHAnsi"/>
              <w:sz w:val="22"/>
              <w:szCs w:val="22"/>
            </w:rPr>
            <m:t>x=10,000</m:t>
          </m:r>
        </m:oMath>
        <w:r>
          <w:rPr>
            <w:rFonts w:eastAsiaTheme="minorEastAsia" w:cstheme="minorHAnsi"/>
            <w:sz w:val="22"/>
            <w:szCs w:val="22"/>
          </w:rPr>
          <w:t xml:space="preserve"> (which ensures that the population size rapidly approaches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values of</w:t>
        </w:r>
        <w:r w:rsidRPr="00496E2D">
          <w:rPr>
            <w:rFonts w:eastAsiaTheme="minorEastAsia" w:cstheme="minorHAnsi"/>
            <w:sz w:val="22"/>
            <w:szCs w:val="22"/>
          </w:rPr>
          <w:t xml:space="preserve"> </w:t>
        </w:r>
        <w:r>
          <w:rPr>
            <w:rFonts w:eastAsiaTheme="minorEastAsia" w:cstheme="minorHAnsi"/>
            <w:sz w:val="22"/>
            <w:szCs w:val="22"/>
          </w:rPr>
          <w:t>5</w:t>
        </w:r>
        <w:r w:rsidRPr="00496E2D">
          <w:rPr>
            <w:rFonts w:eastAsiaTheme="minorEastAsia" w:cstheme="minorHAnsi"/>
            <w:sz w:val="22"/>
            <w:szCs w:val="22"/>
          </w:rPr>
          <w:t xml:space="preserve">0, </w:t>
        </w:r>
        <w:r>
          <w:rPr>
            <w:rFonts w:eastAsiaTheme="minorEastAsia" w:cstheme="minorHAnsi"/>
            <w:sz w:val="22"/>
            <w:szCs w:val="22"/>
          </w:rPr>
          <w:t>3</w:t>
        </w:r>
        <w:r w:rsidRPr="00496E2D">
          <w:rPr>
            <w:rFonts w:eastAsiaTheme="minorEastAsia" w:cstheme="minorHAnsi"/>
            <w:sz w:val="22"/>
            <w:szCs w:val="22"/>
          </w:rPr>
          <w:t>0, or 10. We ran each simulation</w:t>
        </w:r>
        <w:r>
          <w:rPr>
            <w:rFonts w:eastAsiaTheme="minorEastAsia" w:cstheme="minorHAnsi"/>
            <w:sz w:val="22"/>
            <w:szCs w:val="22"/>
          </w:rPr>
          <w:t xml:space="preserve"> </w:t>
        </w:r>
        <w:ins w:id="830" w:author="John DeLong" w:date="2020-07-24T15:11:00Z">
          <w:r w:rsidR="007B2CE4">
            <w:rPr>
              <w:rFonts w:eastAsiaTheme="minorEastAsia" w:cstheme="minorHAnsi"/>
              <w:sz w:val="22"/>
              <w:szCs w:val="22"/>
            </w:rPr>
            <w:t xml:space="preserve">for 400 time steps and </w:t>
          </w:r>
        </w:ins>
        <w:ins w:id="831" w:author="John DeLong" w:date="2020-07-24T15:12:00Z">
          <w:r w:rsidR="007B2CE4" w:rsidRPr="00496E2D">
            <w:rPr>
              <w:rFonts w:eastAsiaTheme="minorEastAsia" w:cstheme="minorHAnsi"/>
              <w:sz w:val="22"/>
              <w:szCs w:val="22"/>
            </w:rPr>
            <w:t>replicated each stochastic simulation 50 times.</w:t>
          </w:r>
        </w:ins>
        <w:ins w:id="832" w:author="John DeLong" w:date="2020-07-24T15:13:00Z">
          <w:r w:rsidR="00A93BC9">
            <w:rPr>
              <w:rFonts w:eastAsiaTheme="minorEastAsia" w:cstheme="minorHAnsi"/>
              <w:sz w:val="22"/>
              <w:szCs w:val="22"/>
            </w:rPr>
            <w:t xml:space="preserve"> We also tracked lifetime reproductive success in this set of simulations.</w:t>
          </w:r>
        </w:ins>
        <w:del w:id="833" w:author="John DeLong" w:date="2020-07-24T15:12:00Z">
          <w:r w:rsidDel="007B2CE4">
            <w:rPr>
              <w:rFonts w:eastAsiaTheme="minorEastAsia" w:cstheme="minorHAnsi"/>
              <w:sz w:val="22"/>
              <w:szCs w:val="22"/>
            </w:rPr>
            <w:delText>long enough to clearly identify its attractor, which was</w:delText>
          </w:r>
          <w:r w:rsidRPr="00496E2D" w:rsidDel="007B2CE4">
            <w:rPr>
              <w:rFonts w:eastAsiaTheme="minorEastAsia" w:cstheme="minorHAnsi"/>
              <w:sz w:val="22"/>
              <w:szCs w:val="22"/>
            </w:rPr>
            <w:delText xml:space="preserve"> </w:delText>
          </w:r>
          <w:r w:rsidDel="007B2CE4">
            <w:rPr>
              <w:rFonts w:eastAsiaTheme="minorEastAsia" w:cstheme="minorHAnsi"/>
              <w:sz w:val="22"/>
              <w:szCs w:val="22"/>
            </w:rPr>
            <w:delText>50</w:delText>
          </w:r>
          <w:r w:rsidRPr="005C4B5C" w:rsidDel="007B2CE4">
            <w:rPr>
              <w:rFonts w:eastAsiaTheme="minorEastAsia" w:cstheme="minorHAnsi"/>
              <w:sz w:val="22"/>
              <w:szCs w:val="22"/>
            </w:rPr>
            <w:delText xml:space="preserve"> </w:delText>
          </w:r>
          <w:r w:rsidDel="007B2CE4">
            <w:rPr>
              <w:rFonts w:eastAsiaTheme="minorEastAsia" w:cstheme="minorHAnsi"/>
              <w:sz w:val="22"/>
              <w:szCs w:val="22"/>
            </w:rPr>
            <w:delText>for comparisons (ecology only) and 400 for all subsequent eco-evolutionary simulations. We</w:delText>
          </w:r>
          <w:r w:rsidRPr="00496E2D" w:rsidDel="007B2CE4">
            <w:rPr>
              <w:rFonts w:eastAsiaTheme="minorEastAsia" w:cstheme="minorHAnsi"/>
              <w:sz w:val="22"/>
              <w:szCs w:val="22"/>
            </w:rPr>
            <w:delText xml:space="preserve"> replicated each stochastic simulation 50 times. </w:delText>
          </w:r>
        </w:del>
      </w:moveFrom>
    </w:p>
    <w:p w14:paraId="31F22B0E" w14:textId="5B5948AB" w:rsidR="008F3CF5" w:rsidDel="00A93BC9" w:rsidRDefault="008F3CF5" w:rsidP="008F3CF5">
      <w:pPr>
        <w:spacing w:after="0" w:line="480" w:lineRule="auto"/>
        <w:ind w:firstLine="720"/>
        <w:contextualSpacing/>
        <w:rPr>
          <w:moveFrom w:id="834" w:author="John DeLong" w:date="2020-07-24T15:13:00Z"/>
          <w:rFonts w:eastAsiaTheme="minorEastAsia" w:cstheme="minorHAnsi"/>
          <w:sz w:val="22"/>
          <w:szCs w:val="22"/>
        </w:rPr>
      </w:pPr>
      <w:moveFromRangeStart w:id="835" w:author="John DeLong" w:date="2020-07-24T15:13:00Z" w:name="move46495997"/>
      <w:moveFrom w:id="836" w:author="John DeLong" w:date="2020-07-24T15:13:00Z">
        <w:r w:rsidRPr="00496E2D" w:rsidDel="00A93BC9">
          <w:rPr>
            <w:rFonts w:eastAsiaTheme="minorEastAsia" w:cstheme="minorHAnsi"/>
            <w:sz w:val="22"/>
            <w:szCs w:val="22"/>
          </w:rPr>
          <w:t xml:space="preserve">To evaluate patterns in individual fitness across GEM simulations, we tracked the number of reproductive events and the lifespan for each individual. This allowed us to visualize the realized relationship between each individual’s </w:t>
        </w:r>
        <w:r w:rsidRPr="00496E2D" w:rsidDel="00A93BC9">
          <w:rPr>
            <w:rFonts w:eastAsiaTheme="minorEastAsia" w:cstheme="minorHAnsi"/>
            <w:i/>
            <w:sz w:val="22"/>
            <w:szCs w:val="22"/>
          </w:rPr>
          <w:t>b</w:t>
        </w:r>
        <w:r w:rsidRPr="00496E2D" w:rsidDel="00A93BC9">
          <w:rPr>
            <w:rFonts w:eastAsiaTheme="minorEastAsia" w:cstheme="minorHAnsi"/>
            <w:sz w:val="22"/>
            <w:szCs w:val="22"/>
            <w:vertAlign w:val="subscript"/>
          </w:rPr>
          <w:t>max</w:t>
        </w:r>
        <w:r w:rsidRPr="00496E2D" w:rsidDel="00A93BC9">
          <w:rPr>
            <w:rFonts w:eastAsiaTheme="minorEastAsia" w:cstheme="minorHAnsi"/>
            <w:sz w:val="22"/>
            <w:szCs w:val="22"/>
          </w:rPr>
          <w:t xml:space="preserve"> and lifetime reproductive success, akin to Figure 1B. We do this for </w:t>
        </w:r>
        <w:r w:rsidR="00DE7F28" w:rsidDel="00A93BC9">
          <w:rPr>
            <w:rFonts w:eastAsiaTheme="minorEastAsia" w:cstheme="minorHAnsi"/>
            <w:sz w:val="22"/>
            <w:szCs w:val="22"/>
          </w:rPr>
          <w:t xml:space="preserve">the </w:t>
        </w:r>
        <w:r w:rsidRPr="00496E2D" w:rsidDel="00A93BC9">
          <w:rPr>
            <w:rFonts w:eastAsiaTheme="minorEastAsia" w:cstheme="minorHAnsi"/>
            <w:sz w:val="22"/>
            <w:szCs w:val="22"/>
          </w:rPr>
          <w:t xml:space="preserve">population toward the end of the simulation (born after time step </w:t>
        </w:r>
        <w:r w:rsidDel="00A93BC9">
          <w:rPr>
            <w:rFonts w:eastAsiaTheme="minorEastAsia" w:cstheme="minorHAnsi"/>
            <w:sz w:val="22"/>
            <w:szCs w:val="22"/>
          </w:rPr>
          <w:t>3</w:t>
        </w:r>
        <w:r w:rsidRPr="00496E2D" w:rsidDel="00A93BC9">
          <w:rPr>
            <w:rFonts w:eastAsiaTheme="minorEastAsia" w:cstheme="minorHAnsi"/>
            <w:sz w:val="22"/>
            <w:szCs w:val="22"/>
          </w:rPr>
          <w:t>50)</w:t>
        </w:r>
        <w:r w:rsidR="00BE4C3E" w:rsidDel="00A93BC9">
          <w:rPr>
            <w:rFonts w:eastAsiaTheme="minorEastAsia" w:cstheme="minorHAnsi"/>
            <w:sz w:val="22"/>
            <w:szCs w:val="22"/>
          </w:rPr>
          <w:t xml:space="preserve"> </w:t>
        </w:r>
        <w:r w:rsidR="00DE7F28" w:rsidDel="00A93BC9">
          <w:rPr>
            <w:rFonts w:eastAsiaTheme="minorEastAsia" w:cstheme="minorHAnsi"/>
            <w:sz w:val="22"/>
            <w:szCs w:val="22"/>
          </w:rPr>
          <w:t>and</w:t>
        </w:r>
        <w:r w:rsidRPr="00496E2D" w:rsidDel="00A93BC9">
          <w:rPr>
            <w:rFonts w:eastAsiaTheme="minorEastAsia" w:cstheme="minorHAnsi"/>
            <w:sz w:val="22"/>
            <w:szCs w:val="22"/>
          </w:rPr>
          <w:t xml:space="preserve"> includ</w:t>
        </w:r>
        <w:r w:rsidR="00DE7F28" w:rsidDel="00A93BC9">
          <w:rPr>
            <w:rFonts w:eastAsiaTheme="minorEastAsia" w:cstheme="minorHAnsi"/>
            <w:sz w:val="22"/>
            <w:szCs w:val="22"/>
          </w:rPr>
          <w:t xml:space="preserve">ing only </w:t>
        </w:r>
        <w:r w:rsidRPr="00496E2D" w:rsidDel="00A93BC9">
          <w:rPr>
            <w:rFonts w:eastAsiaTheme="minorEastAsia" w:cstheme="minorHAnsi"/>
            <w:sz w:val="22"/>
            <w:szCs w:val="22"/>
          </w:rPr>
          <w:t xml:space="preserve">individuals that died before the end of the simulation. </w:t>
        </w:r>
      </w:moveFrom>
    </w:p>
    <w:moveFromRangeEnd w:id="835"/>
    <w:p w14:paraId="326A73F4" w14:textId="77777777" w:rsidR="008F3CF5" w:rsidRPr="00496E2D" w:rsidRDefault="008F3CF5" w:rsidP="008F3CF5">
      <w:pPr>
        <w:spacing w:after="0" w:line="480" w:lineRule="auto"/>
        <w:contextualSpacing/>
        <w:rPr>
          <w:rFonts w:cstheme="minorHAnsi"/>
          <w:sz w:val="22"/>
          <w:szCs w:val="22"/>
        </w:rPr>
      </w:pPr>
      <w:r w:rsidRPr="00496E2D">
        <w:rPr>
          <w:rFonts w:cstheme="minorHAnsi"/>
          <w:b/>
          <w:sz w:val="22"/>
          <w:szCs w:val="22"/>
        </w:rPr>
        <w:t>Results</w:t>
      </w:r>
    </w:p>
    <w:p w14:paraId="6DB36F35" w14:textId="0CFBC579" w:rsidR="0073431C" w:rsidRDefault="008F3CF5">
      <w:pPr>
        <w:spacing w:after="0" w:line="480" w:lineRule="auto"/>
        <w:contextualSpacing/>
        <w:rPr>
          <w:ins w:id="837" w:author="John DeLong" w:date="2020-07-24T19:22:00Z"/>
          <w:rFonts w:cstheme="minorHAnsi"/>
          <w:sz w:val="22"/>
          <w:szCs w:val="22"/>
        </w:rPr>
        <w:pPrChange w:id="838" w:author="John DeLong" w:date="2020-07-24T19:22:00Z">
          <w:pPr>
            <w:spacing w:after="0" w:line="480" w:lineRule="auto"/>
            <w:ind w:firstLine="720"/>
            <w:contextualSpacing/>
          </w:pPr>
        </w:pPrChange>
      </w:pPr>
      <w:del w:id="839" w:author="John DeLong" w:date="2020-07-18T16:47:00Z">
        <w:r w:rsidRPr="00496E2D" w:rsidDel="004E6174">
          <w:rPr>
            <w:rFonts w:cstheme="minorHAnsi"/>
            <w:i/>
            <w:iCs/>
            <w:sz w:val="22"/>
            <w:szCs w:val="22"/>
          </w:rPr>
          <w:delText xml:space="preserve">Comparison </w:delText>
        </w:r>
      </w:del>
      <w:del w:id="840" w:author="John DeLong" w:date="2020-07-18T16:48:00Z">
        <w:r w:rsidRPr="00496E2D" w:rsidDel="004E6174">
          <w:rPr>
            <w:rFonts w:cstheme="minorHAnsi"/>
            <w:i/>
            <w:iCs/>
            <w:sz w:val="22"/>
            <w:szCs w:val="22"/>
          </w:rPr>
          <w:delText>1</w:delText>
        </w:r>
      </w:del>
      <w:ins w:id="841" w:author="John DeLong" w:date="2020-07-18T16:51:00Z">
        <w:r w:rsidR="004E6174" w:rsidRPr="000C66AD">
          <w:rPr>
            <w:rFonts w:cstheme="minorHAnsi"/>
            <w:i/>
            <w:sz w:val="22"/>
            <w:szCs w:val="22"/>
          </w:rPr>
          <w:t xml:space="preserve">The effect of individual variation on population </w:t>
        </w:r>
        <w:proofErr w:type="gramStart"/>
        <w:r w:rsidR="004E6174" w:rsidRPr="000C66AD">
          <w:rPr>
            <w:rFonts w:cstheme="minorHAnsi"/>
            <w:i/>
            <w:sz w:val="22"/>
            <w:szCs w:val="22"/>
          </w:rPr>
          <w:t>abundance</w:t>
        </w:r>
        <w:r w:rsidR="004E6174">
          <w:rPr>
            <w:rFonts w:cstheme="minorHAnsi"/>
            <w:sz w:val="22"/>
            <w:szCs w:val="22"/>
          </w:rPr>
          <w:t>.—</w:t>
        </w:r>
      </w:ins>
      <w:proofErr w:type="gramEnd"/>
      <w:del w:id="842" w:author="John DeLong" w:date="2020-07-18T16:51:00Z">
        <w:r w:rsidRPr="00496E2D" w:rsidDel="004E6174">
          <w:rPr>
            <w:rFonts w:cstheme="minorHAnsi"/>
            <w:i/>
            <w:iCs/>
            <w:sz w:val="22"/>
            <w:szCs w:val="22"/>
          </w:rPr>
          <w:delText xml:space="preserve">: </w:delText>
        </w:r>
      </w:del>
      <w:r>
        <w:rPr>
          <w:rFonts w:cstheme="minorHAnsi"/>
          <w:iCs/>
          <w:sz w:val="22"/>
          <w:szCs w:val="22"/>
        </w:rPr>
        <w:t xml:space="preserve">In the first comparison, we sought to determine if individual variation </w:t>
      </w:r>
      <w:ins w:id="843" w:author="John DeLong" w:date="2020-07-24T15:33:00Z">
        <w:r w:rsidR="00E7119A">
          <w:rPr>
            <w:rFonts w:cstheme="minorHAnsi"/>
            <w:iCs/>
            <w:sz w:val="22"/>
            <w:szCs w:val="22"/>
          </w:rPr>
          <w:t xml:space="preserve">and stochasticity </w:t>
        </w:r>
      </w:ins>
      <w:r>
        <w:rPr>
          <w:rFonts w:cstheme="minorHAnsi"/>
          <w:iCs/>
          <w:sz w:val="22"/>
          <w:szCs w:val="22"/>
        </w:rPr>
        <w:t xml:space="preserve">altered population abundance relative to the expected equilibrium abundance. </w:t>
      </w:r>
      <w:r w:rsidRPr="00496E2D">
        <w:rPr>
          <w:rFonts w:cstheme="minorHAnsi"/>
          <w:sz w:val="22"/>
          <w:szCs w:val="22"/>
        </w:rPr>
        <w:t xml:space="preserve">Reducing heritability to zero effectively eliminates evolution by natural selection, revealing how </w:t>
      </w:r>
      <w:ins w:id="844" w:author="John DeLong" w:date="2020-07-24T16:33:00Z">
        <w:r w:rsidR="00496881">
          <w:rPr>
            <w:rFonts w:cstheme="minorHAnsi"/>
            <w:sz w:val="22"/>
            <w:szCs w:val="22"/>
          </w:rPr>
          <w:t xml:space="preserve">stochasticity and </w:t>
        </w:r>
      </w:ins>
      <w:r w:rsidRPr="00496E2D">
        <w:rPr>
          <w:rFonts w:cstheme="minorHAnsi"/>
          <w:sz w:val="22"/>
          <w:szCs w:val="22"/>
        </w:rPr>
        <w:t xml:space="preserve">trait variation </w:t>
      </w:r>
      <w:r w:rsidRPr="00496E2D">
        <w:rPr>
          <w:rFonts w:cstheme="minorHAnsi"/>
          <w:i/>
          <w:sz w:val="22"/>
          <w:szCs w:val="22"/>
        </w:rPr>
        <w:t>per se</w:t>
      </w:r>
      <w:r w:rsidRPr="00496E2D">
        <w:rPr>
          <w:rFonts w:cstheme="minorHAnsi"/>
          <w:sz w:val="22"/>
          <w:szCs w:val="22"/>
        </w:rPr>
        <w:t xml:space="preserve"> alters the dynamics of the system (Figure </w:t>
      </w:r>
      <w:r>
        <w:rPr>
          <w:rFonts w:cstheme="minorHAnsi"/>
          <w:sz w:val="22"/>
          <w:szCs w:val="22"/>
        </w:rPr>
        <w:t>2</w:t>
      </w:r>
      <w:r w:rsidRPr="00496E2D">
        <w:rPr>
          <w:rFonts w:cstheme="minorHAnsi"/>
          <w:sz w:val="22"/>
          <w:szCs w:val="22"/>
        </w:rPr>
        <w:t xml:space="preserve">). </w:t>
      </w:r>
      <w:ins w:id="845" w:author="John DeLong" w:date="2020-07-24T16:33:00Z">
        <w:r w:rsidR="00496881">
          <w:rPr>
            <w:rFonts w:cstheme="minorHAnsi"/>
            <w:sz w:val="22"/>
            <w:szCs w:val="22"/>
          </w:rPr>
          <w:t>At low carrying capacity (</w:t>
        </w:r>
        <w:r w:rsidR="00496881" w:rsidRPr="0073431C">
          <w:rPr>
            <w:rFonts w:cstheme="minorHAnsi"/>
            <w:i/>
            <w:sz w:val="22"/>
            <w:szCs w:val="22"/>
            <w:rPrChange w:id="846" w:author="John DeLong" w:date="2020-07-24T19:21:00Z">
              <w:rPr>
                <w:rFonts w:cstheme="minorHAnsi"/>
                <w:sz w:val="22"/>
                <w:szCs w:val="22"/>
              </w:rPr>
            </w:rPrChange>
          </w:rPr>
          <w:t>K</w:t>
        </w:r>
        <w:r w:rsidR="00496881">
          <w:rPr>
            <w:rFonts w:cstheme="minorHAnsi"/>
            <w:sz w:val="22"/>
            <w:szCs w:val="22"/>
          </w:rPr>
          <w:t xml:space="preserve"> = 10)</w:t>
        </w:r>
      </w:ins>
      <w:ins w:id="847" w:author="John DeLong" w:date="2020-07-24T19:21:00Z">
        <w:r w:rsidR="0073431C">
          <w:rPr>
            <w:rFonts w:cstheme="minorHAnsi"/>
            <w:sz w:val="22"/>
            <w:szCs w:val="22"/>
          </w:rPr>
          <w:t xml:space="preserve"> and without trait variation</w:t>
        </w:r>
      </w:ins>
      <w:ins w:id="848" w:author="John DeLong" w:date="2020-07-24T16:33:00Z">
        <w:r w:rsidR="00496881">
          <w:rPr>
            <w:rFonts w:cstheme="minorHAnsi"/>
            <w:sz w:val="22"/>
            <w:szCs w:val="22"/>
          </w:rPr>
          <w:t>, average population size remained below carrying capacity</w:t>
        </w:r>
      </w:ins>
      <w:ins w:id="849" w:author="John DeLong" w:date="2020-07-24T16:34:00Z">
        <w:r w:rsidR="00496881">
          <w:rPr>
            <w:rFonts w:cstheme="minorHAnsi"/>
            <w:sz w:val="22"/>
            <w:szCs w:val="22"/>
          </w:rPr>
          <w:t xml:space="preserve"> and showed considerable variation</w:t>
        </w:r>
      </w:ins>
      <w:ins w:id="850" w:author="John DeLong" w:date="2020-07-24T19:21:00Z">
        <w:r w:rsidR="0073431C">
          <w:rPr>
            <w:rFonts w:cstheme="minorHAnsi"/>
            <w:sz w:val="22"/>
            <w:szCs w:val="22"/>
          </w:rPr>
          <w:t xml:space="preserve"> (Figure 2A)</w:t>
        </w:r>
      </w:ins>
      <w:ins w:id="851" w:author="John DeLong" w:date="2020-07-24T16:33:00Z">
        <w:r w:rsidR="00496881">
          <w:rPr>
            <w:rFonts w:cstheme="minorHAnsi"/>
            <w:sz w:val="22"/>
            <w:szCs w:val="22"/>
          </w:rPr>
          <w:t xml:space="preserve">, but the average </w:t>
        </w:r>
      </w:ins>
      <w:ins w:id="852" w:author="John DeLong" w:date="2020-07-24T16:34:00Z">
        <w:r w:rsidR="00496881">
          <w:rPr>
            <w:rFonts w:cstheme="minorHAnsi"/>
            <w:sz w:val="22"/>
            <w:szCs w:val="22"/>
          </w:rPr>
          <w:t>population</w:t>
        </w:r>
      </w:ins>
      <w:ins w:id="853" w:author="John DeLong" w:date="2020-07-24T16:33:00Z">
        <w:r w:rsidR="00496881">
          <w:rPr>
            <w:rFonts w:cstheme="minorHAnsi"/>
            <w:sz w:val="22"/>
            <w:szCs w:val="22"/>
          </w:rPr>
          <w:t xml:space="preserve"> </w:t>
        </w:r>
      </w:ins>
      <w:ins w:id="854" w:author="John DeLong" w:date="2020-07-24T16:34:00Z">
        <w:r w:rsidR="00496881">
          <w:rPr>
            <w:rFonts w:cstheme="minorHAnsi"/>
            <w:sz w:val="22"/>
            <w:szCs w:val="22"/>
          </w:rPr>
          <w:t>size was much closer to carrying capacity and less variable when K = 40</w:t>
        </w:r>
      </w:ins>
      <w:ins w:id="855" w:author="John DeLong" w:date="2020-07-24T19:21:00Z">
        <w:r w:rsidR="0073431C">
          <w:rPr>
            <w:rFonts w:cstheme="minorHAnsi"/>
            <w:sz w:val="22"/>
            <w:szCs w:val="22"/>
          </w:rPr>
          <w:t xml:space="preserve"> (Figure 2E)</w:t>
        </w:r>
      </w:ins>
      <w:ins w:id="856" w:author="John DeLong" w:date="2020-07-24T16:34:00Z">
        <w:r w:rsidR="00496881">
          <w:rPr>
            <w:rFonts w:cstheme="minorHAnsi"/>
            <w:sz w:val="22"/>
            <w:szCs w:val="22"/>
          </w:rPr>
          <w:t>, indicatin</w:t>
        </w:r>
      </w:ins>
      <w:ins w:id="857" w:author="John DeLong" w:date="2020-07-24T16:35:00Z">
        <w:r w:rsidR="00496881">
          <w:rPr>
            <w:rFonts w:cstheme="minorHAnsi"/>
            <w:sz w:val="22"/>
            <w:szCs w:val="22"/>
          </w:rPr>
          <w:t xml:space="preserve">g that demographic </w:t>
        </w:r>
        <w:r w:rsidR="00496881">
          <w:rPr>
            <w:rFonts w:cstheme="minorHAnsi"/>
            <w:sz w:val="22"/>
            <w:szCs w:val="22"/>
          </w:rPr>
          <w:lastRenderedPageBreak/>
          <w:t>stochasticity lowers average abundance and does so more when there is more stochasticity.</w:t>
        </w:r>
      </w:ins>
      <w:ins w:id="858" w:author="John DeLong" w:date="2020-07-24T19:22:00Z">
        <w:r w:rsidR="0073431C">
          <w:rPr>
            <w:rFonts w:cstheme="minorHAnsi"/>
            <w:sz w:val="22"/>
            <w:szCs w:val="22"/>
          </w:rPr>
          <w:t xml:space="preserve"> Adding v</w:t>
        </w:r>
      </w:ins>
      <w:del w:id="859" w:author="John DeLong" w:date="2020-07-24T19:22:00Z">
        <w:r w:rsidRPr="00496E2D" w:rsidDel="0073431C">
          <w:rPr>
            <w:rFonts w:cstheme="minorHAnsi"/>
            <w:sz w:val="22"/>
            <w:szCs w:val="22"/>
          </w:rPr>
          <w:delText>V</w:delText>
        </w:r>
      </w:del>
      <w:r w:rsidRPr="00496E2D">
        <w:rPr>
          <w:rFonts w:cstheme="minorHAnsi"/>
          <w:sz w:val="22"/>
          <w:szCs w:val="22"/>
        </w:rPr>
        <w:t>ariation in</w:t>
      </w:r>
      <w:r>
        <w:rPr>
          <w:rFonts w:cstheme="minorHAnsi"/>
          <w:sz w:val="22"/>
          <w:szCs w:val="22"/>
        </w:rPr>
        <w:t xml:space="preserve"> either</w:t>
      </w:r>
      <w:ins w:id="860" w:author="John DeLong" w:date="2020-07-24T15:34:00Z">
        <w:r w:rsidR="00E7119A">
          <w:rPr>
            <w:rFonts w:cstheme="minorHAnsi"/>
            <w:sz w:val="22"/>
            <w:szCs w:val="22"/>
          </w:rPr>
          <w:t xml:space="preserve"> the maximum birth rate (</w:t>
        </w:r>
      </w:ins>
      <w:proofErr w:type="spellStart"/>
      <w:del w:id="861" w:author="John DeLong" w:date="2020-07-24T15:34:00Z">
        <w:r w:rsidRPr="00496E2D" w:rsidDel="00E7119A">
          <w:rPr>
            <w:rFonts w:cstheme="minorHAnsi"/>
            <w:sz w:val="22"/>
            <w:szCs w:val="22"/>
          </w:rPr>
          <w:delText xml:space="preserve"> </w:delText>
        </w:r>
      </w:del>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del w:id="862" w:author="John DeLong" w:date="2020-07-24T15:34:00Z">
        <w:r w:rsidRPr="00496E2D" w:rsidDel="00E7119A">
          <w:rPr>
            <w:rFonts w:cstheme="minorHAnsi"/>
            <w:sz w:val="22"/>
            <w:szCs w:val="22"/>
          </w:rPr>
          <w:delText xml:space="preserve"> </w:delText>
        </w:r>
      </w:del>
      <w:ins w:id="863" w:author="John DeLong" w:date="2020-07-24T15:34:00Z">
        <w:r w:rsidR="00E7119A">
          <w:rPr>
            <w:rFonts w:cstheme="minorHAnsi"/>
            <w:sz w:val="22"/>
            <w:szCs w:val="22"/>
          </w:rPr>
          <w:t xml:space="preserve">) </w:t>
        </w:r>
      </w:ins>
      <w:r>
        <w:rPr>
          <w:rFonts w:cstheme="minorHAnsi"/>
          <w:sz w:val="22"/>
          <w:szCs w:val="22"/>
        </w:rPr>
        <w:t>or</w:t>
      </w:r>
      <w:ins w:id="864" w:author="John DeLong" w:date="2020-07-24T15:34:00Z">
        <w:r w:rsidR="00E7119A">
          <w:rPr>
            <w:rFonts w:cstheme="minorHAnsi"/>
            <w:sz w:val="22"/>
            <w:szCs w:val="22"/>
          </w:rPr>
          <w:t xml:space="preserve"> minimum death rate (</w:t>
        </w:r>
      </w:ins>
      <w:del w:id="865" w:author="John DeLong" w:date="2020-07-24T15:34:00Z">
        <w:r w:rsidDel="00E7119A">
          <w:rPr>
            <w:rFonts w:cstheme="minorHAnsi"/>
            <w:sz w:val="22"/>
            <w:szCs w:val="22"/>
          </w:rPr>
          <w:delText xml:space="preserve"> </w:delText>
        </w:r>
      </w:del>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oMath>
      <w:del w:id="866" w:author="John DeLong" w:date="2020-07-24T15:34:00Z">
        <w:r w:rsidDel="00E7119A">
          <w:rPr>
            <w:rFonts w:eastAsiaTheme="minorEastAsia" w:cstheme="minorHAnsi"/>
            <w:sz w:val="22"/>
            <w:szCs w:val="22"/>
          </w:rPr>
          <w:delText xml:space="preserve"> </w:delText>
        </w:r>
      </w:del>
      <w:ins w:id="867" w:author="John DeLong" w:date="2020-07-24T15:34:00Z">
        <w:r w:rsidR="00E7119A">
          <w:rPr>
            <w:rFonts w:eastAsiaTheme="minorEastAsia" w:cstheme="minorHAnsi"/>
            <w:sz w:val="22"/>
            <w:szCs w:val="22"/>
          </w:rPr>
          <w:t xml:space="preserve">) </w:t>
        </w:r>
      </w:ins>
      <w:ins w:id="868" w:author="John DeLong" w:date="2020-07-24T15:36:00Z">
        <w:r w:rsidR="00E7119A">
          <w:rPr>
            <w:rFonts w:eastAsiaTheme="minorEastAsia" w:cstheme="minorHAnsi"/>
            <w:sz w:val="22"/>
            <w:szCs w:val="22"/>
          </w:rPr>
          <w:t xml:space="preserve">alone, </w:t>
        </w:r>
      </w:ins>
      <w:del w:id="869" w:author="John DeLong" w:date="2020-07-24T15:35:00Z">
        <w:r w:rsidRPr="00496E2D" w:rsidDel="00E7119A">
          <w:rPr>
            <w:rFonts w:cstheme="minorHAnsi"/>
            <w:sz w:val="22"/>
            <w:szCs w:val="22"/>
          </w:rPr>
          <w:delText>alone had little effect on</w:delText>
        </w:r>
      </w:del>
      <w:ins w:id="870" w:author="John DeLong" w:date="2020-07-24T15:35:00Z">
        <w:r w:rsidR="00E7119A">
          <w:rPr>
            <w:rFonts w:cstheme="minorHAnsi"/>
            <w:sz w:val="22"/>
            <w:szCs w:val="22"/>
          </w:rPr>
          <w:t>or combination, had the effect of lower</w:t>
        </w:r>
      </w:ins>
      <w:ins w:id="871" w:author="John DeLong" w:date="2020-07-24T15:36:00Z">
        <w:r w:rsidR="00E7119A">
          <w:rPr>
            <w:rFonts w:cstheme="minorHAnsi"/>
            <w:sz w:val="22"/>
            <w:szCs w:val="22"/>
          </w:rPr>
          <w:t>ing average</w:t>
        </w:r>
      </w:ins>
      <w:r w:rsidRPr="00496E2D">
        <w:rPr>
          <w:rFonts w:cstheme="minorHAnsi"/>
          <w:sz w:val="22"/>
          <w:szCs w:val="22"/>
        </w:rPr>
        <w:t xml:space="preserve"> population</w:t>
      </w:r>
      <w:r>
        <w:rPr>
          <w:rFonts w:cstheme="minorHAnsi"/>
          <w:sz w:val="22"/>
          <w:szCs w:val="22"/>
        </w:rPr>
        <w:t xml:space="preserve"> abundance compared to the expectation</w:t>
      </w:r>
      <w:ins w:id="872" w:author="John DeLong" w:date="2020-07-24T19:22:00Z">
        <w:r w:rsidR="0073431C">
          <w:rPr>
            <w:rFonts w:cstheme="minorHAnsi"/>
            <w:sz w:val="22"/>
            <w:szCs w:val="22"/>
          </w:rPr>
          <w:t xml:space="preserve"> at both low K (Figure 2B-D) and high K (Figure 2F-H)</w:t>
        </w:r>
      </w:ins>
      <w:del w:id="873" w:author="John DeLong" w:date="2020-07-24T15:35:00Z">
        <w:r w:rsidRPr="00496E2D" w:rsidDel="00E7119A">
          <w:rPr>
            <w:rFonts w:cstheme="minorHAnsi"/>
            <w:sz w:val="22"/>
            <w:szCs w:val="22"/>
          </w:rPr>
          <w:delText xml:space="preserve">, but </w:delText>
        </w:r>
        <w:r w:rsidDel="00E7119A">
          <w:rPr>
            <w:rFonts w:cstheme="minorHAnsi"/>
            <w:sz w:val="22"/>
            <w:szCs w:val="22"/>
          </w:rPr>
          <w:delText xml:space="preserve">when </w:delText>
        </w:r>
        <w:r w:rsidRPr="00496E2D" w:rsidDel="00E7119A">
          <w:rPr>
            <w:rFonts w:eastAsiaTheme="minorEastAsia" w:cstheme="minorHAnsi"/>
            <w:i/>
            <w:sz w:val="22"/>
            <w:szCs w:val="22"/>
          </w:rPr>
          <w:delText>b</w:delText>
        </w:r>
        <w:r w:rsidRPr="00496E2D" w:rsidDel="00E7119A">
          <w:rPr>
            <w:rFonts w:eastAsiaTheme="minorEastAsia" w:cstheme="minorHAnsi"/>
            <w:sz w:val="22"/>
            <w:szCs w:val="22"/>
            <w:vertAlign w:val="subscript"/>
          </w:rPr>
          <w:delText>max</w:delText>
        </w:r>
        <w:r w:rsidDel="00E7119A">
          <w:rPr>
            <w:rFonts w:cstheme="minorHAnsi"/>
            <w:sz w:val="22"/>
            <w:szCs w:val="22"/>
          </w:rPr>
          <w:delText xml:space="preserve"> and</w:delText>
        </w:r>
        <w:r w:rsidRPr="00496E2D" w:rsidDel="00E7119A">
          <w:rPr>
            <w:rFonts w:cstheme="minorHAnsi"/>
            <w:sz w:val="22"/>
            <w:szCs w:val="22"/>
          </w:rPr>
          <w:delText xml:space="preserve"> </w:delText>
        </w:r>
        <w:r w:rsidRPr="00496E2D" w:rsidDel="00E7119A">
          <w:rPr>
            <w:rFonts w:eastAsiaTheme="minorEastAsia" w:cstheme="minorHAnsi"/>
            <w:i/>
            <w:sz w:val="22"/>
            <w:szCs w:val="22"/>
          </w:rPr>
          <w:delText>d</w:delText>
        </w:r>
        <w:r w:rsidRPr="00496E2D" w:rsidDel="00E7119A">
          <w:rPr>
            <w:rFonts w:eastAsiaTheme="minorEastAsia" w:cstheme="minorHAnsi"/>
            <w:sz w:val="22"/>
            <w:szCs w:val="22"/>
            <w:vertAlign w:val="subscript"/>
          </w:rPr>
          <w:delText>min</w:delText>
        </w:r>
        <w:r w:rsidRPr="00496E2D" w:rsidDel="00E7119A">
          <w:rPr>
            <w:rFonts w:eastAsiaTheme="minorEastAsia" w:cstheme="minorHAnsi"/>
            <w:sz w:val="22"/>
            <w:szCs w:val="22"/>
          </w:rPr>
          <w:delText xml:space="preserve"> </w:delText>
        </w:r>
        <w:r w:rsidDel="00E7119A">
          <w:rPr>
            <w:rFonts w:eastAsiaTheme="minorEastAsia" w:cstheme="minorHAnsi"/>
            <w:sz w:val="22"/>
            <w:szCs w:val="22"/>
          </w:rPr>
          <w:delText xml:space="preserve">were allowed to vary together, as specified by our trade-off function, the </w:delText>
        </w:r>
        <w:r w:rsidRPr="00496E2D" w:rsidDel="00E7119A">
          <w:rPr>
            <w:rFonts w:cstheme="minorHAnsi"/>
            <w:sz w:val="22"/>
            <w:szCs w:val="22"/>
          </w:rPr>
          <w:delText xml:space="preserve">equilibrium abundance of the population </w:delText>
        </w:r>
        <w:r w:rsidDel="00E7119A">
          <w:rPr>
            <w:rFonts w:cstheme="minorHAnsi"/>
            <w:sz w:val="22"/>
            <w:szCs w:val="22"/>
          </w:rPr>
          <w:delText xml:space="preserve">was reduced </w:delText>
        </w:r>
        <w:r w:rsidRPr="00496E2D" w:rsidDel="00E7119A">
          <w:rPr>
            <w:rFonts w:cstheme="minorHAnsi"/>
            <w:sz w:val="22"/>
            <w:szCs w:val="22"/>
          </w:rPr>
          <w:delText>by about 7% below the expected equilibrium</w:delText>
        </w:r>
      </w:del>
      <w:r w:rsidRPr="00496E2D">
        <w:rPr>
          <w:rFonts w:cstheme="minorHAnsi"/>
          <w:sz w:val="22"/>
          <w:szCs w:val="22"/>
        </w:rPr>
        <w:t xml:space="preserve">. </w:t>
      </w:r>
      <w:moveToRangeStart w:id="874" w:author="John DeLong" w:date="2020-07-24T19:22:00Z" w:name="move46510986"/>
      <w:commentRangeStart w:id="875"/>
      <w:moveTo w:id="876" w:author="John DeLong" w:date="2020-07-24T19:22:00Z">
        <w:r w:rsidR="0073431C" w:rsidRPr="00496E2D">
          <w:rPr>
            <w:rFonts w:cstheme="minorHAnsi"/>
            <w:sz w:val="22"/>
            <w:szCs w:val="22"/>
          </w:rPr>
          <w:t xml:space="preserve">This result indicates that </w:t>
        </w:r>
      </w:moveTo>
      <w:ins w:id="877" w:author="John DeLong" w:date="2020-07-24T19:22:00Z">
        <w:r w:rsidR="0073431C">
          <w:rPr>
            <w:rFonts w:cstheme="minorHAnsi"/>
            <w:sz w:val="22"/>
            <w:szCs w:val="22"/>
          </w:rPr>
          <w:t xml:space="preserve">both stochasticity and </w:t>
        </w:r>
      </w:ins>
      <w:moveTo w:id="878" w:author="John DeLong" w:date="2020-07-24T19:22:00Z">
        <w:r w:rsidR="0073431C" w:rsidRPr="00496E2D">
          <w:rPr>
            <w:rFonts w:cstheme="minorHAnsi"/>
            <w:sz w:val="22"/>
            <w:szCs w:val="22"/>
          </w:rPr>
          <w:t xml:space="preserve">trait variation </w:t>
        </w:r>
        <w:r w:rsidR="0073431C" w:rsidRPr="00496E2D">
          <w:rPr>
            <w:rFonts w:cstheme="minorHAnsi"/>
            <w:i/>
            <w:sz w:val="22"/>
            <w:szCs w:val="22"/>
          </w:rPr>
          <w:t>per se</w:t>
        </w:r>
        <w:r w:rsidR="0073431C" w:rsidRPr="00496E2D">
          <w:rPr>
            <w:rFonts w:cstheme="minorHAnsi"/>
            <w:sz w:val="22"/>
            <w:szCs w:val="22"/>
          </w:rPr>
          <w:t xml:space="preserve"> </w:t>
        </w:r>
        <w:del w:id="879" w:author="John DeLong" w:date="2020-07-24T19:23:00Z">
          <w:r w:rsidR="0073431C" w:rsidRPr="00496E2D" w:rsidDel="0073431C">
            <w:rPr>
              <w:rFonts w:cstheme="minorHAnsi"/>
              <w:sz w:val="22"/>
              <w:szCs w:val="22"/>
            </w:rPr>
            <w:delText xml:space="preserve">is one factor that </w:delText>
          </w:r>
        </w:del>
        <w:r w:rsidR="0073431C" w:rsidRPr="00496E2D">
          <w:rPr>
            <w:rFonts w:cstheme="minorHAnsi"/>
            <w:sz w:val="22"/>
            <w:szCs w:val="22"/>
          </w:rPr>
          <w:t xml:space="preserve">may </w:t>
        </w:r>
      </w:moveTo>
      <w:ins w:id="880" w:author="John DeLong" w:date="2020-07-24T19:23:00Z">
        <w:r w:rsidR="0073431C">
          <w:rPr>
            <w:rFonts w:cstheme="minorHAnsi"/>
            <w:sz w:val="22"/>
            <w:szCs w:val="22"/>
          </w:rPr>
          <w:t>generate average abundances that are relatively steady but persistently below equilibrium</w:t>
        </w:r>
      </w:ins>
      <w:commentRangeEnd w:id="875"/>
      <w:r w:rsidR="0044055C">
        <w:rPr>
          <w:rStyle w:val="CommentReference"/>
        </w:rPr>
        <w:commentReference w:id="875"/>
      </w:r>
      <w:ins w:id="881" w:author="John DeLong" w:date="2020-07-24T19:23:00Z">
        <w:r w:rsidR="0073431C">
          <w:rPr>
            <w:rFonts w:cstheme="minorHAnsi"/>
            <w:sz w:val="22"/>
            <w:szCs w:val="22"/>
          </w:rPr>
          <w:t xml:space="preserve">, i.e., a type of long transient </w:t>
        </w:r>
      </w:ins>
      <w:r w:rsidR="0073431C">
        <w:rPr>
          <w:rFonts w:cstheme="minorHAnsi"/>
          <w:sz w:val="22"/>
          <w:szCs w:val="22"/>
        </w:rPr>
        <w:fldChar w:fldCharType="begin"/>
      </w:r>
      <w:ins w:id="882" w:author="Clay Cressler" w:date="2020-08-07T11:14:00Z">
        <w:r w:rsidR="00B022D9">
          <w:rPr>
            <w:rFonts w:cstheme="minorHAnsi"/>
            <w:sz w:val="22"/>
            <w:szCs w:val="22"/>
          </w:rPr>
          <w:instrText xml:space="preserve"> ADDIN ZOTERO_ITEM CSL_CITATION {"citationID":"QVYt6raC","properties":{"formattedCitation":"(Hastings {\\i{}et al.} 2018)","plainCitation":"(Hastings et al. 2018)","noteIndex":0},"citationItems":[{"id":"gBPCYzZI/dlWU9eXf","uris":["http://zotero.org/users/1264037/items/6WYJ59EL"],"uri":["http://zotero.org/users/1264037/items/6WYJ59EL"],"itemData":{"id":7970,"type":"article-journal","abstract":"Making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ins>
      <w:del w:id="883" w:author="Clay Cressler" w:date="2020-08-07T11:14:00Z">
        <w:r w:rsidR="0073431C" w:rsidDel="00B022D9">
          <w:rPr>
            <w:rFonts w:cstheme="minorHAnsi"/>
            <w:sz w:val="22"/>
            <w:szCs w:val="22"/>
          </w:rPr>
          <w:delInstrText xml:space="preserve"> ADDIN ZOTERO_ITEM CSL_CITATION {"citationID":"QVYt6raC","properties":{"formattedCitation":"(Hastings {\\i{}et al.} 2018)","plainCitation":"(Hastings et al. 2018)","noteIndex":0},"citationItems":[{"id":7970,"uris":["http://zotero.org/users/1264037/items/6WYJ59EL"],"uri":["http://zotero.org/users/1264037/items/6WYJ59EL"],"itemData":{"id":7970,"type":"article-journal","abstract":"Making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delInstrText>
        </w:r>
      </w:del>
      <w:r w:rsidR="0073431C">
        <w:rPr>
          <w:rFonts w:cstheme="minorHAnsi"/>
          <w:sz w:val="22"/>
          <w:szCs w:val="22"/>
        </w:rPr>
        <w:fldChar w:fldCharType="separate"/>
      </w:r>
      <w:r w:rsidR="0073431C" w:rsidRPr="0073431C">
        <w:rPr>
          <w:rFonts w:ascii="Calibri" w:hAnsi="Calibri" w:cs="Calibri"/>
          <w:sz w:val="22"/>
        </w:rPr>
        <w:t xml:space="preserve">(Hastings </w:t>
      </w:r>
      <w:r w:rsidR="0073431C" w:rsidRPr="0073431C">
        <w:rPr>
          <w:rFonts w:ascii="Calibri" w:hAnsi="Calibri" w:cs="Calibri"/>
          <w:i/>
          <w:iCs/>
          <w:sz w:val="22"/>
        </w:rPr>
        <w:t>et al.</w:t>
      </w:r>
      <w:r w:rsidR="0073431C" w:rsidRPr="0073431C">
        <w:rPr>
          <w:rFonts w:ascii="Calibri" w:hAnsi="Calibri" w:cs="Calibri"/>
          <w:sz w:val="22"/>
        </w:rPr>
        <w:t xml:space="preserve"> 2018)</w:t>
      </w:r>
      <w:r w:rsidR="0073431C">
        <w:rPr>
          <w:rFonts w:cstheme="minorHAnsi"/>
          <w:sz w:val="22"/>
          <w:szCs w:val="22"/>
        </w:rPr>
        <w:fldChar w:fldCharType="end"/>
      </w:r>
      <w:ins w:id="884" w:author="John DeLong" w:date="2020-07-24T19:23:00Z">
        <w:r w:rsidR="0073431C">
          <w:rPr>
            <w:rFonts w:cstheme="minorHAnsi"/>
            <w:sz w:val="22"/>
            <w:szCs w:val="22"/>
          </w:rPr>
          <w:t>.</w:t>
        </w:r>
      </w:ins>
      <w:moveTo w:id="885" w:author="John DeLong" w:date="2020-07-24T19:22:00Z">
        <w:del w:id="886" w:author="John DeLong" w:date="2020-07-24T19:23:00Z">
          <w:r w:rsidR="0073431C" w:rsidRPr="00496E2D" w:rsidDel="0073431C">
            <w:rPr>
              <w:rFonts w:cstheme="minorHAnsi"/>
              <w:sz w:val="22"/>
              <w:szCs w:val="22"/>
            </w:rPr>
            <w:delText xml:space="preserve">limit the populations in our simulations from achieving the expected </w:delText>
          </w:r>
          <w:r w:rsidR="0073431C" w:rsidDel="0073431C">
            <w:rPr>
              <w:rFonts w:cstheme="minorHAnsi"/>
              <w:sz w:val="22"/>
              <w:szCs w:val="22"/>
            </w:rPr>
            <w:delText xml:space="preserve">ecological </w:delText>
          </w:r>
          <w:r w:rsidR="0073431C" w:rsidRPr="00496E2D" w:rsidDel="0073431C">
            <w:rPr>
              <w:rFonts w:cstheme="minorHAnsi"/>
              <w:sz w:val="22"/>
              <w:szCs w:val="22"/>
            </w:rPr>
            <w:delText>equilibria.</w:delText>
          </w:r>
        </w:del>
      </w:moveTo>
      <w:moveToRangeEnd w:id="874"/>
    </w:p>
    <w:p w14:paraId="38EF3680" w14:textId="33C97794" w:rsidR="008F3CF5" w:rsidDel="0073431C" w:rsidRDefault="008F3CF5" w:rsidP="0073431C">
      <w:pPr>
        <w:spacing w:after="0" w:line="480" w:lineRule="auto"/>
        <w:ind w:firstLine="720"/>
        <w:contextualSpacing/>
        <w:rPr>
          <w:del w:id="887" w:author="John DeLong" w:date="2020-07-24T19:24:00Z"/>
          <w:rFonts w:eastAsiaTheme="minorEastAsia" w:cstheme="minorHAnsi"/>
          <w:sz w:val="22"/>
          <w:szCs w:val="22"/>
        </w:rPr>
      </w:pPr>
      <w:del w:id="888" w:author="John DeLong" w:date="2020-07-24T19:24:00Z">
        <w:r w:rsidDel="0073431C">
          <w:rPr>
            <w:rFonts w:cstheme="minorHAnsi"/>
            <w:sz w:val="22"/>
            <w:szCs w:val="22"/>
          </w:rPr>
          <w:delText xml:space="preserve">This is actually an expected result: in the absence of any trade-off, the equilibrium abundance </w:delText>
        </w:r>
      </w:del>
      <m:oMath>
        <m:acc>
          <m:accPr>
            <m:ctrlPr>
              <w:del w:id="889" w:author="John DeLong" w:date="2020-07-24T19:24:00Z">
                <w:rPr>
                  <w:rFonts w:ascii="Cambria Math" w:hAnsi="Cambria Math" w:cstheme="minorHAnsi"/>
                  <w:i/>
                  <w:sz w:val="22"/>
                  <w:szCs w:val="22"/>
                </w:rPr>
              </w:del>
            </m:ctrlPr>
          </m:accPr>
          <m:e>
            <m:r>
              <w:del w:id="890" w:author="John DeLong" w:date="2020-07-24T19:24:00Z">
                <w:rPr>
                  <w:rFonts w:ascii="Cambria Math" w:hAnsi="Cambria Math" w:cstheme="minorHAnsi"/>
                  <w:sz w:val="22"/>
                  <w:szCs w:val="22"/>
                </w:rPr>
                <m:t>R</m:t>
              </w:del>
            </m:r>
          </m:e>
        </m:acc>
      </m:oMath>
      <w:del w:id="891" w:author="John DeLong" w:date="2020-07-24T19:24:00Z">
        <w:r w:rsidDel="0073431C">
          <w:rPr>
            <w:rFonts w:eastAsiaTheme="minorEastAsia" w:cstheme="minorHAnsi"/>
            <w:sz w:val="22"/>
            <w:szCs w:val="22"/>
          </w:rPr>
          <w:delText xml:space="preserve"> </w:delText>
        </w:r>
        <w:r w:rsidDel="0073431C">
          <w:rPr>
            <w:rFonts w:cstheme="minorHAnsi"/>
            <w:sz w:val="22"/>
            <w:szCs w:val="22"/>
          </w:rPr>
          <w:delText xml:space="preserve">is a linear function of either </w:delText>
        </w:r>
      </w:del>
      <m:oMath>
        <m:sSub>
          <m:sSubPr>
            <m:ctrlPr>
              <w:del w:id="892" w:author="John DeLong" w:date="2020-07-24T19:24:00Z">
                <w:rPr>
                  <w:rFonts w:ascii="Cambria Math" w:hAnsi="Cambria Math" w:cstheme="minorHAnsi"/>
                  <w:i/>
                  <w:sz w:val="22"/>
                  <w:szCs w:val="22"/>
                </w:rPr>
              </w:del>
            </m:ctrlPr>
          </m:sSubPr>
          <m:e>
            <m:r>
              <w:del w:id="893" w:author="John DeLong" w:date="2020-07-24T19:24:00Z">
                <w:rPr>
                  <w:rFonts w:ascii="Cambria Math" w:hAnsi="Cambria Math" w:cstheme="minorHAnsi"/>
                  <w:sz w:val="22"/>
                  <w:szCs w:val="22"/>
                </w:rPr>
                <m:t>b</m:t>
              </w:del>
            </m:r>
          </m:e>
          <m:sub>
            <m:r>
              <w:del w:id="894" w:author="John DeLong" w:date="2020-07-24T19:24:00Z">
                <w:rPr>
                  <w:rFonts w:ascii="Cambria Math" w:hAnsi="Cambria Math" w:cstheme="minorHAnsi"/>
                  <w:sz w:val="22"/>
                  <w:szCs w:val="22"/>
                </w:rPr>
                <m:t>max</m:t>
              </w:del>
            </m:r>
          </m:sub>
        </m:sSub>
      </m:oMath>
      <w:del w:id="895" w:author="John DeLong" w:date="2020-07-24T19:24:00Z">
        <w:r w:rsidDel="0073431C">
          <w:rPr>
            <w:rFonts w:eastAsiaTheme="minorEastAsia" w:cstheme="minorHAnsi"/>
            <w:sz w:val="22"/>
            <w:szCs w:val="22"/>
          </w:rPr>
          <w:delText xml:space="preserve"> or </w:delText>
        </w:r>
      </w:del>
      <m:oMath>
        <m:sSub>
          <m:sSubPr>
            <m:ctrlPr>
              <w:del w:id="896" w:author="John DeLong" w:date="2020-07-24T19:24:00Z">
                <w:rPr>
                  <w:rFonts w:ascii="Cambria Math" w:eastAsiaTheme="minorEastAsia" w:hAnsi="Cambria Math" w:cstheme="minorHAnsi"/>
                  <w:i/>
                  <w:sz w:val="22"/>
                  <w:szCs w:val="22"/>
                </w:rPr>
              </w:del>
            </m:ctrlPr>
          </m:sSubPr>
          <m:e>
            <m:r>
              <w:del w:id="897" w:author="John DeLong" w:date="2020-07-24T19:24:00Z">
                <w:rPr>
                  <w:rFonts w:ascii="Cambria Math" w:eastAsiaTheme="minorEastAsia" w:hAnsi="Cambria Math" w:cstheme="minorHAnsi"/>
                  <w:sz w:val="22"/>
                  <w:szCs w:val="22"/>
                </w:rPr>
                <m:t>d</m:t>
              </w:del>
            </m:r>
          </m:e>
          <m:sub>
            <m:r>
              <w:del w:id="898" w:author="John DeLong" w:date="2020-07-24T19:24:00Z">
                <w:rPr>
                  <w:rFonts w:ascii="Cambria Math" w:eastAsiaTheme="minorEastAsia" w:hAnsi="Cambria Math" w:cstheme="minorHAnsi"/>
                  <w:sz w:val="22"/>
                  <w:szCs w:val="22"/>
                </w:rPr>
                <m:t>min</m:t>
              </w:del>
            </m:r>
          </m:sub>
        </m:sSub>
      </m:oMath>
      <w:del w:id="899" w:author="John DeLong" w:date="2020-07-24T19:24:00Z">
        <w:r w:rsidDel="0073431C">
          <w:rPr>
            <w:rFonts w:eastAsiaTheme="minorEastAsia" w:cstheme="minorHAnsi"/>
            <w:sz w:val="22"/>
            <w:szCs w:val="22"/>
          </w:rPr>
          <w:delText xml:space="preserve">, but when they are allowed to vary according to the trade-off, </w:delText>
        </w:r>
      </w:del>
      <m:oMath>
        <m:acc>
          <m:accPr>
            <m:ctrlPr>
              <w:del w:id="900" w:author="John DeLong" w:date="2020-07-24T19:24:00Z">
                <w:rPr>
                  <w:rFonts w:ascii="Cambria Math" w:eastAsiaTheme="minorEastAsia" w:hAnsi="Cambria Math" w:cstheme="minorHAnsi"/>
                  <w:i/>
                  <w:sz w:val="22"/>
                  <w:szCs w:val="22"/>
                </w:rPr>
              </w:del>
            </m:ctrlPr>
          </m:accPr>
          <m:e>
            <m:r>
              <w:del w:id="901" w:author="John DeLong" w:date="2020-07-24T19:24:00Z">
                <w:rPr>
                  <w:rFonts w:ascii="Cambria Math" w:eastAsiaTheme="minorEastAsia" w:hAnsi="Cambria Math" w:cstheme="minorHAnsi"/>
                  <w:sz w:val="22"/>
                  <w:szCs w:val="22"/>
                </w:rPr>
                <m:t>R</m:t>
              </w:del>
            </m:r>
          </m:e>
        </m:acc>
      </m:oMath>
      <w:del w:id="902" w:author="John DeLong" w:date="2020-07-24T19:24:00Z">
        <w:r w:rsidDel="0073431C">
          <w:rPr>
            <w:rFonts w:eastAsiaTheme="minorEastAsia" w:cstheme="minorHAnsi"/>
            <w:sz w:val="22"/>
            <w:szCs w:val="22"/>
          </w:rPr>
          <w:delText xml:space="preserve"> is a nonlinear function of </w:delText>
        </w:r>
      </w:del>
      <m:oMath>
        <m:sSub>
          <m:sSubPr>
            <m:ctrlPr>
              <w:del w:id="903" w:author="John DeLong" w:date="2020-07-24T19:24:00Z">
                <w:rPr>
                  <w:rFonts w:ascii="Cambria Math" w:eastAsiaTheme="minorEastAsia" w:hAnsi="Cambria Math" w:cstheme="minorHAnsi"/>
                  <w:i/>
                  <w:sz w:val="22"/>
                  <w:szCs w:val="22"/>
                </w:rPr>
              </w:del>
            </m:ctrlPr>
          </m:sSubPr>
          <m:e>
            <m:r>
              <w:del w:id="904" w:author="John DeLong" w:date="2020-07-24T19:24:00Z">
                <w:rPr>
                  <w:rFonts w:ascii="Cambria Math" w:eastAsiaTheme="minorEastAsia" w:hAnsi="Cambria Math" w:cstheme="minorHAnsi"/>
                  <w:sz w:val="22"/>
                  <w:szCs w:val="22"/>
                </w:rPr>
                <m:t>b</m:t>
              </w:del>
            </m:r>
          </m:e>
          <m:sub>
            <m:r>
              <w:del w:id="905" w:author="John DeLong" w:date="2020-07-24T19:24:00Z">
                <w:rPr>
                  <w:rFonts w:ascii="Cambria Math" w:eastAsiaTheme="minorEastAsia" w:hAnsi="Cambria Math" w:cstheme="minorHAnsi"/>
                  <w:sz w:val="22"/>
                  <w:szCs w:val="22"/>
                </w:rPr>
                <m:t>max</m:t>
              </w:del>
            </m:r>
          </m:sub>
        </m:sSub>
      </m:oMath>
      <w:del w:id="906" w:author="John DeLong" w:date="2020-07-24T19:24:00Z">
        <w:r w:rsidDel="0073431C">
          <w:rPr>
            <w:rFonts w:eastAsiaTheme="minorEastAsia" w:cstheme="minorHAnsi"/>
            <w:sz w:val="22"/>
            <w:szCs w:val="22"/>
          </w:rPr>
          <w:delText xml:space="preserve">, and nonlinear averaging would cause a decrease in population abundance due to Jensen’s inequality </w:delText>
        </w:r>
        <w:r w:rsidDel="0073431C">
          <w:rPr>
            <w:rFonts w:eastAsiaTheme="minorEastAsia" w:cstheme="minorHAnsi"/>
            <w:sz w:val="22"/>
            <w:szCs w:val="22"/>
          </w:rPr>
          <w:fldChar w:fldCharType="begin"/>
        </w:r>
        <w:r w:rsidR="008E4F39" w:rsidDel="0073431C">
          <w:rPr>
            <w:rFonts w:eastAsiaTheme="minorEastAsia" w:cstheme="minorHAnsi"/>
            <w:sz w:val="22"/>
            <w:szCs w:val="22"/>
          </w:rPr>
          <w:delInstrText xml:space="preserve"> ADDIN ZOTERO_ITEM CSL_CITATION {"citationID":"JkT81Tl1","properties":{"formattedCitation":"(Hart {\\i{}et al.} 2016)","plainCitation":"(Hart et al. 2016)","noteIndex":0},"citationItems":[{"id":"11N9M0Y2/oLDfQnUW","uris":["http://zotero.org/users/246158/items/CK7CS29E"],"uri":["http://zotero.org/users/246158/items/CK7CS29E"],"itemData":{"id":3581,"type":"article-journal","abstract":"Although the effects of variation between individuals within species are traditionally ignored in studies of species coexistence, the magnitude of intraspecific variation in nature is forcing ecologists to reconsider. Compelling intuitive arguments suggest that individual variation may provide a previously unrecognised route to diversity maintenance by blurring species-level competitive differences or substituting for species-level niche differences. These arguments, which are motivating a large body of empirical work, have rarely been evaluated with quantitative theory. Here we incorporate intraspecific variation into a common model of competition and identify three pathways by which this variation affects coexistence: (1) changes in competitive dynamics because of nonlinear averaging, (2) changes in species’ mean interaction strengths because of variation in underlying traits (also via nonlinear averaging) and (3) effects on stochastic demography. As a consequence of the first two mechanisms, we find that intraspecific variation in competitive ability increases the dominance of superior competitors, and intraspecific niche variation reduces species-level niche differentiation, both of which make coexistence more difficult. In addition, individual variation can exacerbate the effects of demographic stochasticity, and this further destabilises coexistence. Our work provides a theoretical foundation for emerging empirical interests in the effects of intraspecific variation on species diversity.","container-title":"Ecology Letters","DOI":"10.1111/ele.12618","ISSN":"1461-0248","issue":"8","language":"en","note":"_eprint: https://onlinelibrary.wiley.com/doi/pdf/10.1111/ele.12618","page":"825-838","source":"Wiley Online Library","title":"How variation between individuals affects species coexistence","volume":"19","author":[{"family":"Hart","given":"Simon P."},{"family":"Schreiber","given":"Sebastian J."},{"family":"Levine","given":"Jonathan M."}],"issued":{"date-parts":[["2016"]]}}}],"schema":"https://github.com/citation-style-language/schema/raw/master/csl-citation.json"} </w:delInstrText>
        </w:r>
        <w:r w:rsidDel="0073431C">
          <w:rPr>
            <w:rFonts w:eastAsiaTheme="minorEastAsia" w:cstheme="minorHAnsi"/>
            <w:sz w:val="22"/>
            <w:szCs w:val="22"/>
          </w:rPr>
          <w:fldChar w:fldCharType="separate"/>
        </w:r>
        <w:r w:rsidRPr="001409F9" w:rsidDel="0073431C">
          <w:rPr>
            <w:rFonts w:ascii="Calibri" w:cs="Calibri"/>
            <w:sz w:val="22"/>
          </w:rPr>
          <w:delText xml:space="preserve">(Hart </w:delText>
        </w:r>
        <w:r w:rsidRPr="001409F9" w:rsidDel="0073431C">
          <w:rPr>
            <w:rFonts w:ascii="Calibri" w:cs="Calibri"/>
            <w:i/>
            <w:iCs/>
            <w:sz w:val="22"/>
          </w:rPr>
          <w:delText>et al.</w:delText>
        </w:r>
        <w:r w:rsidRPr="001409F9" w:rsidDel="0073431C">
          <w:rPr>
            <w:rFonts w:ascii="Calibri" w:cs="Calibri"/>
            <w:sz w:val="22"/>
          </w:rPr>
          <w:delText xml:space="preserve"> 2016)</w:delText>
        </w:r>
        <w:r w:rsidDel="0073431C">
          <w:rPr>
            <w:rFonts w:eastAsiaTheme="minorEastAsia" w:cstheme="minorHAnsi"/>
            <w:sz w:val="22"/>
            <w:szCs w:val="22"/>
          </w:rPr>
          <w:fldChar w:fldCharType="end"/>
        </w:r>
        <w:r w:rsidDel="0073431C">
          <w:rPr>
            <w:rFonts w:eastAsiaTheme="minorEastAsia" w:cstheme="minorHAnsi"/>
            <w:sz w:val="22"/>
            <w:szCs w:val="22"/>
          </w:rPr>
          <w:delText xml:space="preserve">. </w:delText>
        </w:r>
      </w:del>
      <w:moveFromRangeStart w:id="907" w:author="John DeLong" w:date="2020-07-24T19:22:00Z" w:name="move46510986"/>
      <w:moveFrom w:id="908" w:author="John DeLong" w:date="2020-07-24T19:22:00Z">
        <w:del w:id="909" w:author="John DeLong" w:date="2020-07-24T19:24:00Z">
          <w:r w:rsidRPr="00496E2D" w:rsidDel="0073431C">
            <w:rPr>
              <w:rFonts w:cstheme="minorHAnsi"/>
              <w:sz w:val="22"/>
              <w:szCs w:val="22"/>
            </w:rPr>
            <w:delText xml:space="preserve">This result indicates that trait variation </w:delText>
          </w:r>
          <w:r w:rsidRPr="00496E2D" w:rsidDel="0073431C">
            <w:rPr>
              <w:rFonts w:cstheme="minorHAnsi"/>
              <w:i/>
              <w:sz w:val="22"/>
              <w:szCs w:val="22"/>
            </w:rPr>
            <w:delText>per se</w:delText>
          </w:r>
          <w:r w:rsidRPr="00496E2D" w:rsidDel="0073431C">
            <w:rPr>
              <w:rFonts w:cstheme="minorHAnsi"/>
              <w:sz w:val="22"/>
              <w:szCs w:val="22"/>
            </w:rPr>
            <w:delText xml:space="preserve"> is one factor that may limit the populations in our simulations from achieving the expected </w:delText>
          </w:r>
          <w:r w:rsidDel="0073431C">
            <w:rPr>
              <w:rFonts w:cstheme="minorHAnsi"/>
              <w:sz w:val="22"/>
              <w:szCs w:val="22"/>
            </w:rPr>
            <w:delText xml:space="preserve">ecological </w:delText>
          </w:r>
          <w:r w:rsidRPr="00496E2D" w:rsidDel="0073431C">
            <w:rPr>
              <w:rFonts w:cstheme="minorHAnsi"/>
              <w:sz w:val="22"/>
              <w:szCs w:val="22"/>
            </w:rPr>
            <w:delText>equilibria.</w:delText>
          </w:r>
        </w:del>
      </w:moveFrom>
      <w:moveFromRangeEnd w:id="907"/>
    </w:p>
    <w:p w14:paraId="4C0AA4B1" w14:textId="0B8DBF2A" w:rsidR="008F3CF5" w:rsidRPr="00496E2D" w:rsidRDefault="00B13DF6" w:rsidP="008F3CF5">
      <w:pPr>
        <w:spacing w:after="0" w:line="480" w:lineRule="auto"/>
        <w:contextualSpacing/>
        <w:rPr>
          <w:rFonts w:eastAsiaTheme="minorEastAsia" w:cstheme="minorHAnsi"/>
          <w:sz w:val="22"/>
          <w:szCs w:val="22"/>
        </w:rPr>
      </w:pPr>
      <w:ins w:id="910" w:author="John DeLong" w:date="2020-07-18T16:55:00Z">
        <w:r>
          <w:rPr>
            <w:rFonts w:cstheme="minorHAnsi"/>
            <w:i/>
            <w:sz w:val="22"/>
            <w:szCs w:val="22"/>
          </w:rPr>
          <w:t>The effect of demographic</w:t>
        </w:r>
        <w:r w:rsidRPr="000C66AD">
          <w:rPr>
            <w:rFonts w:cstheme="minorHAnsi"/>
            <w:i/>
            <w:sz w:val="22"/>
            <w:szCs w:val="22"/>
          </w:rPr>
          <w:t xml:space="preserve"> stochasticity </w:t>
        </w:r>
        <w:r>
          <w:rPr>
            <w:rFonts w:cstheme="minorHAnsi"/>
            <w:i/>
            <w:iCs/>
            <w:sz w:val="22"/>
            <w:szCs w:val="22"/>
          </w:rPr>
          <w:t xml:space="preserve">on evolutionary </w:t>
        </w:r>
        <w:proofErr w:type="gramStart"/>
        <w:r>
          <w:rPr>
            <w:rFonts w:cstheme="minorHAnsi"/>
            <w:i/>
            <w:iCs/>
            <w:sz w:val="22"/>
            <w:szCs w:val="22"/>
          </w:rPr>
          <w:t>outcomes</w:t>
        </w:r>
      </w:ins>
      <w:ins w:id="911" w:author="John DeLong" w:date="2020-07-18T16:51:00Z">
        <w:r w:rsidR="004E6174">
          <w:rPr>
            <w:rFonts w:cstheme="minorHAnsi"/>
            <w:sz w:val="22"/>
            <w:szCs w:val="22"/>
          </w:rPr>
          <w:t>.—</w:t>
        </w:r>
      </w:ins>
      <w:proofErr w:type="gramEnd"/>
      <w:del w:id="912" w:author="John DeLong" w:date="2020-07-18T16:51:00Z">
        <w:r w:rsidR="008F3CF5" w:rsidRPr="00496E2D" w:rsidDel="004E6174">
          <w:rPr>
            <w:rFonts w:cstheme="minorHAnsi"/>
            <w:i/>
            <w:iCs/>
            <w:sz w:val="22"/>
            <w:szCs w:val="22"/>
          </w:rPr>
          <w:delText xml:space="preserve">Comparison 2: </w:delText>
        </w:r>
      </w:del>
      <w:r w:rsidR="008F3CF5" w:rsidRPr="00496E2D">
        <w:rPr>
          <w:rFonts w:cstheme="minorHAnsi"/>
          <w:sz w:val="22"/>
          <w:szCs w:val="22"/>
        </w:rPr>
        <w:t xml:space="preserve">In our second set of simulations, </w:t>
      </w:r>
      <w:r w:rsidR="008F3CF5">
        <w:rPr>
          <w:rFonts w:cstheme="minorHAnsi"/>
          <w:sz w:val="22"/>
          <w:szCs w:val="22"/>
        </w:rPr>
        <w:t xml:space="preserve">we sought to determine whether the stochasticity generated by low population size </w:t>
      </w:r>
      <w:ins w:id="913" w:author="John DeLong" w:date="2020-07-24T19:24:00Z">
        <w:r w:rsidR="0073431C">
          <w:rPr>
            <w:rFonts w:cstheme="minorHAnsi"/>
            <w:sz w:val="22"/>
            <w:szCs w:val="22"/>
          </w:rPr>
          <w:t xml:space="preserve">and the resultant below-expected average abundances </w:t>
        </w:r>
      </w:ins>
      <w:r w:rsidR="008F3CF5">
        <w:rPr>
          <w:rFonts w:cstheme="minorHAnsi"/>
          <w:sz w:val="22"/>
          <w:szCs w:val="22"/>
        </w:rPr>
        <w:t xml:space="preserve">altered evolutionary outcomes. In this comparison, </w:t>
      </w:r>
      <w:r w:rsidR="008F3CF5" w:rsidRPr="00496E2D">
        <w:rPr>
          <w:rFonts w:cstheme="minorHAnsi"/>
          <w:sz w:val="22"/>
          <w:szCs w:val="22"/>
        </w:rPr>
        <w:t xml:space="preserve">we varied only the strength of density dependence, </w:t>
      </w:r>
      <w:r w:rsidR="008F3CF5">
        <w:rPr>
          <w:rFonts w:cstheme="minorHAnsi"/>
          <w:sz w:val="22"/>
          <w:szCs w:val="22"/>
        </w:rPr>
        <w:t xml:space="preserve">and </w:t>
      </w:r>
      <w:r w:rsidR="008F3CF5" w:rsidRPr="00496E2D">
        <w:rPr>
          <w:rFonts w:cstheme="minorHAnsi"/>
          <w:sz w:val="22"/>
          <w:szCs w:val="22"/>
        </w:rPr>
        <w:t>we found that all populations grew</w:t>
      </w:r>
      <w:r w:rsidR="008F3CF5">
        <w:rPr>
          <w:rFonts w:cstheme="minorHAnsi"/>
          <w:sz w:val="22"/>
          <w:szCs w:val="22"/>
        </w:rPr>
        <w:t xml:space="preserve"> towards the expected ecological equilibrium</w:t>
      </w:r>
      <w:r w:rsidR="008F3CF5" w:rsidRPr="00496E2D">
        <w:rPr>
          <w:rFonts w:cstheme="minorHAnsi"/>
          <w:sz w:val="22"/>
          <w:szCs w:val="22"/>
        </w:rPr>
        <w:t xml:space="preserve"> and </w:t>
      </w:r>
      <w:proofErr w:type="spellStart"/>
      <w:r w:rsidR="008F3CF5" w:rsidRPr="00496E2D">
        <w:rPr>
          <w:rFonts w:eastAsiaTheme="minorEastAsia" w:cstheme="minorHAnsi"/>
          <w:i/>
          <w:sz w:val="22"/>
          <w:szCs w:val="22"/>
        </w:rPr>
        <w:t>b</w:t>
      </w:r>
      <w:r w:rsidR="008F3CF5" w:rsidRPr="00496E2D">
        <w:rPr>
          <w:rFonts w:eastAsiaTheme="minorEastAsia" w:cstheme="minorHAnsi"/>
          <w:sz w:val="22"/>
          <w:szCs w:val="22"/>
          <w:vertAlign w:val="subscript"/>
        </w:rPr>
        <w:t>max</w:t>
      </w:r>
      <w:proofErr w:type="spellEnd"/>
      <w:r w:rsidR="008F3CF5" w:rsidRPr="00496E2D">
        <w:rPr>
          <w:rFonts w:cstheme="minorHAnsi"/>
          <w:sz w:val="22"/>
          <w:szCs w:val="22"/>
        </w:rPr>
        <w:t xml:space="preserve"> </w:t>
      </w:r>
      <w:r w:rsidR="008F3CF5">
        <w:rPr>
          <w:rFonts w:cstheme="minorHAnsi"/>
          <w:sz w:val="22"/>
          <w:szCs w:val="22"/>
        </w:rPr>
        <w:t>evolved towards</w:t>
      </w:r>
      <w:r w:rsidR="008F3CF5" w:rsidRPr="00496E2D">
        <w:rPr>
          <w:rFonts w:cstheme="minorHAnsi"/>
          <w:sz w:val="22"/>
          <w:szCs w:val="22"/>
        </w:rPr>
        <w:t xml:space="preserve"> the ESS (Figure </w:t>
      </w:r>
      <w:r w:rsidR="008F3CF5">
        <w:rPr>
          <w:rFonts w:cstheme="minorHAnsi"/>
          <w:sz w:val="22"/>
          <w:szCs w:val="22"/>
        </w:rPr>
        <w:t>3</w:t>
      </w:r>
      <w:r w:rsidR="008F3CF5" w:rsidRPr="00496E2D">
        <w:rPr>
          <w:rFonts w:cstheme="minorHAnsi"/>
          <w:sz w:val="22"/>
          <w:szCs w:val="22"/>
        </w:rPr>
        <w:t xml:space="preserve">, </w:t>
      </w:r>
      <w:r w:rsidR="008F3CF5">
        <w:rPr>
          <w:rFonts w:cstheme="minorHAnsi"/>
          <w:sz w:val="22"/>
          <w:szCs w:val="22"/>
        </w:rPr>
        <w:t>1</w:t>
      </w:r>
      <w:r w:rsidR="008F3CF5" w:rsidRPr="003F5283">
        <w:rPr>
          <w:rFonts w:cstheme="minorHAnsi"/>
          <w:sz w:val="22"/>
          <w:szCs w:val="22"/>
          <w:vertAlign w:val="superscript"/>
        </w:rPr>
        <w:t>st</w:t>
      </w:r>
      <w:r w:rsidR="008F3CF5">
        <w:rPr>
          <w:rFonts w:cstheme="minorHAnsi"/>
          <w:sz w:val="22"/>
          <w:szCs w:val="22"/>
        </w:rPr>
        <w:t>, 2</w:t>
      </w:r>
      <w:r w:rsidR="008F3CF5" w:rsidRPr="003F5283">
        <w:rPr>
          <w:rFonts w:cstheme="minorHAnsi"/>
          <w:sz w:val="22"/>
          <w:szCs w:val="22"/>
          <w:vertAlign w:val="superscript"/>
        </w:rPr>
        <w:t>nd</w:t>
      </w:r>
      <w:r w:rsidR="008F3CF5">
        <w:rPr>
          <w:rFonts w:cstheme="minorHAnsi"/>
          <w:sz w:val="22"/>
          <w:szCs w:val="22"/>
        </w:rPr>
        <w:t>, and 5</w:t>
      </w:r>
      <w:r w:rsidR="008F3CF5" w:rsidRPr="003F5283">
        <w:rPr>
          <w:rFonts w:cstheme="minorHAnsi"/>
          <w:sz w:val="22"/>
          <w:szCs w:val="22"/>
          <w:vertAlign w:val="superscript"/>
        </w:rPr>
        <w:t>th</w:t>
      </w:r>
      <w:r w:rsidR="008F3CF5">
        <w:rPr>
          <w:rFonts w:cstheme="minorHAnsi"/>
          <w:sz w:val="22"/>
          <w:szCs w:val="22"/>
        </w:rPr>
        <w:t xml:space="preserve"> rows</w:t>
      </w:r>
      <w:r w:rsidR="008F3CF5" w:rsidRPr="00496E2D">
        <w:rPr>
          <w:rFonts w:cstheme="minorHAnsi"/>
          <w:sz w:val="22"/>
          <w:szCs w:val="22"/>
        </w:rPr>
        <w:t xml:space="preserve">). Although no population was able to grow or evolve as fast as expected from QG (Figure </w:t>
      </w:r>
      <w:r w:rsidR="008F3CF5">
        <w:rPr>
          <w:rFonts w:cstheme="minorHAnsi"/>
          <w:sz w:val="22"/>
          <w:szCs w:val="22"/>
        </w:rPr>
        <w:t>3</w:t>
      </w:r>
      <w:r w:rsidR="008F3CF5" w:rsidRPr="00496E2D">
        <w:rPr>
          <w:rFonts w:cstheme="minorHAnsi"/>
          <w:sz w:val="22"/>
          <w:szCs w:val="22"/>
        </w:rPr>
        <w:t>, 1</w:t>
      </w:r>
      <w:r w:rsidR="008F3CF5" w:rsidRPr="00496E2D">
        <w:rPr>
          <w:rFonts w:cstheme="minorHAnsi"/>
          <w:sz w:val="22"/>
          <w:szCs w:val="22"/>
          <w:vertAlign w:val="superscript"/>
        </w:rPr>
        <w:t>st</w:t>
      </w:r>
      <w:r w:rsidR="008F3CF5" w:rsidRPr="00496E2D">
        <w:rPr>
          <w:rFonts w:cstheme="minorHAnsi"/>
          <w:sz w:val="22"/>
          <w:szCs w:val="22"/>
        </w:rPr>
        <w:t xml:space="preserve"> and 2</w:t>
      </w:r>
      <w:r w:rsidR="008F3CF5" w:rsidRPr="00496E2D">
        <w:rPr>
          <w:rFonts w:cstheme="minorHAnsi"/>
          <w:sz w:val="22"/>
          <w:szCs w:val="22"/>
          <w:vertAlign w:val="superscript"/>
        </w:rPr>
        <w:t>nd</w:t>
      </w:r>
      <w:r w:rsidR="008F3CF5" w:rsidRPr="00496E2D">
        <w:rPr>
          <w:rFonts w:cstheme="minorHAnsi"/>
          <w:sz w:val="22"/>
          <w:szCs w:val="22"/>
        </w:rPr>
        <w:t xml:space="preserve"> rows), the population experiencing the least density dependence </w:t>
      </w:r>
      <w:r w:rsidR="008F3CF5">
        <w:rPr>
          <w:rFonts w:cstheme="minorHAnsi"/>
          <w:sz w:val="22"/>
          <w:szCs w:val="22"/>
        </w:rPr>
        <w:t>converged to t</w:t>
      </w:r>
      <w:r w:rsidR="008F3CF5" w:rsidRPr="00496E2D">
        <w:rPr>
          <w:rFonts w:cstheme="minorHAnsi"/>
          <w:sz w:val="22"/>
          <w:szCs w:val="22"/>
        </w:rPr>
        <w:t xml:space="preserve">he </w:t>
      </w:r>
      <w:r w:rsidR="008F3CF5">
        <w:rPr>
          <w:rFonts w:cstheme="minorHAnsi"/>
          <w:sz w:val="22"/>
          <w:szCs w:val="22"/>
        </w:rPr>
        <w:t>expected eco-evolutionary equilibrium</w:t>
      </w:r>
      <w:ins w:id="914" w:author="John DeLong" w:date="2020-07-24T19:27:00Z">
        <w:r w:rsidR="0073431C">
          <w:rPr>
            <w:rFonts w:cstheme="minorHAnsi"/>
            <w:sz w:val="22"/>
            <w:szCs w:val="22"/>
          </w:rPr>
          <w:t xml:space="preserve"> while the populations with higher density dependence lagged behind</w:t>
        </w:r>
      </w:ins>
      <w:r w:rsidR="008F3CF5" w:rsidRPr="00496E2D">
        <w:rPr>
          <w:rFonts w:cstheme="minorHAnsi"/>
          <w:sz w:val="22"/>
          <w:szCs w:val="22"/>
        </w:rPr>
        <w:t xml:space="preserve">. </w:t>
      </w:r>
      <w:r w:rsidR="008F3CF5">
        <w:rPr>
          <w:rFonts w:cstheme="minorHAnsi"/>
          <w:sz w:val="22"/>
          <w:szCs w:val="22"/>
        </w:rPr>
        <w:t>The depiction of the eco-evolutionary dynamics in the phase plane (Fig. 3, row 5) is also illustrative: the initial ecological dynamics are much faster than the evolutionary dynamics (the initial movement in the phase plane is mostly in the direction of increasing population abundance), and then both abundance and the trait increase together towards the eco-evolutionary equilibrium given by the orange point (Fig. 3, 5</w:t>
      </w:r>
      <w:r w:rsidR="008F3CF5" w:rsidRPr="003F5283">
        <w:rPr>
          <w:rFonts w:cstheme="minorHAnsi"/>
          <w:sz w:val="22"/>
          <w:szCs w:val="22"/>
          <w:vertAlign w:val="superscript"/>
        </w:rPr>
        <w:t>th</w:t>
      </w:r>
      <w:r w:rsidR="008F3CF5">
        <w:rPr>
          <w:rFonts w:cstheme="minorHAnsi"/>
          <w:sz w:val="22"/>
          <w:szCs w:val="22"/>
        </w:rPr>
        <w:t xml:space="preserve"> row).</w:t>
      </w:r>
    </w:p>
    <w:p w14:paraId="4F5CEC1F" w14:textId="4C34D9B5" w:rsidR="008F3CF5" w:rsidRPr="00496E2D" w:rsidRDefault="008F3CF5" w:rsidP="008F3CF5">
      <w:pPr>
        <w:spacing w:after="0" w:line="480" w:lineRule="auto"/>
        <w:ind w:firstLine="720"/>
        <w:contextualSpacing/>
        <w:rPr>
          <w:rFonts w:cstheme="minorHAnsi"/>
          <w:sz w:val="22"/>
          <w:szCs w:val="22"/>
        </w:rPr>
      </w:pPr>
      <w:r w:rsidRPr="00496E2D">
        <w:rPr>
          <w:rFonts w:cstheme="minorHAnsi"/>
          <w:sz w:val="22"/>
          <w:szCs w:val="22"/>
        </w:rPr>
        <w:t xml:space="preserve">We also found that populations with stronger density dependence (i.e., higher values of </w:t>
      </w:r>
      <w:r w:rsidRPr="00496E2D">
        <w:rPr>
          <w:rFonts w:cstheme="minorHAnsi"/>
          <w:i/>
          <w:iCs/>
          <w:sz w:val="22"/>
          <w:szCs w:val="22"/>
        </w:rPr>
        <w:t>b</w:t>
      </w:r>
      <w:r w:rsidRPr="00496E2D">
        <w:rPr>
          <w:rFonts w:cstheme="minorHAnsi"/>
          <w:i/>
          <w:iCs/>
          <w:sz w:val="22"/>
          <w:szCs w:val="22"/>
          <w:vertAlign w:val="subscript"/>
        </w:rPr>
        <w:t xml:space="preserve">s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Pr>
          <w:rFonts w:cstheme="minorHAnsi"/>
          <w:sz w:val="22"/>
          <w:szCs w:val="22"/>
        </w:rPr>
        <w:t xml:space="preserve"> and therefore lower </w:t>
      </w:r>
      <m:oMath>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init</m:t>
            </m:r>
          </m:sub>
        </m:sSub>
      </m:oMath>
      <w:r>
        <w:rPr>
          <w:rFonts w:cstheme="minorHAnsi"/>
          <w:sz w:val="22"/>
          <w:szCs w:val="22"/>
        </w:rPr>
        <w:t xml:space="preserve"> values)</w:t>
      </w:r>
      <w:r w:rsidRPr="00496E2D">
        <w:rPr>
          <w:rFonts w:cstheme="minorHAnsi"/>
          <w:sz w:val="22"/>
          <w:szCs w:val="22"/>
        </w:rPr>
        <w:t xml:space="preserve"> experienced greater initial loss of trait variation (Figure </w:t>
      </w:r>
      <w:r>
        <w:rPr>
          <w:rFonts w:cstheme="minorHAnsi"/>
          <w:sz w:val="22"/>
          <w:szCs w:val="22"/>
        </w:rPr>
        <w:t>3</w:t>
      </w:r>
      <w:r w:rsidRPr="00496E2D">
        <w:rPr>
          <w:rFonts w:cstheme="minorHAnsi"/>
          <w:sz w:val="22"/>
          <w:szCs w:val="22"/>
        </w:rPr>
        <w:t xml:space="preserve">, </w:t>
      </w:r>
      <w:r w:rsidR="00DE7F28">
        <w:rPr>
          <w:rFonts w:cstheme="minorHAnsi"/>
          <w:sz w:val="22"/>
          <w:szCs w:val="22"/>
        </w:rPr>
        <w:t>3</w:t>
      </w:r>
      <w:r w:rsidR="00DE7F28" w:rsidRPr="003F5283">
        <w:rPr>
          <w:rFonts w:cstheme="minorHAnsi"/>
          <w:sz w:val="22"/>
          <w:szCs w:val="22"/>
          <w:vertAlign w:val="superscript"/>
        </w:rPr>
        <w:t>rd</w:t>
      </w:r>
      <w:r w:rsidR="00DE7F28" w:rsidRPr="00496E2D">
        <w:rPr>
          <w:rFonts w:cstheme="minorHAnsi"/>
          <w:sz w:val="22"/>
          <w:szCs w:val="22"/>
        </w:rPr>
        <w:t xml:space="preserve"> </w:t>
      </w:r>
      <w:r w:rsidRPr="00496E2D">
        <w:rPr>
          <w:rFonts w:cstheme="minorHAnsi"/>
          <w:sz w:val="22"/>
          <w:szCs w:val="22"/>
        </w:rPr>
        <w:t xml:space="preserve">row). This loss of variation slows the pace of evolution relative to the QG expectation. At intermediate and </w:t>
      </w:r>
      <w:proofErr w:type="gramStart"/>
      <w:r w:rsidRPr="00496E2D">
        <w:rPr>
          <w:rFonts w:cstheme="minorHAnsi"/>
          <w:sz w:val="22"/>
          <w:szCs w:val="22"/>
        </w:rPr>
        <w:t>low density</w:t>
      </w:r>
      <w:proofErr w:type="gramEnd"/>
      <w:r w:rsidRPr="00496E2D">
        <w:rPr>
          <w:rFonts w:cstheme="minorHAnsi"/>
          <w:sz w:val="22"/>
          <w:szCs w:val="22"/>
        </w:rPr>
        <w:t xml:space="preserve"> dependence</w:t>
      </w:r>
      <w:r>
        <w:rPr>
          <w:rFonts w:cstheme="minorHAnsi"/>
          <w:sz w:val="22"/>
          <w:szCs w:val="22"/>
        </w:rPr>
        <w:t xml:space="preserve"> (higher</w:t>
      </w:r>
      <w:r w:rsidR="00DE7F28">
        <w:rPr>
          <w:rFonts w:cstheme="minorHAnsi"/>
          <w:sz w:val="22"/>
          <w:szCs w:val="22"/>
        </w:rPr>
        <w:t xml:space="preserve"> </w:t>
      </w:r>
      <w:r w:rsidR="00DE7F28" w:rsidRPr="003F5283">
        <w:rPr>
          <w:rFonts w:cstheme="minorHAnsi"/>
          <w:i/>
          <w:sz w:val="22"/>
          <w:szCs w:val="22"/>
        </w:rPr>
        <w:t>K</w:t>
      </w:r>
      <w:r w:rsidR="00DE7F28" w:rsidRPr="003F5283">
        <w:rPr>
          <w:rFonts w:cstheme="minorHAnsi"/>
          <w:sz w:val="22"/>
          <w:szCs w:val="22"/>
          <w:vertAlign w:val="subscript"/>
        </w:rPr>
        <w:t>init</w:t>
      </w:r>
      <w:r w:rsidR="00DE7F28">
        <w:rPr>
          <w:rFonts w:eastAsiaTheme="minorEastAsia" w:cstheme="minorHAnsi"/>
          <w:sz w:val="22"/>
          <w:szCs w:val="22"/>
        </w:rPr>
        <w:t>)</w:t>
      </w:r>
      <w:r w:rsidRPr="00496E2D">
        <w:rPr>
          <w:rFonts w:cstheme="minorHAnsi"/>
          <w:sz w:val="22"/>
          <w:szCs w:val="22"/>
        </w:rPr>
        <w:t xml:space="preserve">, the initial loss of trait variation was </w:t>
      </w:r>
      <w:r>
        <w:rPr>
          <w:rFonts w:cstheme="minorHAnsi"/>
          <w:sz w:val="22"/>
          <w:szCs w:val="22"/>
        </w:rPr>
        <w:t>more</w:t>
      </w:r>
      <w:r w:rsidRPr="00496E2D">
        <w:rPr>
          <w:rFonts w:cstheme="minorHAnsi"/>
          <w:sz w:val="22"/>
          <w:szCs w:val="22"/>
        </w:rPr>
        <w:t xml:space="preserve"> temporary, allowing populations to recover from the effects of low-density stochasticity and continue moving in the direction of the ESS. As expected, the effects of stochasticity were noticeably higher for small </w:t>
      </w:r>
      <w:r w:rsidRPr="00496E2D">
        <w:rPr>
          <w:rFonts w:cstheme="minorHAnsi"/>
          <w:sz w:val="22"/>
          <w:szCs w:val="22"/>
        </w:rPr>
        <w:lastRenderedPageBreak/>
        <w:t xml:space="preserve">populations, with considerably more variation in abundances through time for populations with the highest density dependence (Figure </w:t>
      </w:r>
      <w:r>
        <w:rPr>
          <w:rFonts w:cstheme="minorHAnsi"/>
          <w:sz w:val="22"/>
          <w:szCs w:val="22"/>
        </w:rPr>
        <w:t>3</w:t>
      </w:r>
      <w:r w:rsidRPr="00496E2D">
        <w:rPr>
          <w:rFonts w:cstheme="minorHAnsi"/>
          <w:sz w:val="22"/>
          <w:szCs w:val="22"/>
        </w:rPr>
        <w:t xml:space="preserve">, left column). However, all populations displayed considerable individual demographic stochasticity (Figure </w:t>
      </w:r>
      <w:r>
        <w:rPr>
          <w:rFonts w:cstheme="minorHAnsi"/>
          <w:sz w:val="22"/>
          <w:szCs w:val="22"/>
        </w:rPr>
        <w:t>3</w:t>
      </w:r>
      <w:r w:rsidRPr="00496E2D">
        <w:rPr>
          <w:rFonts w:cstheme="minorHAnsi"/>
          <w:sz w:val="22"/>
          <w:szCs w:val="22"/>
        </w:rPr>
        <w:t xml:space="preserve">, </w:t>
      </w:r>
      <w:r>
        <w:rPr>
          <w:rFonts w:cstheme="minorHAnsi"/>
          <w:sz w:val="22"/>
          <w:szCs w:val="22"/>
        </w:rPr>
        <w:t>4</w:t>
      </w:r>
      <w:r w:rsidRPr="003F5283">
        <w:rPr>
          <w:rFonts w:cstheme="minorHAnsi"/>
          <w:sz w:val="22"/>
          <w:szCs w:val="22"/>
          <w:vertAlign w:val="superscript"/>
        </w:rPr>
        <w:t>th</w:t>
      </w:r>
      <w:r w:rsidRPr="00496E2D">
        <w:rPr>
          <w:rFonts w:cstheme="minorHAnsi"/>
          <w:sz w:val="22"/>
          <w:szCs w:val="22"/>
        </w:rPr>
        <w:t xml:space="preserve"> row), manifested as large differences in lifetime reproductive success among individuals with the same trait values. </w:t>
      </w:r>
      <w:r>
        <w:rPr>
          <w:rFonts w:cstheme="minorHAnsi"/>
          <w:sz w:val="22"/>
          <w:szCs w:val="22"/>
        </w:rPr>
        <w:t>In addition, there was considerable demographic heterogeneity in the populations even after the distribution of</w:t>
      </w:r>
      <w:ins w:id="915" w:author="John DeLong" w:date="2020-07-24T19:28:00Z">
        <w:r w:rsidR="0073431C">
          <w:rPr>
            <w:rFonts w:cstheme="minorHAnsi"/>
            <w:sz w:val="22"/>
            <w:szCs w:val="22"/>
          </w:rPr>
          <w:t xml:space="preserve"> maximum birth rate (</w:t>
        </w:r>
      </w:ins>
      <w:proofErr w:type="spellStart"/>
      <w:del w:id="916" w:author="John DeLong" w:date="2020-07-24T19:28:00Z">
        <w:r w:rsidDel="0073431C">
          <w:rPr>
            <w:rFonts w:cstheme="minorHAnsi"/>
            <w:sz w:val="22"/>
            <w:szCs w:val="22"/>
          </w:rPr>
          <w:delText xml:space="preserve"> </w:delText>
        </w:r>
      </w:del>
      <w:r w:rsidRPr="001409F9">
        <w:rPr>
          <w:rFonts w:cstheme="minorHAnsi"/>
          <w:i/>
          <w:sz w:val="22"/>
          <w:szCs w:val="22"/>
        </w:rPr>
        <w:t>b</w:t>
      </w:r>
      <w:r w:rsidRPr="001409F9">
        <w:rPr>
          <w:rFonts w:cstheme="minorHAnsi"/>
          <w:sz w:val="22"/>
          <w:szCs w:val="22"/>
          <w:vertAlign w:val="subscript"/>
        </w:rPr>
        <w:t>max</w:t>
      </w:r>
      <w:proofErr w:type="spellEnd"/>
      <w:del w:id="917" w:author="John DeLong" w:date="2020-07-24T19:28:00Z">
        <w:r w:rsidDel="0073431C">
          <w:rPr>
            <w:rFonts w:cstheme="minorHAnsi"/>
            <w:sz w:val="22"/>
            <w:szCs w:val="22"/>
          </w:rPr>
          <w:delText xml:space="preserve"> </w:delText>
        </w:r>
      </w:del>
      <w:ins w:id="918" w:author="John DeLong" w:date="2020-07-24T19:28:00Z">
        <w:r w:rsidR="0073431C">
          <w:rPr>
            <w:rFonts w:cstheme="minorHAnsi"/>
            <w:sz w:val="22"/>
            <w:szCs w:val="22"/>
          </w:rPr>
          <w:t xml:space="preserve">) </w:t>
        </w:r>
      </w:ins>
      <w:r>
        <w:rPr>
          <w:rFonts w:cstheme="minorHAnsi"/>
          <w:sz w:val="22"/>
          <w:szCs w:val="22"/>
        </w:rPr>
        <w:t xml:space="preserve">values had centered on the optimal </w:t>
      </w:r>
      <w:ins w:id="919" w:author="John DeLong" w:date="2020-07-24T19:28:00Z">
        <w:r w:rsidR="0073431C">
          <w:rPr>
            <w:rFonts w:cstheme="minorHAnsi"/>
            <w:sz w:val="22"/>
            <w:szCs w:val="22"/>
          </w:rPr>
          <w:t xml:space="preserve">(ESS) </w:t>
        </w:r>
      </w:ins>
      <w:r>
        <w:rPr>
          <w:rFonts w:cstheme="minorHAnsi"/>
          <w:sz w:val="22"/>
          <w:szCs w:val="22"/>
        </w:rPr>
        <w:t>values.</w:t>
      </w:r>
    </w:p>
    <w:p w14:paraId="3ADB4897" w14:textId="77777777" w:rsidR="008F3CF5" w:rsidRPr="00496E2D" w:rsidRDefault="008F3CF5" w:rsidP="008F3CF5">
      <w:pPr>
        <w:spacing w:after="0" w:line="480" w:lineRule="auto"/>
        <w:ind w:firstLine="720"/>
        <w:contextualSpacing/>
        <w:rPr>
          <w:rFonts w:cstheme="minorHAnsi"/>
          <w:sz w:val="22"/>
          <w:szCs w:val="22"/>
        </w:rPr>
      </w:pPr>
      <w:r>
        <w:rPr>
          <w:rFonts w:cstheme="minorHAnsi"/>
          <w:sz w:val="22"/>
          <w:szCs w:val="22"/>
        </w:rPr>
        <w:t xml:space="preserve">It is also clear that the evolutionary dynamics often do not reach the expected evolutionary equilibrium, especially in small populations where demographic stochasticity is especially strong. In particular, the median of the stochastic trajectories often settles onto a trait value that is noticeably smaller than the ESS (Fig. 3 row 2 and 5). </w:t>
      </w:r>
      <w:r w:rsidRPr="00496E2D">
        <w:rPr>
          <w:rFonts w:cstheme="minorHAnsi"/>
          <w:sz w:val="22"/>
          <w:szCs w:val="22"/>
        </w:rPr>
        <w:t>To help understand this result, we calculated the expected lifetime reproductive success</w:t>
      </w:r>
      <w:r>
        <w:rPr>
          <w:rFonts w:cstheme="minorHAnsi"/>
          <w:sz w:val="22"/>
          <w:szCs w:val="22"/>
        </w:rPr>
        <w:t xml:space="preserve"> (LRS)</w:t>
      </w:r>
      <w:r w:rsidRPr="00496E2D">
        <w:rPr>
          <w:rFonts w:cstheme="minorHAnsi"/>
          <w:sz w:val="22"/>
          <w:szCs w:val="22"/>
        </w:rPr>
        <w:t xml:space="preserve"> of an individual from the model:</w:t>
      </w:r>
    </w:p>
    <w:p w14:paraId="097C8ED8" w14:textId="77777777" w:rsidR="008F3CF5" w:rsidRPr="00496E2D" w:rsidRDefault="008F3CF5" w:rsidP="008F3CF5">
      <w:pPr>
        <w:tabs>
          <w:tab w:val="right" w:pos="9360"/>
        </w:tabs>
        <w:spacing w:after="0" w:line="480" w:lineRule="auto"/>
        <w:contextualSpacing/>
        <w:rPr>
          <w:rFonts w:cstheme="minorHAnsi"/>
          <w:sz w:val="22"/>
          <w:szCs w:val="22"/>
        </w:rPr>
      </w:pPr>
      <m:oMath>
        <m:r>
          <m:rPr>
            <m:sty m:val="p"/>
          </m:rPr>
          <w:rPr>
            <w:rFonts w:ascii="Cambria Math" w:hAnsi="Cambria Math" w:cstheme="minorHAnsi"/>
            <w:sz w:val="22"/>
            <w:szCs w:val="22"/>
          </w:rPr>
          <m:t>LRS</m:t>
        </m:r>
        <m:r>
          <w:rPr>
            <w:rFonts w:ascii="Cambria Math" w:hAnsi="Cambria Math" w:cstheme="minorHAnsi"/>
            <w:sz w:val="22"/>
            <w:szCs w:val="22"/>
          </w:rPr>
          <m:t>=</m:t>
        </m:r>
        <m:f>
          <m:fPr>
            <m:ctrlPr>
              <w:rPr>
                <w:rFonts w:ascii="Cambria Math" w:hAnsi="Cambria Math" w:cstheme="minorHAnsi"/>
                <w:sz w:val="22"/>
                <w:szCs w:val="22"/>
              </w:rPr>
            </m:ctrlPr>
          </m:fPr>
          <m:num>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num>
          <m:den>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den>
        </m:f>
        <m:r>
          <w:rPr>
            <w:rFonts w:ascii="Cambria Math" w:hAnsi="Cambria Math" w:cstheme="minorHAnsi"/>
            <w:sz w:val="22"/>
            <w:szCs w:val="22"/>
          </w:rPr>
          <m:t>.</m:t>
        </m:r>
      </m:oMath>
      <w:r>
        <w:rPr>
          <w:rFonts w:eastAsiaTheme="minorEastAsia" w:cstheme="minorHAnsi"/>
          <w:sz w:val="22"/>
          <w:szCs w:val="22"/>
        </w:rPr>
        <w:tab/>
        <w:t>(E</w:t>
      </w:r>
      <w:proofErr w:type="spellStart"/>
      <w:r>
        <w:rPr>
          <w:rFonts w:eastAsiaTheme="minorEastAsia" w:cstheme="minorHAnsi"/>
          <w:sz w:val="22"/>
          <w:szCs w:val="22"/>
        </w:rPr>
        <w:t>quation</w:t>
      </w:r>
      <w:proofErr w:type="spellEnd"/>
      <w:r>
        <w:rPr>
          <w:rFonts w:eastAsiaTheme="minorEastAsia" w:cstheme="minorHAnsi"/>
          <w:sz w:val="22"/>
          <w:szCs w:val="22"/>
        </w:rPr>
        <w:t xml:space="preserve"> 4)</w:t>
      </w:r>
    </w:p>
    <w:p w14:paraId="0A809A9C" w14:textId="25F7AD79" w:rsidR="008F3CF5" w:rsidRPr="00496E2D" w:rsidRDefault="008F3CF5" w:rsidP="008F3CF5">
      <w:pPr>
        <w:spacing w:after="0" w:line="480" w:lineRule="auto"/>
        <w:contextualSpacing/>
        <w:rPr>
          <w:rFonts w:cstheme="minorHAnsi"/>
          <w:sz w:val="22"/>
          <w:szCs w:val="22"/>
        </w:rPr>
      </w:pPr>
      <w:r w:rsidRPr="00496E2D">
        <w:rPr>
          <w:rFonts w:cstheme="minorHAnsi"/>
          <w:sz w:val="22"/>
          <w:szCs w:val="22"/>
        </w:rPr>
        <w:t>The value of</w:t>
      </w:r>
      <w:ins w:id="920" w:author="John DeLong" w:date="2020-07-24T19:29:00Z">
        <w:r w:rsidR="0073431C">
          <w:rPr>
            <w:rFonts w:cstheme="minorHAnsi"/>
            <w:sz w:val="22"/>
            <w:szCs w:val="22"/>
          </w:rPr>
          <w:t xml:space="preserve"> maximum birth rate (</w:t>
        </w:r>
      </w:ins>
      <w:proofErr w:type="spellStart"/>
      <w:del w:id="921" w:author="John DeLong" w:date="2020-07-24T19:29:00Z">
        <w:r w:rsidRPr="00496E2D" w:rsidDel="0073431C">
          <w:rPr>
            <w:rFonts w:cstheme="minorHAnsi"/>
            <w:sz w:val="22"/>
            <w:szCs w:val="22"/>
          </w:rPr>
          <w:delText xml:space="preserve"> </w:delText>
        </w:r>
      </w:del>
      <w:r w:rsidRPr="00496E2D">
        <w:rPr>
          <w:rFonts w:cstheme="minorHAnsi"/>
          <w:i/>
          <w:iCs/>
          <w:sz w:val="22"/>
          <w:szCs w:val="22"/>
        </w:rPr>
        <w:t>b</w:t>
      </w:r>
      <w:r w:rsidRPr="00496E2D">
        <w:rPr>
          <w:rFonts w:cstheme="minorHAnsi"/>
          <w:i/>
          <w:iCs/>
          <w:sz w:val="22"/>
          <w:szCs w:val="22"/>
          <w:vertAlign w:val="subscript"/>
        </w:rPr>
        <w:t>max</w:t>
      </w:r>
      <w:proofErr w:type="spellEnd"/>
      <w:del w:id="922" w:author="John DeLong" w:date="2020-07-24T19:29:00Z">
        <w:r w:rsidRPr="00496E2D" w:rsidDel="0073431C">
          <w:rPr>
            <w:rFonts w:cstheme="minorHAnsi"/>
            <w:sz w:val="22"/>
            <w:szCs w:val="22"/>
          </w:rPr>
          <w:delText xml:space="preserve"> </w:delText>
        </w:r>
      </w:del>
      <w:ins w:id="923" w:author="John DeLong" w:date="2020-07-24T19:29:00Z">
        <w:r w:rsidR="0073431C">
          <w:rPr>
            <w:rFonts w:cstheme="minorHAnsi"/>
            <w:sz w:val="22"/>
            <w:szCs w:val="22"/>
          </w:rPr>
          <w:t xml:space="preserve">) </w:t>
        </w:r>
      </w:ins>
      <w:r w:rsidRPr="00496E2D">
        <w:rPr>
          <w:rFonts w:cstheme="minorHAnsi"/>
          <w:sz w:val="22"/>
          <w:szCs w:val="22"/>
        </w:rPr>
        <w:t>that maximize</w:t>
      </w:r>
      <w:r>
        <w:rPr>
          <w:rFonts w:cstheme="minorHAnsi"/>
          <w:sz w:val="22"/>
          <w:szCs w:val="22"/>
        </w:rPr>
        <w:t>s LRS</w:t>
      </w:r>
      <w:r w:rsidRPr="00496E2D">
        <w:rPr>
          <w:rFonts w:cstheme="minorHAnsi"/>
          <w:sz w:val="22"/>
          <w:szCs w:val="22"/>
        </w:rPr>
        <w:t xml:space="preserve"> is given by the solution of the equation</w:t>
      </w:r>
      <w:ins w:id="924" w:author="John DeLong" w:date="2020-07-24T19:29:00Z">
        <w:r w:rsidR="0073431C">
          <w:rPr>
            <w:rFonts w:cstheme="minorHAnsi"/>
            <w:sz w:val="22"/>
            <w:szCs w:val="22"/>
          </w:rPr>
          <w:t xml:space="preserve"> </w:t>
        </w:r>
      </w:ins>
      <m:oMath>
        <m:f>
          <m:fPr>
            <m:ctrlPr>
              <w:rPr>
                <w:rFonts w:ascii="Cambria Math" w:hAnsi="Cambria Math" w:cstheme="minorHAnsi"/>
                <w:sz w:val="22"/>
                <w:szCs w:val="22"/>
              </w:rPr>
            </m:ctrlPr>
          </m:fPr>
          <m:num>
            <m:r>
              <w:rPr>
                <w:rFonts w:ascii="Cambria Math" w:hAnsi="Cambria Math" w:cstheme="minorHAnsi"/>
                <w:sz w:val="22"/>
                <w:szCs w:val="22"/>
              </w:rPr>
              <m:t>∂</m:t>
            </m:r>
            <m:r>
              <m:rPr>
                <m:sty m:val="p"/>
              </m:rPr>
              <w:rPr>
                <w:rFonts w:ascii="Cambria Math" w:hAnsi="Cambria Math" w:cstheme="minorHAnsi"/>
                <w:sz w:val="22"/>
                <w:szCs w:val="22"/>
              </w:rPr>
              <m:t>LRS</m:t>
            </m:r>
          </m:num>
          <m:den>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r>
          <w:rPr>
            <w:rFonts w:ascii="Cambria Math" w:hAnsi="Cambria Math" w:cstheme="minorHAnsi"/>
            <w:sz w:val="22"/>
            <w:szCs w:val="22"/>
          </w:rPr>
          <m:t>=0</m:t>
        </m:r>
      </m:oMath>
      <w:r w:rsidRPr="00496E2D">
        <w:rPr>
          <w:rFonts w:cstheme="minorHAnsi"/>
          <w:sz w:val="22"/>
          <w:szCs w:val="22"/>
        </w:rPr>
        <w:t xml:space="preserve">: </w:t>
      </w:r>
    </w:p>
    <w:p w14:paraId="02B8179C" w14:textId="77777777" w:rsidR="008F3CF5" w:rsidRPr="00496E2D" w:rsidRDefault="00081C9C" w:rsidP="008F3CF5">
      <w:pPr>
        <w:tabs>
          <w:tab w:val="right" w:pos="9360"/>
        </w:tabs>
        <w:spacing w:after="0" w:line="480" w:lineRule="auto"/>
        <w:contextualSpacing/>
        <w:rPr>
          <w:rFonts w:cstheme="minorHAnsi"/>
          <w:sz w:val="22"/>
          <w:szCs w:val="22"/>
        </w:rPr>
      </w:pP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rad>
          <m:radPr>
            <m:degHide m:val="1"/>
            <m:ctrlPr>
              <w:rPr>
                <w:rFonts w:ascii="Cambria Math" w:hAnsi="Cambria Math" w:cstheme="minorHAnsi"/>
                <w:sz w:val="22"/>
                <w:szCs w:val="22"/>
              </w:rPr>
            </m:ctrlPr>
          </m:radPr>
          <m:deg/>
          <m:e>
            <m:sSup>
              <m:sSupPr>
                <m:ctrlPr>
                  <w:rPr>
                    <w:rFonts w:ascii="Cambria Math" w:hAnsi="Cambria Math" w:cstheme="minorHAnsi"/>
                    <w:sz w:val="22"/>
                    <w:szCs w:val="22"/>
                  </w:rPr>
                </m:ctrlPr>
              </m:sSupPr>
              <m:e>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e>
              <m:sup>
                <m:r>
                  <w:rPr>
                    <w:rFonts w:ascii="Cambria Math" w:hAnsi="Cambria Math" w:cstheme="minorHAnsi"/>
                    <w:sz w:val="22"/>
                    <w:szCs w:val="22"/>
                  </w:rPr>
                  <m:t>2</m:t>
                </m:r>
              </m:sup>
            </m:sSup>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num>
              <m:den>
                <m:r>
                  <w:rPr>
                    <w:rFonts w:ascii="Cambria Math" w:hAnsi="Cambria Math" w:cstheme="minorHAnsi"/>
                    <w:sz w:val="22"/>
                    <w:szCs w:val="22"/>
                  </w:rPr>
                  <m:t>c</m:t>
                </m:r>
              </m:den>
            </m:f>
          </m:e>
        </m:rad>
        <m:r>
          <w:rPr>
            <w:rFonts w:ascii="Cambria Math" w:hAnsi="Cambria Math" w:cstheme="minorHAnsi"/>
            <w:sz w:val="22"/>
            <w:szCs w:val="22"/>
          </w:rPr>
          <m:t>.</m:t>
        </m:r>
      </m:oMath>
      <w:r w:rsidR="008F3CF5">
        <w:rPr>
          <w:rFonts w:eastAsiaTheme="minorEastAsia" w:cstheme="minorHAnsi"/>
          <w:sz w:val="22"/>
          <w:szCs w:val="22"/>
        </w:rPr>
        <w:tab/>
        <w:t>(Equation 5)</w:t>
      </w:r>
    </w:p>
    <w:p w14:paraId="6B6E7357" w14:textId="521693C6" w:rsidR="008F3CF5" w:rsidRDefault="00081C9C" w:rsidP="008F3CF5">
      <w:pPr>
        <w:spacing w:after="0" w:line="480" w:lineRule="auto"/>
        <w:contextualSpacing/>
        <w:rPr>
          <w:rFonts w:cstheme="minorHAnsi"/>
          <w:sz w:val="22"/>
          <w:szCs w:val="22"/>
        </w:rPr>
      </w:pPr>
      <w:ins w:id="925" w:author="Clay Cressler" w:date="2020-08-11T16:06:00Z">
        <w:r>
          <w:rPr>
            <w:rFonts w:cstheme="minorHAnsi"/>
            <w:sz w:val="22"/>
            <w:szCs w:val="22"/>
          </w:rPr>
          <w:t xml:space="preserve">Our motivation for calculating LRS is two-fold. First, we can calculate an expected LRS for an individual, but we can also compare </w:t>
        </w:r>
      </w:ins>
      <w:ins w:id="926" w:author="Clay Cressler" w:date="2020-08-11T16:07:00Z">
        <w:r>
          <w:rPr>
            <w:rFonts w:cstheme="minorHAnsi"/>
            <w:sz w:val="22"/>
            <w:szCs w:val="22"/>
          </w:rPr>
          <w:t>that expectation to the stochastically realized LRS in our GEM simulation. Second,</w:t>
        </w:r>
      </w:ins>
      <w:ins w:id="927" w:author="Clay Cressler" w:date="2020-08-11T16:08:00Z">
        <w:r>
          <w:rPr>
            <w:rFonts w:cstheme="minorHAnsi"/>
            <w:sz w:val="22"/>
            <w:szCs w:val="22"/>
          </w:rPr>
          <w:t xml:space="preserve"> classic theory and its more modern incarnations suggest that evolution maximizes LRS when populations are at equilibrium, whereas it maximizes per-capita growth rate in growing populations </w:t>
        </w:r>
      </w:ins>
      <w:ins w:id="928" w:author="Clay Cressler" w:date="2020-08-11T16:09:00Z">
        <w:r>
          <w:rPr>
            <w:rFonts w:cstheme="minorHAnsi"/>
            <w:sz w:val="22"/>
            <w:szCs w:val="22"/>
          </w:rPr>
          <w:fldChar w:fldCharType="begin"/>
        </w:r>
      </w:ins>
      <w:ins w:id="929" w:author="Clay Cressler" w:date="2020-08-11T16:12:00Z">
        <w:r>
          <w:rPr>
            <w:rFonts w:cstheme="minorHAnsi"/>
            <w:sz w:val="22"/>
            <w:szCs w:val="22"/>
          </w:rPr>
          <w:instrText xml:space="preserve"> ADDIN ZOTERO_ITEM CSL_CITATION {"citationID":"uJ1wn50d","properties":{"formattedCitation":"(MacArthur 1962; MacArthur &amp; Wilson 2001; Lande {\\i{}et al.} 2009; Engen &amp; S\\uc0\\u230{}ther 2017)","plainCitation":"(MacArthur 1962; MacArthur &amp; Wilson 2001; Lande et al. 2009; Engen &amp; Sæther 2017)","noteIndex":0},"citationItems":[{"id":914,"uris":["http://zotero.org/users/246158/items/3ETU9SB9"],"uri":["http://zotero.org/users/246158/items/3ETU9SB9"],"itemData":{"id":914,"type":"article-journal","container-title":"Proceedings of the National Academy of Sciences","DOI":"10.1073/pnas.48.11.1893","ISSN":"0027-8424, 1091-6490","issue":"11","journalAbbreviation":"PNAS","language":"en","note":"publisher: National Academy of Sciences\nsection: Genetics\nPMID: 16591013","page":"1893-1897","source":"www.pnas.org","title":"Some Generalized Theorems of Natural Selection","volume":"48","author":[{"family":"MacArthur","given":"Robert H."}],"issued":{"date-parts":[["1962",11,1]]}}},{"id":921,"uris":["http://zotero.org/users/246158/items/HCDVGCEL"],"uri":["http://zotero.org/users/246158/items/HCDVGCEL"],"itemData":{"id":921,"type":"book","abstract":"Biogeography was stuck in a \"natural history phase\" dominated by the collection of data, the young Princeton biologists Robert H. MacArthur and Edward O. Wilson argued in 1967. In this book, the authors developed a general theory to explain the facts of island biogeography. The theory builds on the first principles of population ecology and genetics to explain how distance and area combine to regulate the balance between immigration and extinction in island populations. The authors then test the theory against data. The Theory of Island Biogeography was never intended as the last word on the subject. Instead, MacArthur and Wilson sought to stimulate new forms of theoretical and empirical studies, which will lead in turn to a stronger general theory. Even a third of a century since its publication, the book continues to serve that purpose well. From popular books like David Quammen's Song of the Dodo to arguments in the professional literature, The Theory of Island Biogeography remains at the center of discussions about the geographic distribution of species. In a new preface, Edward O. Wilson reviews the origins and consequences of this classic book.","ISBN":"978-0-691-08836-5","language":"en","note":"Google-Books-ID: a10cdkywhVgC","number-of-pages":"226","publisher":"Princeton University Press","source":"Google Books","title":"The Theory of Island Biogeography","author":[{"family":"MacArthur","given":"Robert H."},{"family":"Wilson","given":"Edward O."}],"issued":{"date-parts":[["2001"]]}}},{"id":918,"uris":["http://zotero.org/users/246158/items/MAUK7PQK"],"uri":["http://zotero.org/users/246158/items/MAUK7PQK"],"itemData":{"id":918,"type":"article-journal","abstract":"The evolution of population dynamics in a stochastic environment is analysed under a general form of density-dependence with genetic variation in r and K, the intrinsic rate of increase and carrying capacity in the average environment, and in σe2, the environmental variance of population growth rate. The continuous-time model assumes a large population size and a stationary distribution of environments with no autocorrelation. For a given population density, N, and genotype frequency, p, the expected selection gradient is always towards an increased population growth rate, and the expected fitness of a genotype is its Malthusian fitness in the average environment minus the covariance of its growth rate with that of the population. Long-term evolution maximizes the expected value of the density-dependence function, averaged over the stationary distribution of N. In the θ-logistic model, where density dependence of population growth is a function of Nθ, long-term evolution maximizes E[Nθ]=[1−σe2/(2r)]Kθ. While σe2 is always selected to decrease, r and K are always selected to increase, implying a genetic trade-off among them. By contrast, given the other parameters, θ has an intermediate optimum between 1.781 and 2 corresponding to the limits of high or low stochasticity.","container-title":"Philosophical Transactions of the Royal Society B: Biological Sciences","DOI":"10.1098/rstb.2009.0017","issue":"1523","journalAbbreviation":"Philosophical Transactions of the Royal Society B: Biological Sciences","note":"publisher: Royal Society","page":"1511-1518","source":"royalsocietypublishing.org (Atypon)","title":"An evolutionary maximum principle for density-dependent population dynamics in a fluctuating environment","volume":"364","author":[{"family":"Lande","given":"Russell"},{"family":"Engen","given":"Steinar"},{"family":"Sæther","given":"Bernt-Erik"}],"issued":{"date-parts":[["2009",6,12]]}}},{"id":904,"uris":["http://zotero.org/users/246158/items/N4AS599M"],"uri":["http://zotero.org/users/246158/items/N4AS599M"],"itemData":{"id":904,"type":"article-journal","abstract":"In a stable environment, evolution maximizes growth rates in populations that are not density regulated and the carrying capacity in the case of density regulation. In a fluctuating environment, evolution maximizes a function of growth rate, carrying capacity and environmental variance, tending to r-selection and K-selection under large and small environmental noise, respectively. Here we analyze a model in which birth and death rates depend on density through the same function but with independent strength of density dependence. As a special case, both functions may be linear, corresponding to logistic dynamics. It is shown that evolution maximizes a function of the deterministic growth rate r0 and the lifetime reproductive success (LRS) R0, both defined at small densities, as well as the environmental variance. Under large noise this function is dominated by r0 and average lifetimes are small, whereas R0 dominates and lifetimes are larger under small noise. Thus, K-selection is closely linked to selection for large R0 so that evolution tends to maximize LRS in a stable environment. Consequently, different quantities (r0 and R0) tend to be maximized at low and high densities, respectively, favoring density-dependent changes in the optimal life history.","container-title":"Evolution","DOI":"10.1111/evo.13104","ISSN":"1558-5646","issue":"1","language":"en","note":"_eprint: https://onlinelibrary.wiley.com/doi/pdf/10.1111/evo.13104","page":"167-173","source":"Wiley Online Library","title":"r- and K-selection in fluctuating populations is determined by the evolutionary trade-off between two fitness measures: Growth rate and lifetime reproductive success","title-short":"r- and K-selection in fluctuating populations is determined by the evolutionary trade-off between two fitness measures","volume":"71","author":[{"family":"Engen","given":"Steinar"},{"family":"Sæther","given":"Bernt-Erik"}],"issued":{"date-parts":[["2017"]]}}}],"schema":"https://github.com/citation-style-language/schema/raw/master/csl-citation.json"} </w:instrText>
        </w:r>
      </w:ins>
      <w:r>
        <w:rPr>
          <w:rFonts w:cstheme="minorHAnsi"/>
          <w:sz w:val="22"/>
          <w:szCs w:val="22"/>
        </w:rPr>
        <w:fldChar w:fldCharType="separate"/>
      </w:r>
      <w:ins w:id="930" w:author="Clay Cressler" w:date="2020-08-11T16:12:00Z">
        <w:r w:rsidRPr="00081C9C">
          <w:rPr>
            <w:rFonts w:ascii="Calibri" w:cs="Calibri"/>
            <w:sz w:val="22"/>
            <w:rPrChange w:id="931" w:author="Clay Cressler" w:date="2020-08-11T16:12:00Z">
              <w:rPr>
                <w:rFonts w:ascii="Times New Roman" w:hAnsi="Times New Roman" w:cs="Times New Roman"/>
              </w:rPr>
            </w:rPrChange>
          </w:rPr>
          <w:t xml:space="preserve">(MacArthur 1962; MacArthur &amp; Wilson 2001; </w:t>
        </w:r>
        <w:proofErr w:type="spellStart"/>
        <w:r w:rsidRPr="00081C9C">
          <w:rPr>
            <w:rFonts w:ascii="Calibri" w:cs="Calibri"/>
            <w:sz w:val="22"/>
            <w:rPrChange w:id="932" w:author="Clay Cressler" w:date="2020-08-11T16:12:00Z">
              <w:rPr>
                <w:rFonts w:ascii="Times New Roman" w:hAnsi="Times New Roman" w:cs="Times New Roman"/>
              </w:rPr>
            </w:rPrChange>
          </w:rPr>
          <w:t>Lande</w:t>
        </w:r>
        <w:proofErr w:type="spellEnd"/>
        <w:r w:rsidRPr="00081C9C">
          <w:rPr>
            <w:rFonts w:ascii="Calibri" w:cs="Calibri"/>
            <w:sz w:val="22"/>
            <w:rPrChange w:id="933" w:author="Clay Cressler" w:date="2020-08-11T16:12:00Z">
              <w:rPr>
                <w:rFonts w:ascii="Times New Roman" w:hAnsi="Times New Roman" w:cs="Times New Roman"/>
              </w:rPr>
            </w:rPrChange>
          </w:rPr>
          <w:t xml:space="preserve"> </w:t>
        </w:r>
        <w:r w:rsidRPr="00081C9C">
          <w:rPr>
            <w:rFonts w:ascii="Calibri" w:cs="Calibri"/>
            <w:i/>
            <w:iCs/>
            <w:sz w:val="22"/>
            <w:rPrChange w:id="934" w:author="Clay Cressler" w:date="2020-08-11T16:12:00Z">
              <w:rPr>
                <w:rFonts w:ascii="Times New Roman" w:hAnsi="Times New Roman" w:cs="Times New Roman"/>
                <w:i/>
                <w:iCs/>
              </w:rPr>
            </w:rPrChange>
          </w:rPr>
          <w:t>et al.</w:t>
        </w:r>
        <w:r w:rsidRPr="00081C9C">
          <w:rPr>
            <w:rFonts w:ascii="Calibri" w:cs="Calibri"/>
            <w:sz w:val="22"/>
            <w:rPrChange w:id="935" w:author="Clay Cressler" w:date="2020-08-11T16:12:00Z">
              <w:rPr>
                <w:rFonts w:ascii="Times New Roman" w:hAnsi="Times New Roman" w:cs="Times New Roman"/>
              </w:rPr>
            </w:rPrChange>
          </w:rPr>
          <w:t xml:space="preserve"> 2009; Engen &amp; </w:t>
        </w:r>
        <w:proofErr w:type="spellStart"/>
        <w:r w:rsidRPr="00081C9C">
          <w:rPr>
            <w:rFonts w:ascii="Calibri" w:cs="Calibri"/>
            <w:sz w:val="22"/>
            <w:rPrChange w:id="936" w:author="Clay Cressler" w:date="2020-08-11T16:12:00Z">
              <w:rPr>
                <w:rFonts w:ascii="Times New Roman" w:hAnsi="Times New Roman" w:cs="Times New Roman"/>
              </w:rPr>
            </w:rPrChange>
          </w:rPr>
          <w:t>Sæther</w:t>
        </w:r>
        <w:proofErr w:type="spellEnd"/>
        <w:r w:rsidRPr="00081C9C">
          <w:rPr>
            <w:rFonts w:ascii="Calibri" w:cs="Calibri"/>
            <w:sz w:val="22"/>
            <w:rPrChange w:id="937" w:author="Clay Cressler" w:date="2020-08-11T16:12:00Z">
              <w:rPr>
                <w:rFonts w:ascii="Times New Roman" w:hAnsi="Times New Roman" w:cs="Times New Roman"/>
              </w:rPr>
            </w:rPrChange>
          </w:rPr>
          <w:t xml:space="preserve"> 2017)</w:t>
        </w:r>
      </w:ins>
      <w:ins w:id="938" w:author="Clay Cressler" w:date="2020-08-11T16:09:00Z">
        <w:r>
          <w:rPr>
            <w:rFonts w:cstheme="minorHAnsi"/>
            <w:sz w:val="22"/>
            <w:szCs w:val="22"/>
          </w:rPr>
          <w:fldChar w:fldCharType="end"/>
        </w:r>
      </w:ins>
      <w:ins w:id="939" w:author="Clay Cressler" w:date="2020-08-11T16:11:00Z">
        <w:r>
          <w:rPr>
            <w:rFonts w:cstheme="minorHAnsi"/>
            <w:sz w:val="22"/>
            <w:szCs w:val="22"/>
          </w:rPr>
          <w:t xml:space="preserve">. </w:t>
        </w:r>
      </w:ins>
      <w:r w:rsidR="008F3CF5" w:rsidRPr="00496E2D">
        <w:rPr>
          <w:rFonts w:cstheme="minorHAnsi"/>
          <w:sz w:val="22"/>
          <w:szCs w:val="22"/>
        </w:rPr>
        <w:t xml:space="preserve">Note that the value of </w:t>
      </w:r>
      <w:proofErr w:type="spellStart"/>
      <w:r w:rsidR="008F3CF5" w:rsidRPr="00496E2D">
        <w:rPr>
          <w:rFonts w:cstheme="minorHAnsi"/>
          <w:i/>
          <w:iCs/>
          <w:sz w:val="22"/>
          <w:szCs w:val="22"/>
        </w:rPr>
        <w:t>b</w:t>
      </w:r>
      <w:r w:rsidR="008F3CF5" w:rsidRPr="00496E2D">
        <w:rPr>
          <w:rFonts w:cstheme="minorHAnsi"/>
          <w:i/>
          <w:iCs/>
          <w:sz w:val="22"/>
          <w:szCs w:val="22"/>
          <w:vertAlign w:val="subscript"/>
        </w:rPr>
        <w:t>max</w:t>
      </w:r>
      <w:proofErr w:type="spellEnd"/>
      <w:r w:rsidR="008F3CF5" w:rsidRPr="00496E2D">
        <w:rPr>
          <w:rFonts w:cstheme="minorHAnsi"/>
          <w:i/>
          <w:iCs/>
          <w:sz w:val="22"/>
          <w:szCs w:val="22"/>
          <w:vertAlign w:val="subscript"/>
        </w:rPr>
        <w:t xml:space="preserve"> </w:t>
      </w:r>
      <w:r w:rsidR="008F3CF5" w:rsidRPr="00496E2D">
        <w:rPr>
          <w:rFonts w:cstheme="minorHAnsi"/>
          <w:sz w:val="22"/>
          <w:szCs w:val="22"/>
        </w:rPr>
        <w:t xml:space="preserve">that maximizes expected lifetime reproductive success is not necessarily the same as the ESS value (although when </w:t>
      </w:r>
      <w:r w:rsidR="008F3CF5" w:rsidRPr="00661E85">
        <w:rPr>
          <w:rFonts w:cstheme="minorHAnsi"/>
          <w:i/>
          <w:sz w:val="22"/>
          <w:szCs w:val="22"/>
        </w:rPr>
        <w:t>R</w:t>
      </w:r>
      <w:r w:rsidR="008F3CF5" w:rsidRPr="00496E2D">
        <w:rPr>
          <w:rFonts w:cstheme="minorHAnsi"/>
          <w:sz w:val="22"/>
          <w:szCs w:val="22"/>
        </w:rPr>
        <w:t xml:space="preserve"> is at </w:t>
      </w:r>
      <w:del w:id="940" w:author="Clay Cressler" w:date="2020-08-11T16:58:00Z">
        <w:r w:rsidR="008F3CF5" w:rsidRPr="00496E2D" w:rsidDel="00B642A2">
          <w:rPr>
            <w:rFonts w:cstheme="minorHAnsi"/>
            <w:sz w:val="22"/>
            <w:szCs w:val="22"/>
          </w:rPr>
          <w:delText xml:space="preserve">an </w:delText>
        </w:r>
      </w:del>
      <w:ins w:id="941" w:author="Clay Cressler" w:date="2020-08-11T16:58:00Z">
        <w:r w:rsidR="00B642A2">
          <w:rPr>
            <w:rFonts w:cstheme="minorHAnsi"/>
            <w:sz w:val="22"/>
            <w:szCs w:val="22"/>
          </w:rPr>
          <w:t>its deterministic</w:t>
        </w:r>
        <w:r w:rsidR="00B642A2" w:rsidRPr="00496E2D">
          <w:rPr>
            <w:rFonts w:cstheme="minorHAnsi"/>
            <w:sz w:val="22"/>
            <w:szCs w:val="22"/>
          </w:rPr>
          <w:t xml:space="preserve"> </w:t>
        </w:r>
      </w:ins>
      <w:r w:rsidR="008F3CF5" w:rsidRPr="00496E2D">
        <w:rPr>
          <w:rFonts w:cstheme="minorHAnsi"/>
          <w:sz w:val="22"/>
          <w:szCs w:val="22"/>
        </w:rPr>
        <w:t>equilibrium, the values are the same). In particular, this value depend</w:t>
      </w:r>
      <w:r w:rsidR="008F3CF5">
        <w:rPr>
          <w:rFonts w:cstheme="minorHAnsi"/>
          <w:sz w:val="22"/>
          <w:szCs w:val="22"/>
        </w:rPr>
        <w:t>s</w:t>
      </w:r>
      <w:r w:rsidR="008F3CF5" w:rsidRPr="00496E2D">
        <w:rPr>
          <w:rFonts w:cstheme="minorHAnsi"/>
          <w:sz w:val="22"/>
          <w:szCs w:val="22"/>
        </w:rPr>
        <w:t xml:space="preserve"> on the current population size</w:t>
      </w:r>
      <w:ins w:id="942" w:author="John DeLong" w:date="2020-07-24T19:29:00Z">
        <w:r w:rsidR="0073431C">
          <w:rPr>
            <w:rFonts w:cstheme="minorHAnsi"/>
            <w:sz w:val="22"/>
            <w:szCs w:val="22"/>
          </w:rPr>
          <w:t xml:space="preserve">, meaning that the value of </w:t>
        </w:r>
      </w:ins>
      <w:proofErr w:type="spellStart"/>
      <w:ins w:id="943" w:author="John DeLong" w:date="2020-07-24T19:30:00Z">
        <w:r w:rsidR="0073431C" w:rsidRPr="00496E2D">
          <w:rPr>
            <w:rFonts w:cstheme="minorHAnsi"/>
            <w:i/>
            <w:iCs/>
            <w:sz w:val="22"/>
            <w:szCs w:val="22"/>
          </w:rPr>
          <w:t>b</w:t>
        </w:r>
        <w:r w:rsidR="0073431C">
          <w:rPr>
            <w:rFonts w:cstheme="minorHAnsi"/>
            <w:i/>
            <w:iCs/>
            <w:sz w:val="22"/>
            <w:szCs w:val="22"/>
            <w:vertAlign w:val="subscript"/>
          </w:rPr>
          <w:t>max</w:t>
        </w:r>
        <w:proofErr w:type="spellEnd"/>
        <w:r w:rsidR="0073431C">
          <w:rPr>
            <w:rFonts w:cstheme="minorHAnsi"/>
            <w:sz w:val="22"/>
            <w:szCs w:val="22"/>
          </w:rPr>
          <w:t xml:space="preserve"> t</w:t>
        </w:r>
      </w:ins>
      <w:ins w:id="944" w:author="John DeLong" w:date="2020-07-24T19:29:00Z">
        <w:r w:rsidR="0073431C">
          <w:rPr>
            <w:rFonts w:cstheme="minorHAnsi"/>
            <w:sz w:val="22"/>
            <w:szCs w:val="22"/>
          </w:rPr>
          <w:t xml:space="preserve">hat maximizes </w:t>
        </w:r>
        <w:r w:rsidR="0073431C">
          <w:rPr>
            <w:rFonts w:cstheme="minorHAnsi"/>
            <w:sz w:val="22"/>
            <w:szCs w:val="22"/>
          </w:rPr>
          <w:lastRenderedPageBreak/>
          <w:t>lifetime reproductive success changes as the population grows</w:t>
        </w:r>
      </w:ins>
      <w:r w:rsidR="008F3CF5" w:rsidRPr="00496E2D">
        <w:rPr>
          <w:rFonts w:cstheme="minorHAnsi"/>
          <w:sz w:val="22"/>
          <w:szCs w:val="22"/>
        </w:rPr>
        <w:t>. We term this transient peak on the fitness landscape a “transient evolutionary attractor” (TEA)</w:t>
      </w:r>
      <w:r w:rsidR="008F3CF5">
        <w:rPr>
          <w:rFonts w:cstheme="minorHAnsi"/>
          <w:sz w:val="22"/>
          <w:szCs w:val="22"/>
        </w:rPr>
        <w:t>, because it changes as the population moves through its transient dynamics</w:t>
      </w:r>
      <w:r w:rsidR="008F3CF5" w:rsidRPr="00496E2D">
        <w:rPr>
          <w:rFonts w:cstheme="minorHAnsi"/>
          <w:sz w:val="22"/>
          <w:szCs w:val="22"/>
        </w:rPr>
        <w:t>.</w:t>
      </w:r>
      <w:r w:rsidR="008F3CF5">
        <w:rPr>
          <w:rFonts w:cstheme="minorHAnsi"/>
          <w:sz w:val="22"/>
          <w:szCs w:val="22"/>
        </w:rPr>
        <w:t xml:space="preserve"> </w:t>
      </w:r>
      <w:r w:rsidR="008F3CF5" w:rsidRPr="00496E2D">
        <w:rPr>
          <w:rFonts w:cstheme="minorHAnsi"/>
          <w:sz w:val="22"/>
          <w:szCs w:val="22"/>
        </w:rPr>
        <w:t xml:space="preserve">Re-examining the observed lifetime reproductive success values, </w:t>
      </w:r>
      <w:r w:rsidR="008F3CF5">
        <w:rPr>
          <w:rFonts w:cstheme="minorHAnsi"/>
          <w:sz w:val="22"/>
          <w:szCs w:val="22"/>
        </w:rPr>
        <w:t>it is clear</w:t>
      </w:r>
      <w:r w:rsidR="008F3CF5" w:rsidRPr="00496E2D">
        <w:rPr>
          <w:rFonts w:cstheme="minorHAnsi"/>
          <w:sz w:val="22"/>
          <w:szCs w:val="22"/>
        </w:rPr>
        <w:t xml:space="preserve"> that the peak of the observed distribution is often centered on these TEAs (Fig. </w:t>
      </w:r>
      <w:r w:rsidR="008F3CF5">
        <w:rPr>
          <w:rFonts w:cstheme="minorHAnsi"/>
          <w:sz w:val="22"/>
          <w:szCs w:val="22"/>
        </w:rPr>
        <w:t>3</w:t>
      </w:r>
      <w:r w:rsidR="008F3CF5" w:rsidRPr="00496E2D">
        <w:rPr>
          <w:rFonts w:cstheme="minorHAnsi"/>
          <w:sz w:val="22"/>
          <w:szCs w:val="22"/>
        </w:rPr>
        <w:t xml:space="preserve">, </w:t>
      </w:r>
      <w:r w:rsidR="008F3CF5">
        <w:rPr>
          <w:rFonts w:cstheme="minorHAnsi"/>
          <w:sz w:val="22"/>
          <w:szCs w:val="22"/>
        </w:rPr>
        <w:t>4</w:t>
      </w:r>
      <w:r w:rsidR="008F3CF5" w:rsidRPr="003F5283">
        <w:rPr>
          <w:rFonts w:cstheme="minorHAnsi"/>
          <w:sz w:val="22"/>
          <w:szCs w:val="22"/>
          <w:vertAlign w:val="superscript"/>
        </w:rPr>
        <w:t>th</w:t>
      </w:r>
      <w:r w:rsidR="008F3CF5" w:rsidRPr="00496E2D">
        <w:rPr>
          <w:rFonts w:cstheme="minorHAnsi"/>
          <w:sz w:val="22"/>
          <w:szCs w:val="22"/>
        </w:rPr>
        <w:t xml:space="preserve"> row), and that the observed evolutionary trajectory for </w:t>
      </w:r>
      <w:proofErr w:type="spellStart"/>
      <w:r w:rsidR="008F3CF5" w:rsidRPr="00496E2D">
        <w:rPr>
          <w:rFonts w:cstheme="minorHAnsi"/>
          <w:i/>
          <w:iCs/>
          <w:sz w:val="22"/>
          <w:szCs w:val="22"/>
        </w:rPr>
        <w:t>b</w:t>
      </w:r>
      <w:r w:rsidR="008F3CF5" w:rsidRPr="00496E2D">
        <w:rPr>
          <w:rFonts w:cstheme="minorHAnsi"/>
          <w:i/>
          <w:iCs/>
          <w:sz w:val="22"/>
          <w:szCs w:val="22"/>
          <w:vertAlign w:val="subscript"/>
        </w:rPr>
        <w:t>max</w:t>
      </w:r>
      <w:proofErr w:type="spellEnd"/>
      <w:r w:rsidR="008F3CF5" w:rsidRPr="00496E2D">
        <w:rPr>
          <w:rFonts w:cstheme="minorHAnsi"/>
          <w:sz w:val="22"/>
          <w:szCs w:val="22"/>
        </w:rPr>
        <w:t xml:space="preserve"> often appears to be approaching this TEA rather than the ESS (Fig. </w:t>
      </w:r>
      <w:r w:rsidR="008F3CF5">
        <w:rPr>
          <w:rFonts w:cstheme="minorHAnsi"/>
          <w:sz w:val="22"/>
          <w:szCs w:val="22"/>
        </w:rPr>
        <w:t>3</w:t>
      </w:r>
      <w:r w:rsidR="008F3CF5" w:rsidRPr="00496E2D">
        <w:rPr>
          <w:rFonts w:cstheme="minorHAnsi"/>
          <w:sz w:val="22"/>
          <w:szCs w:val="22"/>
        </w:rPr>
        <w:t xml:space="preserve">, </w:t>
      </w:r>
      <w:r w:rsidR="008F3CF5">
        <w:rPr>
          <w:rFonts w:cstheme="minorHAnsi"/>
          <w:sz w:val="22"/>
          <w:szCs w:val="22"/>
        </w:rPr>
        <w:t>2</w:t>
      </w:r>
      <w:r w:rsidR="008F3CF5" w:rsidRPr="003F5283">
        <w:rPr>
          <w:rFonts w:cstheme="minorHAnsi"/>
          <w:sz w:val="22"/>
          <w:szCs w:val="22"/>
          <w:vertAlign w:val="superscript"/>
        </w:rPr>
        <w:t>n</w:t>
      </w:r>
      <w:r w:rsidR="00DE7F28">
        <w:rPr>
          <w:rFonts w:cstheme="minorHAnsi"/>
          <w:sz w:val="22"/>
          <w:szCs w:val="22"/>
          <w:vertAlign w:val="superscript"/>
        </w:rPr>
        <w:t>d</w:t>
      </w:r>
      <w:r w:rsidR="008F3CF5">
        <w:rPr>
          <w:rFonts w:cstheme="minorHAnsi"/>
          <w:sz w:val="22"/>
          <w:szCs w:val="22"/>
        </w:rPr>
        <w:t xml:space="preserve"> and 5</w:t>
      </w:r>
      <w:r w:rsidR="008F3CF5" w:rsidRPr="003F5283">
        <w:rPr>
          <w:rFonts w:cstheme="minorHAnsi"/>
          <w:sz w:val="22"/>
          <w:szCs w:val="22"/>
          <w:vertAlign w:val="superscript"/>
        </w:rPr>
        <w:t>th</w:t>
      </w:r>
      <w:r w:rsidR="008F3CF5" w:rsidRPr="00496E2D">
        <w:rPr>
          <w:rFonts w:cstheme="minorHAnsi"/>
          <w:sz w:val="22"/>
          <w:szCs w:val="22"/>
        </w:rPr>
        <w:t xml:space="preserve"> row</w:t>
      </w:r>
      <w:r w:rsidR="008F3CF5">
        <w:rPr>
          <w:rFonts w:cstheme="minorHAnsi"/>
          <w:sz w:val="22"/>
          <w:szCs w:val="22"/>
        </w:rPr>
        <w:t>s</w:t>
      </w:r>
      <w:r w:rsidR="008F3CF5" w:rsidRPr="00496E2D">
        <w:rPr>
          <w:rFonts w:cstheme="minorHAnsi"/>
          <w:sz w:val="22"/>
          <w:szCs w:val="22"/>
        </w:rPr>
        <w:t xml:space="preserve">). </w:t>
      </w:r>
      <w:r w:rsidR="008F3CF5">
        <w:rPr>
          <w:rFonts w:cstheme="minorHAnsi"/>
          <w:sz w:val="22"/>
          <w:szCs w:val="22"/>
        </w:rPr>
        <w:t xml:space="preserve">The outcome in which populations evolved toward a TEA rather than an ESS holds across a range of values for the trade-off slope, </w:t>
      </w:r>
      <w:r w:rsidR="008F3CF5" w:rsidRPr="001409F9">
        <w:rPr>
          <w:rFonts w:cstheme="minorHAnsi"/>
          <w:i/>
          <w:sz w:val="22"/>
          <w:szCs w:val="22"/>
        </w:rPr>
        <w:t>c</w:t>
      </w:r>
      <w:r w:rsidR="008F3CF5">
        <w:rPr>
          <w:rFonts w:cstheme="minorHAnsi"/>
          <w:sz w:val="22"/>
          <w:szCs w:val="22"/>
        </w:rPr>
        <w:t xml:space="preserve"> (Figure S5).</w:t>
      </w:r>
    </w:p>
    <w:p w14:paraId="074BCF3E" w14:textId="56A2DD29" w:rsidR="008F3CF5" w:rsidRDefault="008F3CF5" w:rsidP="008F3CF5">
      <w:pPr>
        <w:spacing w:after="0" w:line="480" w:lineRule="auto"/>
        <w:contextualSpacing/>
        <w:rPr>
          <w:rFonts w:eastAsiaTheme="minorEastAsia" w:cstheme="minorHAnsi"/>
          <w:sz w:val="22"/>
          <w:szCs w:val="22"/>
        </w:rPr>
      </w:pPr>
      <w:del w:id="945" w:author="John DeLong" w:date="2020-07-18T16:52:00Z">
        <w:r w:rsidRPr="00496E2D" w:rsidDel="004E6174">
          <w:rPr>
            <w:rFonts w:cstheme="minorHAnsi"/>
            <w:i/>
            <w:iCs/>
            <w:sz w:val="22"/>
            <w:szCs w:val="22"/>
          </w:rPr>
          <w:delText>Comparison 3</w:delText>
        </w:r>
      </w:del>
      <w:ins w:id="946" w:author="John DeLong" w:date="2020-07-18T16:56:00Z">
        <w:r w:rsidR="00B13DF6">
          <w:rPr>
            <w:rFonts w:cstheme="minorHAnsi"/>
            <w:i/>
            <w:sz w:val="22"/>
            <w:szCs w:val="22"/>
          </w:rPr>
          <w:t xml:space="preserve">The effect of culling </w:t>
        </w:r>
        <w:r w:rsidR="00B13DF6">
          <w:rPr>
            <w:rFonts w:cstheme="minorHAnsi"/>
            <w:i/>
            <w:iCs/>
            <w:sz w:val="22"/>
            <w:szCs w:val="22"/>
          </w:rPr>
          <w:t>on evolutionary outcomes</w:t>
        </w:r>
      </w:ins>
      <w:del w:id="947" w:author="John DeLong" w:date="2020-07-18T16:53:00Z">
        <w:r w:rsidRPr="00496E2D" w:rsidDel="004E6174">
          <w:rPr>
            <w:rFonts w:cstheme="minorHAnsi"/>
            <w:i/>
            <w:iCs/>
            <w:sz w:val="22"/>
            <w:szCs w:val="22"/>
          </w:rPr>
          <w:delText>:</w:delText>
        </w:r>
      </w:del>
      <w:ins w:id="948" w:author="John DeLong" w:date="2020-07-18T16:53:00Z">
        <w:r w:rsidR="004E6174">
          <w:rPr>
            <w:rFonts w:cstheme="minorHAnsi"/>
            <w:i/>
            <w:iCs/>
            <w:sz w:val="22"/>
            <w:szCs w:val="22"/>
          </w:rPr>
          <w:t>.—</w:t>
        </w:r>
      </w:ins>
      <w:del w:id="949" w:author="John DeLong" w:date="2020-07-18T16:53:00Z">
        <w:r w:rsidRPr="00496E2D" w:rsidDel="004E6174">
          <w:rPr>
            <w:rFonts w:cstheme="minorHAnsi"/>
            <w:i/>
            <w:iCs/>
            <w:sz w:val="22"/>
            <w:szCs w:val="22"/>
          </w:rPr>
          <w:delText xml:space="preserve"> </w:delText>
        </w:r>
      </w:del>
      <w:r w:rsidRPr="00496E2D">
        <w:rPr>
          <w:rFonts w:cstheme="minorHAnsi"/>
          <w:sz w:val="22"/>
          <w:szCs w:val="22"/>
        </w:rPr>
        <w:t xml:space="preserve">In our third set of simulations, </w:t>
      </w:r>
      <w:r>
        <w:rPr>
          <w:rFonts w:cstheme="minorHAnsi"/>
          <w:sz w:val="22"/>
          <w:szCs w:val="22"/>
        </w:rPr>
        <w:t>we sought to understand whether an external force altering population size would drive evolution away from the expected ESS</w:t>
      </w:r>
      <w:r w:rsidR="00DE7F28">
        <w:rPr>
          <w:rFonts w:cstheme="minorHAnsi"/>
          <w:sz w:val="22"/>
          <w:szCs w:val="22"/>
        </w:rPr>
        <w:t>, given the dependence of the optimal trait value on abundance</w:t>
      </w:r>
      <w:r>
        <w:rPr>
          <w:rFonts w:cstheme="minorHAnsi"/>
          <w:sz w:val="22"/>
          <w:szCs w:val="22"/>
        </w:rPr>
        <w:t xml:space="preserve">. Here </w:t>
      </w:r>
      <w:r w:rsidRPr="00496E2D">
        <w:rPr>
          <w:rFonts w:cstheme="minorHAnsi"/>
          <w:sz w:val="22"/>
          <w:szCs w:val="22"/>
        </w:rPr>
        <w:t xml:space="preserve">we applied a persistent cull to populations that had already achieved their ESS trait and abundance values. </w:t>
      </w:r>
      <w:ins w:id="950" w:author="Clay Cressler" w:date="2020-08-10T11:53:00Z">
        <w:r w:rsidR="002573E0">
          <w:rPr>
            <w:rFonts w:cstheme="minorHAnsi"/>
            <w:sz w:val="22"/>
            <w:szCs w:val="22"/>
          </w:rPr>
          <w:t xml:space="preserve">Because </w:t>
        </w:r>
      </w:ins>
      <w:ins w:id="951" w:author="Clay Cressler" w:date="2020-08-10T11:54:00Z">
        <w:r w:rsidR="002573E0">
          <w:rPr>
            <w:rFonts w:cstheme="minorHAnsi"/>
            <w:sz w:val="22"/>
            <w:szCs w:val="22"/>
          </w:rPr>
          <w:t xml:space="preserve">we assumed a large value for </w:t>
        </w:r>
        <w:proofErr w:type="spellStart"/>
        <w:r w:rsidR="002573E0">
          <w:rPr>
            <w:rFonts w:cstheme="minorHAnsi"/>
            <w:sz w:val="22"/>
            <w:szCs w:val="22"/>
          </w:rPr>
          <w:t>for</w:t>
        </w:r>
        <w:proofErr w:type="spellEnd"/>
        <w:r w:rsidR="002573E0">
          <w:rPr>
            <w:rFonts w:cstheme="minorHAnsi"/>
            <w:sz w:val="22"/>
            <w:szCs w:val="22"/>
          </w:rPr>
          <w:t xml:space="preserve"> the culling rate </w:t>
        </w:r>
        <w:r w:rsidR="002573E0">
          <w:rPr>
            <w:rFonts w:cstheme="minorHAnsi"/>
            <w:i/>
            <w:iCs/>
            <w:sz w:val="22"/>
            <w:szCs w:val="22"/>
          </w:rPr>
          <w:t>x</w:t>
        </w:r>
        <w:r w:rsidR="002573E0">
          <w:rPr>
            <w:rFonts w:cstheme="minorHAnsi"/>
            <w:sz w:val="22"/>
            <w:szCs w:val="22"/>
          </w:rPr>
          <w:t xml:space="preserve">, </w:t>
        </w:r>
      </w:ins>
      <w:del w:id="952" w:author="Clay Cressler" w:date="2020-08-10T11:54:00Z">
        <w:r w:rsidDel="002573E0">
          <w:rPr>
            <w:rFonts w:cstheme="minorHAnsi"/>
            <w:sz w:val="22"/>
            <w:szCs w:val="22"/>
          </w:rPr>
          <w:delText>T</w:delText>
        </w:r>
      </w:del>
      <w:ins w:id="953" w:author="Clay Cressler" w:date="2020-08-10T11:54:00Z">
        <w:r w:rsidR="002573E0">
          <w:rPr>
            <w:rFonts w:cstheme="minorHAnsi"/>
            <w:sz w:val="22"/>
            <w:szCs w:val="22"/>
          </w:rPr>
          <w:t>t</w:t>
        </w:r>
      </w:ins>
      <w:r>
        <w:rPr>
          <w:rFonts w:cstheme="minorHAnsi"/>
          <w:sz w:val="22"/>
          <w:szCs w:val="22"/>
        </w:rPr>
        <w:t xml:space="preserve">he population size changed almost immediately so that </w:t>
      </w:r>
      <m:oMath>
        <m:r>
          <w:rPr>
            <w:rFonts w:ascii="Cambria Math" w:hAnsi="Cambria Math" w:cstheme="minorHAnsi"/>
            <w:sz w:val="22"/>
            <w:szCs w:val="22"/>
          </w:rPr>
          <m:t>R≈</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oMath>
      <w:ins w:id="954" w:author="Clay Cressler" w:date="2020-08-10T11:54:00Z">
        <w:r w:rsidR="002573E0">
          <w:rPr>
            <w:rFonts w:eastAsiaTheme="minorEastAsia" w:cstheme="minorHAnsi"/>
            <w:sz w:val="22"/>
            <w:szCs w:val="22"/>
          </w:rPr>
          <w:t xml:space="preserve">. This change in population size lead </w:t>
        </w:r>
      </w:ins>
      <w:del w:id="955" w:author="Clay Cressler" w:date="2020-08-10T11:54:00Z">
        <w:r w:rsidDel="002573E0">
          <w:rPr>
            <w:rFonts w:eastAsiaTheme="minorEastAsia" w:cstheme="minorHAnsi"/>
            <w:sz w:val="22"/>
            <w:szCs w:val="22"/>
          </w:rPr>
          <w:delText>,</w:delText>
        </w:r>
      </w:del>
      <w:del w:id="956" w:author="Clay Cressler" w:date="2020-08-10T11:55:00Z">
        <w:r w:rsidDel="002573E0">
          <w:rPr>
            <w:rFonts w:eastAsiaTheme="minorEastAsia" w:cstheme="minorHAnsi"/>
            <w:sz w:val="22"/>
            <w:szCs w:val="22"/>
          </w:rPr>
          <w:delText xml:space="preserve"> while the evolutionary trajectory showed</w:delText>
        </w:r>
      </w:del>
      <w:ins w:id="957" w:author="Clay Cressler" w:date="2020-08-10T11:55:00Z">
        <w:r w:rsidR="002573E0">
          <w:rPr>
            <w:rFonts w:eastAsiaTheme="minorEastAsia" w:cstheme="minorHAnsi"/>
            <w:sz w:val="22"/>
            <w:szCs w:val="22"/>
          </w:rPr>
          <w:t xml:space="preserve">to </w:t>
        </w:r>
      </w:ins>
      <w:del w:id="958" w:author="Clay Cressler" w:date="2020-08-10T11:55:00Z">
        <w:r w:rsidDel="002573E0">
          <w:rPr>
            <w:rFonts w:eastAsiaTheme="minorEastAsia" w:cstheme="minorHAnsi"/>
            <w:sz w:val="22"/>
            <w:szCs w:val="22"/>
          </w:rPr>
          <w:delText xml:space="preserve"> </w:delText>
        </w:r>
      </w:del>
      <w:r>
        <w:rPr>
          <w:rFonts w:eastAsiaTheme="minorEastAsia" w:cstheme="minorHAnsi"/>
          <w:sz w:val="22"/>
          <w:szCs w:val="22"/>
        </w:rPr>
        <w:t xml:space="preserve">a clear </w:t>
      </w:r>
      <w:del w:id="959" w:author="Clay Cressler" w:date="2020-08-10T11:55:00Z">
        <w:r w:rsidDel="002573E0">
          <w:rPr>
            <w:rFonts w:eastAsiaTheme="minorEastAsia" w:cstheme="minorHAnsi"/>
            <w:sz w:val="22"/>
            <w:szCs w:val="22"/>
          </w:rPr>
          <w:delText xml:space="preserve">movement </w:delText>
        </w:r>
      </w:del>
      <w:ins w:id="960" w:author="Clay Cressler" w:date="2020-08-10T11:55:00Z">
        <w:r w:rsidR="002573E0">
          <w:rPr>
            <w:rFonts w:eastAsiaTheme="minorEastAsia" w:cstheme="minorHAnsi"/>
            <w:sz w:val="22"/>
            <w:szCs w:val="22"/>
          </w:rPr>
          <w:t xml:space="preserve">evolutionary trajectory </w:t>
        </w:r>
      </w:ins>
      <w:r>
        <w:rPr>
          <w:rFonts w:eastAsiaTheme="minorEastAsia" w:cstheme="minorHAnsi"/>
          <w:sz w:val="22"/>
          <w:szCs w:val="22"/>
        </w:rPr>
        <w:t>of the mean</w:t>
      </w:r>
      <w:ins w:id="961" w:author="John DeLong" w:date="2020-07-24T19:32:00Z">
        <w:r w:rsidR="000B2051">
          <w:rPr>
            <w:rFonts w:eastAsiaTheme="minorEastAsia" w:cstheme="minorHAnsi"/>
            <w:sz w:val="22"/>
            <w:szCs w:val="22"/>
          </w:rPr>
          <w:t xml:space="preserve"> </w:t>
        </w:r>
        <w:del w:id="962" w:author="Clay Cressler" w:date="2020-08-10T11:55:00Z">
          <w:r w:rsidR="000B2051" w:rsidDel="002573E0">
            <w:rPr>
              <w:rFonts w:eastAsiaTheme="minorEastAsia" w:cstheme="minorHAnsi"/>
              <w:sz w:val="22"/>
              <w:szCs w:val="22"/>
            </w:rPr>
            <w:delText xml:space="preserve">maximum </w:delText>
          </w:r>
        </w:del>
        <w:r w:rsidR="000B2051">
          <w:rPr>
            <w:rFonts w:eastAsiaTheme="minorEastAsia" w:cstheme="minorHAnsi"/>
            <w:sz w:val="22"/>
            <w:szCs w:val="22"/>
          </w:rPr>
          <w:t>birth rate (</w:t>
        </w:r>
        <w:proofErr w:type="spellStart"/>
        <w:r w:rsidR="000B2051" w:rsidRPr="00496E2D">
          <w:rPr>
            <w:rFonts w:cstheme="minorHAnsi"/>
            <w:i/>
            <w:iCs/>
            <w:sz w:val="22"/>
            <w:szCs w:val="22"/>
          </w:rPr>
          <w:t>b</w:t>
        </w:r>
        <w:r w:rsidR="000B2051" w:rsidRPr="00496E2D">
          <w:rPr>
            <w:rFonts w:cstheme="minorHAnsi"/>
            <w:i/>
            <w:iCs/>
            <w:sz w:val="22"/>
            <w:szCs w:val="22"/>
            <w:vertAlign w:val="subscript"/>
          </w:rPr>
          <w:t>max</w:t>
        </w:r>
        <w:proofErr w:type="spellEnd"/>
        <w:r w:rsidR="000B2051">
          <w:rPr>
            <w:rFonts w:eastAsiaTheme="minorEastAsia" w:cstheme="minorHAnsi"/>
            <w:sz w:val="22"/>
            <w:szCs w:val="22"/>
          </w:rPr>
          <w:t xml:space="preserve">) </w:t>
        </w:r>
      </w:ins>
      <w:del w:id="963" w:author="John DeLong" w:date="2020-07-24T19:32:00Z">
        <w:r w:rsidDel="000B2051">
          <w:rPr>
            <w:rFonts w:eastAsiaTheme="minorEastAsia" w:cstheme="minorHAnsi"/>
            <w:sz w:val="22"/>
            <w:szCs w:val="22"/>
          </w:rPr>
          <w:delText xml:space="preserve"> </w:delText>
        </w:r>
      </w:del>
      <m:oMath>
        <m:sSub>
          <m:sSubPr>
            <m:ctrlPr>
              <w:del w:id="964" w:author="John DeLong" w:date="2020-07-24T19:32:00Z">
                <w:rPr>
                  <w:rFonts w:ascii="Cambria Math" w:eastAsiaTheme="minorEastAsia" w:hAnsi="Cambria Math" w:cstheme="minorHAnsi"/>
                  <w:i/>
                  <w:sz w:val="22"/>
                  <w:szCs w:val="22"/>
                </w:rPr>
              </w:del>
            </m:ctrlPr>
          </m:sSubPr>
          <m:e>
            <m:r>
              <w:del w:id="965" w:author="John DeLong" w:date="2020-07-24T19:32:00Z">
                <w:rPr>
                  <w:rFonts w:ascii="Cambria Math" w:eastAsiaTheme="minorEastAsia" w:hAnsi="Cambria Math" w:cstheme="minorHAnsi"/>
                  <w:sz w:val="22"/>
                  <w:szCs w:val="22"/>
                </w:rPr>
                <m:t>b</m:t>
              </w:del>
            </m:r>
          </m:e>
          <m:sub>
            <m:r>
              <w:del w:id="966" w:author="John DeLong" w:date="2020-07-24T19:32:00Z">
                <w:rPr>
                  <w:rFonts w:ascii="Cambria Math" w:eastAsiaTheme="minorEastAsia" w:hAnsi="Cambria Math" w:cstheme="minorHAnsi"/>
                  <w:sz w:val="22"/>
                  <w:szCs w:val="22"/>
                </w:rPr>
                <m:t>max</m:t>
              </w:del>
            </m:r>
          </m:sub>
        </m:sSub>
      </m:oMath>
      <w:del w:id="967" w:author="John DeLong" w:date="2020-07-24T19:32:00Z">
        <w:r w:rsidDel="000B2051">
          <w:rPr>
            <w:rFonts w:eastAsiaTheme="minorEastAsia" w:cstheme="minorHAnsi"/>
            <w:sz w:val="22"/>
            <w:szCs w:val="22"/>
          </w:rPr>
          <w:delText xml:space="preserve"> </w:delText>
        </w:r>
      </w:del>
      <w:r>
        <w:rPr>
          <w:rFonts w:eastAsiaTheme="minorEastAsia" w:cstheme="minorHAnsi"/>
          <w:sz w:val="22"/>
          <w:szCs w:val="22"/>
        </w:rPr>
        <w:t xml:space="preserve">away from the ESS. Again, we can ask what value of </w:t>
      </w:r>
      <m:oMath>
        <m:sSub>
          <m:sSubPr>
            <m:ctrlPr>
              <w:del w:id="968" w:author="John DeLong" w:date="2020-07-24T19:32:00Z">
                <w:rPr>
                  <w:rFonts w:ascii="Cambria Math" w:eastAsiaTheme="minorEastAsia" w:hAnsi="Cambria Math" w:cstheme="minorHAnsi"/>
                  <w:i/>
                  <w:sz w:val="22"/>
                  <w:szCs w:val="22"/>
                </w:rPr>
              </w:del>
            </m:ctrlPr>
          </m:sSubPr>
          <m:e>
            <m:r>
              <w:del w:id="969" w:author="John DeLong" w:date="2020-07-24T19:32:00Z">
                <w:rPr>
                  <w:rFonts w:ascii="Cambria Math" w:eastAsiaTheme="minorEastAsia" w:hAnsi="Cambria Math" w:cstheme="minorHAnsi"/>
                  <w:sz w:val="22"/>
                  <w:szCs w:val="22"/>
                </w:rPr>
                <m:t>b</m:t>
              </w:del>
            </m:r>
          </m:e>
          <m:sub>
            <m:r>
              <w:del w:id="970" w:author="John DeLong" w:date="2020-07-24T19:32:00Z">
                <w:rPr>
                  <w:rFonts w:ascii="Cambria Math" w:eastAsiaTheme="minorEastAsia" w:hAnsi="Cambria Math" w:cstheme="minorHAnsi"/>
                  <w:sz w:val="22"/>
                  <w:szCs w:val="22"/>
                </w:rPr>
                <m:t>max</m:t>
              </w:del>
            </m:r>
          </m:sub>
        </m:sSub>
      </m:oMath>
      <w:del w:id="971" w:author="John DeLong" w:date="2020-07-24T19:32:00Z">
        <w:r w:rsidDel="000B2051">
          <w:rPr>
            <w:rFonts w:eastAsiaTheme="minorEastAsia" w:cstheme="minorHAnsi"/>
            <w:sz w:val="22"/>
            <w:szCs w:val="22"/>
          </w:rPr>
          <w:delText xml:space="preserve"> </w:delText>
        </w:r>
      </w:del>
      <w:proofErr w:type="spellStart"/>
      <w:ins w:id="972" w:author="John DeLong" w:date="2020-07-24T19:32:00Z">
        <w:r w:rsidR="000B2051" w:rsidRPr="00496E2D">
          <w:rPr>
            <w:rFonts w:cstheme="minorHAnsi"/>
            <w:i/>
            <w:iCs/>
            <w:sz w:val="22"/>
            <w:szCs w:val="22"/>
          </w:rPr>
          <w:t>b</w:t>
        </w:r>
        <w:r w:rsidR="000B2051" w:rsidRPr="00496E2D">
          <w:rPr>
            <w:rFonts w:cstheme="minorHAnsi"/>
            <w:i/>
            <w:iCs/>
            <w:sz w:val="22"/>
            <w:szCs w:val="22"/>
            <w:vertAlign w:val="subscript"/>
          </w:rPr>
          <w:t>max</w:t>
        </w:r>
        <w:proofErr w:type="spellEnd"/>
        <w:r w:rsidR="000B2051" w:rsidRPr="00496E2D">
          <w:rPr>
            <w:rFonts w:cstheme="minorHAnsi"/>
            <w:sz w:val="22"/>
            <w:szCs w:val="22"/>
          </w:rPr>
          <w:t xml:space="preserve"> </w:t>
        </w:r>
      </w:ins>
      <w:r>
        <w:rPr>
          <w:rFonts w:eastAsiaTheme="minorEastAsia" w:cstheme="minorHAnsi"/>
          <w:sz w:val="22"/>
          <w:szCs w:val="22"/>
        </w:rPr>
        <w:t xml:space="preserve">maximizes expected reproductive success. The expected lifetime reproductive success under culling is </w:t>
      </w:r>
    </w:p>
    <w:p w14:paraId="025A20AB" w14:textId="77777777" w:rsidR="008F3CF5" w:rsidRPr="00496E2D" w:rsidRDefault="008F3CF5" w:rsidP="008F3CF5">
      <w:pPr>
        <w:tabs>
          <w:tab w:val="right" w:pos="9360"/>
        </w:tabs>
        <w:spacing w:after="0" w:line="480" w:lineRule="auto"/>
        <w:contextualSpacing/>
        <w:rPr>
          <w:rFonts w:cstheme="minorHAnsi"/>
          <w:sz w:val="22"/>
          <w:szCs w:val="22"/>
        </w:rPr>
      </w:pPr>
      <m:oMath>
        <m:r>
          <m:rPr>
            <m:sty m:val="p"/>
          </m:rPr>
          <w:rPr>
            <w:rFonts w:ascii="Cambria Math" w:hAnsi="Cambria Math" w:cstheme="minorHAnsi"/>
            <w:sz w:val="22"/>
            <w:szCs w:val="22"/>
          </w:rPr>
          <m:t>LRS</m:t>
        </m:r>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num>
          <m:den>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R+x</m:t>
            </m:r>
            <m:func>
              <m:funcPr>
                <m:ctrlPr>
                  <w:rPr>
                    <w:rFonts w:ascii="Cambria Math" w:hAnsi="Cambria Math" w:cstheme="minorHAnsi"/>
                    <w:i/>
                    <w:sz w:val="22"/>
                    <w:szCs w:val="22"/>
                  </w:rPr>
                </m:ctrlPr>
              </m:funcPr>
              <m:fName>
                <m:r>
                  <m:rPr>
                    <m:sty m:val="p"/>
                  </m:rPr>
                  <w:rPr>
                    <w:rFonts w:ascii="Cambria Math" w:hAnsi="Cambria Math" w:cstheme="minorHAnsi"/>
                    <w:sz w:val="22"/>
                    <w:szCs w:val="22"/>
                  </w:rPr>
                  <m:t>max</m:t>
                </m:r>
              </m:fName>
              <m:e>
                <m:d>
                  <m:dPr>
                    <m:ctrlPr>
                      <w:rPr>
                        <w:rFonts w:ascii="Cambria Math" w:hAnsi="Cambria Math" w:cstheme="minorHAnsi"/>
                        <w:i/>
                        <w:sz w:val="22"/>
                        <w:szCs w:val="22"/>
                      </w:rPr>
                    </m:ctrlPr>
                  </m:dPr>
                  <m:e>
                    <m:r>
                      <w:rPr>
                        <w:rFonts w:ascii="Cambria Math" w:hAnsi="Cambria Math" w:cstheme="minorHAnsi"/>
                        <w:sz w:val="22"/>
                        <w:szCs w:val="22"/>
                      </w:rPr>
                      <m:t>0,1-</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num>
                      <m:den>
                        <m:r>
                          <w:rPr>
                            <w:rFonts w:ascii="Cambria Math" w:hAnsi="Cambria Math" w:cstheme="minorHAnsi"/>
                            <w:sz w:val="22"/>
                            <w:szCs w:val="22"/>
                          </w:rPr>
                          <m:t>R</m:t>
                        </m:r>
                      </m:den>
                    </m:f>
                  </m:e>
                </m:d>
              </m:e>
            </m:func>
          </m:den>
        </m:f>
        <m:r>
          <w:rPr>
            <w:rFonts w:ascii="Cambria Math" w:hAnsi="Cambria Math" w:cstheme="minorHAnsi"/>
            <w:sz w:val="22"/>
            <w:szCs w:val="22"/>
          </w:rPr>
          <m:t>.</m:t>
        </m:r>
      </m:oMath>
      <w:r>
        <w:rPr>
          <w:rFonts w:eastAsiaTheme="minorEastAsia" w:cstheme="minorHAnsi"/>
          <w:sz w:val="22"/>
          <w:szCs w:val="22"/>
        </w:rPr>
        <w:tab/>
        <w:t>(Equation 6)</w:t>
      </w:r>
    </w:p>
    <w:p w14:paraId="56A3FADD" w14:textId="2FB15E7B" w:rsidR="008F3CF5" w:rsidRDefault="008F3CF5" w:rsidP="008F3CF5">
      <w:pPr>
        <w:spacing w:after="0" w:line="480" w:lineRule="auto"/>
        <w:contextualSpacing/>
        <w:rPr>
          <w:rFonts w:cstheme="minorHAnsi"/>
          <w:sz w:val="22"/>
          <w:szCs w:val="22"/>
        </w:rPr>
      </w:pPr>
      <w:r>
        <w:rPr>
          <w:rFonts w:cstheme="minorHAnsi"/>
          <w:sz w:val="22"/>
          <w:szCs w:val="22"/>
        </w:rPr>
        <w:t xml:space="preserve">Assuming that </w:t>
      </w:r>
      <m:oMath>
        <m:r>
          <w:rPr>
            <w:rFonts w:ascii="Cambria Math" w:hAnsi="Cambria Math" w:cstheme="minorHAnsi"/>
            <w:sz w:val="22"/>
            <w:szCs w:val="22"/>
          </w:rPr>
          <m:t>R≈</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oMath>
      <w:r>
        <w:rPr>
          <w:rFonts w:eastAsiaTheme="minorEastAsia" w:cstheme="minorHAnsi"/>
          <w:sz w:val="22"/>
          <w:szCs w:val="22"/>
        </w:rPr>
        <w:t xml:space="preserve">, the value </w:t>
      </w:r>
      <w:ins w:id="973" w:author="John DeLong" w:date="2020-07-24T19:33:00Z">
        <w:r w:rsidR="000B2051">
          <w:rPr>
            <w:rFonts w:eastAsiaTheme="minorEastAsia" w:cstheme="minorHAnsi"/>
            <w:sz w:val="22"/>
            <w:szCs w:val="22"/>
          </w:rPr>
          <w:t xml:space="preserve">of </w:t>
        </w:r>
        <w:proofErr w:type="spellStart"/>
        <w:r w:rsidR="000B2051" w:rsidRPr="00496E2D">
          <w:rPr>
            <w:rFonts w:cstheme="minorHAnsi"/>
            <w:i/>
            <w:iCs/>
            <w:sz w:val="22"/>
            <w:szCs w:val="22"/>
          </w:rPr>
          <w:t>b</w:t>
        </w:r>
        <w:r w:rsidR="000B2051" w:rsidRPr="00496E2D">
          <w:rPr>
            <w:rFonts w:cstheme="minorHAnsi"/>
            <w:i/>
            <w:iCs/>
            <w:sz w:val="22"/>
            <w:szCs w:val="22"/>
            <w:vertAlign w:val="subscript"/>
          </w:rPr>
          <w:t>max</w:t>
        </w:r>
        <w:proofErr w:type="spellEnd"/>
        <w:r w:rsidR="000B2051" w:rsidRPr="00496E2D">
          <w:rPr>
            <w:rFonts w:cstheme="minorHAnsi"/>
            <w:sz w:val="22"/>
            <w:szCs w:val="22"/>
          </w:rPr>
          <w:t xml:space="preserve"> </w:t>
        </w:r>
      </w:ins>
      <w:del w:id="974" w:author="John DeLong" w:date="2020-07-24T19:33:00Z">
        <w:r w:rsidDel="000B2051">
          <w:rPr>
            <w:rFonts w:eastAsiaTheme="minorEastAsia" w:cstheme="minorHAnsi"/>
            <w:sz w:val="22"/>
            <w:szCs w:val="22"/>
          </w:rPr>
          <w:delText>o</w:delText>
        </w:r>
      </w:del>
      <w:moveToRangeStart w:id="975" w:author="John DeLong" w:date="2020-07-24T19:32:00Z" w:name="move46511585"/>
      <m:oMath>
        <m:sSub>
          <m:sSubPr>
            <m:ctrlPr>
              <w:del w:id="976" w:author="John DeLong" w:date="2020-07-24T19:32:00Z">
                <w:rPr>
                  <w:rFonts w:ascii="Cambria Math" w:eastAsiaTheme="minorEastAsia" w:hAnsi="Cambria Math" w:cstheme="minorHAnsi"/>
                  <w:i/>
                  <w:sz w:val="22"/>
                  <w:szCs w:val="22"/>
                </w:rPr>
              </w:del>
            </m:ctrlPr>
          </m:sSubPr>
          <m:e>
            <m:r>
              <w:del w:id="977" w:author="John DeLong" w:date="2020-07-24T19:32:00Z">
                <w:rPr>
                  <w:rFonts w:ascii="Cambria Math" w:eastAsiaTheme="minorEastAsia" w:hAnsi="Cambria Math" w:cstheme="minorHAnsi"/>
                  <w:sz w:val="22"/>
                  <w:szCs w:val="22"/>
                </w:rPr>
                <m:t>b</m:t>
              </w:del>
            </m:r>
          </m:e>
          <m:sub>
            <m:r>
              <w:del w:id="978" w:author="John DeLong" w:date="2020-07-24T19:32:00Z">
                <w:rPr>
                  <w:rFonts w:ascii="Cambria Math" w:eastAsiaTheme="minorEastAsia" w:hAnsi="Cambria Math" w:cstheme="minorHAnsi"/>
                  <w:sz w:val="22"/>
                  <w:szCs w:val="22"/>
                </w:rPr>
                <m:t>max</m:t>
              </w:del>
            </m:r>
          </m:sub>
        </m:sSub>
        <w:moveToRangeEnd w:id="975"/>
        <m:r>
          <w:del w:id="979" w:author="John DeLong" w:date="2020-07-24T19:33:00Z">
            <m:rPr>
              <m:sty m:val="p"/>
            </m:rPr>
            <w:rPr>
              <w:rFonts w:ascii="Cambria Math" w:eastAsiaTheme="minorEastAsia" w:hAnsi="Cambria Math" w:cstheme="minorHAnsi"/>
              <w:sz w:val="22"/>
              <w:szCs w:val="22"/>
            </w:rPr>
            <m:t xml:space="preserve">f </m:t>
          </w:del>
        </m:r>
        <w:moveFromRangeStart w:id="980" w:author="John DeLong" w:date="2020-07-24T19:32:00Z" w:name="move46511585"/>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oMath>
      <w:moveFromRangeEnd w:id="980"/>
      <w:r>
        <w:rPr>
          <w:rFonts w:eastAsiaTheme="minorEastAsia" w:cstheme="minorHAnsi"/>
          <w:sz w:val="22"/>
          <w:szCs w:val="22"/>
        </w:rPr>
        <w:t xml:space="preserve"> that maximizes LRS is </w:t>
      </w:r>
      <w:r w:rsidR="00DE7F28">
        <w:rPr>
          <w:rFonts w:eastAsiaTheme="minorEastAsia" w:cstheme="minorHAnsi"/>
          <w:sz w:val="22"/>
          <w:szCs w:val="22"/>
        </w:rPr>
        <w:t xml:space="preserve">again </w:t>
      </w:r>
      <w:r>
        <w:rPr>
          <w:rFonts w:eastAsiaTheme="minorEastAsia" w:cstheme="minorHAnsi"/>
          <w:sz w:val="22"/>
          <w:szCs w:val="22"/>
        </w:rPr>
        <w:t xml:space="preserve">given by Eq. (5) above. Fig. 4 shows clearly that </w:t>
      </w:r>
      <w:r>
        <w:rPr>
          <w:rFonts w:cstheme="minorHAnsi"/>
          <w:sz w:val="22"/>
          <w:szCs w:val="22"/>
        </w:rPr>
        <w:t>the population mean</w:t>
      </w:r>
      <w:ins w:id="981" w:author="John DeLong" w:date="2020-07-24T19:33:00Z">
        <w:r w:rsidR="000B2051">
          <w:rPr>
            <w:rFonts w:cstheme="minorHAnsi"/>
            <w:sz w:val="22"/>
            <w:szCs w:val="22"/>
          </w:rPr>
          <w:t xml:space="preserve"> </w:t>
        </w:r>
        <w:proofErr w:type="spellStart"/>
        <w:r w:rsidR="000B2051" w:rsidRPr="00496E2D">
          <w:rPr>
            <w:rFonts w:cstheme="minorHAnsi"/>
            <w:i/>
            <w:iCs/>
            <w:sz w:val="22"/>
            <w:szCs w:val="22"/>
          </w:rPr>
          <w:t>b</w:t>
        </w:r>
        <w:r w:rsidR="000B2051" w:rsidRPr="00496E2D">
          <w:rPr>
            <w:rFonts w:cstheme="minorHAnsi"/>
            <w:i/>
            <w:iCs/>
            <w:sz w:val="22"/>
            <w:szCs w:val="22"/>
            <w:vertAlign w:val="subscript"/>
          </w:rPr>
          <w:t>max</w:t>
        </w:r>
        <w:proofErr w:type="spellEnd"/>
        <w:r w:rsidR="000B2051" w:rsidRPr="000B2051">
          <w:rPr>
            <w:rFonts w:cstheme="minorHAnsi"/>
            <w:i/>
            <w:iCs/>
            <w:sz w:val="22"/>
            <w:szCs w:val="22"/>
            <w:rPrChange w:id="982" w:author="John DeLong" w:date="2020-07-24T19:33:00Z">
              <w:rPr>
                <w:rFonts w:cstheme="minorHAnsi"/>
                <w:i/>
                <w:iCs/>
                <w:sz w:val="22"/>
                <w:szCs w:val="22"/>
                <w:vertAlign w:val="subscript"/>
              </w:rPr>
            </w:rPrChange>
          </w:rPr>
          <w:t xml:space="preserve"> </w:t>
        </w:r>
      </w:ins>
      <w:del w:id="983" w:author="John DeLong" w:date="2020-07-24T19:33:00Z">
        <w:r w:rsidDel="000B2051">
          <w:rPr>
            <w:rFonts w:cstheme="minorHAnsi"/>
            <w:sz w:val="22"/>
            <w:szCs w:val="22"/>
          </w:rPr>
          <w:delText xml:space="preserve"> </w:delText>
        </w:r>
      </w:del>
      <m:oMath>
        <m:sSub>
          <m:sSubPr>
            <m:ctrlPr>
              <w:del w:id="984" w:author="John DeLong" w:date="2020-07-24T19:33:00Z">
                <w:rPr>
                  <w:rFonts w:ascii="Cambria Math" w:eastAsiaTheme="minorEastAsia" w:hAnsi="Cambria Math" w:cstheme="minorHAnsi"/>
                  <w:i/>
                  <w:sz w:val="22"/>
                  <w:szCs w:val="22"/>
                </w:rPr>
              </w:del>
            </m:ctrlPr>
          </m:sSubPr>
          <m:e>
            <m:r>
              <w:del w:id="985" w:author="John DeLong" w:date="2020-07-24T19:33:00Z">
                <w:rPr>
                  <w:rFonts w:ascii="Cambria Math" w:eastAsiaTheme="minorEastAsia" w:hAnsi="Cambria Math" w:cstheme="minorHAnsi"/>
                  <w:sz w:val="22"/>
                  <w:szCs w:val="22"/>
                </w:rPr>
                <m:t>b</m:t>
              </w:del>
            </m:r>
          </m:e>
          <m:sub>
            <m:r>
              <w:del w:id="986" w:author="John DeLong" w:date="2020-07-24T19:33:00Z">
                <w:rPr>
                  <w:rFonts w:ascii="Cambria Math" w:eastAsiaTheme="minorEastAsia" w:hAnsi="Cambria Math" w:cstheme="minorHAnsi"/>
                  <w:sz w:val="22"/>
                  <w:szCs w:val="22"/>
                </w:rPr>
                <m:t>max</m:t>
              </w:del>
            </m:r>
          </m:sub>
        </m:sSub>
      </m:oMath>
      <w:del w:id="987" w:author="John DeLong" w:date="2020-07-24T19:33:00Z">
        <w:r w:rsidDel="000B2051">
          <w:rPr>
            <w:rFonts w:eastAsiaTheme="minorEastAsia" w:cstheme="minorHAnsi"/>
            <w:sz w:val="22"/>
            <w:szCs w:val="22"/>
          </w:rPr>
          <w:delText xml:space="preserve"> e</w:delText>
        </w:r>
      </w:del>
      <w:ins w:id="988" w:author="John DeLong" w:date="2020-07-24T19:33:00Z">
        <w:r w:rsidR="000B2051">
          <w:rPr>
            <w:rFonts w:eastAsiaTheme="minorEastAsia" w:cstheme="minorHAnsi"/>
            <w:sz w:val="22"/>
            <w:szCs w:val="22"/>
          </w:rPr>
          <w:t>e</w:t>
        </w:r>
      </w:ins>
      <w:r>
        <w:rPr>
          <w:rFonts w:eastAsiaTheme="minorEastAsia" w:cstheme="minorHAnsi"/>
          <w:sz w:val="22"/>
          <w:szCs w:val="22"/>
        </w:rPr>
        <w:t xml:space="preserve">volved </w:t>
      </w:r>
      <w:r w:rsidRPr="00496E2D">
        <w:rPr>
          <w:rFonts w:cstheme="minorHAnsi"/>
          <w:sz w:val="22"/>
          <w:szCs w:val="22"/>
        </w:rPr>
        <w:t xml:space="preserve">to the population-specific TEAs that </w:t>
      </w:r>
      <w:r>
        <w:rPr>
          <w:rFonts w:cstheme="minorHAnsi"/>
          <w:sz w:val="22"/>
          <w:szCs w:val="22"/>
        </w:rPr>
        <w:t xml:space="preserve">depended on the population size the cull produced </w:t>
      </w:r>
      <w:r w:rsidRPr="00496E2D">
        <w:rPr>
          <w:rFonts w:cstheme="minorHAnsi"/>
          <w:sz w:val="22"/>
          <w:szCs w:val="22"/>
        </w:rPr>
        <w:t>(</w:t>
      </w:r>
      <w:r w:rsidR="00DE7F28">
        <w:rPr>
          <w:rFonts w:cstheme="minorHAnsi"/>
          <w:sz w:val="22"/>
          <w:szCs w:val="22"/>
        </w:rPr>
        <w:t xml:space="preserve">seen by the intersection of the population with the black line; </w:t>
      </w:r>
      <w:r w:rsidRPr="00496E2D">
        <w:rPr>
          <w:rFonts w:cstheme="minorHAnsi"/>
          <w:sz w:val="22"/>
          <w:szCs w:val="22"/>
        </w:rPr>
        <w:t>Figure</w:t>
      </w:r>
      <w:del w:id="989" w:author="John DeLong" w:date="2020-07-24T19:34:00Z">
        <w:r w:rsidRPr="00496E2D" w:rsidDel="000B2051">
          <w:rPr>
            <w:rFonts w:cstheme="minorHAnsi"/>
            <w:sz w:val="22"/>
            <w:szCs w:val="22"/>
          </w:rPr>
          <w:delText>s</w:delText>
        </w:r>
      </w:del>
      <w:r w:rsidRPr="00496E2D">
        <w:rPr>
          <w:rFonts w:cstheme="minorHAnsi"/>
          <w:sz w:val="22"/>
          <w:szCs w:val="22"/>
        </w:rPr>
        <w:t xml:space="preserve"> </w:t>
      </w:r>
      <w:r>
        <w:rPr>
          <w:rFonts w:cstheme="minorHAnsi"/>
          <w:sz w:val="22"/>
          <w:szCs w:val="22"/>
        </w:rPr>
        <w:t>4</w:t>
      </w:r>
      <w:r w:rsidRPr="00496E2D">
        <w:rPr>
          <w:rFonts w:cstheme="minorHAnsi"/>
          <w:sz w:val="22"/>
          <w:szCs w:val="22"/>
        </w:rPr>
        <w:t>,</w:t>
      </w:r>
      <w:r w:rsidR="00DE7F28">
        <w:rPr>
          <w:rFonts w:cstheme="minorHAnsi"/>
          <w:sz w:val="22"/>
          <w:szCs w:val="22"/>
        </w:rPr>
        <w:t xml:space="preserve"> bottom row</w:t>
      </w:r>
      <w:r w:rsidRPr="00496E2D">
        <w:rPr>
          <w:rFonts w:cstheme="minorHAnsi"/>
          <w:sz w:val="22"/>
          <w:szCs w:val="22"/>
        </w:rPr>
        <w:t xml:space="preserve">). Rather than returning to </w:t>
      </w:r>
      <w:r>
        <w:rPr>
          <w:rFonts w:cstheme="minorHAnsi"/>
          <w:sz w:val="22"/>
          <w:szCs w:val="22"/>
        </w:rPr>
        <w:t xml:space="preserve">the ESS, populations that were culled </w:t>
      </w:r>
      <w:r w:rsidRPr="00496E2D">
        <w:rPr>
          <w:rFonts w:cstheme="minorHAnsi"/>
          <w:sz w:val="22"/>
          <w:szCs w:val="22"/>
        </w:rPr>
        <w:t xml:space="preserve">to a lower abundance </w:t>
      </w:r>
      <w:r w:rsidR="00DE7F28">
        <w:rPr>
          <w:rFonts w:cstheme="minorHAnsi"/>
          <w:sz w:val="22"/>
          <w:szCs w:val="22"/>
        </w:rPr>
        <w:t>evolved toward the optimal trait for that culled abundance (i.e., the</w:t>
      </w:r>
      <w:r w:rsidRPr="00496E2D">
        <w:rPr>
          <w:rFonts w:cstheme="minorHAnsi"/>
          <w:sz w:val="22"/>
          <w:szCs w:val="22"/>
        </w:rPr>
        <w:t xml:space="preserve"> TEA</w:t>
      </w:r>
      <w:r w:rsidR="00DE7F28">
        <w:rPr>
          <w:rFonts w:cstheme="minorHAnsi"/>
          <w:sz w:val="22"/>
          <w:szCs w:val="22"/>
        </w:rPr>
        <w:t>)</w:t>
      </w:r>
      <w:r w:rsidRPr="00496E2D">
        <w:rPr>
          <w:rFonts w:cstheme="minorHAnsi"/>
          <w:sz w:val="22"/>
          <w:szCs w:val="22"/>
        </w:rPr>
        <w:t xml:space="preserve"> and </w:t>
      </w:r>
      <w:r>
        <w:rPr>
          <w:rFonts w:cstheme="minorHAnsi"/>
          <w:sz w:val="22"/>
          <w:szCs w:val="22"/>
        </w:rPr>
        <w:t>away from</w:t>
      </w:r>
      <w:r w:rsidRPr="00496E2D">
        <w:rPr>
          <w:rFonts w:cstheme="minorHAnsi"/>
          <w:sz w:val="22"/>
          <w:szCs w:val="22"/>
        </w:rPr>
        <w:t xml:space="preserve"> the ESS (Figure </w:t>
      </w:r>
      <w:r w:rsidR="00DE7F28">
        <w:rPr>
          <w:rFonts w:cstheme="minorHAnsi"/>
          <w:sz w:val="22"/>
          <w:szCs w:val="22"/>
        </w:rPr>
        <w:t>4</w:t>
      </w:r>
      <w:r w:rsidRPr="00496E2D">
        <w:rPr>
          <w:rFonts w:cstheme="minorHAnsi"/>
          <w:sz w:val="22"/>
          <w:szCs w:val="22"/>
        </w:rPr>
        <w:t xml:space="preserve">). The populations followed a path of adaptation specific to </w:t>
      </w:r>
      <w:r>
        <w:rPr>
          <w:rFonts w:cstheme="minorHAnsi"/>
          <w:sz w:val="22"/>
          <w:szCs w:val="22"/>
        </w:rPr>
        <w:t xml:space="preserve">the current </w:t>
      </w:r>
      <w:r w:rsidRPr="00496E2D">
        <w:rPr>
          <w:rFonts w:cstheme="minorHAnsi"/>
          <w:sz w:val="22"/>
          <w:szCs w:val="22"/>
        </w:rPr>
        <w:t>transient state, as generated by Equation 5, not the path generated by equilibrium conditions.</w:t>
      </w:r>
    </w:p>
    <w:p w14:paraId="6BDBD9B6" w14:textId="77777777" w:rsidR="008F3CF5" w:rsidRPr="00496E2D" w:rsidRDefault="008F3CF5" w:rsidP="008F3CF5">
      <w:pPr>
        <w:spacing w:after="0" w:line="480" w:lineRule="auto"/>
        <w:contextualSpacing/>
        <w:rPr>
          <w:rFonts w:cstheme="minorHAnsi"/>
          <w:sz w:val="22"/>
          <w:szCs w:val="22"/>
        </w:rPr>
      </w:pPr>
      <w:r w:rsidRPr="00496E2D">
        <w:rPr>
          <w:rFonts w:cstheme="minorHAnsi"/>
          <w:b/>
          <w:sz w:val="22"/>
          <w:szCs w:val="22"/>
        </w:rPr>
        <w:t>Discussion</w:t>
      </w:r>
    </w:p>
    <w:p w14:paraId="6C3BFB66" w14:textId="63B50E83" w:rsidR="008F3CF5" w:rsidRDefault="008F3CF5" w:rsidP="008F3CF5">
      <w:pPr>
        <w:spacing w:after="0" w:line="480" w:lineRule="auto"/>
        <w:contextualSpacing/>
        <w:rPr>
          <w:ins w:id="990" w:author="John DeLong" w:date="2020-07-24T19:36:00Z"/>
          <w:rFonts w:cstheme="minorHAnsi"/>
          <w:sz w:val="22"/>
          <w:szCs w:val="22"/>
        </w:rPr>
      </w:pPr>
      <w:r w:rsidRPr="00496E2D">
        <w:rPr>
          <w:rFonts w:cstheme="minorHAnsi"/>
          <w:sz w:val="22"/>
          <w:szCs w:val="22"/>
        </w:rPr>
        <w:lastRenderedPageBreak/>
        <w:t xml:space="preserve">Evolutionary theory today encompasses a wide range of modeling techniques and frameworks that facilitate an understanding of how populations evolve and adapt to their environments </w:t>
      </w:r>
      <w:r w:rsidRPr="00496E2D">
        <w:rPr>
          <w:rFonts w:cstheme="minorHAnsi"/>
          <w:sz w:val="22"/>
          <w:szCs w:val="22"/>
        </w:rPr>
        <w:fldChar w:fldCharType="begin"/>
      </w:r>
      <w:ins w:id="991" w:author="Clay Cressler" w:date="2020-08-07T11:14:00Z">
        <w:r w:rsidR="00B022D9">
          <w:rPr>
            <w:rFonts w:cstheme="minorHAnsi"/>
            <w:sz w:val="22"/>
            <w:szCs w:val="22"/>
          </w:rPr>
          <w: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2019)","noteIndex":0},"citationItems":[{"id":"gBPCYzZI/bGZ7EMy5","uris":["http://zotero.org/users/1264037/items/IZII2Z4R"],"uri":["http://zotero.org/users/1264037/items/IZII2Z4R"],"itemData":{"id":2262,"type":"article-journal","abstract":"Dynamic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gBPCYzZI/tolIkGVG","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gBPCYzZI/YShRP2cm","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M."}],"issued":{"date-parts":[["2005"]]}}},{"id":"gBPCYzZI/hmq88USZ","uris":["http://zotero.org/users/1264037/items/C8U337Q6"],"uri":["http://zotero.org/users/1264037/items/C8U337Q6"],"itemData":{"id":2668,"type":"article-journal","container-title":"Evolutionary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E."}],"issued":{"date-parts":[["2006"]]}}},{"id":"gBPCYzZI/4V1pxFmq","uris":["http://zotero.org/users/1264037/items/QANDY7JS"],"uri":["http://zotero.org/users/1264037/items/QANDY7JS"],"itemData":{"id":7715,"type":"article-journal","abstract":"Matrix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gBPCYzZI/aXNqo3yh","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gBPCYzZI/OEdLM1rZ","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gBPCYzZI/Gu3n8N4h","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instrText>
        </w:r>
      </w:ins>
      <w:del w:id="992" w:author="Clay Cressler" w:date="2020-08-07T11:14:00Z">
        <w:r w:rsidR="002E50A3" w:rsidDel="00B022D9">
          <w:rPr>
            <w:rFonts w:cstheme="minorHAnsi"/>
            <w:sz w:val="22"/>
            <w:szCs w:val="22"/>
          </w:rPr>
          <w:del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7720,"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M."}],"issued":{"date-parts":[["2005"]]}}},{"id":2668,"uris":["http://zotero.org/users/1264037/items/C8U337Q6"],"uri":["http://zotero.org/users/1264037/items/C8U337Q6"],"itemData":{"id":2668,"type":"article-journal","container-title":"Evolutionary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E."}],"issued":{"date-parts":[["2006"]]}}},{"id":7715,"uris":["http://zotero.org/users/1264037/items/QANDY7JS"],"uri":["http://zotero.org/users/1264037/items/QANDY7JS"],"itemData":{"id":7715,"type":"article-journal","abstract":"Matrix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P."},{"family":"Rees","given":"Mark"}],"issued":{"date-parts":[["2006",3]]}}},{"id":7686,"uris":["http://zotero.org/users/1264037/items/AJWCVPYE"],"uri":["http://zotero.org/users/1264037/items/AJWCVPYE"],"itemData":{"id":7686,"type":"article-journal","abstract":"Evolutionary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7622,"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7596,"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w:delInstrText>
        </w:r>
        <w:r w:rsidR="002E50A3" w:rsidRPr="00644802" w:rsidDel="00B022D9">
          <w:rPr>
            <w:rFonts w:cstheme="minorHAnsi"/>
            <w:sz w:val="22"/>
            <w:szCs w:val="22"/>
            <w:lang w:val="fr-FR"/>
            <w:rPrChange w:id="993" w:author="Clay Cressler" w:date="2020-08-07T15:32:00Z">
              <w:rPr>
                <w:rFonts w:cstheme="minorHAnsi"/>
                <w:sz w:val="22"/>
                <w:szCs w:val="22"/>
              </w:rPr>
            </w:rPrChange>
          </w:rPr>
          <w:delInstrText xml:space="preserve">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delInstrText>
        </w:r>
      </w:del>
      <w:r w:rsidRPr="00496E2D">
        <w:rPr>
          <w:rFonts w:cstheme="minorHAnsi"/>
          <w:sz w:val="22"/>
          <w:szCs w:val="22"/>
        </w:rPr>
        <w:fldChar w:fldCharType="separate"/>
      </w:r>
      <w:r w:rsidRPr="00FA2351">
        <w:rPr>
          <w:rFonts w:ascii="Calibri" w:hAnsi="Calibri" w:cs="Calibri"/>
          <w:sz w:val="22"/>
          <w:lang w:val="fr-FR"/>
        </w:rPr>
        <w:t xml:space="preserve">(Lande 1982; </w:t>
      </w:r>
      <w:proofErr w:type="spellStart"/>
      <w:r w:rsidRPr="00FA2351">
        <w:rPr>
          <w:rFonts w:ascii="Calibri" w:hAnsi="Calibri" w:cs="Calibri"/>
          <w:sz w:val="22"/>
          <w:lang w:val="fr-FR"/>
        </w:rPr>
        <w:t>Abrams</w:t>
      </w:r>
      <w:proofErr w:type="spellEnd"/>
      <w:r w:rsidRPr="00FA2351">
        <w:rPr>
          <w:rFonts w:ascii="Calibri" w:hAnsi="Calibri" w:cs="Calibri"/>
          <w:sz w:val="22"/>
          <w:lang w:val="fr-FR"/>
        </w:rPr>
        <w:t xml:space="preserve"> </w:t>
      </w:r>
      <w:r w:rsidRPr="00FA2351">
        <w:rPr>
          <w:rFonts w:ascii="Calibri" w:hAnsi="Calibri" w:cs="Calibri"/>
          <w:i/>
          <w:iCs/>
          <w:sz w:val="22"/>
          <w:lang w:val="fr-FR"/>
        </w:rPr>
        <w:t>et al.</w:t>
      </w:r>
      <w:r w:rsidRPr="00FA2351">
        <w:rPr>
          <w:rFonts w:ascii="Calibri" w:hAnsi="Calibri" w:cs="Calibri"/>
          <w:sz w:val="22"/>
          <w:lang w:val="fr-FR"/>
        </w:rPr>
        <w:t xml:space="preserve"> 1993a; </w:t>
      </w:r>
      <w:proofErr w:type="spellStart"/>
      <w:r w:rsidRPr="00FA2351">
        <w:rPr>
          <w:rFonts w:ascii="Calibri" w:hAnsi="Calibri" w:cs="Calibri"/>
          <w:sz w:val="22"/>
          <w:lang w:val="fr-FR"/>
        </w:rPr>
        <w:t>DeAngelis</w:t>
      </w:r>
      <w:proofErr w:type="spellEnd"/>
      <w:r w:rsidRPr="00FA2351">
        <w:rPr>
          <w:rFonts w:ascii="Calibri" w:hAnsi="Calibri" w:cs="Calibri"/>
          <w:sz w:val="22"/>
          <w:lang w:val="fr-FR"/>
        </w:rPr>
        <w:t xml:space="preserve"> &amp; </w:t>
      </w:r>
      <w:proofErr w:type="spellStart"/>
      <w:r w:rsidRPr="00FA2351">
        <w:rPr>
          <w:rFonts w:ascii="Calibri" w:hAnsi="Calibri" w:cs="Calibri"/>
          <w:sz w:val="22"/>
          <w:lang w:val="fr-FR"/>
        </w:rPr>
        <w:t>Mooij</w:t>
      </w:r>
      <w:proofErr w:type="spellEnd"/>
      <w:r w:rsidRPr="00FA2351">
        <w:rPr>
          <w:rFonts w:ascii="Calibri" w:hAnsi="Calibri" w:cs="Calibri"/>
          <w:sz w:val="22"/>
          <w:lang w:val="fr-FR"/>
        </w:rPr>
        <w:t xml:space="preserve"> 2005; Coulson </w:t>
      </w:r>
      <w:r w:rsidRPr="00FA2351">
        <w:rPr>
          <w:rFonts w:ascii="Calibri" w:hAnsi="Calibri" w:cs="Calibri"/>
          <w:i/>
          <w:iCs/>
          <w:sz w:val="22"/>
          <w:lang w:val="fr-FR"/>
        </w:rPr>
        <w:t>et al.</w:t>
      </w:r>
      <w:r w:rsidRPr="00FA2351">
        <w:rPr>
          <w:rFonts w:ascii="Calibri" w:hAnsi="Calibri" w:cs="Calibri"/>
          <w:sz w:val="22"/>
          <w:lang w:val="fr-FR"/>
        </w:rPr>
        <w:t xml:space="preserve"> 2006; </w:t>
      </w:r>
      <w:proofErr w:type="spellStart"/>
      <w:r w:rsidRPr="00FA2351">
        <w:rPr>
          <w:rFonts w:ascii="Calibri" w:hAnsi="Calibri" w:cs="Calibri"/>
          <w:sz w:val="22"/>
          <w:lang w:val="fr-FR"/>
        </w:rPr>
        <w:t>Ellner</w:t>
      </w:r>
      <w:proofErr w:type="spellEnd"/>
      <w:r w:rsidRPr="00FA2351">
        <w:rPr>
          <w:rFonts w:ascii="Calibri" w:hAnsi="Calibri" w:cs="Calibri"/>
          <w:sz w:val="22"/>
          <w:lang w:val="fr-FR"/>
        </w:rPr>
        <w:t xml:space="preserve"> &amp; Rees 2006; Lion 2017; de </w:t>
      </w:r>
      <w:proofErr w:type="spellStart"/>
      <w:r w:rsidRPr="00FA2351">
        <w:rPr>
          <w:rFonts w:ascii="Calibri" w:hAnsi="Calibri" w:cs="Calibri"/>
          <w:sz w:val="22"/>
          <w:lang w:val="fr-FR"/>
        </w:rPr>
        <w:t>Vries</w:t>
      </w:r>
      <w:proofErr w:type="spellEnd"/>
      <w:r w:rsidRPr="00FA2351">
        <w:rPr>
          <w:rFonts w:ascii="Calibri" w:hAnsi="Calibri" w:cs="Calibri"/>
          <w:sz w:val="22"/>
          <w:lang w:val="fr-FR"/>
        </w:rPr>
        <w:t xml:space="preserve"> &amp; </w:t>
      </w:r>
      <w:proofErr w:type="spellStart"/>
      <w:r w:rsidRPr="00FA2351">
        <w:rPr>
          <w:rFonts w:ascii="Calibri" w:hAnsi="Calibri" w:cs="Calibri"/>
          <w:sz w:val="22"/>
          <w:lang w:val="fr-FR"/>
        </w:rPr>
        <w:t>Caswell</w:t>
      </w:r>
      <w:proofErr w:type="spellEnd"/>
      <w:r w:rsidRPr="00FA2351">
        <w:rPr>
          <w:rFonts w:ascii="Calibri" w:hAnsi="Calibri" w:cs="Calibri"/>
          <w:sz w:val="22"/>
          <w:lang w:val="fr-FR"/>
        </w:rPr>
        <w:t xml:space="preserve"> 2019; </w:t>
      </w:r>
      <w:proofErr w:type="spellStart"/>
      <w:r w:rsidRPr="00FA2351">
        <w:rPr>
          <w:rFonts w:ascii="Calibri" w:hAnsi="Calibri" w:cs="Calibri"/>
          <w:sz w:val="22"/>
          <w:lang w:val="fr-FR"/>
        </w:rPr>
        <w:t>Govaert</w:t>
      </w:r>
      <w:proofErr w:type="spellEnd"/>
      <w:r w:rsidRPr="00FA2351">
        <w:rPr>
          <w:rFonts w:ascii="Calibri" w:hAnsi="Calibri" w:cs="Calibri"/>
          <w:sz w:val="22"/>
          <w:lang w:val="fr-FR"/>
        </w:rPr>
        <w:t xml:space="preserve"> </w:t>
      </w:r>
      <w:r w:rsidRPr="00FA2351">
        <w:rPr>
          <w:rFonts w:ascii="Calibri" w:hAnsi="Calibri" w:cs="Calibri"/>
          <w:i/>
          <w:iCs/>
          <w:sz w:val="22"/>
          <w:lang w:val="fr-FR"/>
        </w:rPr>
        <w:t>et al.</w:t>
      </w:r>
      <w:r w:rsidRPr="00FA2351">
        <w:rPr>
          <w:rFonts w:ascii="Calibri" w:hAnsi="Calibri" w:cs="Calibri"/>
          <w:sz w:val="22"/>
          <w:lang w:val="fr-FR"/>
        </w:rPr>
        <w:t xml:space="preserve"> 2019)</w:t>
      </w:r>
      <w:r w:rsidRPr="00496E2D">
        <w:rPr>
          <w:rFonts w:cstheme="minorHAnsi"/>
          <w:sz w:val="22"/>
          <w:szCs w:val="22"/>
        </w:rPr>
        <w:fldChar w:fldCharType="end"/>
      </w:r>
      <w:r w:rsidRPr="00FA2351">
        <w:rPr>
          <w:rFonts w:cstheme="minorHAnsi"/>
          <w:sz w:val="22"/>
          <w:szCs w:val="22"/>
          <w:lang w:val="fr-FR"/>
        </w:rPr>
        <w:t>.</w:t>
      </w:r>
      <w:r w:rsidR="00F66752">
        <w:rPr>
          <w:rFonts w:cstheme="minorHAnsi"/>
          <w:sz w:val="22"/>
          <w:szCs w:val="22"/>
          <w:lang w:val="fr-FR"/>
        </w:rPr>
        <w:t xml:space="preserve"> </w:t>
      </w:r>
      <w:r>
        <w:rPr>
          <w:rFonts w:cstheme="minorHAnsi"/>
          <w:sz w:val="22"/>
          <w:szCs w:val="22"/>
          <w:lang w:val="fr-FR"/>
        </w:rPr>
        <w:fldChar w:fldCharType="begin"/>
      </w:r>
      <w:ins w:id="994" w:author="Clay Cressler" w:date="2020-08-07T11:14:00Z">
        <w:r w:rsidR="00B022D9">
          <w:rPr>
            <w:rFonts w:cstheme="minorHAnsi"/>
            <w:sz w:val="22"/>
            <w:szCs w:val="22"/>
            <w:lang w:val="fr-FR"/>
          </w:rPr>
          <w:instrText xml:space="preserve"> ADDIN ZOTERO_ITEM CSL_CITATION {"citationID":"9W0TiRCR","properties":{"formattedCitation":"(Doebeli {\\i{}et al.} 2017)","plainCitation":"(Doebeli et al. 2017)","dontUpdate":true,"noteIndex":0},"citationItems":[{"id":45,"uris":["http://zotero.org/users/246158/items/WL354K73"],"uri":["http://zotero.org/users/246158/items/WL354K73"],"itemData":{"id":45,"type":"article-journal","abstract":"Most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del w:id="995" w:author="Clay Cressler" w:date="2020-08-07T11:14:00Z">
        <w:r w:rsidR="008E4F39" w:rsidDel="00B022D9">
          <w:rPr>
            <w:rFonts w:cstheme="minorHAnsi"/>
            <w:sz w:val="22"/>
            <w:szCs w:val="22"/>
            <w:lang w:val="fr-FR"/>
          </w:rPr>
          <w:delInstrText xml:space="preserve"> ADDIN ZOTERO_ITEM CSL_CITATION {"citationID":"9W0TiRCR","properties":{"formattedCitation":"(Doebeli {\\i{}et al.} 2017)","plainCitation":"(Doebeli et al. 2017)","dontUpdate":true,"noteIndex":0},"citationItems":[{"id":"11N9M0Y2/LkpcSB8Z","uris":["http://zotero.org/users/246158/items/WL354K73"],"uri":["http://zotero.org/users/246158/items/WL354K73"],"itemData":{"id":3547,"type":"article-journal","abstract":"Most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delInstrText>
        </w:r>
      </w:del>
      <w:r>
        <w:rPr>
          <w:rFonts w:cstheme="minorHAnsi"/>
          <w:sz w:val="22"/>
          <w:szCs w:val="22"/>
          <w:lang w:val="fr-FR"/>
        </w:rPr>
        <w:fldChar w:fldCharType="separate"/>
      </w:r>
      <w:proofErr w:type="spellStart"/>
      <w:r w:rsidRPr="001409F9">
        <w:rPr>
          <w:rFonts w:ascii="Calibri" w:cs="Calibri"/>
          <w:sz w:val="22"/>
        </w:rPr>
        <w:t>Doebeli</w:t>
      </w:r>
      <w:proofErr w:type="spellEnd"/>
      <w:r w:rsidRPr="001409F9">
        <w:rPr>
          <w:rFonts w:ascii="Calibri" w:cs="Calibri"/>
          <w:sz w:val="22"/>
        </w:rPr>
        <w:t xml:space="preserve"> </w:t>
      </w:r>
      <w:r w:rsidRPr="001409F9">
        <w:rPr>
          <w:rFonts w:ascii="Calibri" w:cs="Calibri"/>
          <w:i/>
          <w:iCs/>
          <w:sz w:val="22"/>
        </w:rPr>
        <w:t>et al.</w:t>
      </w:r>
      <w:r w:rsidRPr="001409F9">
        <w:rPr>
          <w:rFonts w:ascii="Calibri" w:cs="Calibri"/>
          <w:sz w:val="22"/>
        </w:rPr>
        <w:t xml:space="preserve"> </w:t>
      </w:r>
      <w:r w:rsidR="002E50A3">
        <w:rPr>
          <w:rFonts w:ascii="Calibri" w:cs="Calibri"/>
          <w:sz w:val="22"/>
        </w:rPr>
        <w:t>(</w:t>
      </w:r>
      <w:r w:rsidRPr="001409F9">
        <w:rPr>
          <w:rFonts w:ascii="Calibri" w:cs="Calibri"/>
          <w:sz w:val="22"/>
        </w:rPr>
        <w:t>2017)</w:t>
      </w:r>
      <w:r>
        <w:rPr>
          <w:rFonts w:cstheme="minorHAnsi"/>
          <w:sz w:val="22"/>
          <w:szCs w:val="22"/>
          <w:lang w:val="fr-FR"/>
        </w:rPr>
        <w:fldChar w:fldCharType="end"/>
      </w:r>
      <w:r w:rsidRPr="00FA2351">
        <w:rPr>
          <w:rFonts w:cstheme="minorHAnsi"/>
          <w:sz w:val="22"/>
          <w:szCs w:val="22"/>
          <w:lang w:val="en-CA"/>
        </w:rPr>
        <w:t xml:space="preserve"> has argued that </w:t>
      </w:r>
      <w:r>
        <w:rPr>
          <w:rFonts w:cstheme="minorHAnsi"/>
          <w:sz w:val="22"/>
          <w:szCs w:val="22"/>
          <w:lang w:val="en-CA"/>
        </w:rPr>
        <w:t>the</w:t>
      </w:r>
      <w:r w:rsidRPr="00FA2351">
        <w:rPr>
          <w:rFonts w:cstheme="minorHAnsi"/>
          <w:sz w:val="22"/>
          <w:szCs w:val="22"/>
          <w:lang w:val="en-CA"/>
        </w:rPr>
        <w:t xml:space="preserve"> mechanistic foundation for </w:t>
      </w:r>
      <w:r>
        <w:rPr>
          <w:rFonts w:cstheme="minorHAnsi"/>
          <w:sz w:val="22"/>
          <w:szCs w:val="22"/>
          <w:lang w:val="en-CA"/>
        </w:rPr>
        <w:t>evolutionary theory should be stochastic birth-death processes</w:t>
      </w:r>
      <w:del w:id="996" w:author="Clay Cressler" w:date="2020-08-11T16:59:00Z">
        <w:r w:rsidDel="00B642A2">
          <w:rPr>
            <w:rFonts w:cstheme="minorHAnsi"/>
            <w:sz w:val="22"/>
            <w:szCs w:val="22"/>
            <w:lang w:val="en-CA"/>
          </w:rPr>
          <w:delText xml:space="preserve">, rather than </w:delText>
        </w:r>
      </w:del>
      <w:ins w:id="997" w:author="John DeLong" w:date="2020-07-24T14:11:00Z">
        <w:del w:id="998" w:author="Clay Cressler" w:date="2020-08-11T16:59:00Z">
          <w:r w:rsidR="005066F6" w:rsidDel="00B642A2">
            <w:rPr>
              <w:rFonts w:cstheme="minorHAnsi"/>
              <w:sz w:val="22"/>
              <w:szCs w:val="22"/>
              <w:lang w:val="en-CA"/>
            </w:rPr>
            <w:delText xml:space="preserve">deterministic expectations for </w:delText>
          </w:r>
        </w:del>
      </w:ins>
      <w:del w:id="999" w:author="Clay Cressler" w:date="2020-08-11T16:59:00Z">
        <w:r w:rsidDel="00B642A2">
          <w:rPr>
            <w:rFonts w:cstheme="minorHAnsi"/>
            <w:sz w:val="22"/>
            <w:szCs w:val="22"/>
            <w:lang w:val="en-CA"/>
          </w:rPr>
          <w:delText>fitness</w:delText>
        </w:r>
      </w:del>
      <w:r>
        <w:rPr>
          <w:rFonts w:cstheme="minorHAnsi"/>
          <w:sz w:val="22"/>
          <w:szCs w:val="22"/>
          <w:lang w:val="en-CA"/>
        </w:rPr>
        <w:t xml:space="preserve">. However, while </w:t>
      </w:r>
      <w:ins w:id="1000" w:author="Clay Cressler" w:date="2020-08-11T16:59:00Z">
        <w:r w:rsidR="00B642A2">
          <w:rPr>
            <w:rFonts w:cstheme="minorHAnsi"/>
            <w:sz w:val="22"/>
            <w:szCs w:val="22"/>
            <w:lang w:val="en-CA"/>
          </w:rPr>
          <w:t xml:space="preserve">such </w:t>
        </w:r>
      </w:ins>
      <w:r>
        <w:rPr>
          <w:rFonts w:cstheme="minorHAnsi"/>
          <w:sz w:val="22"/>
          <w:szCs w:val="22"/>
          <w:lang w:val="en-CA"/>
        </w:rPr>
        <w:t xml:space="preserve">models can readily be simulated, as we do here, deterministic approximations of such </w:t>
      </w:r>
      <w:ins w:id="1001" w:author="Clay Cressler" w:date="2020-08-11T16:59:00Z">
        <w:r w:rsidR="00B642A2">
          <w:rPr>
            <w:rFonts w:cstheme="minorHAnsi"/>
            <w:sz w:val="22"/>
            <w:szCs w:val="22"/>
            <w:lang w:val="en-CA"/>
          </w:rPr>
          <w:t xml:space="preserve">stochastic </w:t>
        </w:r>
      </w:ins>
      <w:r>
        <w:rPr>
          <w:rFonts w:cstheme="minorHAnsi"/>
          <w:sz w:val="22"/>
          <w:szCs w:val="22"/>
          <w:lang w:val="en-CA"/>
        </w:rPr>
        <w:t>processes are required to make limiting assumptions, such as a separation of ecological and evolutionary timescales, weak selection, small mutation</w:t>
      </w:r>
      <w:ins w:id="1002" w:author="John DeLong" w:date="2020-07-22T13:43:00Z">
        <w:r w:rsidR="00366E83">
          <w:rPr>
            <w:rFonts w:cstheme="minorHAnsi"/>
            <w:sz w:val="22"/>
            <w:szCs w:val="22"/>
            <w:lang w:val="en-CA"/>
          </w:rPr>
          <w:t>al effects</w:t>
        </w:r>
      </w:ins>
      <w:r>
        <w:rPr>
          <w:rFonts w:cstheme="minorHAnsi"/>
          <w:sz w:val="22"/>
          <w:szCs w:val="22"/>
          <w:lang w:val="en-CA"/>
        </w:rPr>
        <w:t xml:space="preserve">, or large population size </w:t>
      </w:r>
      <w:r>
        <w:rPr>
          <w:rFonts w:cstheme="minorHAnsi"/>
          <w:sz w:val="22"/>
          <w:szCs w:val="22"/>
          <w:lang w:val="en-CA"/>
        </w:rPr>
        <w:fldChar w:fldCharType="begin"/>
      </w:r>
      <w:ins w:id="1003" w:author="Clay Cressler" w:date="2020-08-07T11:14:00Z">
        <w:r w:rsidR="00B022D9">
          <w:rPr>
            <w:rFonts w:cstheme="minorHAnsi"/>
            <w:sz w:val="22"/>
            <w:szCs w:val="22"/>
            <w:lang w:val="en-CA"/>
          </w:rPr>
          <w:instrText xml:space="preserve"> ADDIN ZOTERO_ITEM CSL_CITATION {"citationID":"YD4aYXqW","properties":{"formattedCitation":"(Dieckmann &amp; Law 1996; Champagnat {\\i{}et al.} 2006; Doebeli {\\i{}et al.} 2017; Parsons {\\i{}et al.} 2018)","plainCitation":"(Dieckmann &amp; Law 1996; Champagnat et al. 2006; Doebeli et al. 2017; Parsons et al. 2018)","noteIndex":0},"citationItems":[{"id":53,"uris":["http://zotero.org/users/246158/items/2JXJG5FS"],"uri":["http://zotero.org/users/246158/items/2JXJG5FS"],"itemData":{"id":53,"type":"article-journal","abstract":"In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55,"uris":["http://zotero.org/users/246158/items/ZVRQSZWP"],"uri":["http://zotero.org/users/246158/items/ZVRQSZWP"],"itemData":{"id":55,"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57,"uris":["http://zotero.org/users/246158/items/ZYZFJMGR"],"uri":["http://zotero.org/users/246158/items/ZYZFJMGR"],"itemData":{"id":57,"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ins>
      <w:del w:id="1004" w:author="Clay Cressler" w:date="2020-08-07T11:14:00Z">
        <w:r w:rsidR="008E4F39" w:rsidDel="00B022D9">
          <w:rPr>
            <w:rFonts w:cstheme="minorHAnsi"/>
            <w:sz w:val="22"/>
            <w:szCs w:val="22"/>
            <w:lang w:val="en-CA"/>
          </w:rPr>
          <w:delInstrText xml:space="preserve"> ADDIN ZOTERO_ITEM CSL_CITATION {"citationID":"YD4aYXqW","properties":{"formattedCitation":"(Dieckmann &amp; Law 1996; Champagnat {\\i{}et al.} 2006; Doebeli {\\i{}et al.} 2017; Parsons {\\i{}et al.} 2018)","plainCitation":"(Dieckmann &amp; Law 1996; Champagnat et al. 2006; Doebeli et al. 2017; Parsons et al. 2018)","noteIndex":0},"citationItems":[{"id":"11N9M0Y2/216vMg3l","uris":["http://zotero.org/users/246158/items/2JXJG5FS"],"uri":["http://zotero.org/users/246158/items/2JXJG5FS"],"itemData":{"id":3554,"type":"article-journal","abstract":"In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11N9M0Y2/Yizq1AQa","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11N9M0Y2/rGymqFBs","uris":["http://zotero.org/users/246158/items/ZYZFJMGR"],"uri":["http://zotero.org/users/246158/items/ZYZFJMGR"],"itemData":{"id":3541,"type":"article-journal","abstract":"The theory of life-history ev</w:delInstrText>
        </w:r>
        <w:r w:rsidR="008E4F39" w:rsidRPr="00644802" w:rsidDel="00B022D9">
          <w:rPr>
            <w:rFonts w:cstheme="minorHAnsi"/>
            <w:sz w:val="22"/>
            <w:szCs w:val="22"/>
            <w:lang w:val="fr-FR"/>
            <w:rPrChange w:id="1005" w:author="Clay Cressler" w:date="2020-08-07T15:32:00Z">
              <w:rPr>
                <w:rFonts w:cstheme="minorHAnsi"/>
                <w:sz w:val="22"/>
                <w:szCs w:val="22"/>
                <w:lang w:val="en-CA"/>
              </w:rPr>
            </w:rPrChange>
          </w:rPr>
          <w:delInstrText xml:space="preserve">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delInstrText>
        </w:r>
      </w:del>
      <w:r>
        <w:rPr>
          <w:rFonts w:cstheme="minorHAnsi"/>
          <w:sz w:val="22"/>
          <w:szCs w:val="22"/>
          <w:lang w:val="en-CA"/>
        </w:rPr>
        <w:fldChar w:fldCharType="separate"/>
      </w:r>
      <w:r w:rsidRPr="00FA2351">
        <w:rPr>
          <w:rFonts w:ascii="Calibri" w:cs="Calibri"/>
          <w:sz w:val="22"/>
          <w:lang w:val="fr-FR"/>
        </w:rPr>
        <w:t>(</w:t>
      </w:r>
      <w:proofErr w:type="spellStart"/>
      <w:r w:rsidRPr="00FA2351">
        <w:rPr>
          <w:rFonts w:ascii="Calibri" w:cs="Calibri"/>
          <w:sz w:val="22"/>
          <w:lang w:val="fr-FR"/>
        </w:rPr>
        <w:t>Dieckmann</w:t>
      </w:r>
      <w:proofErr w:type="spellEnd"/>
      <w:r w:rsidRPr="00FA2351">
        <w:rPr>
          <w:rFonts w:ascii="Calibri" w:cs="Calibri"/>
          <w:sz w:val="22"/>
          <w:lang w:val="fr-FR"/>
        </w:rPr>
        <w:t xml:space="preserve"> &amp; Law 1996; </w:t>
      </w:r>
      <w:proofErr w:type="spellStart"/>
      <w:r w:rsidRPr="00FA2351">
        <w:rPr>
          <w:rFonts w:ascii="Calibri" w:cs="Calibri"/>
          <w:sz w:val="22"/>
          <w:lang w:val="fr-FR"/>
        </w:rPr>
        <w:t>Champagnat</w:t>
      </w:r>
      <w:proofErr w:type="spellEnd"/>
      <w:r w:rsidRPr="00FA2351">
        <w:rPr>
          <w:rFonts w:ascii="Calibri" w:cs="Calibri"/>
          <w:sz w:val="22"/>
          <w:lang w:val="fr-FR"/>
        </w:rPr>
        <w:t xml:space="preserve"> </w:t>
      </w:r>
      <w:r w:rsidRPr="00FA2351">
        <w:rPr>
          <w:rFonts w:ascii="Calibri" w:cs="Calibri"/>
          <w:i/>
          <w:iCs/>
          <w:sz w:val="22"/>
          <w:lang w:val="fr-FR"/>
        </w:rPr>
        <w:t>et al.</w:t>
      </w:r>
      <w:r w:rsidRPr="00FA2351">
        <w:rPr>
          <w:rFonts w:ascii="Calibri" w:cs="Calibri"/>
          <w:sz w:val="22"/>
          <w:lang w:val="fr-FR"/>
        </w:rPr>
        <w:t xml:space="preserve"> 2006; </w:t>
      </w:r>
      <w:proofErr w:type="spellStart"/>
      <w:r w:rsidRPr="00FA2351">
        <w:rPr>
          <w:rFonts w:ascii="Calibri" w:cs="Calibri"/>
          <w:sz w:val="22"/>
          <w:lang w:val="fr-FR"/>
        </w:rPr>
        <w:t>Doebeli</w:t>
      </w:r>
      <w:proofErr w:type="spellEnd"/>
      <w:r w:rsidRPr="00FA2351">
        <w:rPr>
          <w:rFonts w:ascii="Calibri" w:cs="Calibri"/>
          <w:sz w:val="22"/>
          <w:lang w:val="fr-FR"/>
        </w:rPr>
        <w:t xml:space="preserve"> </w:t>
      </w:r>
      <w:r w:rsidRPr="00FA2351">
        <w:rPr>
          <w:rFonts w:ascii="Calibri" w:cs="Calibri"/>
          <w:i/>
          <w:iCs/>
          <w:sz w:val="22"/>
          <w:lang w:val="fr-FR"/>
        </w:rPr>
        <w:t>et al.</w:t>
      </w:r>
      <w:r w:rsidRPr="00FA2351">
        <w:rPr>
          <w:rFonts w:ascii="Calibri" w:cs="Calibri"/>
          <w:sz w:val="22"/>
          <w:lang w:val="fr-FR"/>
        </w:rPr>
        <w:t xml:space="preserve"> 2017; Parsons </w:t>
      </w:r>
      <w:r w:rsidRPr="00FA2351">
        <w:rPr>
          <w:rFonts w:ascii="Calibri" w:cs="Calibri"/>
          <w:i/>
          <w:iCs/>
          <w:sz w:val="22"/>
          <w:lang w:val="fr-FR"/>
        </w:rPr>
        <w:t>et al.</w:t>
      </w:r>
      <w:r w:rsidRPr="00FA2351">
        <w:rPr>
          <w:rFonts w:ascii="Calibri" w:cs="Calibri"/>
          <w:sz w:val="22"/>
          <w:lang w:val="fr-FR"/>
        </w:rPr>
        <w:t xml:space="preserve"> 2018)</w:t>
      </w:r>
      <w:r>
        <w:rPr>
          <w:rFonts w:cstheme="minorHAnsi"/>
          <w:sz w:val="22"/>
          <w:szCs w:val="22"/>
          <w:lang w:val="en-CA"/>
        </w:rPr>
        <w:fldChar w:fldCharType="end"/>
      </w:r>
      <w:r w:rsidRPr="00FA2351">
        <w:rPr>
          <w:rFonts w:cstheme="minorHAnsi"/>
          <w:sz w:val="22"/>
          <w:szCs w:val="22"/>
          <w:lang w:val="fr-FR"/>
        </w:rPr>
        <w:t xml:space="preserve">. </w:t>
      </w:r>
      <w:r w:rsidRPr="00FA2351">
        <w:rPr>
          <w:rFonts w:cstheme="minorHAnsi"/>
          <w:sz w:val="22"/>
          <w:szCs w:val="22"/>
          <w:lang w:val="en-CA"/>
        </w:rPr>
        <w:t xml:space="preserve">Here we show </w:t>
      </w:r>
      <w:r>
        <w:rPr>
          <w:rFonts w:cstheme="minorHAnsi"/>
          <w:sz w:val="22"/>
          <w:szCs w:val="22"/>
          <w:lang w:val="en-CA"/>
        </w:rPr>
        <w:t xml:space="preserve">two important results. First, when populations are large, the deterministic approximations can provide an accurate description of both the transient and equilibrium behavior of the ecological and evolutionary dynamics (Fig. 3, right column). This is expected, since the assumption of large population sizes is included in most classic evolutionary </w:t>
      </w:r>
      <w:proofErr w:type="gramStart"/>
      <w:r>
        <w:rPr>
          <w:rFonts w:cstheme="minorHAnsi"/>
          <w:sz w:val="22"/>
          <w:szCs w:val="22"/>
          <w:lang w:val="en-CA"/>
        </w:rPr>
        <w:t>theory, but</w:t>
      </w:r>
      <w:proofErr w:type="gramEnd"/>
      <w:r>
        <w:rPr>
          <w:rFonts w:cstheme="minorHAnsi"/>
          <w:sz w:val="22"/>
          <w:szCs w:val="22"/>
          <w:lang w:val="en-CA"/>
        </w:rPr>
        <w:t xml:space="preserve"> is still reassuring. Second,</w:t>
      </w:r>
      <w:r w:rsidRPr="00FA2351">
        <w:rPr>
          <w:rFonts w:cstheme="minorHAnsi"/>
          <w:sz w:val="22"/>
          <w:szCs w:val="22"/>
          <w:lang w:val="en-CA"/>
        </w:rPr>
        <w:t xml:space="preserve"> even when these </w:t>
      </w:r>
      <w:r>
        <w:rPr>
          <w:rFonts w:cstheme="minorHAnsi"/>
          <w:sz w:val="22"/>
          <w:szCs w:val="22"/>
          <w:lang w:val="en-CA"/>
        </w:rPr>
        <w:t xml:space="preserve">limiting assumptions are not met and the stochastic eco-evolutionary dynamics do not exactly match the deterministic expectation, the deterministic equations can still be useful in helping to understand the resulting eco-evolutionary dynamics. In particular, we show that demographic heterogeneity </w:t>
      </w:r>
      <w:ins w:id="1006" w:author="John DeLong" w:date="2020-07-24T19:35:00Z">
        <w:r w:rsidR="00F65487">
          <w:rPr>
            <w:rFonts w:cstheme="minorHAnsi"/>
            <w:sz w:val="22"/>
            <w:szCs w:val="22"/>
            <w:lang w:val="en-CA"/>
          </w:rPr>
          <w:t xml:space="preserve">(trait variance) </w:t>
        </w:r>
      </w:ins>
      <w:r>
        <w:rPr>
          <w:rFonts w:cstheme="minorHAnsi"/>
          <w:sz w:val="22"/>
          <w:szCs w:val="22"/>
          <w:lang w:val="en-CA"/>
        </w:rPr>
        <w:t>and demographic stochasticity can keep populations away from an expected ecological equilibrium</w:t>
      </w:r>
      <w:ins w:id="1007" w:author="John DeLong" w:date="2020-07-24T19:35:00Z">
        <w:r w:rsidR="00F65487">
          <w:rPr>
            <w:rFonts w:cstheme="minorHAnsi"/>
            <w:sz w:val="22"/>
            <w:szCs w:val="22"/>
            <w:lang w:val="en-CA"/>
          </w:rPr>
          <w:t xml:space="preserve"> (and therefore in a transient state</w:t>
        </w:r>
      </w:ins>
      <w:ins w:id="1008" w:author="John DeLong" w:date="2020-07-24T19:36:00Z">
        <w:r w:rsidR="00F65487">
          <w:rPr>
            <w:rFonts w:cstheme="minorHAnsi"/>
            <w:sz w:val="22"/>
            <w:szCs w:val="22"/>
            <w:lang w:val="en-CA"/>
          </w:rPr>
          <w:t>)</w:t>
        </w:r>
      </w:ins>
      <w:r>
        <w:rPr>
          <w:rFonts w:cstheme="minorHAnsi"/>
          <w:sz w:val="22"/>
          <w:szCs w:val="22"/>
          <w:lang w:val="en-CA"/>
        </w:rPr>
        <w:t>, and that under such conditions the population mean traits can evolve towards transient evolutionary attractors</w:t>
      </w:r>
      <w:r w:rsidR="002E50A3">
        <w:rPr>
          <w:rFonts w:cstheme="minorHAnsi"/>
          <w:sz w:val="22"/>
          <w:szCs w:val="22"/>
          <w:lang w:val="en-CA"/>
        </w:rPr>
        <w:t xml:space="preserve"> (TEAs)</w:t>
      </w:r>
      <w:ins w:id="1009" w:author="Clay Cressler" w:date="2020-08-11T17:01:00Z">
        <w:r w:rsidR="00B642A2">
          <w:rPr>
            <w:rFonts w:cstheme="minorHAnsi"/>
            <w:sz w:val="22"/>
            <w:szCs w:val="22"/>
            <w:lang w:val="en-CA"/>
          </w:rPr>
          <w:t xml:space="preserve"> that maximize LRS,</w:t>
        </w:r>
      </w:ins>
      <w:ins w:id="1010" w:author="John DeLong" w:date="2020-07-24T19:36:00Z">
        <w:r w:rsidR="00F65487">
          <w:rPr>
            <w:rFonts w:cstheme="minorHAnsi"/>
            <w:sz w:val="22"/>
            <w:szCs w:val="22"/>
            <w:lang w:val="en-CA"/>
          </w:rPr>
          <w:t xml:space="preserve"> rather than the ESS</w:t>
        </w:r>
      </w:ins>
      <w:r>
        <w:rPr>
          <w:rFonts w:cstheme="minorHAnsi"/>
          <w:sz w:val="22"/>
          <w:szCs w:val="22"/>
          <w:lang w:val="en-CA"/>
        </w:rPr>
        <w:t>.</w:t>
      </w:r>
      <w:r w:rsidRPr="00A33EC6">
        <w:rPr>
          <w:rFonts w:cstheme="minorHAnsi"/>
          <w:sz w:val="22"/>
          <w:szCs w:val="22"/>
          <w:lang w:val="en-CA"/>
        </w:rPr>
        <w:t xml:space="preserve"> </w:t>
      </w:r>
      <w:r w:rsidRPr="00496E2D">
        <w:rPr>
          <w:rFonts w:cstheme="minorHAnsi"/>
          <w:sz w:val="22"/>
          <w:szCs w:val="22"/>
        </w:rPr>
        <w:t>The eco-evolutionary dynamics and the pace and path of evolution, then, are qualitatively and quantitatively different from predictions that overlook transient periods of evolution</w:t>
      </w:r>
      <w:r>
        <w:rPr>
          <w:rFonts w:cstheme="minorHAnsi"/>
          <w:sz w:val="22"/>
          <w:szCs w:val="22"/>
        </w:rPr>
        <w:t xml:space="preserve">, such as classic adaptive dynamics approaches that assume a separation of ecological and evolutionary timescales </w:t>
      </w:r>
      <w:r>
        <w:rPr>
          <w:rFonts w:cstheme="minorHAnsi"/>
          <w:sz w:val="22"/>
          <w:szCs w:val="22"/>
        </w:rPr>
        <w:fldChar w:fldCharType="begin"/>
      </w:r>
      <w:ins w:id="1011" w:author="Clay Cressler" w:date="2020-08-07T11:14:00Z">
        <w:r w:rsidR="00B022D9">
          <w:rPr>
            <w:rFonts w:cstheme="minorHAnsi"/>
            <w:sz w:val="22"/>
            <w:szCs w:val="22"/>
          </w:rPr>
          <w:instrText xml:space="preserve"> ADDIN ZOTERO_ITEM CSL_CITATION {"citationID":"Pzf6w2UY","properties":{"formattedCitation":"(Geritz {\\i{}et al.} 1998; Abrams 2001)","plainCitation":"(Geritz et al. 1998; Abrams 2001)","noteIndex":0},"citationItems":[{"id":54,"uris":["http://zotero.org/users/246158/items/E7ULRMFM"],"uri":["http://zotero.org/users/246158/items/E7ULRMFM"],"itemData":{"id":54,"type":"article-journal","abstract":"We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1012" w:author="Clay Cressler" w:date="2020-08-07T11:14:00Z">
        <w:r w:rsidR="008E4F39" w:rsidDel="00B022D9">
          <w:rPr>
            <w:rFonts w:cstheme="minorHAnsi"/>
            <w:sz w:val="22"/>
            <w:szCs w:val="22"/>
          </w:rPr>
          <w:delInstrText xml:space="preserve"> ADDIN ZOTERO_ITEM CSL_CITATION {"citationID":"Pzf6w2UY","properties":{"formattedCitation":"(Geritz {\\i{}et al.} 1998; Abrams 2001)","plainCitation":"(Geritz et al. 1998; Abrams 2001)","noteIndex":0},"citationItems":[{"id":"11N9M0Y2/ZiT5f7WI","uris":["http://zotero.org/users/246158/items/E7ULRMFM"],"uri":["http://zotero.org/users/246158/items/E7ULRMFM"],"itemData":{"id":3553,"type":"article-journal","abstract":"We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Geritz</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1998; Abrams 2001)</w:t>
      </w:r>
      <w:r>
        <w:rPr>
          <w:rFonts w:cstheme="minorHAnsi"/>
          <w:sz w:val="22"/>
          <w:szCs w:val="22"/>
        </w:rPr>
        <w:fldChar w:fldCharType="end"/>
      </w:r>
      <w:r w:rsidRPr="00496E2D">
        <w:rPr>
          <w:rFonts w:cstheme="minorHAnsi"/>
          <w:sz w:val="22"/>
          <w:szCs w:val="22"/>
        </w:rPr>
        <w:t xml:space="preserve">. The transient evolutionary dynamics that unfolded during our GEM simulations here responded to underlying fitness </w:t>
      </w:r>
      <w:del w:id="1013" w:author="John DeLong" w:date="2020-07-22T13:44:00Z">
        <w:r w:rsidRPr="00496E2D" w:rsidDel="00366E83">
          <w:rPr>
            <w:rFonts w:cstheme="minorHAnsi"/>
            <w:sz w:val="22"/>
            <w:szCs w:val="22"/>
          </w:rPr>
          <w:delText xml:space="preserve">contours </w:delText>
        </w:r>
      </w:del>
      <w:ins w:id="1014" w:author="John DeLong" w:date="2020-07-22T13:44:00Z">
        <w:r w:rsidR="00366E83">
          <w:rPr>
            <w:rFonts w:cstheme="minorHAnsi"/>
            <w:sz w:val="22"/>
            <w:szCs w:val="22"/>
          </w:rPr>
          <w:t>gradients</w:t>
        </w:r>
        <w:r w:rsidR="00366E83" w:rsidRPr="00496E2D">
          <w:rPr>
            <w:rFonts w:cstheme="minorHAnsi"/>
            <w:sz w:val="22"/>
            <w:szCs w:val="22"/>
          </w:rPr>
          <w:t xml:space="preserve"> </w:t>
        </w:r>
      </w:ins>
      <w:r w:rsidRPr="00496E2D">
        <w:rPr>
          <w:rFonts w:cstheme="minorHAnsi"/>
          <w:sz w:val="22"/>
          <w:szCs w:val="22"/>
        </w:rPr>
        <w:t xml:space="preserve">that are invisible with an equilibrium lens but </w:t>
      </w:r>
      <w:r w:rsidRPr="00496E2D">
        <w:rPr>
          <w:rFonts w:cstheme="minorHAnsi"/>
          <w:sz w:val="22"/>
          <w:szCs w:val="22"/>
        </w:rPr>
        <w:lastRenderedPageBreak/>
        <w:t xml:space="preserve">that lay out a straightforward evolutionary path that transient populations can follow. With the rapid environmental change and direct human impact that disrupts populations throughout the world today, we </w:t>
      </w:r>
      <w:r w:rsidR="002E50A3">
        <w:rPr>
          <w:rFonts w:cstheme="minorHAnsi"/>
          <w:sz w:val="22"/>
          <w:szCs w:val="22"/>
        </w:rPr>
        <w:t>suggest</w:t>
      </w:r>
      <w:r w:rsidR="002E50A3" w:rsidRPr="00496E2D">
        <w:rPr>
          <w:rFonts w:cstheme="minorHAnsi"/>
          <w:sz w:val="22"/>
          <w:szCs w:val="22"/>
        </w:rPr>
        <w:t xml:space="preserve"> </w:t>
      </w:r>
      <w:r w:rsidRPr="00496E2D">
        <w:rPr>
          <w:rFonts w:cstheme="minorHAnsi"/>
          <w:sz w:val="22"/>
          <w:szCs w:val="22"/>
        </w:rPr>
        <w:t>that theories of evolution</w:t>
      </w:r>
      <w:r>
        <w:rPr>
          <w:rFonts w:cstheme="minorHAnsi"/>
          <w:sz w:val="22"/>
          <w:szCs w:val="22"/>
        </w:rPr>
        <w:t xml:space="preserve"> that focus on</w:t>
      </w:r>
      <w:r w:rsidRPr="00496E2D">
        <w:rPr>
          <w:rFonts w:cstheme="minorHAnsi"/>
          <w:sz w:val="22"/>
          <w:szCs w:val="22"/>
        </w:rPr>
        <w:t xml:space="preserve"> </w:t>
      </w:r>
      <w:r>
        <w:rPr>
          <w:rFonts w:cstheme="minorHAnsi"/>
          <w:sz w:val="22"/>
          <w:szCs w:val="22"/>
        </w:rPr>
        <w:t xml:space="preserve">stochastic birth-death processes, and the </w:t>
      </w:r>
      <w:r w:rsidRPr="00496E2D">
        <w:rPr>
          <w:rFonts w:cstheme="minorHAnsi"/>
          <w:sz w:val="22"/>
          <w:szCs w:val="22"/>
        </w:rPr>
        <w:t>transient</w:t>
      </w:r>
      <w:r>
        <w:rPr>
          <w:rFonts w:cstheme="minorHAnsi"/>
          <w:sz w:val="22"/>
          <w:szCs w:val="22"/>
        </w:rPr>
        <w:t>, non-equilibrium</w:t>
      </w:r>
      <w:r w:rsidRPr="00496E2D">
        <w:rPr>
          <w:rFonts w:cstheme="minorHAnsi"/>
          <w:sz w:val="22"/>
          <w:szCs w:val="22"/>
        </w:rPr>
        <w:t xml:space="preserve"> </w:t>
      </w:r>
      <w:r>
        <w:rPr>
          <w:rFonts w:cstheme="minorHAnsi"/>
          <w:sz w:val="22"/>
          <w:szCs w:val="22"/>
        </w:rPr>
        <w:t xml:space="preserve">dynamics of such processes, </w:t>
      </w:r>
      <w:r w:rsidRPr="00496E2D">
        <w:rPr>
          <w:rFonts w:cstheme="minorHAnsi"/>
          <w:sz w:val="22"/>
          <w:szCs w:val="22"/>
        </w:rPr>
        <w:t>will provide crucial new insights into adaptation.</w:t>
      </w:r>
    </w:p>
    <w:p w14:paraId="7738EEA0" w14:textId="43212402" w:rsidR="00F65487" w:rsidRDefault="00F65487" w:rsidP="00F65487">
      <w:pPr>
        <w:spacing w:after="0" w:line="480" w:lineRule="auto"/>
        <w:ind w:firstLine="720"/>
        <w:contextualSpacing/>
        <w:rPr>
          <w:rFonts w:cstheme="minorHAnsi"/>
          <w:sz w:val="22"/>
          <w:szCs w:val="22"/>
        </w:rPr>
      </w:pPr>
      <w:ins w:id="1015" w:author="John DeLong" w:date="2020-07-24T19:37:00Z">
        <w:r>
          <w:rPr>
            <w:rFonts w:cstheme="minorHAnsi"/>
            <w:sz w:val="22"/>
            <w:szCs w:val="22"/>
          </w:rPr>
          <w:t xml:space="preserve">The mechanisms generating our results are </w:t>
        </w:r>
      </w:ins>
      <w:ins w:id="1016" w:author="Clay Cressler" w:date="2020-08-11T17:02:00Z">
        <w:r w:rsidR="00B642A2">
          <w:rPr>
            <w:rFonts w:cstheme="minorHAnsi"/>
            <w:sz w:val="22"/>
            <w:szCs w:val="22"/>
          </w:rPr>
          <w:t xml:space="preserve">two-fold. First, </w:t>
        </w:r>
      </w:ins>
      <w:ins w:id="1017" w:author="John DeLong" w:date="2020-07-24T19:37:00Z">
        <w:r>
          <w:rPr>
            <w:rFonts w:cstheme="minorHAnsi"/>
            <w:sz w:val="22"/>
            <w:szCs w:val="22"/>
          </w:rPr>
          <w:t xml:space="preserve">demographic stochasticity and </w:t>
        </w:r>
      </w:ins>
      <w:ins w:id="1018" w:author="Clay Cressler" w:date="2020-08-11T17:02:00Z">
        <w:r w:rsidR="00B642A2">
          <w:rPr>
            <w:rFonts w:cstheme="minorHAnsi"/>
            <w:sz w:val="22"/>
            <w:szCs w:val="22"/>
          </w:rPr>
          <w:t>demograph</w:t>
        </w:r>
      </w:ins>
      <w:ins w:id="1019" w:author="Clay Cressler" w:date="2020-08-11T17:03:00Z">
        <w:r w:rsidR="00B642A2">
          <w:rPr>
            <w:rFonts w:cstheme="minorHAnsi"/>
            <w:sz w:val="22"/>
            <w:szCs w:val="22"/>
          </w:rPr>
          <w:t xml:space="preserve">ic </w:t>
        </w:r>
      </w:ins>
      <w:ins w:id="1020" w:author="John DeLong" w:date="2020-07-24T19:37:00Z">
        <w:r>
          <w:rPr>
            <w:rFonts w:cstheme="minorHAnsi"/>
            <w:sz w:val="22"/>
            <w:szCs w:val="22"/>
          </w:rPr>
          <w:t>heterogeneity (individual variation in traits)</w:t>
        </w:r>
      </w:ins>
      <w:ins w:id="1021" w:author="Clay Cressler" w:date="2020-08-11T17:03:00Z">
        <w:r w:rsidR="00B642A2">
          <w:rPr>
            <w:rFonts w:cstheme="minorHAnsi"/>
            <w:sz w:val="22"/>
            <w:szCs w:val="22"/>
          </w:rPr>
          <w:t xml:space="preserve"> combine to suppress population growth below its deterministic, homogeneous expectation</w:t>
        </w:r>
      </w:ins>
      <w:ins w:id="1022" w:author="John DeLong" w:date="2020-07-24T19:37:00Z">
        <w:r>
          <w:rPr>
            <w:rFonts w:cstheme="minorHAnsi"/>
            <w:sz w:val="22"/>
            <w:szCs w:val="22"/>
          </w:rPr>
          <w:t>. Our non-evolutionary simulations without trait variance show that smaller populations will have greater variability and average farther below the expected equilibrium than larger populations</w:t>
        </w:r>
      </w:ins>
      <w:ins w:id="1023" w:author="John DeLong" w:date="2020-07-24T19:42:00Z">
        <w:r w:rsidR="000339BA">
          <w:rPr>
            <w:rFonts w:cstheme="minorHAnsi"/>
            <w:sz w:val="22"/>
            <w:szCs w:val="22"/>
          </w:rPr>
          <w:t xml:space="preserve"> (Figure 1)</w:t>
        </w:r>
      </w:ins>
      <w:ins w:id="1024" w:author="Clay Cressler" w:date="2020-08-11T17:05:00Z">
        <w:r w:rsidR="00B642A2">
          <w:rPr>
            <w:rFonts w:cstheme="minorHAnsi"/>
            <w:sz w:val="22"/>
            <w:szCs w:val="22"/>
          </w:rPr>
          <w:t xml:space="preserve"> due to demographic stochasticity, a classic and unsurprising result</w:t>
        </w:r>
      </w:ins>
      <w:ins w:id="1025" w:author="Clay Cressler" w:date="2020-08-11T17:06:00Z">
        <w:r w:rsidR="00B642A2">
          <w:rPr>
            <w:rFonts w:cstheme="minorHAnsi"/>
            <w:sz w:val="22"/>
            <w:szCs w:val="22"/>
          </w:rPr>
          <w:t xml:space="preserve"> </w:t>
        </w:r>
      </w:ins>
      <w:ins w:id="1026" w:author="Clay Cressler" w:date="2020-08-11T17:08:00Z">
        <w:r w:rsidR="00B642A2">
          <w:rPr>
            <w:rFonts w:cstheme="minorHAnsi"/>
            <w:sz w:val="22"/>
            <w:szCs w:val="22"/>
          </w:rPr>
          <w:fldChar w:fldCharType="begin"/>
        </w:r>
        <w:r w:rsidR="00B642A2">
          <w:rPr>
            <w:rFonts w:cstheme="minorHAnsi"/>
            <w:sz w:val="22"/>
            <w:szCs w:val="22"/>
          </w:rPr>
          <w:instrText xml:space="preserve"> ADDIN ZOTERO_ITEM CSL_CITATION {"citationID":"G7R1ui4v","properties":{"formattedCitation":"(Nisbet &amp; Gurney 1982)","plainCitation":"(Nisbet &amp; Gurney 1982)","noteIndex":0},"citationItems":[{"id":923,"uris":["http://zotero.org/users/246158/items/LV5MUGW5"],"uri":["http://zotero.org/users/246158/items/LV5MUGW5"],"itemData":{"id":923,"type":"book","publisher":"Wiley","title":"Modelling Fluctuating Populations","author":[{"family":"Nisbet","given":"R. M."},{"family":"Gurney","given":"W. S. C."}],"issued":{"date-parts":[["1982"]]}}}],"schema":"https://github.com/citation-style-language/schema/raw/master/csl-citation.json"} </w:instrText>
        </w:r>
      </w:ins>
      <w:r w:rsidR="00B642A2">
        <w:rPr>
          <w:rFonts w:cstheme="minorHAnsi"/>
          <w:sz w:val="22"/>
          <w:szCs w:val="22"/>
        </w:rPr>
        <w:fldChar w:fldCharType="separate"/>
      </w:r>
      <w:ins w:id="1027" w:author="Clay Cressler" w:date="2020-08-11T17:08:00Z">
        <w:r w:rsidR="00B642A2">
          <w:rPr>
            <w:rFonts w:cstheme="minorHAnsi"/>
            <w:noProof/>
            <w:sz w:val="22"/>
            <w:szCs w:val="22"/>
          </w:rPr>
          <w:t>(Nisbet &amp; Gurney 1982)</w:t>
        </w:r>
        <w:r w:rsidR="00B642A2">
          <w:rPr>
            <w:rFonts w:cstheme="minorHAnsi"/>
            <w:sz w:val="22"/>
            <w:szCs w:val="22"/>
          </w:rPr>
          <w:fldChar w:fldCharType="end"/>
        </w:r>
      </w:ins>
      <w:ins w:id="1028" w:author="John DeLong" w:date="2020-07-24T19:37:00Z">
        <w:r>
          <w:rPr>
            <w:rFonts w:cstheme="minorHAnsi"/>
            <w:sz w:val="22"/>
            <w:szCs w:val="22"/>
          </w:rPr>
          <w:t xml:space="preserve">. </w:t>
        </w:r>
      </w:ins>
      <w:ins w:id="1029" w:author="John DeLong" w:date="2020-07-24T19:39:00Z">
        <w:del w:id="1030" w:author="Clay Cressler" w:date="2020-08-11T17:05:00Z">
          <w:r w:rsidDel="00B642A2">
            <w:rPr>
              <w:rFonts w:cstheme="minorHAnsi"/>
              <w:sz w:val="22"/>
              <w:szCs w:val="22"/>
            </w:rPr>
            <w:delText xml:space="preserve">In other words, GEM simulations and ODE solutions converge at higher population sizes, and the only difference is demographic stochasticity. </w:delText>
          </w:r>
        </w:del>
        <w:r>
          <w:rPr>
            <w:rFonts w:cstheme="minorHAnsi"/>
            <w:sz w:val="22"/>
            <w:szCs w:val="22"/>
          </w:rPr>
          <w:t xml:space="preserve">Adding trait variation to the populations further lowers average abundance, reinforcing the transient state of the populations. </w:t>
        </w:r>
      </w:ins>
      <w:ins w:id="1031" w:author="Clay Cressler" w:date="2020-08-11T17:10:00Z">
        <w:r w:rsidR="00B147C5">
          <w:rPr>
            <w:rFonts w:cstheme="minorHAnsi"/>
            <w:sz w:val="22"/>
            <w:szCs w:val="22"/>
          </w:rPr>
          <w:t xml:space="preserve">Second, </w:t>
        </w:r>
      </w:ins>
      <w:ins w:id="1032" w:author="Clay Cressler" w:date="2020-08-11T17:12:00Z">
        <w:r w:rsidR="00B147C5">
          <w:rPr>
            <w:rFonts w:cstheme="minorHAnsi"/>
            <w:sz w:val="22"/>
            <w:szCs w:val="22"/>
          </w:rPr>
          <w:t>although the population size never truly reaches an equilibrium, it does reach an approximately steady state</w:t>
        </w:r>
      </w:ins>
      <w:ins w:id="1033" w:author="Clay Cressler" w:date="2020-08-11T17:11:00Z">
        <w:r w:rsidR="00B147C5">
          <w:rPr>
            <w:rFonts w:cstheme="minorHAnsi"/>
            <w:sz w:val="22"/>
            <w:szCs w:val="22"/>
          </w:rPr>
          <w:t xml:space="preserve"> </w:t>
        </w:r>
      </w:ins>
      <w:ins w:id="1034" w:author="Clay Cressler" w:date="2020-08-11T17:12:00Z">
        <w:r w:rsidR="00B147C5">
          <w:rPr>
            <w:rFonts w:cstheme="minorHAnsi"/>
            <w:sz w:val="22"/>
            <w:szCs w:val="22"/>
          </w:rPr>
          <w:t xml:space="preserve">where population growth rate is nearly zero. </w:t>
        </w:r>
      </w:ins>
      <w:ins w:id="1035" w:author="Clay Cressler" w:date="2020-08-11T17:13:00Z">
        <w:r w:rsidR="00B147C5">
          <w:rPr>
            <w:rFonts w:cstheme="minorHAnsi"/>
            <w:sz w:val="22"/>
            <w:szCs w:val="22"/>
          </w:rPr>
          <w:t xml:space="preserve">Under this scenario, evolution tends to maximize lifetime reproductive success rather than per-capita growth rate </w:t>
        </w:r>
        <w:r w:rsidR="00B147C5">
          <w:rPr>
            <w:rFonts w:cstheme="minorHAnsi"/>
            <w:sz w:val="22"/>
            <w:szCs w:val="22"/>
          </w:rPr>
          <w:fldChar w:fldCharType="begin"/>
        </w:r>
        <w:r w:rsidR="00B147C5">
          <w:rPr>
            <w:rFonts w:cstheme="minorHAnsi"/>
            <w:sz w:val="22"/>
            <w:szCs w:val="22"/>
          </w:rPr>
          <w:instrText xml:space="preserve"> ADDIN ZOTERO_ITEM CSL_CITATION {"citationID":"6PoYdUOE","properties":{"formattedCitation":"(MacArthur 1962; MacArthur &amp; Wilson 2001; Lande {\\i{}et al.} 2009; Engen &amp; S\\uc0\\u230{}ther 2017)","plainCitation":"(MacArthur 1962; MacArthur &amp; Wilson 2001; Lande et al. 2009; Engen &amp; Sæther 2017)","noteIndex":0},"citationItems":[{"id":914,"uris":["http://zotero.org/users/246158/items/3ETU9SB9"],"uri":["http://zotero.org/users/246158/items/3ETU9SB9"],"itemData":{"id":914,"type":"article-journal","container-title":"Proceedings of the National Academy of Sciences","DOI":"10.1073/pnas.48.11.1893","ISSN":"0027-8424, 1091-6490","issue":"11","journalAbbreviation":"PNAS","language":"en","note":"publisher: National Academy of Sciences\nsection: Genetics\nPMID: 16591013","page":"1893-1897","source":"www.pnas.org","title":"Some Generalized Theorems of Natural Selection","volume":"48","author":[{"family":"MacArthur","given":"Robert H."}],"issued":{"date-parts":[["1962",11,1]]}}},{"id":921,"uris":["http://zotero.org/users/246158/items/HCDVGCEL"],"uri":["http://zotero.org/users/246158/items/HCDVGCEL"],"itemData":{"id":921,"type":"book","abstract":"Biogeography was stuck in a \"natural history phase\" dominated by the collection of data, the young Princeton biologists Robert H. MacArthur and Edward O. Wilson argued in 1967. In this book, the authors developed a general theory to explain the facts of island biogeography. The theory builds on the first principles of population ecology and genetics to explain how distance and area combine to regulate the balance between immigration and extinction in island populations. The authors then test the theory against data. The Theory of Island Biogeography was never intended as the last word on the subject. Instead, MacArthur and Wilson sought to stimulate new forms of theoretical and empirical studies, which will lead in turn to a stronger general theory. Even a third of a century since its publication, the book continues to serve that purpose well. From popular books like David Quammen's Song of the Dodo to arguments in the professional literature, The Theory of Island Biogeography remains at the center of discussions about the geographic distribution of species. In a new preface, Edward O. Wilson reviews the origins and consequences of this classic book.","ISBN":"978-0-691-08836-5","language":"en","note":"Google-Books-ID: a10cdkywhVgC","number-of-pages":"226","publisher":"Princeton University Press","source":"Google Books","title":"The Theory of Island Biogeography","author":[{"family":"MacArthur","given":"Robert H."},{"family":"Wilson","given":"Edward O."}],"issued":{"date-parts":[["2001"]]}}},{"id":918,"uris":["http://zotero.org/users/246158/items/MAUK7PQK"],"uri":["http://zotero.org/users/246158/items/MAUK7PQK"],"itemData":{"id":918,"type":"article-journal","abstract":"The evolution of population dynamics in a stochastic environment is analysed under a general form of density-dependence with genetic variation in r and K, the intrinsic rate of increase and carrying capacity in the average environment, and in σe2, the environmental variance of population growth rate. The continuous-time model assumes a large population size and a stationary distribution of environments with no autocorrelation. For a given population density, N, and genotype frequency, p, the expected selection gradient is always towards an increased population growth rate, and the expected fitness of a genotype is its Malthusian fitness in the average environment minus the covariance of its growth rate with that of the population. Long-term evolution maximizes the expected value of the density-dependence function, averaged over the stationary distribution of N. In the θ-logistic model, where density dependence of population growth is a function of Nθ, long-term evolution maximizes E[Nθ]=[1−σe2/(2r)]Kθ. While σe2 is always selected to decrease, r and K are always selected to increase, implying a genetic trade-off among them. By contrast, given the other parameters, θ has an intermediate optimum between 1.781 and 2 corresponding to the limits of high or low stochasticity.","container-title":"Philosophical Transactions of the Royal Society B: Biological Sciences","DOI":"10.1098/rstb.2009.0017","issue":"1523","journalAbbreviation":"Philosophical Transactions of the Royal Society B: Biological Sciences","note":"publisher: Royal Society","page":"1511-1518","source":"royalsocietypublishing.org (Atypon)","title":"An evolutionary maximum principle for density-dependent population dynamics in a fluctuating environment","volume":"364","author":[{"family":"Lande","given":"Russell"},{"family":"Engen","given":"Steinar"},{"family":"Sæther","given":"Bernt-Erik"}],"issued":{"date-parts":[["2009",6,12]]}}},{"id":904,"uris":["http://zotero.org/users/246158/items/N4AS599M"],"uri":["http://zotero.org/users/246158/items/N4AS599M"],"itemData":{"id":904,"type":"article-journal","abstract":"In a stable environment, evolution maximizes growth rates in populations that are not density regulated and the carrying capacity in the case of density regulation. In a fluctuating environment, evolution maximizes a function of growth rate, carrying capacity and environmental variance, tending to r-selection and K-selection under large and small environmental noise, respectively. Here we analyze a model in which birth and death rates depend on density through the same function but with independent strength of density dependence. As a special case, both functions may be linear, corresponding to logistic dynamics. It is shown that evolution maximizes a function of the deterministic growth rate r0 and the lifetime reproductive success (LRS) R0, both defined at small densities, as well as the environmental variance. Under large noise this function is dominated by r0 and average lifetimes are small, whereas R0 dominates and lifetimes are larger under small noise. Thus, K-selection is closely linked to selection for large R0 so that evolution tends to maximize LRS in a stable environment. Consequently, different quantities (r0 and R0) tend to be maximized at low and high densities, respectively, favoring density-dependent changes in the optimal life history.","container-title":"Evolution","DOI":"10.1111/evo.13104","ISSN":"1558-5646","issue":"1","language":"en","note":"_eprint: https://onlinelibrary.wiley.com/doi/pdf/10.1111/evo.13104","page":"167-173","source":"Wiley Online Library","title":"r- and K-selection in fluctuating populations is determined by the evolutionary trade-off between two fitness measures: Growth rate and lifetime reproductive success","title-short":"r- and K-selection in fluctuating populations is determined by the evolutionary trade-off between two fitness measures","volume":"71","author":[{"family":"Engen","given":"Steinar"},{"family":"Sæther","given":"Bernt-Erik"}],"issued":{"date-parts":[["2017"]]}}}],"schema":"https://github.com/citation-style-language/schema/raw/master/csl-citation.json"} </w:instrText>
        </w:r>
      </w:ins>
      <w:r w:rsidR="00B147C5">
        <w:rPr>
          <w:rFonts w:cstheme="minorHAnsi"/>
          <w:sz w:val="22"/>
          <w:szCs w:val="22"/>
        </w:rPr>
        <w:fldChar w:fldCharType="separate"/>
      </w:r>
      <w:ins w:id="1036" w:author="Clay Cressler" w:date="2020-08-11T17:13:00Z">
        <w:r w:rsidR="00B147C5" w:rsidRPr="00B147C5">
          <w:rPr>
            <w:rFonts w:ascii="Calibri" w:cs="Calibri"/>
            <w:sz w:val="22"/>
            <w:rPrChange w:id="1037" w:author="Clay Cressler" w:date="2020-08-11T17:13:00Z">
              <w:rPr>
                <w:rFonts w:ascii="Times New Roman" w:hAnsi="Times New Roman" w:cs="Times New Roman"/>
              </w:rPr>
            </w:rPrChange>
          </w:rPr>
          <w:t xml:space="preserve">(MacArthur 1962; MacArthur &amp; Wilson 2001; </w:t>
        </w:r>
        <w:proofErr w:type="spellStart"/>
        <w:r w:rsidR="00B147C5" w:rsidRPr="00B147C5">
          <w:rPr>
            <w:rFonts w:ascii="Calibri" w:cs="Calibri"/>
            <w:sz w:val="22"/>
            <w:rPrChange w:id="1038" w:author="Clay Cressler" w:date="2020-08-11T17:13:00Z">
              <w:rPr>
                <w:rFonts w:ascii="Times New Roman" w:hAnsi="Times New Roman" w:cs="Times New Roman"/>
              </w:rPr>
            </w:rPrChange>
          </w:rPr>
          <w:t>Lande</w:t>
        </w:r>
        <w:proofErr w:type="spellEnd"/>
        <w:r w:rsidR="00B147C5" w:rsidRPr="00B147C5">
          <w:rPr>
            <w:rFonts w:ascii="Calibri" w:cs="Calibri"/>
            <w:sz w:val="22"/>
            <w:rPrChange w:id="1039" w:author="Clay Cressler" w:date="2020-08-11T17:13:00Z">
              <w:rPr>
                <w:rFonts w:ascii="Times New Roman" w:hAnsi="Times New Roman" w:cs="Times New Roman"/>
              </w:rPr>
            </w:rPrChange>
          </w:rPr>
          <w:t xml:space="preserve"> </w:t>
        </w:r>
        <w:r w:rsidR="00B147C5" w:rsidRPr="00B147C5">
          <w:rPr>
            <w:rFonts w:ascii="Calibri" w:cs="Calibri"/>
            <w:i/>
            <w:iCs/>
            <w:sz w:val="22"/>
            <w:rPrChange w:id="1040" w:author="Clay Cressler" w:date="2020-08-11T17:13:00Z">
              <w:rPr>
                <w:rFonts w:ascii="Times New Roman" w:hAnsi="Times New Roman" w:cs="Times New Roman"/>
                <w:i/>
                <w:iCs/>
              </w:rPr>
            </w:rPrChange>
          </w:rPr>
          <w:t>et al.</w:t>
        </w:r>
        <w:r w:rsidR="00B147C5" w:rsidRPr="00B147C5">
          <w:rPr>
            <w:rFonts w:ascii="Calibri" w:cs="Calibri"/>
            <w:sz w:val="22"/>
            <w:rPrChange w:id="1041" w:author="Clay Cressler" w:date="2020-08-11T17:13:00Z">
              <w:rPr>
                <w:rFonts w:ascii="Times New Roman" w:hAnsi="Times New Roman" w:cs="Times New Roman"/>
              </w:rPr>
            </w:rPrChange>
          </w:rPr>
          <w:t xml:space="preserve"> 2009; Engen &amp; </w:t>
        </w:r>
        <w:proofErr w:type="spellStart"/>
        <w:r w:rsidR="00B147C5" w:rsidRPr="00B147C5">
          <w:rPr>
            <w:rFonts w:ascii="Calibri" w:cs="Calibri"/>
            <w:sz w:val="22"/>
            <w:rPrChange w:id="1042" w:author="Clay Cressler" w:date="2020-08-11T17:13:00Z">
              <w:rPr>
                <w:rFonts w:ascii="Times New Roman" w:hAnsi="Times New Roman" w:cs="Times New Roman"/>
              </w:rPr>
            </w:rPrChange>
          </w:rPr>
          <w:t>Sæther</w:t>
        </w:r>
        <w:proofErr w:type="spellEnd"/>
        <w:r w:rsidR="00B147C5" w:rsidRPr="00B147C5">
          <w:rPr>
            <w:rFonts w:ascii="Calibri" w:cs="Calibri"/>
            <w:sz w:val="22"/>
            <w:rPrChange w:id="1043" w:author="Clay Cressler" w:date="2020-08-11T17:13:00Z">
              <w:rPr>
                <w:rFonts w:ascii="Times New Roman" w:hAnsi="Times New Roman" w:cs="Times New Roman"/>
              </w:rPr>
            </w:rPrChange>
          </w:rPr>
          <w:t xml:space="preserve"> 2017)</w:t>
        </w:r>
        <w:r w:rsidR="00B147C5">
          <w:rPr>
            <w:rFonts w:cstheme="minorHAnsi"/>
            <w:sz w:val="22"/>
            <w:szCs w:val="22"/>
          </w:rPr>
          <w:fldChar w:fldCharType="end"/>
        </w:r>
      </w:ins>
      <w:ins w:id="1044" w:author="Clay Cressler" w:date="2020-08-11T17:14:00Z">
        <w:r w:rsidR="00B147C5">
          <w:rPr>
            <w:rFonts w:cstheme="minorHAnsi"/>
            <w:sz w:val="22"/>
            <w:szCs w:val="22"/>
          </w:rPr>
          <w:t>. The intuition for this prediction is straightforward: if population size is changing, then having offspring more quickly is important, and per-capita growth rate is the appropriate measure of fitne</w:t>
        </w:r>
      </w:ins>
      <w:ins w:id="1045" w:author="Clay Cressler" w:date="2020-08-11T17:15:00Z">
        <w:r w:rsidR="00B147C5">
          <w:rPr>
            <w:rFonts w:cstheme="minorHAnsi"/>
            <w:sz w:val="22"/>
            <w:szCs w:val="22"/>
          </w:rPr>
          <w:t xml:space="preserve">ss; if population size is (relatively) constant, then the timing of reproduction matters less than the total amount of reproduction, and lifetime reproductive success is a more appropriate measure of fitness. </w:t>
        </w:r>
      </w:ins>
      <w:ins w:id="1046" w:author="John DeLong" w:date="2020-07-24T19:39:00Z">
        <w:r>
          <w:rPr>
            <w:rFonts w:cstheme="minorHAnsi"/>
            <w:sz w:val="22"/>
            <w:szCs w:val="22"/>
          </w:rPr>
          <w:t>Together, these mechanisms can limit the approach of a population to its equilibrium and thus relocate the fitness peak and redirect evolution to an unexpected location</w:t>
        </w:r>
      </w:ins>
      <w:ins w:id="1047" w:author="John DeLong" w:date="2020-07-24T19:40:00Z">
        <w:r>
          <w:rPr>
            <w:rFonts w:cstheme="minorHAnsi"/>
            <w:sz w:val="22"/>
            <w:szCs w:val="22"/>
          </w:rPr>
          <w:t xml:space="preserve">, a transient evolutionary attractor </w:t>
        </w:r>
      </w:ins>
      <w:ins w:id="1048" w:author="John DeLong" w:date="2020-07-24T19:41:00Z">
        <w:r>
          <w:rPr>
            <w:rFonts w:cstheme="minorHAnsi"/>
            <w:sz w:val="22"/>
            <w:szCs w:val="22"/>
          </w:rPr>
          <w:t>(TEA)</w:t>
        </w:r>
      </w:ins>
      <w:ins w:id="1049" w:author="John DeLong" w:date="2020-07-24T19:39:00Z">
        <w:r>
          <w:rPr>
            <w:rFonts w:cstheme="minorHAnsi"/>
            <w:sz w:val="22"/>
            <w:szCs w:val="22"/>
          </w:rPr>
          <w:t>.</w:t>
        </w:r>
      </w:ins>
      <w:ins w:id="1050" w:author="John DeLong" w:date="2020-07-24T19:41:00Z">
        <w:r>
          <w:rPr>
            <w:rFonts w:cstheme="minorHAnsi"/>
            <w:sz w:val="22"/>
            <w:szCs w:val="22"/>
          </w:rPr>
          <w:t xml:space="preserve"> Our culling simulations indicate that external fo</w:t>
        </w:r>
        <w:r w:rsidR="000339BA">
          <w:rPr>
            <w:rFonts w:cstheme="minorHAnsi"/>
            <w:sz w:val="22"/>
            <w:szCs w:val="22"/>
          </w:rPr>
          <w:t xml:space="preserve">rces can also cause this effect if the culling is independent of the traits </w:t>
        </w:r>
      </w:ins>
      <w:ins w:id="1051" w:author="John DeLong" w:date="2020-07-24T19:42:00Z">
        <w:r w:rsidR="000339BA">
          <w:rPr>
            <w:rFonts w:cstheme="minorHAnsi"/>
            <w:sz w:val="22"/>
            <w:szCs w:val="22"/>
          </w:rPr>
          <w:t>(Figure 4).</w:t>
        </w:r>
      </w:ins>
    </w:p>
    <w:p w14:paraId="542861A1" w14:textId="0E3EEB34" w:rsidR="008F3CF5" w:rsidRPr="00496E2D" w:rsidRDefault="008F3CF5" w:rsidP="008F3CF5">
      <w:pPr>
        <w:spacing w:after="0" w:line="480" w:lineRule="auto"/>
        <w:ind w:firstLine="720"/>
        <w:contextualSpacing/>
        <w:rPr>
          <w:rFonts w:cstheme="minorHAnsi"/>
          <w:sz w:val="22"/>
          <w:szCs w:val="22"/>
        </w:rPr>
      </w:pPr>
      <w:r w:rsidRPr="00496E2D">
        <w:rPr>
          <w:rFonts w:cstheme="minorHAnsi"/>
          <w:sz w:val="22"/>
          <w:szCs w:val="22"/>
        </w:rPr>
        <w:t xml:space="preserve">In addition to the effects caused by the </w:t>
      </w:r>
      <w:r w:rsidR="002E50A3">
        <w:rPr>
          <w:rFonts w:cstheme="minorHAnsi"/>
          <w:sz w:val="22"/>
          <w:szCs w:val="22"/>
        </w:rPr>
        <w:t>TEAs</w:t>
      </w:r>
      <w:r w:rsidRPr="00496E2D">
        <w:rPr>
          <w:rFonts w:cstheme="minorHAnsi"/>
          <w:sz w:val="22"/>
          <w:szCs w:val="22"/>
        </w:rPr>
        <w:t xml:space="preserve">, our results indicate </w:t>
      </w:r>
      <w:r>
        <w:rPr>
          <w:rFonts w:cstheme="minorHAnsi"/>
          <w:sz w:val="22"/>
          <w:szCs w:val="22"/>
        </w:rPr>
        <w:t>that the</w:t>
      </w:r>
      <w:r w:rsidRPr="00496E2D">
        <w:rPr>
          <w:rFonts w:cstheme="minorHAnsi"/>
          <w:sz w:val="22"/>
          <w:szCs w:val="22"/>
        </w:rPr>
        <w:t xml:space="preserve"> presence of individual trait variation (and </w:t>
      </w:r>
      <w:r>
        <w:rPr>
          <w:rFonts w:cstheme="minorHAnsi"/>
          <w:sz w:val="22"/>
          <w:szCs w:val="22"/>
        </w:rPr>
        <w:t xml:space="preserve">the resulting </w:t>
      </w:r>
      <w:r w:rsidRPr="00496E2D">
        <w:rPr>
          <w:rFonts w:cstheme="minorHAnsi"/>
          <w:sz w:val="22"/>
          <w:szCs w:val="22"/>
        </w:rPr>
        <w:t>demographic heterogeneity</w:t>
      </w:r>
      <w:r>
        <w:rPr>
          <w:rFonts w:cstheme="minorHAnsi"/>
          <w:sz w:val="22"/>
          <w:szCs w:val="22"/>
        </w:rPr>
        <w:t xml:space="preserve">; </w:t>
      </w:r>
      <w:r>
        <w:rPr>
          <w:rFonts w:cstheme="minorHAnsi"/>
          <w:sz w:val="22"/>
          <w:szCs w:val="22"/>
        </w:rPr>
        <w:fldChar w:fldCharType="begin"/>
      </w:r>
      <w:ins w:id="1052" w:author="Clay Cressler" w:date="2020-08-07T11:14:00Z">
        <w:r w:rsidR="00B022D9">
          <w:rPr>
            <w:rFonts w:cstheme="minorHAnsi"/>
            <w:sz w:val="22"/>
            <w:szCs w:val="22"/>
          </w:rPr>
          <w:instrText xml:space="preserve"> ADDIN ZOTERO_ITEM CSL_CITATION {"citationID":"s9hXI0l3","properties":{"formattedCitation":"(Kendall {\\i{}et al.} 2011; Stover {\\i{}et al.} 2012)","plainCitation":"(Kendall et al. 2011; Stover et al. 2012)","dontUpdate":true,"noteIndex":0},"citationItems":[{"id":"gBPCYzZI/fQ5LfBdb","uris":["http://zotero.org/users/1264037/items/XAY6EMUV"],"uri":["http://zotero.org/users/1264037/items/XAY6EMUV"],"itemData":{"id":7710,"type":"article-journal","abstract":"Demographic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M."}],"issued":{"date-parts":[["2011",10]]}}},{"id":"gBPCYzZI/vI0ZqVef","uris":["http://zotero.org/users/1264037/items/CSGTTN3Z"],"uri":["http://zotero.org/users/1264037/items/CSGTTN3Z"],"itemData":{"id":7590,"type":"article-journal","abstract":"Among-individual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A."}],"issued":{"date-parts":[["2012",5,1]]}}}],"schema":"https://github.com/citation-style-language/schema/raw/master/csl-citation.json"} </w:instrText>
        </w:r>
      </w:ins>
      <w:del w:id="1053" w:author="Clay Cressler" w:date="2020-08-07T11:14:00Z">
        <w:r w:rsidR="002E50A3" w:rsidDel="00B022D9">
          <w:rPr>
            <w:rFonts w:cstheme="minorHAnsi"/>
            <w:sz w:val="22"/>
            <w:szCs w:val="22"/>
          </w:rPr>
          <w:delInstrText xml:space="preserve"> ADDIN ZOTERO_ITEM CSL_CITATION {"citationID":"s9hXI0l3","properties":{"formattedCitation":"(Kendall {\\i{}et al.} 2011; Stover {\\i{}et al.} 2012)","plainCitation":"(Kendall et al. 2011; Stover et al. 2012)","dontUpdate":true,"noteIndex":0},"citationItems":[{"id":7710,"uris":["http://zotero.org/users/1264037/items/XAY6EMUV"],"uri":["http://zotero.org/users/1264037/items/XAY6EMUV"],"itemData":{"id":7710,"type":"article-journal","abstract":"Demographic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M."}],"issued":{"date-parts":[["2011",10]]}}},{"id":7590,"uris":["http://zotero.org/users/1264037/items/CSGTTN3Z"],"uri":["http://zotero.org/users/1264037/items/CSGTTN3Z"],"itemData":{"id":7590,"type":"article-journal","abstract":"Among-individual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A."}],"issued":{"date-parts":[["2012",5,1]]}}}],"schema":"https://github.com/citation-style-language/schema/raw/master/csl-citation.json"} </w:delInstrText>
        </w:r>
      </w:del>
      <w:r>
        <w:rPr>
          <w:rFonts w:cstheme="minorHAnsi"/>
          <w:sz w:val="22"/>
          <w:szCs w:val="22"/>
        </w:rPr>
        <w:fldChar w:fldCharType="separate"/>
      </w:r>
      <w:r w:rsidRPr="001409F9">
        <w:rPr>
          <w:rFonts w:ascii="Calibri" w:cs="Calibri"/>
          <w:sz w:val="22"/>
        </w:rPr>
        <w:t xml:space="preserve">Kendall </w:t>
      </w:r>
      <w:r w:rsidRPr="001409F9">
        <w:rPr>
          <w:rFonts w:ascii="Calibri" w:cs="Calibri"/>
          <w:i/>
          <w:iCs/>
          <w:sz w:val="22"/>
        </w:rPr>
        <w:t>et al.</w:t>
      </w:r>
      <w:r w:rsidRPr="001409F9">
        <w:rPr>
          <w:rFonts w:ascii="Calibri" w:cs="Calibri"/>
          <w:sz w:val="22"/>
        </w:rPr>
        <w:t xml:space="preserve"> 2011; Stover </w:t>
      </w:r>
      <w:r w:rsidRPr="001409F9">
        <w:rPr>
          <w:rFonts w:ascii="Calibri" w:cs="Calibri"/>
          <w:i/>
          <w:iCs/>
          <w:sz w:val="22"/>
        </w:rPr>
        <w:t>et al.</w:t>
      </w:r>
      <w:r w:rsidRPr="001409F9">
        <w:rPr>
          <w:rFonts w:ascii="Calibri" w:cs="Calibri"/>
          <w:sz w:val="22"/>
        </w:rPr>
        <w:t xml:space="preserve"> 2012)</w:t>
      </w:r>
      <w:r>
        <w:rPr>
          <w:rFonts w:cstheme="minorHAnsi"/>
          <w:sz w:val="22"/>
          <w:szCs w:val="22"/>
        </w:rPr>
        <w:fldChar w:fldCharType="end"/>
      </w:r>
      <w:r w:rsidRPr="00496E2D">
        <w:rPr>
          <w:rFonts w:cstheme="minorHAnsi"/>
          <w:sz w:val="22"/>
          <w:szCs w:val="22"/>
        </w:rPr>
        <w:t xml:space="preserve">, </w:t>
      </w:r>
      <w:r w:rsidRPr="00496E2D">
        <w:rPr>
          <w:rFonts w:cstheme="minorHAnsi"/>
          <w:sz w:val="22"/>
          <w:szCs w:val="22"/>
        </w:rPr>
        <w:lastRenderedPageBreak/>
        <w:t xml:space="preserve">although required for evolution to proceed, can </w:t>
      </w:r>
      <w:r>
        <w:rPr>
          <w:rFonts w:cstheme="minorHAnsi"/>
          <w:sz w:val="22"/>
          <w:szCs w:val="22"/>
        </w:rPr>
        <w:t>itself</w:t>
      </w:r>
      <w:r w:rsidRPr="00496E2D">
        <w:rPr>
          <w:rFonts w:cstheme="minorHAnsi"/>
          <w:sz w:val="22"/>
          <w:szCs w:val="22"/>
        </w:rPr>
        <w:t xml:space="preserve"> change the ecological dynamics. In our case, this variation simultaneously facilitated evolution </w:t>
      </w:r>
      <w:r>
        <w:rPr>
          <w:rFonts w:cstheme="minorHAnsi"/>
          <w:sz w:val="22"/>
          <w:szCs w:val="22"/>
        </w:rPr>
        <w:t xml:space="preserve">by providing raw material upon which selection could act </w:t>
      </w:r>
      <w:r w:rsidRPr="00496E2D">
        <w:rPr>
          <w:rFonts w:cstheme="minorHAnsi"/>
          <w:sz w:val="22"/>
          <w:szCs w:val="22"/>
        </w:rPr>
        <w:t>and maintained the system in a transient state</w:t>
      </w:r>
      <w:r>
        <w:rPr>
          <w:rFonts w:cstheme="minorHAnsi"/>
          <w:sz w:val="22"/>
          <w:szCs w:val="22"/>
        </w:rPr>
        <w:t xml:space="preserve"> (i.e., a state in which </w:t>
      </w:r>
      <w:r w:rsidR="002E50A3">
        <w:rPr>
          <w:rFonts w:cstheme="minorHAnsi"/>
          <w:sz w:val="22"/>
          <w:szCs w:val="22"/>
        </w:rPr>
        <w:t xml:space="preserve">the ecological </w:t>
      </w:r>
      <w:r>
        <w:rPr>
          <w:rFonts w:cstheme="minorHAnsi"/>
          <w:sz w:val="22"/>
          <w:szCs w:val="22"/>
        </w:rPr>
        <w:t>equilibrium has not been attained) such that the expected evolutionary equilibrium could not be attained</w:t>
      </w:r>
      <w:r w:rsidRPr="00496E2D">
        <w:rPr>
          <w:rFonts w:cstheme="minorHAnsi"/>
          <w:sz w:val="22"/>
          <w:szCs w:val="22"/>
        </w:rPr>
        <w:t xml:space="preserve">. Individual demographic stochasticity, abundantly displayed in our results, clearly </w:t>
      </w:r>
      <w:r>
        <w:rPr>
          <w:rFonts w:cstheme="minorHAnsi"/>
          <w:sz w:val="22"/>
          <w:szCs w:val="22"/>
        </w:rPr>
        <w:t>influenced the relationship between fitness and traits, causing some</w:t>
      </w:r>
      <w:r w:rsidRPr="00496E2D">
        <w:rPr>
          <w:rFonts w:cstheme="minorHAnsi"/>
          <w:sz w:val="22"/>
          <w:szCs w:val="22"/>
        </w:rPr>
        <w:t xml:space="preserve"> individuals with low fitness traits </w:t>
      </w:r>
      <w:r>
        <w:rPr>
          <w:rFonts w:cstheme="minorHAnsi"/>
          <w:sz w:val="22"/>
          <w:szCs w:val="22"/>
        </w:rPr>
        <w:t>to realize</w:t>
      </w:r>
      <w:r w:rsidRPr="00496E2D">
        <w:rPr>
          <w:rFonts w:cstheme="minorHAnsi"/>
          <w:sz w:val="22"/>
          <w:szCs w:val="22"/>
        </w:rPr>
        <w:t xml:space="preserve"> high fitness</w:t>
      </w:r>
      <w:r>
        <w:rPr>
          <w:rFonts w:cstheme="minorHAnsi"/>
          <w:sz w:val="22"/>
          <w:szCs w:val="22"/>
        </w:rPr>
        <w:t xml:space="preserve">, while some individuals with high fitness traits to realize low fitness (Figures 3 and 5, </w:t>
      </w:r>
      <w:r w:rsidR="00F66752">
        <w:rPr>
          <w:rFonts w:cstheme="minorHAnsi"/>
          <w:sz w:val="22"/>
          <w:szCs w:val="22"/>
        </w:rPr>
        <w:t>4</w:t>
      </w:r>
      <w:r w:rsidR="00F66752" w:rsidRPr="00F66752">
        <w:rPr>
          <w:rFonts w:cstheme="minorHAnsi"/>
          <w:sz w:val="22"/>
          <w:szCs w:val="22"/>
          <w:vertAlign w:val="superscript"/>
        </w:rPr>
        <w:t>th</w:t>
      </w:r>
      <w:r w:rsidR="00F66752">
        <w:rPr>
          <w:rFonts w:cstheme="minorHAnsi"/>
          <w:sz w:val="22"/>
          <w:szCs w:val="22"/>
        </w:rPr>
        <w:t xml:space="preserve"> </w:t>
      </w:r>
      <w:r>
        <w:rPr>
          <w:rFonts w:cstheme="minorHAnsi"/>
          <w:sz w:val="22"/>
          <w:szCs w:val="22"/>
        </w:rPr>
        <w:t>row)</w:t>
      </w:r>
      <w:r w:rsidRPr="00496E2D">
        <w:rPr>
          <w:rFonts w:cstheme="minorHAnsi"/>
          <w:sz w:val="22"/>
          <w:szCs w:val="22"/>
        </w:rPr>
        <w:t>. This effect should result in a flattened fitness gradient relative to the expectations from quantitative genetics, greatly reducing the rate of evolution</w:t>
      </w:r>
      <w:r>
        <w:rPr>
          <w:rFonts w:cstheme="minorHAnsi"/>
          <w:sz w:val="22"/>
          <w:szCs w:val="22"/>
        </w:rPr>
        <w:t xml:space="preserve"> and maintaining individual variation </w:t>
      </w:r>
      <w:r>
        <w:rPr>
          <w:rFonts w:cstheme="minorHAnsi"/>
          <w:sz w:val="22"/>
          <w:szCs w:val="22"/>
        </w:rPr>
        <w:fldChar w:fldCharType="begin"/>
      </w:r>
      <w:ins w:id="1054" w:author="Clay Cressler" w:date="2020-08-07T11:14:00Z">
        <w:r w:rsidR="00B022D9">
          <w:rPr>
            <w:rFonts w:cstheme="minorHAnsi"/>
            <w:sz w:val="22"/>
            <w:szCs w:val="22"/>
          </w:rPr>
          <w:instrText xml:space="preserve"> ADDIN ZOTERO_ITEM CSL_CITATION {"citationID":"1TsUCsq1","properties":{"formattedCitation":"(Cressler {\\i{}et al.} 2017)","plainCitation":"(Cressler et al. 2017)","noteIndex":0},"citationItems":[{"id":"gBPCYzZI/vauVph2F","uris":["http://zotero.org/users/1264037/items/HQKSNXZC"],"uri":["http://zotero.org/users/1264037/items/HQKSNXZC"],"itemData":{"id":7588,"type":"article-journal","abstract":"Individual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ins>
      <w:del w:id="1055" w:author="Clay Cressler" w:date="2020-08-07T11:14:00Z">
        <w:r w:rsidR="002E50A3" w:rsidDel="00B022D9">
          <w:rPr>
            <w:rFonts w:cstheme="minorHAnsi"/>
            <w:sz w:val="22"/>
            <w:szCs w:val="22"/>
          </w:rPr>
          <w:delInstrText xml:space="preserve"> ADDIN ZOTERO_ITEM CSL_CITATION {"citationID":"1TsUCsq1","properties":{"formattedCitation":"(Cressler {\\i{}et al.} 2017)","plainCitation":"(Cressler et al. 2017)","noteIndex":0},"citationItems":[{"id":7588,"uris":["http://zotero.org/users/1264037/items/HQKSNXZC"],"uri":["http://zotero.org/users/1264037/items/HQKSNXZC"],"itemData":{"id":7588,"type":"article-journal","abstract":"Individual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delInstrText>
        </w:r>
      </w:del>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Cressler</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sidRPr="00496E2D">
        <w:rPr>
          <w:rFonts w:cstheme="minorHAnsi"/>
          <w:sz w:val="22"/>
          <w:szCs w:val="22"/>
        </w:rPr>
        <w:t xml:space="preserve">. Finally, </w:t>
      </w:r>
      <w:r>
        <w:rPr>
          <w:rFonts w:cstheme="minorHAnsi"/>
          <w:sz w:val="22"/>
          <w:szCs w:val="22"/>
        </w:rPr>
        <w:t xml:space="preserve">demographic </w:t>
      </w:r>
      <w:r w:rsidRPr="00496E2D">
        <w:rPr>
          <w:rFonts w:cstheme="minorHAnsi"/>
          <w:sz w:val="22"/>
          <w:szCs w:val="22"/>
        </w:rPr>
        <w:t>stochasticity</w:t>
      </w:r>
      <w:r>
        <w:rPr>
          <w:rFonts w:cstheme="minorHAnsi"/>
          <w:sz w:val="22"/>
          <w:szCs w:val="22"/>
        </w:rPr>
        <w:t xml:space="preserve"> </w:t>
      </w:r>
      <w:r w:rsidRPr="00496E2D">
        <w:rPr>
          <w:rFonts w:cstheme="minorHAnsi"/>
          <w:sz w:val="22"/>
          <w:szCs w:val="22"/>
        </w:rPr>
        <w:t xml:space="preserve">generated heightened variation in population size for small populations, both keeping populations in transient states and leading to substantial </w:t>
      </w:r>
      <w:r>
        <w:rPr>
          <w:rFonts w:cstheme="minorHAnsi"/>
          <w:sz w:val="22"/>
          <w:szCs w:val="22"/>
        </w:rPr>
        <w:t xml:space="preserve">initial </w:t>
      </w:r>
      <w:r w:rsidRPr="00496E2D">
        <w:rPr>
          <w:rFonts w:cstheme="minorHAnsi"/>
          <w:sz w:val="22"/>
          <w:szCs w:val="22"/>
        </w:rPr>
        <w:t xml:space="preserve">loss of genetic variation. Examination of the population dynamics in the systems with lower carrying capacities (Figure </w:t>
      </w:r>
      <w:r>
        <w:rPr>
          <w:rFonts w:cstheme="minorHAnsi"/>
          <w:sz w:val="22"/>
          <w:szCs w:val="22"/>
        </w:rPr>
        <w:t>3</w:t>
      </w:r>
      <w:r w:rsidR="002E50A3">
        <w:rPr>
          <w:rFonts w:cstheme="minorHAnsi"/>
          <w:sz w:val="22"/>
          <w:szCs w:val="22"/>
        </w:rPr>
        <w:t>, left column</w:t>
      </w:r>
      <w:r w:rsidRPr="00496E2D">
        <w:rPr>
          <w:rFonts w:cstheme="minorHAnsi"/>
          <w:sz w:val="22"/>
          <w:szCs w:val="22"/>
        </w:rPr>
        <w:t>) indicate</w:t>
      </w:r>
      <w:r w:rsidR="002E50A3">
        <w:rPr>
          <w:rFonts w:cstheme="minorHAnsi"/>
          <w:sz w:val="22"/>
          <w:szCs w:val="22"/>
        </w:rPr>
        <w:t>s</w:t>
      </w:r>
      <w:r w:rsidRPr="00496E2D">
        <w:rPr>
          <w:rFonts w:cstheme="minorHAnsi"/>
          <w:sz w:val="22"/>
          <w:szCs w:val="22"/>
        </w:rPr>
        <w:t xml:space="preserve"> more variation in population sizes, reflecting high stochasticity. All together, these forces substantially slowed evolution relative to expectations generated from </w:t>
      </w:r>
      <w:r>
        <w:rPr>
          <w:rFonts w:cstheme="minorHAnsi"/>
          <w:sz w:val="22"/>
          <w:szCs w:val="22"/>
        </w:rPr>
        <w:t xml:space="preserve">classic </w:t>
      </w:r>
      <w:r w:rsidRPr="00496E2D">
        <w:rPr>
          <w:rFonts w:cstheme="minorHAnsi"/>
          <w:sz w:val="22"/>
          <w:szCs w:val="22"/>
        </w:rPr>
        <w:t xml:space="preserve">assumptions of </w:t>
      </w:r>
      <w:r>
        <w:rPr>
          <w:rFonts w:cstheme="minorHAnsi"/>
          <w:sz w:val="22"/>
          <w:szCs w:val="22"/>
        </w:rPr>
        <w:t>deterministic evolutionary theory</w:t>
      </w:r>
      <w:r w:rsidRPr="00496E2D">
        <w:rPr>
          <w:rFonts w:cstheme="minorHAnsi"/>
          <w:sz w:val="22"/>
          <w:szCs w:val="22"/>
        </w:rPr>
        <w:t>.</w:t>
      </w:r>
    </w:p>
    <w:p w14:paraId="2C3634C8" w14:textId="51B593B2" w:rsidR="008F3CF5" w:rsidRPr="00496E2D" w:rsidRDefault="008F3CF5" w:rsidP="008F3CF5">
      <w:pPr>
        <w:spacing w:after="0" w:line="480" w:lineRule="auto"/>
        <w:ind w:firstLine="720"/>
        <w:contextualSpacing/>
        <w:rPr>
          <w:rFonts w:cstheme="minorHAnsi"/>
          <w:sz w:val="22"/>
          <w:szCs w:val="22"/>
        </w:rPr>
      </w:pPr>
      <w:r w:rsidRPr="00496E2D">
        <w:rPr>
          <w:rFonts w:cstheme="minorHAnsi"/>
          <w:sz w:val="22"/>
          <w:szCs w:val="22"/>
        </w:rPr>
        <w:t xml:space="preserve">Increasing evidence indicates that ecological dynamics can play a crucial role in </w:t>
      </w:r>
      <w:r>
        <w:rPr>
          <w:rFonts w:cstheme="minorHAnsi"/>
          <w:sz w:val="22"/>
          <w:szCs w:val="22"/>
        </w:rPr>
        <w:t>shaping</w:t>
      </w:r>
      <w:r w:rsidRPr="00496E2D">
        <w:rPr>
          <w:rFonts w:cstheme="minorHAnsi"/>
          <w:sz w:val="22"/>
          <w:szCs w:val="22"/>
        </w:rPr>
        <w:t xml:space="preserve"> evolution</w:t>
      </w:r>
      <w:r>
        <w:rPr>
          <w:rFonts w:cstheme="minorHAnsi"/>
          <w:sz w:val="22"/>
          <w:szCs w:val="22"/>
        </w:rPr>
        <w:t xml:space="preserve"> </w:t>
      </w:r>
      <w:r>
        <w:rPr>
          <w:rFonts w:cstheme="minorHAnsi"/>
          <w:sz w:val="22"/>
          <w:szCs w:val="22"/>
        </w:rPr>
        <w:fldChar w:fldCharType="begin"/>
      </w:r>
      <w:ins w:id="1056" w:author="Clay Cressler" w:date="2020-08-07T11:14:00Z">
        <w:r w:rsidR="00B022D9">
          <w:rPr>
            <w:rFonts w:cstheme="minorHAnsi"/>
            <w:sz w:val="22"/>
            <w:szCs w:val="22"/>
          </w:rPr>
          <w:instrText xml:space="preserve"> ADDIN ZOTERO_ITEM CSL_CITATION {"citationID":"OFSnF4Jl","properties":{"formattedCitation":"(Pimentel 1961; Grant &amp; Grant 2002; Yoshida {\\i{}et al.} 2004; Hairston, Jr. {\\i{}et al.} 2005; Schoener 2011; Lowe {\\i{}et al.} 2017)","plainCitation":"(Pimentel 1961; Grant &amp; Grant 2002; Yoshida et al. 2004; Hairston, Jr. et al. 2005; Schoener 2011; Lowe et al. 2017)","noteIndex":0},"citationItems":[{"id":"gBPCYzZI/2Y2jwVpS","uris":["http://zotero.org/users/1264037/items/MLTZTEGS"],"uri":["http://zotero.org/users/1264037/items/MLTZTEGS"],"itemData":{"id":8170,"type":"article-journal","abstract":"That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gBPCYzZI/S3McxJtr","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Rosemary"}],"issued":{"date-parts":[["2002",4,26]]}}},{"id":"gBPCYzZI/6HljzTTG","uris":["http://zotero.org/users/1264037/items/PTTQT2A3"],"uri":["http://zotero.org/users/1264037/items/PTTQT2A3"],"itemData":{"id":1754,"type":"article-journal","abstract":"Trade-offs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P"}],"issued":{"date-parts":[["2004",9,22]]}}},{"id":"gBPCYzZI/IwwEAKpN","uris":["http://zotero.org/users/1264037/items/TRID48TM"],"uri":["http://zotero.org/users/1264037/items/TRID48TM"],"itemData":{"id":2667,"type":"article-journal","abstract":"Recent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A."}],"issued":{"date-parts":[["2005"]]}}},{"id":"gBPCYzZI/f21o8oPz","uris":["http://zotero.org/users/1264037/items/DPHKI4XQ"],"uri":["http://zotero.org/users/1264037/items/DPHKI4XQ"],"itemData":{"id":1306,"type":"article-journal","abstract":"The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W."}],"issued":{"date-parts":[["2011",1,28]]}}},{"id":"gBPCYzZI/UTcJqb4s","uris":["http://zotero.org/users/1264037/items/KVGCB6DE"],"uri":["http://zotero.org/users/1264037/items/KVGCB6DE"],"itemData":{"id":8297,"type":"article-journal","abstract":"The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ins>
      <w:del w:id="1057" w:author="Clay Cressler" w:date="2020-08-07T11:14:00Z">
        <w:r w:rsidR="00B72C50" w:rsidDel="00B022D9">
          <w:rPr>
            <w:rFonts w:cstheme="minorHAnsi"/>
            <w:sz w:val="22"/>
            <w:szCs w:val="22"/>
          </w:rPr>
          <w:delInstrText xml:space="preserve"> ADDIN ZOTERO_ITEM CSL_CITATION {"citationID":"OFSnF4Jl","properties":{"formattedCitation":"(Pimentel 1961; Grant &amp; Grant 2002; Yoshida {\\i{}et al.} 2004; Hairston, Jr. {\\i{}et al.} 2005; Schoener 2011; Lowe {\\i{}et al.} 2017)","plainCitation":"(Pimentel 1961; Grant &amp; Grant 2002; Yoshida et al. 2004; Hairston, Jr. et al. 2005; Schoener 2011; Lowe et al. 2017)","noteIndex":0},"citationItems":[{"id":8170,"uris":["http://zotero.org/users/1264037/items/MLTZTEGS"],"uri":["http://zotero.org/users/1264037/items/MLTZTEGS"],"itemData":{"id":8170,"type":"article-journal","abstract":"That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1826,"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Rosemary"}],"issued":{"date-parts":[["2002",4,26]]}}},{"id":1754,"uris":["http://zotero.org/users/1264037/items/PTTQT2A3"],"uri":["http://zotero.org/users/1264037/items/PTTQT2A3"],"itemData":{"id":1754,"type":"article-journal","abstract":"Trade-offs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P"}],"issued":{"date-parts":[["2004",9,22]]}}},{"id":2667,"uris":["http://zotero.org/users/1264037/items/TRID48TM"],"uri":["http://zotero.org/users/1264037/items/TRID48TM"],"itemData":{"id":2667,"type":"article-journal","abstract":"Recent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A."}],"issued":{"date-parts":[["2005"]]}}},{"id":1306,"uris":["http://zotero.org/users/1264037/items/DPHKI4XQ"],"uri":["http://zotero.org/users/1264037/items/DPHKI4XQ"],"itemData":{"id":1306,"type":"article-journal","abstract":"The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W."}],"issued":{"date-parts":[["2011",1,28]]}}},{"id":8297,"uris":["http://zotero.org/users/1264037/items/KVGCB6DE"],"uri":["http://zotero.org/users/1264037/items/KVGCB6DE"],"itemData":{"id":8297,"type":"article-journal","abstract":"The inter</w:delInstrText>
        </w:r>
        <w:r w:rsidR="00B72C50" w:rsidRPr="00644802" w:rsidDel="00B022D9">
          <w:rPr>
            <w:rFonts w:cstheme="minorHAnsi"/>
            <w:sz w:val="22"/>
            <w:szCs w:val="22"/>
            <w:lang w:val="fr-FR"/>
            <w:rPrChange w:id="1058" w:author="Clay Cressler" w:date="2020-08-07T15:32:00Z">
              <w:rPr>
                <w:rFonts w:cstheme="minorHAnsi"/>
                <w:sz w:val="22"/>
                <w:szCs w:val="22"/>
              </w:rPr>
            </w:rPrChange>
          </w:rPr>
          <w:del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delInstrText>
        </w:r>
      </w:del>
      <w:r>
        <w:rPr>
          <w:rFonts w:cstheme="minorHAnsi"/>
          <w:sz w:val="22"/>
          <w:szCs w:val="22"/>
        </w:rPr>
        <w:fldChar w:fldCharType="separate"/>
      </w:r>
      <w:r w:rsidR="00B72C50" w:rsidRPr="00644802">
        <w:rPr>
          <w:rFonts w:ascii="Calibri" w:hAnsi="Calibri" w:cs="Calibri"/>
          <w:sz w:val="22"/>
          <w:lang w:val="fr-FR"/>
          <w:rPrChange w:id="1059" w:author="Clay Cressler" w:date="2020-08-07T15:32:00Z">
            <w:rPr>
              <w:rFonts w:ascii="Calibri" w:hAnsi="Calibri" w:cs="Calibri"/>
              <w:sz w:val="22"/>
            </w:rPr>
          </w:rPrChange>
        </w:rPr>
        <w:t>(</w:t>
      </w:r>
      <w:proofErr w:type="spellStart"/>
      <w:r w:rsidR="00B72C50" w:rsidRPr="00644802">
        <w:rPr>
          <w:rFonts w:ascii="Calibri" w:hAnsi="Calibri" w:cs="Calibri"/>
          <w:sz w:val="22"/>
          <w:lang w:val="fr-FR"/>
          <w:rPrChange w:id="1060" w:author="Clay Cressler" w:date="2020-08-07T15:32:00Z">
            <w:rPr>
              <w:rFonts w:ascii="Calibri" w:hAnsi="Calibri" w:cs="Calibri"/>
              <w:sz w:val="22"/>
            </w:rPr>
          </w:rPrChange>
        </w:rPr>
        <w:t>Pimentel</w:t>
      </w:r>
      <w:proofErr w:type="spellEnd"/>
      <w:r w:rsidR="00B72C50" w:rsidRPr="00644802">
        <w:rPr>
          <w:rFonts w:ascii="Calibri" w:hAnsi="Calibri" w:cs="Calibri"/>
          <w:sz w:val="22"/>
          <w:lang w:val="fr-FR"/>
          <w:rPrChange w:id="1061" w:author="Clay Cressler" w:date="2020-08-07T15:32:00Z">
            <w:rPr>
              <w:rFonts w:ascii="Calibri" w:hAnsi="Calibri" w:cs="Calibri"/>
              <w:sz w:val="22"/>
            </w:rPr>
          </w:rPrChange>
        </w:rPr>
        <w:t xml:space="preserve"> 1961; Grant &amp; Grant 2002; Yoshida </w:t>
      </w:r>
      <w:r w:rsidR="00B72C50" w:rsidRPr="00644802">
        <w:rPr>
          <w:rFonts w:ascii="Calibri" w:hAnsi="Calibri" w:cs="Calibri"/>
          <w:i/>
          <w:iCs/>
          <w:sz w:val="22"/>
          <w:lang w:val="fr-FR"/>
          <w:rPrChange w:id="1062" w:author="Clay Cressler" w:date="2020-08-07T15:32:00Z">
            <w:rPr>
              <w:rFonts w:ascii="Calibri" w:hAnsi="Calibri" w:cs="Calibri"/>
              <w:i/>
              <w:iCs/>
              <w:sz w:val="22"/>
            </w:rPr>
          </w:rPrChange>
        </w:rPr>
        <w:t>et al.</w:t>
      </w:r>
      <w:r w:rsidR="00B72C50" w:rsidRPr="00644802">
        <w:rPr>
          <w:rFonts w:ascii="Calibri" w:hAnsi="Calibri" w:cs="Calibri"/>
          <w:sz w:val="22"/>
          <w:lang w:val="fr-FR"/>
          <w:rPrChange w:id="1063" w:author="Clay Cressler" w:date="2020-08-07T15:32:00Z">
            <w:rPr>
              <w:rFonts w:ascii="Calibri" w:hAnsi="Calibri" w:cs="Calibri"/>
              <w:sz w:val="22"/>
            </w:rPr>
          </w:rPrChange>
        </w:rPr>
        <w:t xml:space="preserve"> 2004; </w:t>
      </w:r>
      <w:proofErr w:type="spellStart"/>
      <w:r w:rsidR="00B72C50" w:rsidRPr="00644802">
        <w:rPr>
          <w:rFonts w:ascii="Calibri" w:hAnsi="Calibri" w:cs="Calibri"/>
          <w:sz w:val="22"/>
          <w:lang w:val="fr-FR"/>
          <w:rPrChange w:id="1064" w:author="Clay Cressler" w:date="2020-08-07T15:32:00Z">
            <w:rPr>
              <w:rFonts w:ascii="Calibri" w:hAnsi="Calibri" w:cs="Calibri"/>
              <w:sz w:val="22"/>
            </w:rPr>
          </w:rPrChange>
        </w:rPr>
        <w:t>Hairston</w:t>
      </w:r>
      <w:proofErr w:type="spellEnd"/>
      <w:r w:rsidR="00B72C50" w:rsidRPr="00644802">
        <w:rPr>
          <w:rFonts w:ascii="Calibri" w:hAnsi="Calibri" w:cs="Calibri"/>
          <w:sz w:val="22"/>
          <w:lang w:val="fr-FR"/>
          <w:rPrChange w:id="1065" w:author="Clay Cressler" w:date="2020-08-07T15:32:00Z">
            <w:rPr>
              <w:rFonts w:ascii="Calibri" w:hAnsi="Calibri" w:cs="Calibri"/>
              <w:sz w:val="22"/>
            </w:rPr>
          </w:rPrChange>
        </w:rPr>
        <w:t xml:space="preserve">, Jr. </w:t>
      </w:r>
      <w:r w:rsidR="00B72C50" w:rsidRPr="00644802">
        <w:rPr>
          <w:rFonts w:ascii="Calibri" w:hAnsi="Calibri" w:cs="Calibri"/>
          <w:i/>
          <w:iCs/>
          <w:sz w:val="22"/>
          <w:lang w:val="fr-FR"/>
          <w:rPrChange w:id="1066" w:author="Clay Cressler" w:date="2020-08-07T15:32:00Z">
            <w:rPr>
              <w:rFonts w:ascii="Calibri" w:hAnsi="Calibri" w:cs="Calibri"/>
              <w:i/>
              <w:iCs/>
              <w:sz w:val="22"/>
            </w:rPr>
          </w:rPrChange>
        </w:rPr>
        <w:t>et al.</w:t>
      </w:r>
      <w:r w:rsidR="00B72C50" w:rsidRPr="00644802">
        <w:rPr>
          <w:rFonts w:ascii="Calibri" w:hAnsi="Calibri" w:cs="Calibri"/>
          <w:sz w:val="22"/>
          <w:lang w:val="fr-FR"/>
          <w:rPrChange w:id="1067" w:author="Clay Cressler" w:date="2020-08-07T15:32:00Z">
            <w:rPr>
              <w:rFonts w:ascii="Calibri" w:hAnsi="Calibri" w:cs="Calibri"/>
              <w:sz w:val="22"/>
            </w:rPr>
          </w:rPrChange>
        </w:rPr>
        <w:t xml:space="preserve"> 2005; </w:t>
      </w:r>
      <w:proofErr w:type="spellStart"/>
      <w:r w:rsidR="00B72C50" w:rsidRPr="00644802">
        <w:rPr>
          <w:rFonts w:ascii="Calibri" w:hAnsi="Calibri" w:cs="Calibri"/>
          <w:sz w:val="22"/>
          <w:lang w:val="fr-FR"/>
          <w:rPrChange w:id="1068" w:author="Clay Cressler" w:date="2020-08-07T15:32:00Z">
            <w:rPr>
              <w:rFonts w:ascii="Calibri" w:hAnsi="Calibri" w:cs="Calibri"/>
              <w:sz w:val="22"/>
            </w:rPr>
          </w:rPrChange>
        </w:rPr>
        <w:t>Schoener</w:t>
      </w:r>
      <w:proofErr w:type="spellEnd"/>
      <w:r w:rsidR="00B72C50" w:rsidRPr="00644802">
        <w:rPr>
          <w:rFonts w:ascii="Calibri" w:hAnsi="Calibri" w:cs="Calibri"/>
          <w:sz w:val="22"/>
          <w:lang w:val="fr-FR"/>
          <w:rPrChange w:id="1069" w:author="Clay Cressler" w:date="2020-08-07T15:32:00Z">
            <w:rPr>
              <w:rFonts w:ascii="Calibri" w:hAnsi="Calibri" w:cs="Calibri"/>
              <w:sz w:val="22"/>
            </w:rPr>
          </w:rPrChange>
        </w:rPr>
        <w:t xml:space="preserve"> 2011; Lowe </w:t>
      </w:r>
      <w:r w:rsidR="00B72C50" w:rsidRPr="00644802">
        <w:rPr>
          <w:rFonts w:ascii="Calibri" w:hAnsi="Calibri" w:cs="Calibri"/>
          <w:i/>
          <w:iCs/>
          <w:sz w:val="22"/>
          <w:lang w:val="fr-FR"/>
          <w:rPrChange w:id="1070" w:author="Clay Cressler" w:date="2020-08-07T15:32:00Z">
            <w:rPr>
              <w:rFonts w:ascii="Calibri" w:hAnsi="Calibri" w:cs="Calibri"/>
              <w:i/>
              <w:iCs/>
              <w:sz w:val="22"/>
            </w:rPr>
          </w:rPrChange>
        </w:rPr>
        <w:t>et al.</w:t>
      </w:r>
      <w:r w:rsidR="00B72C50" w:rsidRPr="00644802">
        <w:rPr>
          <w:rFonts w:ascii="Calibri" w:hAnsi="Calibri" w:cs="Calibri"/>
          <w:sz w:val="22"/>
          <w:lang w:val="fr-FR"/>
          <w:rPrChange w:id="1071" w:author="Clay Cressler" w:date="2020-08-07T15:32:00Z">
            <w:rPr>
              <w:rFonts w:ascii="Calibri" w:hAnsi="Calibri" w:cs="Calibri"/>
              <w:sz w:val="22"/>
            </w:rPr>
          </w:rPrChange>
        </w:rPr>
        <w:t xml:space="preserve"> 2017)</w:t>
      </w:r>
      <w:r>
        <w:rPr>
          <w:rFonts w:cstheme="minorHAnsi"/>
          <w:sz w:val="22"/>
          <w:szCs w:val="22"/>
        </w:rPr>
        <w:fldChar w:fldCharType="end"/>
      </w:r>
      <w:r w:rsidRPr="00644802">
        <w:rPr>
          <w:rFonts w:cstheme="minorHAnsi"/>
          <w:sz w:val="22"/>
          <w:szCs w:val="22"/>
          <w:lang w:val="fr-FR"/>
          <w:rPrChange w:id="1072" w:author="Clay Cressler" w:date="2020-08-07T15:32:00Z">
            <w:rPr>
              <w:rFonts w:cstheme="minorHAnsi"/>
              <w:sz w:val="22"/>
              <w:szCs w:val="22"/>
            </w:rPr>
          </w:rPrChange>
        </w:rPr>
        <w:t xml:space="preserve">. </w:t>
      </w:r>
      <w:r w:rsidRPr="00496E2D">
        <w:rPr>
          <w:rFonts w:cstheme="minorHAnsi"/>
          <w:sz w:val="22"/>
          <w:szCs w:val="22"/>
        </w:rPr>
        <w:t>Furthermore, evolution within systems not at equilibrium, and rather displaying transient dynamics</w:t>
      </w:r>
      <w:r>
        <w:rPr>
          <w:rFonts w:cstheme="minorHAnsi"/>
          <w:sz w:val="22"/>
          <w:szCs w:val="22"/>
        </w:rPr>
        <w:t xml:space="preserve"> </w:t>
      </w:r>
      <w:r>
        <w:rPr>
          <w:rFonts w:cstheme="minorHAnsi"/>
          <w:sz w:val="22"/>
          <w:szCs w:val="22"/>
        </w:rPr>
        <w:fldChar w:fldCharType="begin"/>
      </w:r>
      <w:ins w:id="1073" w:author="Clay Cressler" w:date="2020-08-07T11:14:00Z">
        <w:r w:rsidR="00B022D9">
          <w:rPr>
            <w:rFonts w:cstheme="minorHAnsi"/>
            <w:sz w:val="22"/>
            <w:szCs w:val="22"/>
          </w:rPr>
          <w:instrText xml:space="preserve"> ADDIN ZOTERO_ITEM CSL_CITATION {"citationID":"k6CzeKqd","properties":{"formattedCitation":"(Hastings {\\i{}et al.} 2018)","plainCitation":"(Hastings et al. 2018)","noteIndex":0},"citationItems":[{"id":"gBPCYzZI/dlWU9eXf","uris":["http://zotero.org/users/1264037/items/6WYJ59EL"],"uri":["http://zotero.org/users/1264037/items/6WYJ59EL"],"itemData":{"id":7970,"type":"article-journal","abstract":"Making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ins>
      <w:del w:id="1074" w:author="Clay Cressler" w:date="2020-08-07T11:14:00Z">
        <w:r w:rsidR="002E50A3" w:rsidDel="00B022D9">
          <w:rPr>
            <w:rFonts w:cstheme="minorHAnsi"/>
            <w:sz w:val="22"/>
            <w:szCs w:val="22"/>
          </w:rPr>
          <w:delInstrText xml:space="preserve"> ADDIN ZOTERO_ITEM CSL_CITATION {"citationID":"k6CzeKqd","properties":{"formattedCitation":"(Hastings {\\i{}et al.} 2018)","plainCitation":"(Hastings et al. 2018)","noteIndex":0},"citationItems":[{"id":7970,"uris":["http://zotero.org/users/1264037/items/6WYJ59EL"],"uri":["http://zotero.org/users/1264037/items/6WYJ59EL"],"itemData":{"id":7970,"type":"article-journal","abstract":"Making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delInstrText>
        </w:r>
      </w:del>
      <w:r>
        <w:rPr>
          <w:rFonts w:cstheme="minorHAnsi"/>
          <w:sz w:val="22"/>
          <w:szCs w:val="22"/>
        </w:rPr>
        <w:fldChar w:fldCharType="separate"/>
      </w:r>
      <w:r w:rsidRPr="008E50B7">
        <w:rPr>
          <w:rFonts w:ascii="Calibri" w:hAnsi="Calibri" w:cs="Calibri"/>
          <w:sz w:val="22"/>
        </w:rPr>
        <w:t xml:space="preserve">(Hastings </w:t>
      </w:r>
      <w:r w:rsidRPr="008E50B7">
        <w:rPr>
          <w:rFonts w:ascii="Calibri" w:hAnsi="Calibri" w:cs="Calibri"/>
          <w:i/>
          <w:iCs/>
          <w:sz w:val="22"/>
        </w:rPr>
        <w:t>et al.</w:t>
      </w:r>
      <w:r w:rsidRPr="008E50B7">
        <w:rPr>
          <w:rFonts w:ascii="Calibri" w:hAnsi="Calibri" w:cs="Calibri"/>
          <w:sz w:val="22"/>
        </w:rPr>
        <w:t xml:space="preserve"> 2018)</w:t>
      </w:r>
      <w:r>
        <w:rPr>
          <w:rFonts w:cstheme="minorHAnsi"/>
          <w:sz w:val="22"/>
          <w:szCs w:val="22"/>
        </w:rPr>
        <w:fldChar w:fldCharType="end"/>
      </w:r>
      <w:r w:rsidRPr="00496E2D">
        <w:rPr>
          <w:rFonts w:cstheme="minorHAnsi"/>
          <w:sz w:val="22"/>
          <w:szCs w:val="22"/>
        </w:rPr>
        <w:t xml:space="preserve">, can alter the ecological dynamics and therefore the selective forces acting on the population </w:t>
      </w:r>
      <w:r w:rsidRPr="00496E2D">
        <w:rPr>
          <w:rFonts w:cstheme="minorHAnsi"/>
          <w:sz w:val="22"/>
          <w:szCs w:val="22"/>
        </w:rPr>
        <w:fldChar w:fldCharType="begin"/>
      </w:r>
      <w:ins w:id="1075" w:author="Clay Cressler" w:date="2020-08-07T11:14:00Z">
        <w:r w:rsidR="00B022D9">
          <w:rPr>
            <w:rFonts w:cstheme="minorHAnsi"/>
            <w:sz w:val="22"/>
            <w:szCs w:val="22"/>
          </w:rPr>
          <w:instrText xml:space="preserve"> ADDIN ZOTERO_ITEM CSL_CITATION {"citationID":"lLjG3YoQ","properties":{"formattedCitation":"(Fussmann {\\i{}et al.} 2003; Yoshida {\\i{}et al.} 2003; Cortez &amp; Weitz 2014; Lowe {\\i{}et al.} 2017)","plainCitation":"(Fussmann et al. 2003; Yoshida et al. 2003; Cortez &amp; Weitz 2014; Lowe et al. 2017)","noteIndex":0},"citationItems":[{"id":"gBPCYzZI/p9x3IDSU","uris":["http://zotero.org/users/1264037/items/HFNE3XQB"],"uri":["http://zotero.org/users/1264037/items/HFNE3XQB"],"itemData":{"id":1476,"type":"article-journal","abstract":"Microevolution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gBPCYzZI/ttGdciMG","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G."}],"issued":{"date-parts":[["2003",7,17]]}}},{"id":"gBPCYzZI/k5JT3rd6","uris":["http://zotero.org/users/1264037/items/HU8TTDKU"],"uri":["http://zotero.org/users/1264037/items/HU8TTDKU"],"itemData":{"id":2561,"type":"article-journal","abstract":"A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S."}],"issued":{"date-parts":[["2014",5,20]]}}},{"id":"gBPCYzZI/UTcJqb4s","uris":["http://zotero.org/users/1264037/items/KVGCB6DE"],"uri":["http://zotero.org/users/1264037/items/KVGCB6DE"],"itemData":{"id":8297,"type":"article-journal","abstract":"The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ins>
      <w:del w:id="1076" w:author="Clay Cressler" w:date="2020-08-07T11:14:00Z">
        <w:r w:rsidR="002E50A3" w:rsidDel="00B022D9">
          <w:rPr>
            <w:rFonts w:cstheme="minorHAnsi"/>
            <w:sz w:val="22"/>
            <w:szCs w:val="22"/>
          </w:rPr>
          <w:delInstrText xml:space="preserve"> ADDIN ZOTERO_ITEM CSL_CITATION {"citationID":"lLjG3YoQ","properties":{"formattedCitation":"(Fussmann {\\i{}et al.} 2003; Yoshida {\\i{}et al.} 2003; Cortez &amp; Weitz 2014; Lowe {\\i{}et al.} 2017)","plainCitation":"(Fussmann et al. 2003; Yoshida et al. 2003; Cortez &amp; Weitz 2014; Lowe et al. 2017)","noteIndex":0},"citationItems":[{"id":1476,"uris":["http://zotero.org/users/1264037/items/HFNE3XQB"],"uri":["http://zotero.org/users/1264037/items/HFNE3XQB"],"itemData":{"id":1476,"type":"article-journal","abstract":"Microevolution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2658,"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G."}],"issued":{"date-parts":[["2003",7,17]]}}},{"id":2561,"uris":["http://zotero.org/users/1264037/items/HU8TTDKU"],"uri":["http://zotero.org/users/1264037/items/HU8TTDKU"],"itemData":{"id":2561,"type":"article-journal","abstract":"A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S."}],"issued":{"date-parts":[["2014",5,20]]}}},{"id":8297,"uris":["http://zotero.org/users/1264037/items/KVGCB6DE"],"uri":["http://zotero.org/users/1264037/items/KVGCB6DE"],"itemData":{"id":8297,"type":"article-journal","abstract":"The inter</w:delInstrText>
        </w:r>
        <w:r w:rsidR="002E50A3" w:rsidRPr="00644802" w:rsidDel="00B022D9">
          <w:rPr>
            <w:rFonts w:cstheme="minorHAnsi"/>
            <w:sz w:val="22"/>
            <w:szCs w:val="22"/>
            <w:lang w:val="fr-FR"/>
            <w:rPrChange w:id="1077" w:author="Clay Cressler" w:date="2020-08-07T15:32:00Z">
              <w:rPr>
                <w:rFonts w:cstheme="minorHAnsi"/>
                <w:sz w:val="22"/>
                <w:szCs w:val="22"/>
              </w:rPr>
            </w:rPrChange>
          </w:rPr>
          <w:del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delInstrText>
        </w:r>
      </w:del>
      <w:r w:rsidRPr="00496E2D">
        <w:rPr>
          <w:rFonts w:cstheme="minorHAnsi"/>
          <w:sz w:val="22"/>
          <w:szCs w:val="22"/>
        </w:rPr>
        <w:fldChar w:fldCharType="separate"/>
      </w:r>
      <w:r w:rsidR="002E50A3" w:rsidRPr="00644802">
        <w:rPr>
          <w:rFonts w:ascii="Calibri" w:hAnsi="Calibri" w:cs="Calibri"/>
          <w:sz w:val="22"/>
          <w:lang w:val="fr-FR"/>
          <w:rPrChange w:id="1078" w:author="Clay Cressler" w:date="2020-08-07T15:32:00Z">
            <w:rPr>
              <w:rFonts w:ascii="Calibri" w:hAnsi="Calibri" w:cs="Calibri"/>
              <w:sz w:val="22"/>
            </w:rPr>
          </w:rPrChange>
        </w:rPr>
        <w:t>(</w:t>
      </w:r>
      <w:proofErr w:type="spellStart"/>
      <w:r w:rsidR="002E50A3" w:rsidRPr="00644802">
        <w:rPr>
          <w:rFonts w:ascii="Calibri" w:hAnsi="Calibri" w:cs="Calibri"/>
          <w:sz w:val="22"/>
          <w:lang w:val="fr-FR"/>
          <w:rPrChange w:id="1079" w:author="Clay Cressler" w:date="2020-08-07T15:32:00Z">
            <w:rPr>
              <w:rFonts w:ascii="Calibri" w:hAnsi="Calibri" w:cs="Calibri"/>
              <w:sz w:val="22"/>
            </w:rPr>
          </w:rPrChange>
        </w:rPr>
        <w:t>Fussmann</w:t>
      </w:r>
      <w:proofErr w:type="spellEnd"/>
      <w:r w:rsidR="002E50A3" w:rsidRPr="00644802">
        <w:rPr>
          <w:rFonts w:ascii="Calibri" w:hAnsi="Calibri" w:cs="Calibri"/>
          <w:sz w:val="22"/>
          <w:lang w:val="fr-FR"/>
          <w:rPrChange w:id="1080" w:author="Clay Cressler" w:date="2020-08-07T15:32:00Z">
            <w:rPr>
              <w:rFonts w:ascii="Calibri" w:hAnsi="Calibri" w:cs="Calibri"/>
              <w:sz w:val="22"/>
            </w:rPr>
          </w:rPrChange>
        </w:rPr>
        <w:t xml:space="preserve"> </w:t>
      </w:r>
      <w:r w:rsidR="002E50A3" w:rsidRPr="00644802">
        <w:rPr>
          <w:rFonts w:ascii="Calibri" w:hAnsi="Calibri" w:cs="Calibri"/>
          <w:i/>
          <w:iCs/>
          <w:sz w:val="22"/>
          <w:lang w:val="fr-FR"/>
          <w:rPrChange w:id="1081" w:author="Clay Cressler" w:date="2020-08-07T15:32:00Z">
            <w:rPr>
              <w:rFonts w:ascii="Calibri" w:hAnsi="Calibri" w:cs="Calibri"/>
              <w:i/>
              <w:iCs/>
              <w:sz w:val="22"/>
            </w:rPr>
          </w:rPrChange>
        </w:rPr>
        <w:t>et al.</w:t>
      </w:r>
      <w:r w:rsidR="002E50A3" w:rsidRPr="00644802">
        <w:rPr>
          <w:rFonts w:ascii="Calibri" w:hAnsi="Calibri" w:cs="Calibri"/>
          <w:sz w:val="22"/>
          <w:lang w:val="fr-FR"/>
          <w:rPrChange w:id="1082" w:author="Clay Cressler" w:date="2020-08-07T15:32:00Z">
            <w:rPr>
              <w:rFonts w:ascii="Calibri" w:hAnsi="Calibri" w:cs="Calibri"/>
              <w:sz w:val="22"/>
            </w:rPr>
          </w:rPrChange>
        </w:rPr>
        <w:t xml:space="preserve"> 2003; Yoshida </w:t>
      </w:r>
      <w:r w:rsidR="002E50A3" w:rsidRPr="00644802">
        <w:rPr>
          <w:rFonts w:ascii="Calibri" w:hAnsi="Calibri" w:cs="Calibri"/>
          <w:i/>
          <w:iCs/>
          <w:sz w:val="22"/>
          <w:lang w:val="fr-FR"/>
          <w:rPrChange w:id="1083" w:author="Clay Cressler" w:date="2020-08-07T15:32:00Z">
            <w:rPr>
              <w:rFonts w:ascii="Calibri" w:hAnsi="Calibri" w:cs="Calibri"/>
              <w:i/>
              <w:iCs/>
              <w:sz w:val="22"/>
            </w:rPr>
          </w:rPrChange>
        </w:rPr>
        <w:t>et al.</w:t>
      </w:r>
      <w:r w:rsidR="002E50A3" w:rsidRPr="00644802">
        <w:rPr>
          <w:rFonts w:ascii="Calibri" w:hAnsi="Calibri" w:cs="Calibri"/>
          <w:sz w:val="22"/>
          <w:lang w:val="fr-FR"/>
          <w:rPrChange w:id="1084" w:author="Clay Cressler" w:date="2020-08-07T15:32:00Z">
            <w:rPr>
              <w:rFonts w:ascii="Calibri" w:hAnsi="Calibri" w:cs="Calibri"/>
              <w:sz w:val="22"/>
            </w:rPr>
          </w:rPrChange>
        </w:rPr>
        <w:t xml:space="preserve"> 2003; Cortez &amp; </w:t>
      </w:r>
      <w:proofErr w:type="spellStart"/>
      <w:r w:rsidR="002E50A3" w:rsidRPr="00644802">
        <w:rPr>
          <w:rFonts w:ascii="Calibri" w:hAnsi="Calibri" w:cs="Calibri"/>
          <w:sz w:val="22"/>
          <w:lang w:val="fr-FR"/>
          <w:rPrChange w:id="1085" w:author="Clay Cressler" w:date="2020-08-07T15:32:00Z">
            <w:rPr>
              <w:rFonts w:ascii="Calibri" w:hAnsi="Calibri" w:cs="Calibri"/>
              <w:sz w:val="22"/>
            </w:rPr>
          </w:rPrChange>
        </w:rPr>
        <w:t>Weitz</w:t>
      </w:r>
      <w:proofErr w:type="spellEnd"/>
      <w:r w:rsidR="002E50A3" w:rsidRPr="00644802">
        <w:rPr>
          <w:rFonts w:ascii="Calibri" w:hAnsi="Calibri" w:cs="Calibri"/>
          <w:sz w:val="22"/>
          <w:lang w:val="fr-FR"/>
          <w:rPrChange w:id="1086" w:author="Clay Cressler" w:date="2020-08-07T15:32:00Z">
            <w:rPr>
              <w:rFonts w:ascii="Calibri" w:hAnsi="Calibri" w:cs="Calibri"/>
              <w:sz w:val="22"/>
            </w:rPr>
          </w:rPrChange>
        </w:rPr>
        <w:t xml:space="preserve"> 2014; Lowe </w:t>
      </w:r>
      <w:r w:rsidR="002E50A3" w:rsidRPr="00644802">
        <w:rPr>
          <w:rFonts w:ascii="Calibri" w:hAnsi="Calibri" w:cs="Calibri"/>
          <w:i/>
          <w:iCs/>
          <w:sz w:val="22"/>
          <w:lang w:val="fr-FR"/>
          <w:rPrChange w:id="1087" w:author="Clay Cressler" w:date="2020-08-07T15:32:00Z">
            <w:rPr>
              <w:rFonts w:ascii="Calibri" w:hAnsi="Calibri" w:cs="Calibri"/>
              <w:i/>
              <w:iCs/>
              <w:sz w:val="22"/>
            </w:rPr>
          </w:rPrChange>
        </w:rPr>
        <w:t>et al.</w:t>
      </w:r>
      <w:r w:rsidR="002E50A3" w:rsidRPr="00644802">
        <w:rPr>
          <w:rFonts w:ascii="Calibri" w:hAnsi="Calibri" w:cs="Calibri"/>
          <w:sz w:val="22"/>
          <w:lang w:val="fr-FR"/>
          <w:rPrChange w:id="1088" w:author="Clay Cressler" w:date="2020-08-07T15:32:00Z">
            <w:rPr>
              <w:rFonts w:ascii="Calibri" w:hAnsi="Calibri" w:cs="Calibri"/>
              <w:sz w:val="22"/>
            </w:rPr>
          </w:rPrChange>
        </w:rPr>
        <w:t xml:space="preserve"> 2017)</w:t>
      </w:r>
      <w:r w:rsidRPr="00496E2D">
        <w:rPr>
          <w:rFonts w:cstheme="minorHAnsi"/>
          <w:sz w:val="22"/>
          <w:szCs w:val="22"/>
        </w:rPr>
        <w:fldChar w:fldCharType="end"/>
      </w:r>
      <w:r w:rsidRPr="00644802">
        <w:rPr>
          <w:rFonts w:cstheme="minorHAnsi"/>
          <w:sz w:val="22"/>
          <w:szCs w:val="22"/>
          <w:lang w:val="fr-FR"/>
          <w:rPrChange w:id="1089" w:author="Clay Cressler" w:date="2020-08-07T15:32:00Z">
            <w:rPr>
              <w:rFonts w:cstheme="minorHAnsi"/>
              <w:sz w:val="22"/>
              <w:szCs w:val="22"/>
            </w:rPr>
          </w:rPrChange>
        </w:rPr>
        <w:t xml:space="preserve">. </w:t>
      </w:r>
      <w:r w:rsidRPr="00496E2D">
        <w:rPr>
          <w:rFonts w:cstheme="minorHAnsi"/>
          <w:sz w:val="22"/>
          <w:szCs w:val="22"/>
        </w:rPr>
        <w:t>Our results further this finding, demonstrating that even simple, single-species models can facilitate not just eco-evolutionary dynamics but</w:t>
      </w:r>
      <w:r>
        <w:rPr>
          <w:rFonts w:cstheme="minorHAnsi"/>
          <w:sz w:val="22"/>
          <w:szCs w:val="22"/>
        </w:rPr>
        <w:t xml:space="preserve"> generate</w:t>
      </w:r>
      <w:r w:rsidRPr="00496E2D">
        <w:rPr>
          <w:rFonts w:cstheme="minorHAnsi"/>
          <w:sz w:val="22"/>
          <w:szCs w:val="22"/>
        </w:rPr>
        <w:t xml:space="preserve"> transient </w:t>
      </w:r>
      <w:ins w:id="1090" w:author="John DeLong" w:date="2020-07-22T13:45:00Z">
        <w:r w:rsidR="00366E83">
          <w:rPr>
            <w:rFonts w:cstheme="minorHAnsi"/>
            <w:sz w:val="22"/>
            <w:szCs w:val="22"/>
          </w:rPr>
          <w:t xml:space="preserve">evolutionary </w:t>
        </w:r>
      </w:ins>
      <w:r w:rsidRPr="00496E2D">
        <w:rPr>
          <w:rFonts w:cstheme="minorHAnsi"/>
          <w:sz w:val="22"/>
          <w:szCs w:val="22"/>
        </w:rPr>
        <w:t xml:space="preserve">attractors </w:t>
      </w:r>
      <w:r>
        <w:rPr>
          <w:rFonts w:cstheme="minorHAnsi"/>
          <w:sz w:val="22"/>
          <w:szCs w:val="22"/>
        </w:rPr>
        <w:t xml:space="preserve">(TEAs) </w:t>
      </w:r>
      <w:r w:rsidRPr="00496E2D">
        <w:rPr>
          <w:rFonts w:cstheme="minorHAnsi"/>
          <w:sz w:val="22"/>
          <w:szCs w:val="22"/>
        </w:rPr>
        <w:t>that may compete with the overall evolutionary attractor in the system</w:t>
      </w:r>
      <w:r>
        <w:rPr>
          <w:rFonts w:cstheme="minorHAnsi"/>
          <w:sz w:val="22"/>
          <w:szCs w:val="22"/>
        </w:rPr>
        <w:t xml:space="preserve"> (the ESS)</w:t>
      </w:r>
      <w:r w:rsidRPr="00496E2D">
        <w:rPr>
          <w:rFonts w:cstheme="minorHAnsi"/>
          <w:sz w:val="22"/>
          <w:szCs w:val="22"/>
        </w:rPr>
        <w:t xml:space="preserve">. By taking into account the full consequences of individual variation and stochasticity, we may generate more realistic predictions </w:t>
      </w:r>
      <w:r w:rsidRPr="00496E2D">
        <w:rPr>
          <w:rFonts w:cstheme="minorHAnsi"/>
          <w:sz w:val="22"/>
          <w:szCs w:val="22"/>
        </w:rPr>
        <w:lastRenderedPageBreak/>
        <w:t>for evolution.</w:t>
      </w:r>
      <w:r>
        <w:rPr>
          <w:rFonts w:cstheme="minorHAnsi"/>
          <w:sz w:val="22"/>
          <w:szCs w:val="22"/>
        </w:rPr>
        <w:t xml:space="preserve"> We do not, however, suggest that TEAs will be present in all systems. </w:t>
      </w:r>
      <w:commentRangeStart w:id="1091"/>
      <w:r>
        <w:rPr>
          <w:rFonts w:cstheme="minorHAnsi"/>
          <w:sz w:val="22"/>
          <w:szCs w:val="22"/>
        </w:rPr>
        <w:t xml:space="preserve">The minimum requirement for a TEA is that the expression </w:t>
      </w:r>
      <m:oMath>
        <m:f>
          <m:fPr>
            <m:ctrlPr>
              <w:rPr>
                <w:rFonts w:ascii="Cambria Math" w:hAnsi="Cambria Math" w:cstheme="minorHAnsi"/>
                <w:sz w:val="22"/>
                <w:szCs w:val="22"/>
              </w:rPr>
            </m:ctrlPr>
          </m:fPr>
          <m:num>
            <m:r>
              <w:rPr>
                <w:rFonts w:ascii="Cambria Math" w:hAnsi="Cambria Math" w:cstheme="minorHAnsi"/>
                <w:sz w:val="22"/>
                <w:szCs w:val="22"/>
              </w:rPr>
              <m:t>∂</m:t>
            </m:r>
            <m:r>
              <m:rPr>
                <m:sty m:val="p"/>
              </m:rPr>
              <w:rPr>
                <w:rFonts w:ascii="Cambria Math" w:hAnsi="Cambria Math" w:cstheme="minorHAnsi"/>
                <w:sz w:val="22"/>
                <w:szCs w:val="22"/>
              </w:rPr>
              <m:t>fitness</m:t>
            </m:r>
          </m:num>
          <m:den>
            <m:r>
              <w:rPr>
                <w:rFonts w:ascii="Cambria Math" w:hAnsi="Cambria Math" w:cstheme="minorHAnsi"/>
                <w:sz w:val="22"/>
                <w:szCs w:val="22"/>
              </w:rPr>
              <m:t>∂</m:t>
            </m:r>
            <m:r>
              <m:rPr>
                <m:sty m:val="p"/>
              </m:rPr>
              <w:rPr>
                <w:rFonts w:ascii="Cambria Math" w:hAnsi="Cambria Math" w:cstheme="minorHAnsi"/>
                <w:sz w:val="22"/>
                <w:szCs w:val="22"/>
              </w:rPr>
              <m:t>trait</m:t>
            </m:r>
          </m:den>
        </m:f>
        <m:r>
          <w:rPr>
            <w:rFonts w:ascii="Cambria Math" w:hAnsi="Cambria Math" w:cstheme="minorHAnsi"/>
            <w:sz w:val="22"/>
            <w:szCs w:val="22"/>
          </w:rPr>
          <m:t>=0</m:t>
        </m:r>
      </m:oMath>
      <w:r>
        <w:rPr>
          <w:rFonts w:cstheme="minorHAnsi"/>
          <w:sz w:val="22"/>
          <w:szCs w:val="22"/>
        </w:rPr>
        <w:t xml:space="preserve"> must actually have a solution, otherwise there is neither an ESS nor a TEA. Furthermore, </w:t>
      </w:r>
      <w:r w:rsidRPr="00570B16">
        <w:rPr>
          <w:rFonts w:cstheme="minorHAnsi"/>
          <w:sz w:val="22"/>
          <w:szCs w:val="22"/>
        </w:rPr>
        <w:t xml:space="preserve">if an expression for a trait optimum includes population size, then the optimum is not the same at equilibrium as it is away from equilibrium. The non-equilibrium peak is the TEA, and the equilibrium peak is the ESS. </w:t>
      </w:r>
      <w:commentRangeEnd w:id="1091"/>
      <w:r w:rsidR="00B147C5">
        <w:rPr>
          <w:rStyle w:val="CommentReference"/>
        </w:rPr>
        <w:commentReference w:id="1091"/>
      </w:r>
      <w:r>
        <w:rPr>
          <w:rFonts w:cstheme="minorHAnsi"/>
          <w:sz w:val="22"/>
          <w:szCs w:val="22"/>
        </w:rPr>
        <w:t xml:space="preserve">In our Equation 5, a fitness maximum </w:t>
      </w:r>
      <w:proofErr w:type="gramStart"/>
      <w:r>
        <w:rPr>
          <w:rFonts w:cstheme="minorHAnsi"/>
          <w:sz w:val="22"/>
          <w:szCs w:val="22"/>
        </w:rPr>
        <w:t>exists</w:t>
      </w:r>
      <w:proofErr w:type="gramEnd"/>
      <w:r>
        <w:rPr>
          <w:rFonts w:cstheme="minorHAnsi"/>
          <w:sz w:val="22"/>
          <w:szCs w:val="22"/>
        </w:rPr>
        <w:t xml:space="preserve"> and population abundance </w:t>
      </w:r>
      <w:r w:rsidRPr="0078605C">
        <w:rPr>
          <w:rFonts w:cstheme="minorHAnsi"/>
          <w:i/>
          <w:sz w:val="22"/>
          <w:szCs w:val="22"/>
        </w:rPr>
        <w:t>R</w:t>
      </w:r>
      <w:r>
        <w:rPr>
          <w:rFonts w:cstheme="minorHAnsi"/>
          <w:sz w:val="22"/>
          <w:szCs w:val="22"/>
        </w:rPr>
        <w:t xml:space="preserve"> is present in the expression, generating a TEA. Thus, to the extent that these conditions are met, likely in most cases of density-dependent demographics with some sort of trade-off among fitness related traits, TEAs may be a common feature of evolutionary pathways.</w:t>
      </w:r>
    </w:p>
    <w:p w14:paraId="3693A796" w14:textId="51447AEF" w:rsidR="008F3CF5" w:rsidRDefault="008F3CF5" w:rsidP="008F3CF5">
      <w:pPr>
        <w:spacing w:after="0" w:line="480" w:lineRule="auto"/>
        <w:ind w:firstLine="720"/>
        <w:contextualSpacing/>
        <w:rPr>
          <w:rFonts w:cstheme="minorHAnsi"/>
          <w:sz w:val="22"/>
          <w:szCs w:val="22"/>
        </w:rPr>
      </w:pPr>
      <w:r>
        <w:rPr>
          <w:rFonts w:cstheme="minorHAnsi"/>
          <w:sz w:val="22"/>
          <w:szCs w:val="22"/>
        </w:rPr>
        <w:t xml:space="preserve">One of the most non-intuitive results here is that culling can dramatically alter the evolutionary dynamics from the expectation. As we show in Appendix S2, trait-independent culling does not alter the expected evolutionary dynamics, and thus we would expect that a population whose trait was already at the ESS would not evolve away from it. And yet, we see that trait evolution moves away from the ESS and towards the TEA (Fig. 5) when the population is culled. </w:t>
      </w:r>
      <w:r w:rsidR="002E50A3">
        <w:rPr>
          <w:rFonts w:cstheme="minorHAnsi"/>
          <w:sz w:val="22"/>
          <w:szCs w:val="22"/>
        </w:rPr>
        <w:t>As a consequence, o</w:t>
      </w:r>
      <w:r w:rsidR="002E50A3" w:rsidRPr="00496E2D">
        <w:rPr>
          <w:rFonts w:cstheme="minorHAnsi"/>
          <w:sz w:val="22"/>
          <w:szCs w:val="22"/>
        </w:rPr>
        <w:t xml:space="preserve">ur </w:t>
      </w:r>
      <w:r w:rsidRPr="00496E2D">
        <w:rPr>
          <w:rFonts w:cstheme="minorHAnsi"/>
          <w:sz w:val="22"/>
          <w:szCs w:val="22"/>
        </w:rPr>
        <w:t xml:space="preserve">results </w:t>
      </w:r>
      <w:r>
        <w:rPr>
          <w:rFonts w:cstheme="minorHAnsi"/>
          <w:sz w:val="22"/>
          <w:szCs w:val="22"/>
        </w:rPr>
        <w:t>may have important</w:t>
      </w:r>
      <w:r w:rsidRPr="00496E2D">
        <w:rPr>
          <w:rFonts w:cstheme="minorHAnsi"/>
          <w:sz w:val="22"/>
          <w:szCs w:val="22"/>
        </w:rPr>
        <w:t xml:space="preserve"> implications for managed populations. Economically important populations, from fisheries to ungulates and invasive species, may show substantial changes in traits in response to random or trait-biased harvesting </w:t>
      </w:r>
      <w:r w:rsidRPr="00496E2D">
        <w:rPr>
          <w:rFonts w:cstheme="minorHAnsi"/>
          <w:sz w:val="22"/>
          <w:szCs w:val="22"/>
        </w:rPr>
        <w:fldChar w:fldCharType="begin"/>
      </w:r>
      <w:ins w:id="1092" w:author="Clay Cressler" w:date="2020-08-07T11:14:00Z">
        <w:r w:rsidR="00B022D9">
          <w:rPr>
            <w:rFonts w:cstheme="minorHAnsi"/>
            <w:sz w:val="22"/>
            <w:szCs w:val="22"/>
          </w:rPr>
          <w:instrText xml:space="preserve"> ADDIN ZOTERO_ITEM CSL_CITATION {"citationID":"RIX8zw8U","properties":{"formattedCitation":"(Darimont {\\i{}et al.} 2009)","plainCitation":"(Darimont et al. 2009)","noteIndex":0},"citationItems":[{"id":"gBPCYzZI/whbzIrND","uris":["http://zotero.org/users/1264037/items/5HIQ3A6N"],"uri":["http://zotero.org/users/1264037/items/5HIQ3A6N"],"itemData":{"id":2783,"type":"article-journal","abstract":"The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instrText>
        </w:r>
      </w:ins>
      <w:del w:id="1093" w:author="Clay Cressler" w:date="2020-08-07T11:14:00Z">
        <w:r w:rsidR="002E50A3" w:rsidDel="00B022D9">
          <w:rPr>
            <w:rFonts w:cstheme="minorHAnsi"/>
            <w:sz w:val="22"/>
            <w:szCs w:val="22"/>
          </w:rPr>
          <w:delInstrText xml:space="preserve"> ADDIN ZOTERO_ITEM CSL_CITATION {"citationID":"RIX8zw8U","properties":{"formattedCitation":"(Darimont {\\i{}et al.} 2009)","plainCitation":"(Darimont et al. 2009)","noteIndex":0},"citationItems":[{"id":2783,"uris":["http://zotero.org/users/1264037/items/5HIQ3A6N"],"uri":["http://zotero.org/users/1264037/items/5HIQ3A6N"],"itemData":{"id":2783,"type":"article-journal","abstract":"The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Darimont</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sidRPr="00496E2D">
        <w:rPr>
          <w:rFonts w:cstheme="minorHAnsi"/>
          <w:sz w:val="22"/>
          <w:szCs w:val="22"/>
        </w:rPr>
        <w:fldChar w:fldCharType="end"/>
      </w:r>
      <w:r w:rsidRPr="00496E2D" w:rsidDel="00F73F39">
        <w:rPr>
          <w:rFonts w:cstheme="minorHAnsi"/>
          <w:sz w:val="22"/>
          <w:szCs w:val="22"/>
        </w:rPr>
        <w:t xml:space="preserve"> </w:t>
      </w:r>
      <w:r w:rsidRPr="00496E2D">
        <w:rPr>
          <w:rFonts w:cstheme="minorHAnsi"/>
          <w:sz w:val="22"/>
          <w:szCs w:val="22"/>
        </w:rPr>
        <w:t>. In Windermere pike (</w:t>
      </w:r>
      <w:proofErr w:type="spellStart"/>
      <w:r w:rsidRPr="00496E2D">
        <w:rPr>
          <w:rFonts w:cstheme="minorHAnsi"/>
          <w:i/>
          <w:sz w:val="22"/>
          <w:szCs w:val="22"/>
        </w:rPr>
        <w:t>Esox</w:t>
      </w:r>
      <w:proofErr w:type="spellEnd"/>
      <w:r w:rsidRPr="00496E2D">
        <w:rPr>
          <w:rFonts w:cstheme="minorHAnsi"/>
          <w:i/>
          <w:sz w:val="22"/>
          <w:szCs w:val="22"/>
        </w:rPr>
        <w:t xml:space="preserve"> </w:t>
      </w:r>
      <w:proofErr w:type="spellStart"/>
      <w:r w:rsidRPr="00496E2D">
        <w:rPr>
          <w:rFonts w:cstheme="minorHAnsi"/>
          <w:i/>
          <w:sz w:val="22"/>
          <w:szCs w:val="22"/>
        </w:rPr>
        <w:t>lucius</w:t>
      </w:r>
      <w:proofErr w:type="spellEnd"/>
      <w:r w:rsidRPr="00496E2D">
        <w:rPr>
          <w:rFonts w:cstheme="minorHAnsi"/>
          <w:sz w:val="22"/>
          <w:szCs w:val="22"/>
        </w:rPr>
        <w:t xml:space="preserve">), for example, harvesting is thought to have altered the fitness landscape and generated selection away from the direction driven by the natural setting </w:t>
      </w:r>
      <w:r w:rsidRPr="00496E2D">
        <w:rPr>
          <w:rFonts w:cstheme="minorHAnsi"/>
          <w:sz w:val="22"/>
          <w:szCs w:val="22"/>
        </w:rPr>
        <w:fldChar w:fldCharType="begin"/>
      </w:r>
      <w:ins w:id="1094" w:author="Clay Cressler" w:date="2020-08-07T11:14:00Z">
        <w:r w:rsidR="00B022D9">
          <w:rPr>
            <w:rFonts w:cstheme="minorHAnsi"/>
            <w:sz w:val="22"/>
            <w:szCs w:val="22"/>
          </w:rPr>
          <w:instrText xml:space="preserve"> ADDIN ZOTERO_ITEM CSL_CITATION {"citationID":"JSQXKBFR","properties":{"formattedCitation":"(Edeline {\\i{}et al.} 2007)","plainCitation":"(Edeline et al. 2007)","noteIndex":0},"citationItems":[{"id":"gBPCYzZI/6DyRyZ0S","uris":["http://zotero.org/users/1264037/items/NERNKUZN"],"uri":["http://zotero.org/users/1264037/items/NERNKUZN"],"itemData":{"id":2779,"type":"article-journal","abstract":"Selective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instrText>
        </w:r>
      </w:ins>
      <w:del w:id="1095" w:author="Clay Cressler" w:date="2020-08-07T11:14:00Z">
        <w:r w:rsidR="002E50A3" w:rsidDel="00B022D9">
          <w:rPr>
            <w:rFonts w:cstheme="minorHAnsi"/>
            <w:sz w:val="22"/>
            <w:szCs w:val="22"/>
          </w:rPr>
          <w:delInstrText xml:space="preserve"> ADDIN ZOTERO_ITEM CSL_CITATION {"citationID":"JSQXKBFR","properties":{"formattedCitation":"(Edeline {\\i{}et al.} 2007)","plainCitation":"(Edeline et al. 2007)","noteIndex":0},"citationItems":[{"id":2779,"uris":["http://zotero.org/users/1264037/items/NERNKUZN"],"uri":["http://zotero.org/users/1264037/items/NERNKUZN"],"itemData":{"id":2779,"type":"article-journal","abstract":"Selective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Edeline</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2007)</w:t>
      </w:r>
      <w:r w:rsidRPr="00496E2D">
        <w:rPr>
          <w:rFonts w:cstheme="minorHAnsi"/>
          <w:sz w:val="22"/>
          <w:szCs w:val="22"/>
        </w:rPr>
        <w:fldChar w:fldCharType="end"/>
      </w:r>
      <w:r w:rsidRPr="00496E2D">
        <w:rPr>
          <w:rFonts w:cstheme="minorHAnsi"/>
          <w:sz w:val="22"/>
          <w:szCs w:val="22"/>
        </w:rPr>
        <w:t xml:space="preserve">. This </w:t>
      </w:r>
      <w:r>
        <w:rPr>
          <w:rFonts w:cstheme="minorHAnsi"/>
          <w:sz w:val="22"/>
          <w:szCs w:val="22"/>
        </w:rPr>
        <w:t>evolutionary outcome</w:t>
      </w:r>
      <w:r w:rsidRPr="00496E2D">
        <w:rPr>
          <w:rFonts w:cstheme="minorHAnsi"/>
          <w:sz w:val="22"/>
          <w:szCs w:val="22"/>
        </w:rPr>
        <w:t xml:space="preserve"> could represent both the direct selective effects of harvesting itself but also the presence of a transient attractor that competed with an ESS attractor, since harvesting maintained populations in a transient state. Understanding evolution in such populations may require a disequilibrium (transient) approach, because harvested populations are by definition being held below their potential equilibrium. To the degree that these populations show density dependence in their birth or death rates, similar to but not necessarily following the birth-death logistic model, they are likely to also display TEAs that could draw their traits away from the starting </w:t>
      </w:r>
      <w:r w:rsidRPr="00496E2D">
        <w:rPr>
          <w:rFonts w:cstheme="minorHAnsi"/>
          <w:sz w:val="22"/>
          <w:szCs w:val="22"/>
        </w:rPr>
        <w:lastRenderedPageBreak/>
        <w:t xml:space="preserve">values, whether the initial trait distributions are at the ESS value or not. </w:t>
      </w:r>
      <w:r>
        <w:rPr>
          <w:rFonts w:cstheme="minorHAnsi"/>
          <w:sz w:val="22"/>
          <w:szCs w:val="22"/>
        </w:rPr>
        <w:t>Culling</w:t>
      </w:r>
      <w:r w:rsidRPr="00496E2D">
        <w:rPr>
          <w:rFonts w:cstheme="minorHAnsi"/>
          <w:sz w:val="22"/>
          <w:szCs w:val="22"/>
        </w:rPr>
        <w:t xml:space="preserve"> our simulated population nearly halve</w:t>
      </w:r>
      <w:r>
        <w:rPr>
          <w:rFonts w:cstheme="minorHAnsi"/>
          <w:sz w:val="22"/>
          <w:szCs w:val="22"/>
        </w:rPr>
        <w:t>d</w:t>
      </w:r>
      <w:r w:rsidRPr="00496E2D">
        <w:rPr>
          <w:rFonts w:cstheme="minorHAnsi"/>
          <w:sz w:val="22"/>
          <w:szCs w:val="22"/>
        </w:rPr>
        <w:t xml:space="preserve"> the fecundity of the population, even without </w:t>
      </w:r>
      <w:r>
        <w:rPr>
          <w:rFonts w:cstheme="minorHAnsi"/>
          <w:sz w:val="22"/>
          <w:szCs w:val="22"/>
        </w:rPr>
        <w:t>it</w:t>
      </w:r>
      <w:r w:rsidRPr="00496E2D">
        <w:rPr>
          <w:rFonts w:cstheme="minorHAnsi"/>
          <w:sz w:val="22"/>
          <w:szCs w:val="22"/>
        </w:rPr>
        <w:t xml:space="preserve"> having a direct selective effect</w:t>
      </w:r>
      <w:r>
        <w:rPr>
          <w:rFonts w:cstheme="minorHAnsi"/>
          <w:sz w:val="22"/>
          <w:szCs w:val="22"/>
        </w:rPr>
        <w:t xml:space="preserve"> (as captured by the equation for the evolutionary dynamics)</w:t>
      </w:r>
      <w:r w:rsidRPr="00496E2D">
        <w:rPr>
          <w:rFonts w:cstheme="minorHAnsi"/>
          <w:sz w:val="22"/>
          <w:szCs w:val="22"/>
        </w:rPr>
        <w:t xml:space="preserve">. </w:t>
      </w:r>
      <w:r>
        <w:rPr>
          <w:rFonts w:cstheme="minorHAnsi"/>
          <w:sz w:val="22"/>
          <w:szCs w:val="22"/>
        </w:rPr>
        <w:t>This would have long-term ramifications for the culled population, as the ecological equilibrium would not quickly return to the pre-cull levels upon relaxation of the cull.</w:t>
      </w:r>
    </w:p>
    <w:p w14:paraId="5990F18B" w14:textId="42C45367" w:rsidR="008F3CF5" w:rsidRPr="00496E2D" w:rsidRDefault="008F3CF5" w:rsidP="008F3CF5">
      <w:pPr>
        <w:spacing w:after="0" w:line="480" w:lineRule="auto"/>
        <w:ind w:firstLine="720"/>
        <w:contextualSpacing/>
        <w:rPr>
          <w:rFonts w:cstheme="minorHAnsi"/>
          <w:sz w:val="22"/>
          <w:szCs w:val="22"/>
        </w:rPr>
      </w:pPr>
      <w:r>
        <w:rPr>
          <w:rFonts w:cstheme="minorHAnsi"/>
          <w:sz w:val="22"/>
          <w:szCs w:val="22"/>
        </w:rPr>
        <w:t xml:space="preserve">Studying the evolutionary process from the perspective of stochastic birth-death processes increases the opportunity for profitable cross-pollination between ecological and evolutionary theory </w:t>
      </w:r>
      <w:r>
        <w:rPr>
          <w:rFonts w:cstheme="minorHAnsi"/>
          <w:sz w:val="22"/>
          <w:szCs w:val="22"/>
        </w:rPr>
        <w:fldChar w:fldCharType="begin"/>
      </w:r>
      <w:ins w:id="1096" w:author="Clay Cressler" w:date="2020-08-07T11:14:00Z">
        <w:r w:rsidR="00B022D9">
          <w:rPr>
            <w:rFonts w:cstheme="minorHAnsi"/>
            <w:sz w:val="22"/>
            <w:szCs w:val="22"/>
          </w:rPr>
          <w:instrText xml:space="preserve"> ADDIN ZOTERO_ITEM CSL_CITATION {"citationID":"PiqGADVd","properties":{"formattedCitation":"(Doebeli {\\i{}et al.} 2017)","plainCitation":"(Doebeli et al. 2017)","noteIndex":0},"citationItems":[{"id":45,"uris":["http://zotero.org/users/246158/items/WL354K73"],"uri":["http://zotero.org/users/246158/items/WL354K73"],"itemData":{"id":45,"type":"article-journal","abstract":"Most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del w:id="1097" w:author="Clay Cressler" w:date="2020-08-07T11:14:00Z">
        <w:r w:rsidR="008E4F39" w:rsidDel="00B022D9">
          <w:rPr>
            <w:rFonts w:cstheme="minorHAnsi"/>
            <w:sz w:val="22"/>
            <w:szCs w:val="22"/>
          </w:rPr>
          <w:delInstrText xml:space="preserve"> ADDIN ZOTERO_ITEM CSL_CITATION {"citationID":"PiqGADVd","properties":{"formattedCitation":"(Doebeli {\\i{}et al.} 2017)","plainCitation":"(Doebeli et al. 2017)","noteIndex":0},"citationItems":[{"id":"11N9M0Y2/LkpcSB8Z","uris":["http://zotero.org/users/246158/items/WL354K73"],"uri":["http://zotero.org/users/246158/items/WL354K73"],"itemData":{"id":3547,"type":"article-journal","abstract":"Most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delInstrText>
        </w:r>
      </w:del>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Doebeli</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Pr>
          <w:rFonts w:cstheme="minorHAnsi"/>
          <w:sz w:val="22"/>
          <w:szCs w:val="22"/>
        </w:rPr>
        <w:t xml:space="preserve">. In particular, while other authors have used approaches very similar to GEMs to test the predictions of classic evolutionary theory (e.g., </w:t>
      </w:r>
      <w:r>
        <w:rPr>
          <w:rFonts w:cstheme="minorHAnsi"/>
          <w:sz w:val="22"/>
          <w:szCs w:val="22"/>
        </w:rPr>
        <w:fldChar w:fldCharType="begin"/>
      </w:r>
      <w:ins w:id="1098" w:author="Clay Cressler" w:date="2020-08-07T11:14:00Z">
        <w:r w:rsidR="00B022D9">
          <w:rPr>
            <w:rFonts w:cstheme="minorHAnsi"/>
            <w:sz w:val="22"/>
            <w:szCs w:val="22"/>
          </w:rPr>
          <w:instrText xml:space="preserve"> ADDIN ZOTERO_ITEM CSL_CITATION {"citationID":"wFVCLkqL","properties":{"formattedCitation":"(Claessen {\\i{}et al.} 2007)","plainCitation":"(Claessen et al. 2007)","dontUpdate":true,"noteIndex":0},"citationItems":[{"id":44,"uris":["http://zotero.org/users/246158/items/PDHA689K"],"uri":["http://zotero.org/users/246158/items/PDHA689K"],"itemData":{"id":44,"type":"article-journal","container-title":"Evolutionary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M","non-dropping-particle":"de"}],"issued":{"date-parts":[["2007"]]}}}],"schema":"https://github.com/citation-style-language/schema/raw/master/csl-citation.json"} </w:instrText>
        </w:r>
      </w:ins>
      <w:del w:id="1099" w:author="Clay Cressler" w:date="2020-08-07T11:14:00Z">
        <w:r w:rsidR="008E4F39" w:rsidDel="00B022D9">
          <w:rPr>
            <w:rFonts w:cstheme="minorHAnsi"/>
            <w:sz w:val="22"/>
            <w:szCs w:val="22"/>
          </w:rPr>
          <w:delInstrText xml:space="preserve"> ADDIN ZOTERO_ITEM CSL_CITATION {"citationID":"wFVCLkqL","properties":{"formattedCitation":"(Claessen {\\i{}et al.} 2007)","plainCitation":"(Claessen et al. 2007)","dontUpdate":true,"noteIndex":0},"citationItems":[{"id":"11N9M0Y2/wigShana","uris":["http://zotero.org/users/246158/items/PDHA689K"],"uri":["http://zotero.org/users/246158/items/PDHA689K"],"itemData":{"id":3569,"type":"article-journal","container-title":"Evolutionary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M","non-dropping-particle":"de"}],"issued":{"date-parts":[["2007"]]}}}],"schema":"https://github.com/citation-style-language/schema/raw/master/csl-citation.json"} </w:delInstrText>
        </w:r>
      </w:del>
      <w:r>
        <w:rPr>
          <w:rFonts w:cstheme="minorHAnsi"/>
          <w:sz w:val="22"/>
          <w:szCs w:val="22"/>
        </w:rPr>
        <w:fldChar w:fldCharType="separate"/>
      </w:r>
      <w:proofErr w:type="spellStart"/>
      <w:r w:rsidRPr="001409F9">
        <w:rPr>
          <w:rFonts w:ascii="Calibri" w:cs="Calibri"/>
          <w:sz w:val="22"/>
        </w:rPr>
        <w:t>Claessen</w:t>
      </w:r>
      <w:proofErr w:type="spellEnd"/>
      <w:r w:rsidRPr="001409F9">
        <w:rPr>
          <w:rFonts w:ascii="Calibri" w:cs="Calibri"/>
          <w:sz w:val="22"/>
        </w:rPr>
        <w:t xml:space="preserve"> </w:t>
      </w:r>
      <w:r w:rsidRPr="001409F9">
        <w:rPr>
          <w:rFonts w:ascii="Calibri" w:cs="Calibri"/>
          <w:i/>
          <w:iCs/>
          <w:sz w:val="22"/>
        </w:rPr>
        <w:t>et al.</w:t>
      </w:r>
      <w:r w:rsidRPr="001409F9">
        <w:rPr>
          <w:rFonts w:ascii="Calibri" w:cs="Calibri"/>
          <w:sz w:val="22"/>
        </w:rPr>
        <w:t xml:space="preserve"> 2007)</w:t>
      </w:r>
      <w:r>
        <w:rPr>
          <w:rFonts w:cstheme="minorHAnsi"/>
          <w:sz w:val="22"/>
          <w:szCs w:val="22"/>
        </w:rPr>
        <w:fldChar w:fldCharType="end"/>
      </w:r>
      <w:r>
        <w:rPr>
          <w:rFonts w:cstheme="minorHAnsi"/>
          <w:sz w:val="22"/>
          <w:szCs w:val="22"/>
        </w:rPr>
        <w:t xml:space="preserve">, GEMs provide a natural and straightforward way to reformulate classic ecological models into stochastic evolutionary birth-death processes </w:t>
      </w:r>
      <w:r>
        <w:rPr>
          <w:rFonts w:cstheme="minorHAnsi"/>
          <w:sz w:val="22"/>
          <w:szCs w:val="22"/>
        </w:rPr>
        <w:fldChar w:fldCharType="begin"/>
      </w:r>
      <w:ins w:id="1100" w:author="Clay Cressler" w:date="2020-08-07T11:14:00Z">
        <w:r w:rsidR="00B022D9">
          <w:rPr>
            <w:rFonts w:cstheme="minorHAnsi"/>
            <w:sz w:val="22"/>
            <w:szCs w:val="22"/>
          </w:rPr>
          <w:instrText xml:space="preserve"> ADDIN ZOTERO_ITEM CSL_CITATION {"citationID":"bYtTteod","properties":{"formattedCitation":"(DeLong &amp; Gibert 2016; DeLong &amp; Luhring 2018; DeLong &amp; Belmaker 2019)","plainCitation":"(DeLong &amp; Gibert 2016; DeLong &amp; Luhring 2018; DeLong &amp; Belmaker 2019)","noteIndex":0},"citationItems":[{"id":"gBPCYzZI/MCQV0opc","uris":["http://zotero.org/users/1264037/items/QD62TNZM"],"uri":["http://zotero.org/users/1264037/items/QD62TNZM"],"itemData":{"id":2631,"type":"article-journal","abstract":"Heritable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P."}],"issued":{"date-parts":[["2016",2,1]]}}},{"id":"gBPCYzZI/ipYRFigy","uris":["http://zotero.org/users/1264037/items/CPMJ5H34"],"uri":["http://zotero.org/users/1264037/items/CPMJ5H34"],"itemData":{"id":6088,"type":"article-journal","abstract":"Age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M."}],"issued":{"date-parts":[["2018",4,1]]}}},{"id":"gBPCYzZI/6LxJZ21U","uris":["http://zotero.org/users/1264037/items/XCPYDJP6"],"uri":["http://zotero.org/users/1264037/items/XCPYDJP6"],"itemData":{"id":7518,"type":"article-journal","abstract":"Invading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1101" w:author="Clay Cressler" w:date="2020-08-07T11:14:00Z">
        <w:r w:rsidR="002E50A3" w:rsidDel="00B022D9">
          <w:rPr>
            <w:rFonts w:cstheme="minorHAnsi"/>
            <w:sz w:val="22"/>
            <w:szCs w:val="22"/>
          </w:rPr>
          <w:delInstrText xml:space="preserve"> ADDIN ZOTERO_ITEM CSL_CITATION {"citationID":"bYtTteod","properties":{"formattedCitation":"(DeLong &amp; Gibert 2016; DeLong &amp; Luhring 2018; DeLong &amp; Belmaker 2019)","plainCitation":"(DeLong &amp; Gibert 2016; DeLong &amp; Luhring 2018; DeLong &amp; Belmaker 2019)","noteIndex":0},"citationItems":[{"id":2631,"uris":["http://zotero.org/users/1264037/items/QD62TNZM"],"uri":["http://zotero.org/users/1264037/items/QD62TNZM"],"itemData":{"id":2631,"type":"article-journal","abstract":"Heritable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Pr>
          <w:rFonts w:cstheme="minorHAnsi"/>
          <w:sz w:val="22"/>
          <w:szCs w:val="22"/>
        </w:rPr>
        <w:fldChar w:fldCharType="separate"/>
      </w:r>
      <w:r>
        <w:rPr>
          <w:rFonts w:cstheme="minorHAnsi"/>
          <w:noProof/>
          <w:sz w:val="22"/>
          <w:szCs w:val="22"/>
        </w:rPr>
        <w:t>(DeLong &amp; Gibert 2016; DeLong &amp; Luhring 2018; DeLong &amp; Belmaker 2019)</w:t>
      </w:r>
      <w:r>
        <w:rPr>
          <w:rFonts w:cstheme="minorHAnsi"/>
          <w:sz w:val="22"/>
          <w:szCs w:val="22"/>
        </w:rPr>
        <w:fldChar w:fldCharType="end"/>
      </w:r>
      <w:r>
        <w:rPr>
          <w:rFonts w:cstheme="minorHAnsi"/>
          <w:sz w:val="22"/>
          <w:szCs w:val="22"/>
        </w:rPr>
        <w:t xml:space="preserve">, allowing ecologists and evolutionary biologists to study the feedback between ecological and evolutionary dynamics that emerges out of such a reformulation. </w:t>
      </w:r>
    </w:p>
    <w:p w14:paraId="288F4959" w14:textId="77777777" w:rsidR="008F3CF5" w:rsidRPr="00496E2D" w:rsidRDefault="008F3CF5" w:rsidP="008F3CF5">
      <w:pPr>
        <w:spacing w:after="0" w:line="480" w:lineRule="auto"/>
        <w:ind w:firstLine="720"/>
        <w:contextualSpacing/>
        <w:rPr>
          <w:rFonts w:cstheme="minorHAnsi"/>
          <w:sz w:val="22"/>
          <w:szCs w:val="22"/>
        </w:rPr>
      </w:pPr>
      <w:r w:rsidRPr="00496E2D">
        <w:rPr>
          <w:rFonts w:cstheme="minorHAnsi"/>
          <w:sz w:val="22"/>
          <w:szCs w:val="22"/>
        </w:rPr>
        <w:t xml:space="preserve">In conclusion, our results indicate that </w:t>
      </w:r>
      <w:r>
        <w:rPr>
          <w:rFonts w:cstheme="minorHAnsi"/>
          <w:sz w:val="22"/>
          <w:szCs w:val="22"/>
        </w:rPr>
        <w:t xml:space="preserve">stochastic birth-death processes, by introducing </w:t>
      </w:r>
      <w:r w:rsidRPr="00496E2D">
        <w:rPr>
          <w:rFonts w:cstheme="minorHAnsi"/>
          <w:sz w:val="22"/>
          <w:szCs w:val="22"/>
        </w:rPr>
        <w:t xml:space="preserve">individual variation and </w:t>
      </w:r>
      <w:r>
        <w:rPr>
          <w:rFonts w:cstheme="minorHAnsi"/>
          <w:sz w:val="22"/>
          <w:szCs w:val="22"/>
        </w:rPr>
        <w:t xml:space="preserve">demographic </w:t>
      </w:r>
      <w:r w:rsidRPr="00496E2D">
        <w:rPr>
          <w:rFonts w:cstheme="minorHAnsi"/>
          <w:sz w:val="22"/>
          <w:szCs w:val="22"/>
        </w:rPr>
        <w:t>stochasticity</w:t>
      </w:r>
      <w:r>
        <w:rPr>
          <w:rFonts w:cstheme="minorHAnsi"/>
          <w:sz w:val="22"/>
          <w:szCs w:val="22"/>
        </w:rPr>
        <w:t>, can</w:t>
      </w:r>
      <w:r w:rsidRPr="00496E2D">
        <w:rPr>
          <w:rFonts w:cstheme="minorHAnsi"/>
          <w:sz w:val="22"/>
          <w:szCs w:val="22"/>
        </w:rPr>
        <w:t xml:space="preserve"> </w:t>
      </w:r>
      <w:r>
        <w:rPr>
          <w:rFonts w:cstheme="minorHAnsi"/>
          <w:sz w:val="22"/>
          <w:szCs w:val="22"/>
        </w:rPr>
        <w:t>produce</w:t>
      </w:r>
      <w:r w:rsidRPr="00496E2D">
        <w:rPr>
          <w:rFonts w:cstheme="minorHAnsi"/>
          <w:sz w:val="22"/>
          <w:szCs w:val="22"/>
        </w:rPr>
        <w:t xml:space="preserve"> evolution</w:t>
      </w:r>
      <w:r>
        <w:rPr>
          <w:rFonts w:cstheme="minorHAnsi"/>
          <w:sz w:val="22"/>
          <w:szCs w:val="22"/>
        </w:rPr>
        <w:t>ary trajectories that differ significantly from</w:t>
      </w:r>
      <w:r w:rsidRPr="00496E2D">
        <w:rPr>
          <w:rFonts w:cstheme="minorHAnsi"/>
          <w:sz w:val="22"/>
          <w:szCs w:val="22"/>
        </w:rPr>
        <w:t xml:space="preserve"> expectations </w:t>
      </w:r>
      <w:r>
        <w:rPr>
          <w:rFonts w:cstheme="minorHAnsi"/>
          <w:sz w:val="22"/>
          <w:szCs w:val="22"/>
        </w:rPr>
        <w:t>based on</w:t>
      </w:r>
      <w:r w:rsidRPr="00496E2D">
        <w:rPr>
          <w:rFonts w:cstheme="minorHAnsi"/>
          <w:sz w:val="22"/>
          <w:szCs w:val="22"/>
        </w:rPr>
        <w:t xml:space="preserve"> deterministic </w:t>
      </w:r>
      <w:r>
        <w:rPr>
          <w:rFonts w:cstheme="minorHAnsi"/>
          <w:sz w:val="22"/>
          <w:szCs w:val="22"/>
        </w:rPr>
        <w:t xml:space="preserve">approaches, </w:t>
      </w:r>
      <w:r w:rsidRPr="00496E2D">
        <w:rPr>
          <w:rFonts w:cstheme="minorHAnsi"/>
          <w:sz w:val="22"/>
          <w:szCs w:val="22"/>
        </w:rPr>
        <w:t>reveal</w:t>
      </w:r>
      <w:r>
        <w:rPr>
          <w:rFonts w:cstheme="minorHAnsi"/>
          <w:sz w:val="22"/>
          <w:szCs w:val="22"/>
        </w:rPr>
        <w:t>ing</w:t>
      </w:r>
      <w:r w:rsidRPr="00496E2D">
        <w:rPr>
          <w:rFonts w:cstheme="minorHAnsi"/>
          <w:sz w:val="22"/>
          <w:szCs w:val="22"/>
        </w:rPr>
        <w:t xml:space="preserve"> powerful competing evolutionary attractors (TEAs) that have not factored into much (if any) current thinking </w:t>
      </w:r>
      <w:r>
        <w:rPr>
          <w:rFonts w:cstheme="minorHAnsi"/>
          <w:sz w:val="22"/>
          <w:szCs w:val="22"/>
        </w:rPr>
        <w:t>about</w:t>
      </w:r>
      <w:r w:rsidRPr="00496E2D">
        <w:rPr>
          <w:rFonts w:cstheme="minorHAnsi"/>
          <w:sz w:val="22"/>
          <w:szCs w:val="22"/>
        </w:rPr>
        <w:t xml:space="preserve"> the pace and path of adaptation.</w:t>
      </w:r>
      <w:r>
        <w:rPr>
          <w:rFonts w:cstheme="minorHAnsi"/>
          <w:sz w:val="22"/>
          <w:szCs w:val="22"/>
        </w:rPr>
        <w:t xml:space="preserve"> However, we also find that these TEAs can still be understood on via the deterministic approximations, helping to reveal both the utility and the limitations of such approximations. </w:t>
      </w:r>
      <w:r w:rsidRPr="00496E2D">
        <w:rPr>
          <w:rFonts w:cstheme="minorHAnsi"/>
          <w:sz w:val="22"/>
          <w:szCs w:val="22"/>
        </w:rPr>
        <w:t>Becoming aware that evolution is relatively fast, and that many populations are in transient states rather than equilibrium states, may be essential for a fuller understanding of adaptation.</w:t>
      </w:r>
    </w:p>
    <w:p w14:paraId="1BFDABBC" w14:textId="77777777" w:rsidR="008F3CF5" w:rsidRPr="00AB5627" w:rsidRDefault="008F3CF5" w:rsidP="008F3CF5">
      <w:pPr>
        <w:spacing w:after="0" w:line="480" w:lineRule="auto"/>
        <w:contextualSpacing/>
        <w:rPr>
          <w:rFonts w:cstheme="minorHAnsi"/>
          <w:b/>
          <w:sz w:val="22"/>
          <w:szCs w:val="22"/>
        </w:rPr>
      </w:pPr>
      <w:r w:rsidRPr="00AB5627">
        <w:rPr>
          <w:rFonts w:cstheme="minorHAnsi"/>
          <w:b/>
          <w:sz w:val="22"/>
          <w:szCs w:val="22"/>
        </w:rPr>
        <w:t>Acknowledgements</w:t>
      </w:r>
    </w:p>
    <w:p w14:paraId="6DB1FAF3" w14:textId="18CDAFBB" w:rsidR="008F3CF5" w:rsidRPr="00496E2D" w:rsidRDefault="008F3CF5" w:rsidP="008F3CF5">
      <w:pPr>
        <w:spacing w:after="0" w:line="480" w:lineRule="auto"/>
        <w:contextualSpacing/>
        <w:rPr>
          <w:rFonts w:cstheme="minorHAnsi"/>
          <w:sz w:val="22"/>
          <w:szCs w:val="22"/>
        </w:rPr>
      </w:pPr>
      <w:r>
        <w:rPr>
          <w:rFonts w:cstheme="minorHAnsi"/>
          <w:sz w:val="22"/>
          <w:szCs w:val="22"/>
        </w:rPr>
        <w:lastRenderedPageBreak/>
        <w:t xml:space="preserve">This work was supported in part by a grant to JPD from </w:t>
      </w:r>
      <w:r w:rsidRPr="0046658B">
        <w:rPr>
          <w:rFonts w:cstheme="minorHAnsi"/>
          <w:sz w:val="22"/>
          <w:szCs w:val="22"/>
        </w:rPr>
        <w:t>James S. McDonnell</w:t>
      </w:r>
      <w:r>
        <w:rPr>
          <w:rFonts w:cstheme="minorHAnsi"/>
          <w:sz w:val="22"/>
          <w:szCs w:val="22"/>
        </w:rPr>
        <w:t xml:space="preserve"> </w:t>
      </w:r>
      <w:r w:rsidRPr="0046658B">
        <w:rPr>
          <w:rFonts w:cstheme="minorHAnsi"/>
          <w:sz w:val="22"/>
          <w:szCs w:val="22"/>
        </w:rPr>
        <w:t>Foundation Studying Complex Systems Scholar Award</w:t>
      </w:r>
      <w:r>
        <w:rPr>
          <w:rFonts w:cstheme="minorHAnsi"/>
          <w:sz w:val="22"/>
          <w:szCs w:val="22"/>
        </w:rPr>
        <w:t xml:space="preserve">. The authors thank Troy Day for helpful feedback on an early version of this manuscript, and </w:t>
      </w:r>
      <w:r w:rsidR="00DF1C2D">
        <w:rPr>
          <w:rFonts w:cstheme="minorHAnsi"/>
          <w:sz w:val="22"/>
          <w:szCs w:val="22"/>
        </w:rPr>
        <w:t xml:space="preserve">the associate </w:t>
      </w:r>
      <w:r>
        <w:rPr>
          <w:rFonts w:cstheme="minorHAnsi"/>
          <w:sz w:val="22"/>
          <w:szCs w:val="22"/>
        </w:rPr>
        <w:t>editor and two reviewers for comments and suggestions that greatly improved this manuscript.</w:t>
      </w:r>
    </w:p>
    <w:p w14:paraId="5FF52A32" w14:textId="77777777" w:rsidR="008F3CF5" w:rsidRPr="00496E2D" w:rsidRDefault="008F3CF5" w:rsidP="008F3CF5">
      <w:pPr>
        <w:spacing w:after="0" w:line="480" w:lineRule="auto"/>
        <w:contextualSpacing/>
        <w:rPr>
          <w:rFonts w:cstheme="minorHAnsi"/>
          <w:b/>
          <w:sz w:val="22"/>
          <w:szCs w:val="22"/>
        </w:rPr>
      </w:pPr>
      <w:r w:rsidRPr="00496E2D">
        <w:rPr>
          <w:rFonts w:cstheme="minorHAnsi"/>
          <w:b/>
          <w:sz w:val="22"/>
          <w:szCs w:val="22"/>
        </w:rPr>
        <w:t>References</w:t>
      </w:r>
    </w:p>
    <w:p w14:paraId="74BA6084" w14:textId="77777777" w:rsidR="00B147C5" w:rsidRPr="00384D59" w:rsidRDefault="008F3CF5" w:rsidP="00B147C5">
      <w:pPr>
        <w:pStyle w:val="Bibliography"/>
        <w:rPr>
          <w:ins w:id="1102" w:author="Clay Cressler" w:date="2020-08-11T17:14:00Z"/>
        </w:rPr>
        <w:pPrChange w:id="1103" w:author="Clay Cressler" w:date="2020-08-11T17:14:00Z">
          <w:pPr>
            <w:widowControl w:val="0"/>
            <w:autoSpaceDE w:val="0"/>
            <w:autoSpaceDN w:val="0"/>
            <w:adjustRightInd w:val="0"/>
          </w:pPr>
        </w:pPrChange>
      </w:pPr>
      <w:r w:rsidRPr="00496E2D">
        <w:fldChar w:fldCharType="begin"/>
      </w:r>
      <w:r>
        <w:instrText xml:space="preserve"> ADDIN ZOTERO_BIBL {"uncited":[],"omitted":[],"custom":[]} CSL_BIBLIOGRAPHY </w:instrText>
      </w:r>
      <w:r w:rsidRPr="00496E2D">
        <w:fldChar w:fldCharType="separate"/>
      </w:r>
      <w:ins w:id="1104" w:author="Clay Cressler" w:date="2020-08-11T17:14:00Z">
        <w:r w:rsidR="00B147C5" w:rsidRPr="00B147C5">
          <w:t xml:space="preserve">Abbott, K.C. &amp; </w:t>
        </w:r>
        <w:proofErr w:type="spellStart"/>
        <w:r w:rsidR="00B147C5" w:rsidRPr="00B147C5">
          <w:t>Nolting</w:t>
        </w:r>
        <w:proofErr w:type="spellEnd"/>
        <w:r w:rsidR="00B147C5" w:rsidRPr="00B147C5">
          <w:t xml:space="preserve">, B.C. (2017). Alternative (un)stable states in a stochastic predator–prey model. </w:t>
        </w:r>
        <w:r w:rsidR="00B147C5" w:rsidRPr="00B147C5">
          <w:rPr>
            <w:i/>
            <w:iCs/>
          </w:rPr>
          <w:t>Ecological Complexity</w:t>
        </w:r>
        <w:r w:rsidR="00B147C5" w:rsidRPr="00384D59">
          <w:t>, Uncertainty in Ecology, 32, 181–195.</w:t>
        </w:r>
      </w:ins>
    </w:p>
    <w:p w14:paraId="2D15A409" w14:textId="77777777" w:rsidR="00B147C5" w:rsidRPr="00B147C5" w:rsidRDefault="00B147C5" w:rsidP="00B147C5">
      <w:pPr>
        <w:pStyle w:val="Bibliography"/>
        <w:rPr>
          <w:ins w:id="1105" w:author="Clay Cressler" w:date="2020-08-11T17:14:00Z"/>
          <w:rPrChange w:id="1106" w:author="Clay Cressler" w:date="2020-08-11T17:14:00Z">
            <w:rPr>
              <w:ins w:id="1107" w:author="Clay Cressler" w:date="2020-08-11T17:14:00Z"/>
            </w:rPr>
          </w:rPrChange>
        </w:rPr>
        <w:pPrChange w:id="1108" w:author="Clay Cressler" w:date="2020-08-11T17:14:00Z">
          <w:pPr>
            <w:widowControl w:val="0"/>
            <w:autoSpaceDE w:val="0"/>
            <w:autoSpaceDN w:val="0"/>
            <w:adjustRightInd w:val="0"/>
          </w:pPr>
        </w:pPrChange>
      </w:pPr>
      <w:ins w:id="1109" w:author="Clay Cressler" w:date="2020-08-11T17:14:00Z">
        <w:r w:rsidRPr="00B147C5">
          <w:rPr>
            <w:rPrChange w:id="1110" w:author="Clay Cressler" w:date="2020-08-11T17:14:00Z">
              <w:rPr/>
            </w:rPrChange>
          </w:rPr>
          <w:t xml:space="preserve">Abrams. (2001). Modelling the adaptive dynamics of traits involved in inter- and intraspecific interactions: An assessment of three methods. </w:t>
        </w:r>
        <w:r w:rsidRPr="00B147C5">
          <w:rPr>
            <w:i/>
            <w:iCs/>
            <w:rPrChange w:id="1111" w:author="Clay Cressler" w:date="2020-08-11T17:14:00Z">
              <w:rPr>
                <w:i/>
                <w:iCs/>
              </w:rPr>
            </w:rPrChange>
          </w:rPr>
          <w:t>Ecology Letters</w:t>
        </w:r>
        <w:r w:rsidRPr="00B147C5">
          <w:rPr>
            <w:rPrChange w:id="1112" w:author="Clay Cressler" w:date="2020-08-11T17:14:00Z">
              <w:rPr/>
            </w:rPrChange>
          </w:rPr>
          <w:t>, 4, 166–175.</w:t>
        </w:r>
      </w:ins>
    </w:p>
    <w:p w14:paraId="3242BF51" w14:textId="77777777" w:rsidR="00B147C5" w:rsidRPr="00B147C5" w:rsidRDefault="00B147C5" w:rsidP="00B147C5">
      <w:pPr>
        <w:pStyle w:val="Bibliography"/>
        <w:rPr>
          <w:ins w:id="1113" w:author="Clay Cressler" w:date="2020-08-11T17:14:00Z"/>
          <w:rPrChange w:id="1114" w:author="Clay Cressler" w:date="2020-08-11T17:14:00Z">
            <w:rPr>
              <w:ins w:id="1115" w:author="Clay Cressler" w:date="2020-08-11T17:14:00Z"/>
            </w:rPr>
          </w:rPrChange>
        </w:rPr>
        <w:pPrChange w:id="1116" w:author="Clay Cressler" w:date="2020-08-11T17:14:00Z">
          <w:pPr>
            <w:widowControl w:val="0"/>
            <w:autoSpaceDE w:val="0"/>
            <w:autoSpaceDN w:val="0"/>
            <w:adjustRightInd w:val="0"/>
          </w:pPr>
        </w:pPrChange>
      </w:pPr>
      <w:ins w:id="1117" w:author="Clay Cressler" w:date="2020-08-11T17:14:00Z">
        <w:r w:rsidRPr="00B147C5">
          <w:rPr>
            <w:rPrChange w:id="1118" w:author="Clay Cressler" w:date="2020-08-11T17:14:00Z">
              <w:rPr/>
            </w:rPrChange>
          </w:rPr>
          <w:t xml:space="preserve">Abrams, P.A., Harada, Y. &amp; Matsuda, H. (1993a). On the relationship between quantitative genetic and ESS models. </w:t>
        </w:r>
        <w:r w:rsidRPr="00B147C5">
          <w:rPr>
            <w:i/>
            <w:iCs/>
            <w:rPrChange w:id="1119" w:author="Clay Cressler" w:date="2020-08-11T17:14:00Z">
              <w:rPr>
                <w:i/>
                <w:iCs/>
              </w:rPr>
            </w:rPrChange>
          </w:rPr>
          <w:t>Evolution</w:t>
        </w:r>
        <w:r w:rsidRPr="00B147C5">
          <w:rPr>
            <w:rPrChange w:id="1120" w:author="Clay Cressler" w:date="2020-08-11T17:14:00Z">
              <w:rPr/>
            </w:rPrChange>
          </w:rPr>
          <w:t>, 47, 982–985.</w:t>
        </w:r>
      </w:ins>
    </w:p>
    <w:p w14:paraId="45B25C4B" w14:textId="77777777" w:rsidR="00B147C5" w:rsidRPr="00B147C5" w:rsidRDefault="00B147C5" w:rsidP="00B147C5">
      <w:pPr>
        <w:pStyle w:val="Bibliography"/>
        <w:rPr>
          <w:ins w:id="1121" w:author="Clay Cressler" w:date="2020-08-11T17:14:00Z"/>
          <w:rPrChange w:id="1122" w:author="Clay Cressler" w:date="2020-08-11T17:14:00Z">
            <w:rPr>
              <w:ins w:id="1123" w:author="Clay Cressler" w:date="2020-08-11T17:14:00Z"/>
            </w:rPr>
          </w:rPrChange>
        </w:rPr>
        <w:pPrChange w:id="1124" w:author="Clay Cressler" w:date="2020-08-11T17:14:00Z">
          <w:pPr>
            <w:widowControl w:val="0"/>
            <w:autoSpaceDE w:val="0"/>
            <w:autoSpaceDN w:val="0"/>
            <w:adjustRightInd w:val="0"/>
          </w:pPr>
        </w:pPrChange>
      </w:pPr>
      <w:ins w:id="1125" w:author="Clay Cressler" w:date="2020-08-11T17:14:00Z">
        <w:r w:rsidRPr="00B147C5">
          <w:rPr>
            <w:rPrChange w:id="1126" w:author="Clay Cressler" w:date="2020-08-11T17:14:00Z">
              <w:rPr/>
            </w:rPrChange>
          </w:rPr>
          <w:t xml:space="preserve">Abrams, P.A., Matsuda, H. &amp; Harada, Y. (1993b). Evolutionarily unstable fitness maxima and stable fitness minima of continuous traits. </w:t>
        </w:r>
        <w:proofErr w:type="spellStart"/>
        <w:r w:rsidRPr="00B147C5">
          <w:rPr>
            <w:i/>
            <w:iCs/>
            <w:rPrChange w:id="1127" w:author="Clay Cressler" w:date="2020-08-11T17:14:00Z">
              <w:rPr>
                <w:i/>
                <w:iCs/>
              </w:rPr>
            </w:rPrChange>
          </w:rPr>
          <w:t>Evol</w:t>
        </w:r>
        <w:proofErr w:type="spellEnd"/>
        <w:r w:rsidRPr="00B147C5">
          <w:rPr>
            <w:i/>
            <w:iCs/>
            <w:rPrChange w:id="1128" w:author="Clay Cressler" w:date="2020-08-11T17:14:00Z">
              <w:rPr>
                <w:i/>
                <w:iCs/>
              </w:rPr>
            </w:rPrChange>
          </w:rPr>
          <w:t xml:space="preserve"> </w:t>
        </w:r>
        <w:proofErr w:type="spellStart"/>
        <w:r w:rsidRPr="00B147C5">
          <w:rPr>
            <w:i/>
            <w:iCs/>
            <w:rPrChange w:id="1129" w:author="Clay Cressler" w:date="2020-08-11T17:14:00Z">
              <w:rPr>
                <w:i/>
                <w:iCs/>
              </w:rPr>
            </w:rPrChange>
          </w:rPr>
          <w:t>Ecol</w:t>
        </w:r>
        <w:proofErr w:type="spellEnd"/>
        <w:r w:rsidRPr="00B147C5">
          <w:rPr>
            <w:rPrChange w:id="1130" w:author="Clay Cressler" w:date="2020-08-11T17:14:00Z">
              <w:rPr/>
            </w:rPrChange>
          </w:rPr>
          <w:t>, 7, 465–487.</w:t>
        </w:r>
      </w:ins>
    </w:p>
    <w:p w14:paraId="668B893A" w14:textId="77777777" w:rsidR="00B147C5" w:rsidRPr="00B147C5" w:rsidRDefault="00B147C5" w:rsidP="00B147C5">
      <w:pPr>
        <w:pStyle w:val="Bibliography"/>
        <w:rPr>
          <w:ins w:id="1131" w:author="Clay Cressler" w:date="2020-08-11T17:14:00Z"/>
          <w:rPrChange w:id="1132" w:author="Clay Cressler" w:date="2020-08-11T17:14:00Z">
            <w:rPr>
              <w:ins w:id="1133" w:author="Clay Cressler" w:date="2020-08-11T17:14:00Z"/>
            </w:rPr>
          </w:rPrChange>
        </w:rPr>
        <w:pPrChange w:id="1134" w:author="Clay Cressler" w:date="2020-08-11T17:14:00Z">
          <w:pPr>
            <w:widowControl w:val="0"/>
            <w:autoSpaceDE w:val="0"/>
            <w:autoSpaceDN w:val="0"/>
            <w:adjustRightInd w:val="0"/>
          </w:pPr>
        </w:pPrChange>
      </w:pPr>
      <w:ins w:id="1135" w:author="Clay Cressler" w:date="2020-08-11T17:14:00Z">
        <w:r w:rsidRPr="00B147C5">
          <w:rPr>
            <w:rPrChange w:id="1136" w:author="Clay Cressler" w:date="2020-08-11T17:14:00Z">
              <w:rPr/>
            </w:rPrChange>
          </w:rPr>
          <w:t xml:space="preserve">Abrams, P.A., Matsuda, H. &amp; Harada, Y. (1993c). Evolutionarily unstable fitness maxima and stable fitness minima of continuous traits. </w:t>
        </w:r>
        <w:proofErr w:type="spellStart"/>
        <w:r w:rsidRPr="00B147C5">
          <w:rPr>
            <w:i/>
            <w:iCs/>
            <w:rPrChange w:id="1137" w:author="Clay Cressler" w:date="2020-08-11T17:14:00Z">
              <w:rPr>
                <w:i/>
                <w:iCs/>
              </w:rPr>
            </w:rPrChange>
          </w:rPr>
          <w:t>Evol</w:t>
        </w:r>
        <w:proofErr w:type="spellEnd"/>
        <w:r w:rsidRPr="00B147C5">
          <w:rPr>
            <w:i/>
            <w:iCs/>
            <w:rPrChange w:id="1138" w:author="Clay Cressler" w:date="2020-08-11T17:14:00Z">
              <w:rPr>
                <w:i/>
                <w:iCs/>
              </w:rPr>
            </w:rPrChange>
          </w:rPr>
          <w:t xml:space="preserve"> </w:t>
        </w:r>
        <w:proofErr w:type="spellStart"/>
        <w:r w:rsidRPr="00B147C5">
          <w:rPr>
            <w:i/>
            <w:iCs/>
            <w:rPrChange w:id="1139" w:author="Clay Cressler" w:date="2020-08-11T17:14:00Z">
              <w:rPr>
                <w:i/>
                <w:iCs/>
              </w:rPr>
            </w:rPrChange>
          </w:rPr>
          <w:t>Ecol</w:t>
        </w:r>
        <w:proofErr w:type="spellEnd"/>
        <w:r w:rsidRPr="00B147C5">
          <w:rPr>
            <w:rPrChange w:id="1140" w:author="Clay Cressler" w:date="2020-08-11T17:14:00Z">
              <w:rPr/>
            </w:rPrChange>
          </w:rPr>
          <w:t>, 7, 465–487.</w:t>
        </w:r>
      </w:ins>
    </w:p>
    <w:p w14:paraId="121C6A10" w14:textId="77777777" w:rsidR="00B147C5" w:rsidRPr="00B147C5" w:rsidRDefault="00B147C5" w:rsidP="00B147C5">
      <w:pPr>
        <w:pStyle w:val="Bibliography"/>
        <w:rPr>
          <w:ins w:id="1141" w:author="Clay Cressler" w:date="2020-08-11T17:14:00Z"/>
          <w:rPrChange w:id="1142" w:author="Clay Cressler" w:date="2020-08-11T17:14:00Z">
            <w:rPr>
              <w:ins w:id="1143" w:author="Clay Cressler" w:date="2020-08-11T17:14:00Z"/>
            </w:rPr>
          </w:rPrChange>
        </w:rPr>
        <w:pPrChange w:id="1144" w:author="Clay Cressler" w:date="2020-08-11T17:14:00Z">
          <w:pPr>
            <w:widowControl w:val="0"/>
            <w:autoSpaceDE w:val="0"/>
            <w:autoSpaceDN w:val="0"/>
            <w:adjustRightInd w:val="0"/>
          </w:pPr>
        </w:pPrChange>
      </w:pPr>
      <w:ins w:id="1145" w:author="Clay Cressler" w:date="2020-08-11T17:14:00Z">
        <w:r w:rsidRPr="00B147C5">
          <w:rPr>
            <w:rPrChange w:id="1146" w:author="Clay Cressler" w:date="2020-08-11T17:14:00Z">
              <w:rPr/>
            </w:rPrChange>
          </w:rPr>
          <w:t xml:space="preserve">Andrewartha, H.G. &amp; Birch, L.C. (1954). </w:t>
        </w:r>
        <w:r w:rsidRPr="00B147C5">
          <w:rPr>
            <w:i/>
            <w:iCs/>
            <w:rPrChange w:id="1147" w:author="Clay Cressler" w:date="2020-08-11T17:14:00Z">
              <w:rPr>
                <w:i/>
                <w:iCs/>
              </w:rPr>
            </w:rPrChange>
          </w:rPr>
          <w:t>The distribution and abundance of animals</w:t>
        </w:r>
        <w:r w:rsidRPr="00B147C5">
          <w:rPr>
            <w:rPrChange w:id="1148" w:author="Clay Cressler" w:date="2020-08-11T17:14:00Z">
              <w:rPr/>
            </w:rPrChange>
          </w:rPr>
          <w:t>. University of Chicago Press.</w:t>
        </w:r>
      </w:ins>
    </w:p>
    <w:p w14:paraId="671DA22E" w14:textId="77777777" w:rsidR="00B147C5" w:rsidRPr="00B147C5" w:rsidRDefault="00B147C5" w:rsidP="00B147C5">
      <w:pPr>
        <w:pStyle w:val="Bibliography"/>
        <w:rPr>
          <w:ins w:id="1149" w:author="Clay Cressler" w:date="2020-08-11T17:14:00Z"/>
          <w:rPrChange w:id="1150" w:author="Clay Cressler" w:date="2020-08-11T17:14:00Z">
            <w:rPr>
              <w:ins w:id="1151" w:author="Clay Cressler" w:date="2020-08-11T17:14:00Z"/>
            </w:rPr>
          </w:rPrChange>
        </w:rPr>
        <w:pPrChange w:id="1152" w:author="Clay Cressler" w:date="2020-08-11T17:14:00Z">
          <w:pPr>
            <w:widowControl w:val="0"/>
            <w:autoSpaceDE w:val="0"/>
            <w:autoSpaceDN w:val="0"/>
            <w:adjustRightInd w:val="0"/>
          </w:pPr>
        </w:pPrChange>
      </w:pPr>
      <w:ins w:id="1153" w:author="Clay Cressler" w:date="2020-08-11T17:14:00Z">
        <w:r w:rsidRPr="00B147C5">
          <w:rPr>
            <w:rPrChange w:id="1154" w:author="Clay Cressler" w:date="2020-08-11T17:14:00Z">
              <w:rPr/>
            </w:rPrChange>
          </w:rPr>
          <w:t xml:space="preserve">Ashwin, P., </w:t>
        </w:r>
        <w:proofErr w:type="spellStart"/>
        <w:r w:rsidRPr="00B147C5">
          <w:rPr>
            <w:rPrChange w:id="1155" w:author="Clay Cressler" w:date="2020-08-11T17:14:00Z">
              <w:rPr/>
            </w:rPrChange>
          </w:rPr>
          <w:t>Wieczorek</w:t>
        </w:r>
        <w:proofErr w:type="spellEnd"/>
        <w:r w:rsidRPr="00B147C5">
          <w:rPr>
            <w:rPrChange w:id="1156" w:author="Clay Cressler" w:date="2020-08-11T17:14:00Z">
              <w:rPr/>
            </w:rPrChange>
          </w:rPr>
          <w:t xml:space="preserve">, S., </w:t>
        </w:r>
        <w:proofErr w:type="spellStart"/>
        <w:r w:rsidRPr="00B147C5">
          <w:rPr>
            <w:rPrChange w:id="1157" w:author="Clay Cressler" w:date="2020-08-11T17:14:00Z">
              <w:rPr/>
            </w:rPrChange>
          </w:rPr>
          <w:t>Vitolo</w:t>
        </w:r>
        <w:proofErr w:type="spellEnd"/>
        <w:r w:rsidRPr="00B147C5">
          <w:rPr>
            <w:rPrChange w:id="1158" w:author="Clay Cressler" w:date="2020-08-11T17:14:00Z">
              <w:rPr/>
            </w:rPrChange>
          </w:rPr>
          <w:t xml:space="preserve">, R. &amp; Cox, P. (2012). Tipping points in open systems: bifurcation, noise-induced and rate-dependent examples in the climate system. </w:t>
        </w:r>
        <w:r w:rsidRPr="00B147C5">
          <w:rPr>
            <w:i/>
            <w:iCs/>
            <w:rPrChange w:id="1159" w:author="Clay Cressler" w:date="2020-08-11T17:14:00Z">
              <w:rPr>
                <w:i/>
                <w:iCs/>
              </w:rPr>
            </w:rPrChange>
          </w:rPr>
          <w:t>Philosophical Transactions of the Royal Society A: Mathematical, Physical and Engineering Sciences</w:t>
        </w:r>
        <w:r w:rsidRPr="00B147C5">
          <w:rPr>
            <w:rPrChange w:id="1160" w:author="Clay Cressler" w:date="2020-08-11T17:14:00Z">
              <w:rPr/>
            </w:rPrChange>
          </w:rPr>
          <w:t>, 370, 1166–1184.</w:t>
        </w:r>
      </w:ins>
    </w:p>
    <w:p w14:paraId="76E3ABA7" w14:textId="77777777" w:rsidR="00B147C5" w:rsidRPr="00B147C5" w:rsidRDefault="00B147C5" w:rsidP="00B147C5">
      <w:pPr>
        <w:pStyle w:val="Bibliography"/>
        <w:rPr>
          <w:ins w:id="1161" w:author="Clay Cressler" w:date="2020-08-11T17:14:00Z"/>
          <w:rPrChange w:id="1162" w:author="Clay Cressler" w:date="2020-08-11T17:14:00Z">
            <w:rPr>
              <w:ins w:id="1163" w:author="Clay Cressler" w:date="2020-08-11T17:14:00Z"/>
            </w:rPr>
          </w:rPrChange>
        </w:rPr>
        <w:pPrChange w:id="1164" w:author="Clay Cressler" w:date="2020-08-11T17:14:00Z">
          <w:pPr>
            <w:widowControl w:val="0"/>
            <w:autoSpaceDE w:val="0"/>
            <w:autoSpaceDN w:val="0"/>
            <w:adjustRightInd w:val="0"/>
          </w:pPr>
        </w:pPrChange>
      </w:pPr>
      <w:ins w:id="1165" w:author="Clay Cressler" w:date="2020-08-11T17:14:00Z">
        <w:r w:rsidRPr="00B147C5">
          <w:rPr>
            <w:rPrChange w:id="1166" w:author="Clay Cressler" w:date="2020-08-11T17:14:00Z">
              <w:rPr/>
            </w:rPrChange>
          </w:rPr>
          <w:t xml:space="preserve">Banks, M.J. &amp; Thompson, D.J. (1987). Lifetime reproductive success of females of the damselfly </w:t>
        </w:r>
        <w:proofErr w:type="spellStart"/>
        <w:r w:rsidRPr="00B147C5">
          <w:rPr>
            <w:i/>
            <w:iCs/>
            <w:rPrChange w:id="1167" w:author="Clay Cressler" w:date="2020-08-11T17:14:00Z">
              <w:rPr>
                <w:i/>
                <w:iCs/>
              </w:rPr>
            </w:rPrChange>
          </w:rPr>
          <w:t>Coenagrion</w:t>
        </w:r>
        <w:proofErr w:type="spellEnd"/>
        <w:r w:rsidRPr="00B147C5">
          <w:rPr>
            <w:i/>
            <w:iCs/>
            <w:rPrChange w:id="1168" w:author="Clay Cressler" w:date="2020-08-11T17:14:00Z">
              <w:rPr>
                <w:i/>
                <w:iCs/>
              </w:rPr>
            </w:rPrChange>
          </w:rPr>
          <w:t xml:space="preserve"> </w:t>
        </w:r>
        <w:proofErr w:type="spellStart"/>
        <w:r w:rsidRPr="00B147C5">
          <w:rPr>
            <w:i/>
            <w:iCs/>
            <w:rPrChange w:id="1169" w:author="Clay Cressler" w:date="2020-08-11T17:14:00Z">
              <w:rPr>
                <w:i/>
                <w:iCs/>
              </w:rPr>
            </w:rPrChange>
          </w:rPr>
          <w:t>puella</w:t>
        </w:r>
        <w:proofErr w:type="spellEnd"/>
        <w:r w:rsidRPr="00B147C5">
          <w:rPr>
            <w:rPrChange w:id="1170" w:author="Clay Cressler" w:date="2020-08-11T17:14:00Z">
              <w:rPr/>
            </w:rPrChange>
          </w:rPr>
          <w:t xml:space="preserve">. </w:t>
        </w:r>
        <w:r w:rsidRPr="00B147C5">
          <w:rPr>
            <w:i/>
            <w:iCs/>
            <w:rPrChange w:id="1171" w:author="Clay Cressler" w:date="2020-08-11T17:14:00Z">
              <w:rPr>
                <w:i/>
                <w:iCs/>
              </w:rPr>
            </w:rPrChange>
          </w:rPr>
          <w:t>Journal of Animal Ecology</w:t>
        </w:r>
        <w:r w:rsidRPr="00B147C5">
          <w:rPr>
            <w:rPrChange w:id="1172" w:author="Clay Cressler" w:date="2020-08-11T17:14:00Z">
              <w:rPr/>
            </w:rPrChange>
          </w:rPr>
          <w:t>, 56, 815–832.</w:t>
        </w:r>
      </w:ins>
    </w:p>
    <w:p w14:paraId="173D29EB" w14:textId="77777777" w:rsidR="00B147C5" w:rsidRPr="00B147C5" w:rsidRDefault="00B147C5" w:rsidP="00B147C5">
      <w:pPr>
        <w:pStyle w:val="Bibliography"/>
        <w:rPr>
          <w:ins w:id="1173" w:author="Clay Cressler" w:date="2020-08-11T17:14:00Z"/>
          <w:rPrChange w:id="1174" w:author="Clay Cressler" w:date="2020-08-11T17:14:00Z">
            <w:rPr>
              <w:ins w:id="1175" w:author="Clay Cressler" w:date="2020-08-11T17:14:00Z"/>
            </w:rPr>
          </w:rPrChange>
        </w:rPr>
        <w:pPrChange w:id="1176" w:author="Clay Cressler" w:date="2020-08-11T17:14:00Z">
          <w:pPr>
            <w:widowControl w:val="0"/>
            <w:autoSpaceDE w:val="0"/>
            <w:autoSpaceDN w:val="0"/>
            <w:adjustRightInd w:val="0"/>
          </w:pPr>
        </w:pPrChange>
      </w:pPr>
      <w:ins w:id="1177" w:author="Clay Cressler" w:date="2020-08-11T17:14:00Z">
        <w:r w:rsidRPr="00B147C5">
          <w:rPr>
            <w:rPrChange w:id="1178" w:author="Clay Cressler" w:date="2020-08-11T17:14:00Z">
              <w:rPr/>
            </w:rPrChange>
          </w:rPr>
          <w:t xml:space="preserve">Black, A.J. &amp; McKane, A.J. (2012). Stochastic formulation of ecological models and their applications. </w:t>
        </w:r>
        <w:r w:rsidRPr="00B147C5">
          <w:rPr>
            <w:i/>
            <w:iCs/>
            <w:rPrChange w:id="1179" w:author="Clay Cressler" w:date="2020-08-11T17:14:00Z">
              <w:rPr>
                <w:i/>
                <w:iCs/>
              </w:rPr>
            </w:rPrChange>
          </w:rPr>
          <w:t xml:space="preserve">Trends Ecol. </w:t>
        </w:r>
        <w:proofErr w:type="spellStart"/>
        <w:r w:rsidRPr="00B147C5">
          <w:rPr>
            <w:i/>
            <w:iCs/>
            <w:rPrChange w:id="1180" w:author="Clay Cressler" w:date="2020-08-11T17:14:00Z">
              <w:rPr>
                <w:i/>
                <w:iCs/>
              </w:rPr>
            </w:rPrChange>
          </w:rPr>
          <w:t>Evol</w:t>
        </w:r>
        <w:proofErr w:type="spellEnd"/>
        <w:r w:rsidRPr="00B147C5">
          <w:rPr>
            <w:i/>
            <w:iCs/>
            <w:rPrChange w:id="1181" w:author="Clay Cressler" w:date="2020-08-11T17:14:00Z">
              <w:rPr>
                <w:i/>
                <w:iCs/>
              </w:rPr>
            </w:rPrChange>
          </w:rPr>
          <w:t>. (</w:t>
        </w:r>
        <w:proofErr w:type="spellStart"/>
        <w:r w:rsidRPr="00B147C5">
          <w:rPr>
            <w:i/>
            <w:iCs/>
            <w:rPrChange w:id="1182" w:author="Clay Cressler" w:date="2020-08-11T17:14:00Z">
              <w:rPr>
                <w:i/>
                <w:iCs/>
              </w:rPr>
            </w:rPrChange>
          </w:rPr>
          <w:t>Amst</w:t>
        </w:r>
        <w:proofErr w:type="spellEnd"/>
        <w:r w:rsidRPr="00B147C5">
          <w:rPr>
            <w:i/>
            <w:iCs/>
            <w:rPrChange w:id="1183" w:author="Clay Cressler" w:date="2020-08-11T17:14:00Z">
              <w:rPr>
                <w:i/>
                <w:iCs/>
              </w:rPr>
            </w:rPrChange>
          </w:rPr>
          <w:t>.)</w:t>
        </w:r>
        <w:r w:rsidRPr="00B147C5">
          <w:rPr>
            <w:rPrChange w:id="1184" w:author="Clay Cressler" w:date="2020-08-11T17:14:00Z">
              <w:rPr/>
            </w:rPrChange>
          </w:rPr>
          <w:t>, 27, 337–345.</w:t>
        </w:r>
      </w:ins>
    </w:p>
    <w:p w14:paraId="207DE6C7" w14:textId="77777777" w:rsidR="00B147C5" w:rsidRPr="00B147C5" w:rsidRDefault="00B147C5" w:rsidP="00B147C5">
      <w:pPr>
        <w:pStyle w:val="Bibliography"/>
        <w:rPr>
          <w:ins w:id="1185" w:author="Clay Cressler" w:date="2020-08-11T17:14:00Z"/>
          <w:rPrChange w:id="1186" w:author="Clay Cressler" w:date="2020-08-11T17:14:00Z">
            <w:rPr>
              <w:ins w:id="1187" w:author="Clay Cressler" w:date="2020-08-11T17:14:00Z"/>
            </w:rPr>
          </w:rPrChange>
        </w:rPr>
        <w:pPrChange w:id="1188" w:author="Clay Cressler" w:date="2020-08-11T17:14:00Z">
          <w:pPr>
            <w:widowControl w:val="0"/>
            <w:autoSpaceDE w:val="0"/>
            <w:autoSpaceDN w:val="0"/>
            <w:adjustRightInd w:val="0"/>
          </w:pPr>
        </w:pPrChange>
      </w:pPr>
      <w:proofErr w:type="spellStart"/>
      <w:ins w:id="1189" w:author="Clay Cressler" w:date="2020-08-11T17:14:00Z">
        <w:r w:rsidRPr="00B147C5">
          <w:rPr>
            <w:rPrChange w:id="1190" w:author="Clay Cressler" w:date="2020-08-11T17:14:00Z">
              <w:rPr/>
            </w:rPrChange>
          </w:rPr>
          <w:t>Bolnick</w:t>
        </w:r>
        <w:proofErr w:type="spellEnd"/>
        <w:r w:rsidRPr="00B147C5">
          <w:rPr>
            <w:rPrChange w:id="1191" w:author="Clay Cressler" w:date="2020-08-11T17:14:00Z">
              <w:rPr/>
            </w:rPrChange>
          </w:rPr>
          <w:t xml:space="preserve">, D.I., </w:t>
        </w:r>
        <w:proofErr w:type="spellStart"/>
        <w:r w:rsidRPr="00B147C5">
          <w:rPr>
            <w:rPrChange w:id="1192" w:author="Clay Cressler" w:date="2020-08-11T17:14:00Z">
              <w:rPr/>
            </w:rPrChange>
          </w:rPr>
          <w:t>Amarasekare</w:t>
        </w:r>
        <w:proofErr w:type="spellEnd"/>
        <w:r w:rsidRPr="00B147C5">
          <w:rPr>
            <w:rPrChange w:id="1193" w:author="Clay Cressler" w:date="2020-08-11T17:14:00Z">
              <w:rPr/>
            </w:rPrChange>
          </w:rPr>
          <w:t xml:space="preserve">, P., Araújo, M.S., </w:t>
        </w:r>
        <w:proofErr w:type="spellStart"/>
        <w:r w:rsidRPr="00B147C5">
          <w:rPr>
            <w:rPrChange w:id="1194" w:author="Clay Cressler" w:date="2020-08-11T17:14:00Z">
              <w:rPr/>
            </w:rPrChange>
          </w:rPr>
          <w:t>Bürger</w:t>
        </w:r>
        <w:proofErr w:type="spellEnd"/>
        <w:r w:rsidRPr="00B147C5">
          <w:rPr>
            <w:rPrChange w:id="1195" w:author="Clay Cressler" w:date="2020-08-11T17:14:00Z">
              <w:rPr/>
            </w:rPrChange>
          </w:rPr>
          <w:t xml:space="preserve">, R., Levine, J.M., Novak, M., </w:t>
        </w:r>
        <w:r w:rsidRPr="00B147C5">
          <w:rPr>
            <w:i/>
            <w:iCs/>
            <w:rPrChange w:id="1196" w:author="Clay Cressler" w:date="2020-08-11T17:14:00Z">
              <w:rPr>
                <w:i/>
                <w:iCs/>
              </w:rPr>
            </w:rPrChange>
          </w:rPr>
          <w:t>et al.</w:t>
        </w:r>
        <w:r w:rsidRPr="00B147C5">
          <w:rPr>
            <w:rPrChange w:id="1197" w:author="Clay Cressler" w:date="2020-08-11T17:14:00Z">
              <w:rPr/>
            </w:rPrChange>
          </w:rPr>
          <w:t xml:space="preserve"> (2011). Why intraspecific trait variation matters in community ecology. </w:t>
        </w:r>
        <w:r w:rsidRPr="00B147C5">
          <w:rPr>
            <w:i/>
            <w:iCs/>
            <w:rPrChange w:id="1198" w:author="Clay Cressler" w:date="2020-08-11T17:14:00Z">
              <w:rPr>
                <w:i/>
                <w:iCs/>
              </w:rPr>
            </w:rPrChange>
          </w:rPr>
          <w:t xml:space="preserve">Trends Ecol. </w:t>
        </w:r>
        <w:proofErr w:type="spellStart"/>
        <w:r w:rsidRPr="00B147C5">
          <w:rPr>
            <w:i/>
            <w:iCs/>
            <w:rPrChange w:id="1199" w:author="Clay Cressler" w:date="2020-08-11T17:14:00Z">
              <w:rPr>
                <w:i/>
                <w:iCs/>
              </w:rPr>
            </w:rPrChange>
          </w:rPr>
          <w:t>Evol</w:t>
        </w:r>
        <w:proofErr w:type="spellEnd"/>
        <w:r w:rsidRPr="00B147C5">
          <w:rPr>
            <w:i/>
            <w:iCs/>
            <w:rPrChange w:id="1200" w:author="Clay Cressler" w:date="2020-08-11T17:14:00Z">
              <w:rPr>
                <w:i/>
                <w:iCs/>
              </w:rPr>
            </w:rPrChange>
          </w:rPr>
          <w:t>.</w:t>
        </w:r>
        <w:r w:rsidRPr="00B147C5">
          <w:rPr>
            <w:rPrChange w:id="1201" w:author="Clay Cressler" w:date="2020-08-11T17:14:00Z">
              <w:rPr/>
            </w:rPrChange>
          </w:rPr>
          <w:t>, 26, 183–192.</w:t>
        </w:r>
      </w:ins>
    </w:p>
    <w:p w14:paraId="190B21EF" w14:textId="77777777" w:rsidR="00B147C5" w:rsidRPr="00B147C5" w:rsidRDefault="00B147C5" w:rsidP="00B147C5">
      <w:pPr>
        <w:pStyle w:val="Bibliography"/>
        <w:rPr>
          <w:ins w:id="1202" w:author="Clay Cressler" w:date="2020-08-11T17:14:00Z"/>
          <w:rPrChange w:id="1203" w:author="Clay Cressler" w:date="2020-08-11T17:14:00Z">
            <w:rPr>
              <w:ins w:id="1204" w:author="Clay Cressler" w:date="2020-08-11T17:14:00Z"/>
            </w:rPr>
          </w:rPrChange>
        </w:rPr>
        <w:pPrChange w:id="1205" w:author="Clay Cressler" w:date="2020-08-11T17:14:00Z">
          <w:pPr>
            <w:widowControl w:val="0"/>
            <w:autoSpaceDE w:val="0"/>
            <w:autoSpaceDN w:val="0"/>
            <w:adjustRightInd w:val="0"/>
          </w:pPr>
        </w:pPrChange>
      </w:pPr>
      <w:ins w:id="1206" w:author="Clay Cressler" w:date="2020-08-11T17:14:00Z">
        <w:r w:rsidRPr="00B147C5">
          <w:rPr>
            <w:rPrChange w:id="1207" w:author="Clay Cressler" w:date="2020-08-11T17:14:00Z">
              <w:rPr/>
            </w:rPrChange>
          </w:rPr>
          <w:t xml:space="preserve">Champagnat, N., </w:t>
        </w:r>
        <w:proofErr w:type="spellStart"/>
        <w:r w:rsidRPr="00B147C5">
          <w:rPr>
            <w:rPrChange w:id="1208" w:author="Clay Cressler" w:date="2020-08-11T17:14:00Z">
              <w:rPr/>
            </w:rPrChange>
          </w:rPr>
          <w:t>Ferrière</w:t>
        </w:r>
        <w:proofErr w:type="spellEnd"/>
        <w:r w:rsidRPr="00B147C5">
          <w:rPr>
            <w:rPrChange w:id="1209" w:author="Clay Cressler" w:date="2020-08-11T17:14:00Z">
              <w:rPr/>
            </w:rPrChange>
          </w:rPr>
          <w:t xml:space="preserve">, R. &amp; </w:t>
        </w:r>
        <w:proofErr w:type="spellStart"/>
        <w:r w:rsidRPr="00B147C5">
          <w:rPr>
            <w:rPrChange w:id="1210" w:author="Clay Cressler" w:date="2020-08-11T17:14:00Z">
              <w:rPr/>
            </w:rPrChange>
          </w:rPr>
          <w:t>Méléard</w:t>
        </w:r>
        <w:proofErr w:type="spellEnd"/>
        <w:r w:rsidRPr="00B147C5">
          <w:rPr>
            <w:rPrChange w:id="1211" w:author="Clay Cressler" w:date="2020-08-11T17:14:00Z">
              <w:rPr/>
            </w:rPrChange>
          </w:rPr>
          <w:t xml:space="preserve">, S. (2006). Unifying evolutionary dynamics: from individual stochastic processes to macroscopic models. </w:t>
        </w:r>
        <w:proofErr w:type="spellStart"/>
        <w:r w:rsidRPr="00B147C5">
          <w:rPr>
            <w:i/>
            <w:iCs/>
            <w:rPrChange w:id="1212" w:author="Clay Cressler" w:date="2020-08-11T17:14:00Z">
              <w:rPr>
                <w:i/>
                <w:iCs/>
              </w:rPr>
            </w:rPrChange>
          </w:rPr>
          <w:t>Theor</w:t>
        </w:r>
        <w:proofErr w:type="spellEnd"/>
        <w:r w:rsidRPr="00B147C5">
          <w:rPr>
            <w:i/>
            <w:iCs/>
            <w:rPrChange w:id="1213" w:author="Clay Cressler" w:date="2020-08-11T17:14:00Z">
              <w:rPr>
                <w:i/>
                <w:iCs/>
              </w:rPr>
            </w:rPrChange>
          </w:rPr>
          <w:t xml:space="preserve"> </w:t>
        </w:r>
        <w:proofErr w:type="spellStart"/>
        <w:r w:rsidRPr="00B147C5">
          <w:rPr>
            <w:i/>
            <w:iCs/>
            <w:rPrChange w:id="1214" w:author="Clay Cressler" w:date="2020-08-11T17:14:00Z">
              <w:rPr>
                <w:i/>
                <w:iCs/>
              </w:rPr>
            </w:rPrChange>
          </w:rPr>
          <w:t>Popul</w:t>
        </w:r>
        <w:proofErr w:type="spellEnd"/>
        <w:r w:rsidRPr="00B147C5">
          <w:rPr>
            <w:i/>
            <w:iCs/>
            <w:rPrChange w:id="1215" w:author="Clay Cressler" w:date="2020-08-11T17:14:00Z">
              <w:rPr>
                <w:i/>
                <w:iCs/>
              </w:rPr>
            </w:rPrChange>
          </w:rPr>
          <w:t xml:space="preserve"> Biol</w:t>
        </w:r>
        <w:r w:rsidRPr="00B147C5">
          <w:rPr>
            <w:rPrChange w:id="1216" w:author="Clay Cressler" w:date="2020-08-11T17:14:00Z">
              <w:rPr/>
            </w:rPrChange>
          </w:rPr>
          <w:t>, 69, 297–321.</w:t>
        </w:r>
      </w:ins>
    </w:p>
    <w:p w14:paraId="5B2185CB" w14:textId="77777777" w:rsidR="00B147C5" w:rsidRPr="00B147C5" w:rsidRDefault="00B147C5" w:rsidP="00B147C5">
      <w:pPr>
        <w:pStyle w:val="Bibliography"/>
        <w:rPr>
          <w:ins w:id="1217" w:author="Clay Cressler" w:date="2020-08-11T17:14:00Z"/>
          <w:rPrChange w:id="1218" w:author="Clay Cressler" w:date="2020-08-11T17:14:00Z">
            <w:rPr>
              <w:ins w:id="1219" w:author="Clay Cressler" w:date="2020-08-11T17:14:00Z"/>
            </w:rPr>
          </w:rPrChange>
        </w:rPr>
        <w:pPrChange w:id="1220" w:author="Clay Cressler" w:date="2020-08-11T17:14:00Z">
          <w:pPr>
            <w:widowControl w:val="0"/>
            <w:autoSpaceDE w:val="0"/>
            <w:autoSpaceDN w:val="0"/>
            <w:adjustRightInd w:val="0"/>
          </w:pPr>
        </w:pPrChange>
      </w:pPr>
      <w:ins w:id="1221" w:author="Clay Cressler" w:date="2020-08-11T17:14:00Z">
        <w:r w:rsidRPr="00B147C5">
          <w:rPr>
            <w:rPrChange w:id="1222" w:author="Clay Cressler" w:date="2020-08-11T17:14:00Z">
              <w:rPr/>
            </w:rPrChange>
          </w:rPr>
          <w:t xml:space="preserve">Childs, D.Z., Metcalf, C.J.E. &amp; Rees, M. (2010). Evolutionary bet-hedging in the real world: empirical evidence and challenges revealed by plants. </w:t>
        </w:r>
        <w:r w:rsidRPr="00B147C5">
          <w:rPr>
            <w:i/>
            <w:iCs/>
            <w:rPrChange w:id="1223" w:author="Clay Cressler" w:date="2020-08-11T17:14:00Z">
              <w:rPr>
                <w:i/>
                <w:iCs/>
              </w:rPr>
            </w:rPrChange>
          </w:rPr>
          <w:t>Proc. Biol. Sci.</w:t>
        </w:r>
        <w:r w:rsidRPr="00B147C5">
          <w:rPr>
            <w:rPrChange w:id="1224" w:author="Clay Cressler" w:date="2020-08-11T17:14:00Z">
              <w:rPr/>
            </w:rPrChange>
          </w:rPr>
          <w:t>, 277, 3055–3064.</w:t>
        </w:r>
      </w:ins>
    </w:p>
    <w:p w14:paraId="3016B0E3" w14:textId="77777777" w:rsidR="00B147C5" w:rsidRPr="00B147C5" w:rsidRDefault="00B147C5" w:rsidP="00B147C5">
      <w:pPr>
        <w:pStyle w:val="Bibliography"/>
        <w:rPr>
          <w:ins w:id="1225" w:author="Clay Cressler" w:date="2020-08-11T17:14:00Z"/>
          <w:rPrChange w:id="1226" w:author="Clay Cressler" w:date="2020-08-11T17:14:00Z">
            <w:rPr>
              <w:ins w:id="1227" w:author="Clay Cressler" w:date="2020-08-11T17:14:00Z"/>
            </w:rPr>
          </w:rPrChange>
        </w:rPr>
        <w:pPrChange w:id="1228" w:author="Clay Cressler" w:date="2020-08-11T17:14:00Z">
          <w:pPr>
            <w:widowControl w:val="0"/>
            <w:autoSpaceDE w:val="0"/>
            <w:autoSpaceDN w:val="0"/>
            <w:adjustRightInd w:val="0"/>
          </w:pPr>
        </w:pPrChange>
      </w:pPr>
      <w:proofErr w:type="spellStart"/>
      <w:ins w:id="1229" w:author="Clay Cressler" w:date="2020-08-11T17:14:00Z">
        <w:r w:rsidRPr="00B147C5">
          <w:rPr>
            <w:rPrChange w:id="1230" w:author="Clay Cressler" w:date="2020-08-11T17:14:00Z">
              <w:rPr/>
            </w:rPrChange>
          </w:rPr>
          <w:t>Claessen</w:t>
        </w:r>
        <w:proofErr w:type="spellEnd"/>
        <w:r w:rsidRPr="00B147C5">
          <w:rPr>
            <w:rPrChange w:id="1231" w:author="Clay Cressler" w:date="2020-08-11T17:14:00Z">
              <w:rPr/>
            </w:rPrChange>
          </w:rPr>
          <w:t xml:space="preserve">, D., Andersson, J., Persson, L. &amp; de </w:t>
        </w:r>
        <w:proofErr w:type="spellStart"/>
        <w:r w:rsidRPr="00B147C5">
          <w:rPr>
            <w:rPrChange w:id="1232" w:author="Clay Cressler" w:date="2020-08-11T17:14:00Z">
              <w:rPr/>
            </w:rPrChange>
          </w:rPr>
          <w:t>Roos</w:t>
        </w:r>
        <w:proofErr w:type="spellEnd"/>
        <w:r w:rsidRPr="00B147C5">
          <w:rPr>
            <w:rPrChange w:id="1233" w:author="Clay Cressler" w:date="2020-08-11T17:14:00Z">
              <w:rPr/>
            </w:rPrChange>
          </w:rPr>
          <w:t xml:space="preserve">, A.M. (2007). Delayed evolutionary branching in small populations. </w:t>
        </w:r>
        <w:r w:rsidRPr="00B147C5">
          <w:rPr>
            <w:i/>
            <w:iCs/>
            <w:rPrChange w:id="1234" w:author="Clay Cressler" w:date="2020-08-11T17:14:00Z">
              <w:rPr>
                <w:i/>
                <w:iCs/>
              </w:rPr>
            </w:rPrChange>
          </w:rPr>
          <w:t>Evolutionary Ecology Research</w:t>
        </w:r>
        <w:r w:rsidRPr="00B147C5">
          <w:rPr>
            <w:rPrChange w:id="1235" w:author="Clay Cressler" w:date="2020-08-11T17:14:00Z">
              <w:rPr/>
            </w:rPrChange>
          </w:rPr>
          <w:t>, 9, 51–69.</w:t>
        </w:r>
      </w:ins>
    </w:p>
    <w:p w14:paraId="718CBCC5" w14:textId="77777777" w:rsidR="00B147C5" w:rsidRPr="00B147C5" w:rsidRDefault="00B147C5" w:rsidP="00B147C5">
      <w:pPr>
        <w:pStyle w:val="Bibliography"/>
        <w:rPr>
          <w:ins w:id="1236" w:author="Clay Cressler" w:date="2020-08-11T17:14:00Z"/>
          <w:rPrChange w:id="1237" w:author="Clay Cressler" w:date="2020-08-11T17:14:00Z">
            <w:rPr>
              <w:ins w:id="1238" w:author="Clay Cressler" w:date="2020-08-11T17:14:00Z"/>
            </w:rPr>
          </w:rPrChange>
        </w:rPr>
        <w:pPrChange w:id="1239" w:author="Clay Cressler" w:date="2020-08-11T17:14:00Z">
          <w:pPr>
            <w:widowControl w:val="0"/>
            <w:autoSpaceDE w:val="0"/>
            <w:autoSpaceDN w:val="0"/>
            <w:adjustRightInd w:val="0"/>
          </w:pPr>
        </w:pPrChange>
      </w:pPr>
      <w:ins w:id="1240" w:author="Clay Cressler" w:date="2020-08-11T17:14:00Z">
        <w:r w:rsidRPr="00B147C5">
          <w:rPr>
            <w:rPrChange w:id="1241" w:author="Clay Cressler" w:date="2020-08-11T17:14:00Z">
              <w:rPr/>
            </w:rPrChange>
          </w:rPr>
          <w:t xml:space="preserve">Cohen, D. (1966). Optimizing reproduction in a randomly varying environment. </w:t>
        </w:r>
        <w:r w:rsidRPr="00B147C5">
          <w:rPr>
            <w:i/>
            <w:iCs/>
            <w:rPrChange w:id="1242" w:author="Clay Cressler" w:date="2020-08-11T17:14:00Z">
              <w:rPr>
                <w:i/>
                <w:iCs/>
              </w:rPr>
            </w:rPrChange>
          </w:rPr>
          <w:t>Journal of Theoretical Biology</w:t>
        </w:r>
        <w:r w:rsidRPr="00B147C5">
          <w:rPr>
            <w:rPrChange w:id="1243" w:author="Clay Cressler" w:date="2020-08-11T17:14:00Z">
              <w:rPr/>
            </w:rPrChange>
          </w:rPr>
          <w:t>, 12, 119–129.</w:t>
        </w:r>
      </w:ins>
    </w:p>
    <w:p w14:paraId="3F32B645" w14:textId="77777777" w:rsidR="00B147C5" w:rsidRPr="00B147C5" w:rsidRDefault="00B147C5" w:rsidP="00B147C5">
      <w:pPr>
        <w:pStyle w:val="Bibliography"/>
        <w:rPr>
          <w:ins w:id="1244" w:author="Clay Cressler" w:date="2020-08-11T17:14:00Z"/>
          <w:rPrChange w:id="1245" w:author="Clay Cressler" w:date="2020-08-11T17:14:00Z">
            <w:rPr>
              <w:ins w:id="1246" w:author="Clay Cressler" w:date="2020-08-11T17:14:00Z"/>
            </w:rPr>
          </w:rPrChange>
        </w:rPr>
        <w:pPrChange w:id="1247" w:author="Clay Cressler" w:date="2020-08-11T17:14:00Z">
          <w:pPr>
            <w:widowControl w:val="0"/>
            <w:autoSpaceDE w:val="0"/>
            <w:autoSpaceDN w:val="0"/>
            <w:adjustRightInd w:val="0"/>
          </w:pPr>
        </w:pPrChange>
      </w:pPr>
      <w:ins w:id="1248" w:author="Clay Cressler" w:date="2020-08-11T17:14:00Z">
        <w:r w:rsidRPr="00B147C5">
          <w:rPr>
            <w:rPrChange w:id="1249" w:author="Clay Cressler" w:date="2020-08-11T17:14:00Z">
              <w:rPr/>
            </w:rPrChange>
          </w:rPr>
          <w:t xml:space="preserve">Cortez, M.H. (2016). How the magnitude of prey genetic variation alters predator-prey eco-evolutionary dynamics. </w:t>
        </w:r>
        <w:r w:rsidRPr="00B147C5">
          <w:rPr>
            <w:i/>
            <w:iCs/>
            <w:rPrChange w:id="1250" w:author="Clay Cressler" w:date="2020-08-11T17:14:00Z">
              <w:rPr>
                <w:i/>
                <w:iCs/>
              </w:rPr>
            </w:rPrChange>
          </w:rPr>
          <w:t>The American Naturalist</w:t>
        </w:r>
        <w:r w:rsidRPr="00B147C5">
          <w:rPr>
            <w:rPrChange w:id="1251" w:author="Clay Cressler" w:date="2020-08-11T17:14:00Z">
              <w:rPr/>
            </w:rPrChange>
          </w:rPr>
          <w:t>, 188, 329–341.</w:t>
        </w:r>
      </w:ins>
    </w:p>
    <w:p w14:paraId="178753B4" w14:textId="77777777" w:rsidR="00B147C5" w:rsidRPr="00B147C5" w:rsidRDefault="00B147C5" w:rsidP="00B147C5">
      <w:pPr>
        <w:pStyle w:val="Bibliography"/>
        <w:rPr>
          <w:ins w:id="1252" w:author="Clay Cressler" w:date="2020-08-11T17:14:00Z"/>
          <w:rPrChange w:id="1253" w:author="Clay Cressler" w:date="2020-08-11T17:14:00Z">
            <w:rPr>
              <w:ins w:id="1254" w:author="Clay Cressler" w:date="2020-08-11T17:14:00Z"/>
            </w:rPr>
          </w:rPrChange>
        </w:rPr>
        <w:pPrChange w:id="1255" w:author="Clay Cressler" w:date="2020-08-11T17:14:00Z">
          <w:pPr>
            <w:widowControl w:val="0"/>
            <w:autoSpaceDE w:val="0"/>
            <w:autoSpaceDN w:val="0"/>
            <w:adjustRightInd w:val="0"/>
          </w:pPr>
        </w:pPrChange>
      </w:pPr>
      <w:ins w:id="1256" w:author="Clay Cressler" w:date="2020-08-11T17:14:00Z">
        <w:r w:rsidRPr="00B147C5">
          <w:rPr>
            <w:rPrChange w:id="1257" w:author="Clay Cressler" w:date="2020-08-11T17:14:00Z">
              <w:rPr/>
            </w:rPrChange>
          </w:rPr>
          <w:t xml:space="preserve">Cortez, M.H. &amp; </w:t>
        </w:r>
        <w:proofErr w:type="spellStart"/>
        <w:r w:rsidRPr="00B147C5">
          <w:rPr>
            <w:rPrChange w:id="1258" w:author="Clay Cressler" w:date="2020-08-11T17:14:00Z">
              <w:rPr/>
            </w:rPrChange>
          </w:rPr>
          <w:t>Ellner</w:t>
        </w:r>
        <w:proofErr w:type="spellEnd"/>
        <w:r w:rsidRPr="00B147C5">
          <w:rPr>
            <w:rPrChange w:id="1259" w:author="Clay Cressler" w:date="2020-08-11T17:14:00Z">
              <w:rPr/>
            </w:rPrChange>
          </w:rPr>
          <w:t xml:space="preserve">, S.P. (2010). Understanding rapid evolution in predator‐prey interactions using the theory of fast‐slow dynamical systems. </w:t>
        </w:r>
        <w:r w:rsidRPr="00B147C5">
          <w:rPr>
            <w:i/>
            <w:iCs/>
            <w:rPrChange w:id="1260" w:author="Clay Cressler" w:date="2020-08-11T17:14:00Z">
              <w:rPr>
                <w:i/>
                <w:iCs/>
              </w:rPr>
            </w:rPrChange>
          </w:rPr>
          <w:t>Am. Nat.</w:t>
        </w:r>
        <w:r w:rsidRPr="00B147C5">
          <w:rPr>
            <w:rPrChange w:id="1261" w:author="Clay Cressler" w:date="2020-08-11T17:14:00Z">
              <w:rPr/>
            </w:rPrChange>
          </w:rPr>
          <w:t>, 176, E109-127.</w:t>
        </w:r>
      </w:ins>
    </w:p>
    <w:p w14:paraId="3DA2E3AD" w14:textId="77777777" w:rsidR="00B147C5" w:rsidRPr="00B147C5" w:rsidRDefault="00B147C5" w:rsidP="00B147C5">
      <w:pPr>
        <w:pStyle w:val="Bibliography"/>
        <w:rPr>
          <w:ins w:id="1262" w:author="Clay Cressler" w:date="2020-08-11T17:14:00Z"/>
          <w:rPrChange w:id="1263" w:author="Clay Cressler" w:date="2020-08-11T17:14:00Z">
            <w:rPr>
              <w:ins w:id="1264" w:author="Clay Cressler" w:date="2020-08-11T17:14:00Z"/>
            </w:rPr>
          </w:rPrChange>
        </w:rPr>
        <w:pPrChange w:id="1265" w:author="Clay Cressler" w:date="2020-08-11T17:14:00Z">
          <w:pPr>
            <w:widowControl w:val="0"/>
            <w:autoSpaceDE w:val="0"/>
            <w:autoSpaceDN w:val="0"/>
            <w:adjustRightInd w:val="0"/>
          </w:pPr>
        </w:pPrChange>
      </w:pPr>
      <w:ins w:id="1266" w:author="Clay Cressler" w:date="2020-08-11T17:14:00Z">
        <w:r w:rsidRPr="00B147C5">
          <w:rPr>
            <w:rPrChange w:id="1267" w:author="Clay Cressler" w:date="2020-08-11T17:14:00Z">
              <w:rPr/>
            </w:rPrChange>
          </w:rPr>
          <w:lastRenderedPageBreak/>
          <w:t xml:space="preserve">Cortez, M.H. &amp; Weitz, J.S. (2014). Coevolution can reverse predator–prey cycles. </w:t>
        </w:r>
        <w:r w:rsidRPr="00B147C5">
          <w:rPr>
            <w:i/>
            <w:iCs/>
            <w:rPrChange w:id="1268" w:author="Clay Cressler" w:date="2020-08-11T17:14:00Z">
              <w:rPr>
                <w:i/>
                <w:iCs/>
              </w:rPr>
            </w:rPrChange>
          </w:rPr>
          <w:t xml:space="preserve">Proc Natl </w:t>
        </w:r>
        <w:proofErr w:type="spellStart"/>
        <w:r w:rsidRPr="00B147C5">
          <w:rPr>
            <w:i/>
            <w:iCs/>
            <w:rPrChange w:id="1269" w:author="Clay Cressler" w:date="2020-08-11T17:14:00Z">
              <w:rPr>
                <w:i/>
                <w:iCs/>
              </w:rPr>
            </w:rPrChange>
          </w:rPr>
          <w:t>Acad</w:t>
        </w:r>
        <w:proofErr w:type="spellEnd"/>
        <w:r w:rsidRPr="00B147C5">
          <w:rPr>
            <w:i/>
            <w:iCs/>
            <w:rPrChange w:id="1270" w:author="Clay Cressler" w:date="2020-08-11T17:14:00Z">
              <w:rPr>
                <w:i/>
                <w:iCs/>
              </w:rPr>
            </w:rPrChange>
          </w:rPr>
          <w:t xml:space="preserve"> Sci U S A</w:t>
        </w:r>
        <w:r w:rsidRPr="00B147C5">
          <w:rPr>
            <w:rPrChange w:id="1271" w:author="Clay Cressler" w:date="2020-08-11T17:14:00Z">
              <w:rPr/>
            </w:rPrChange>
          </w:rPr>
          <w:t>, 111, 7486–7491.</w:t>
        </w:r>
      </w:ins>
    </w:p>
    <w:p w14:paraId="2D054209" w14:textId="77777777" w:rsidR="00B147C5" w:rsidRPr="00B147C5" w:rsidRDefault="00B147C5" w:rsidP="00B147C5">
      <w:pPr>
        <w:pStyle w:val="Bibliography"/>
        <w:rPr>
          <w:ins w:id="1272" w:author="Clay Cressler" w:date="2020-08-11T17:14:00Z"/>
          <w:rPrChange w:id="1273" w:author="Clay Cressler" w:date="2020-08-11T17:14:00Z">
            <w:rPr>
              <w:ins w:id="1274" w:author="Clay Cressler" w:date="2020-08-11T17:14:00Z"/>
            </w:rPr>
          </w:rPrChange>
        </w:rPr>
        <w:pPrChange w:id="1275" w:author="Clay Cressler" w:date="2020-08-11T17:14:00Z">
          <w:pPr>
            <w:widowControl w:val="0"/>
            <w:autoSpaceDE w:val="0"/>
            <w:autoSpaceDN w:val="0"/>
            <w:adjustRightInd w:val="0"/>
          </w:pPr>
        </w:pPrChange>
      </w:pPr>
      <w:ins w:id="1276" w:author="Clay Cressler" w:date="2020-08-11T17:14:00Z">
        <w:r w:rsidRPr="00B147C5">
          <w:rPr>
            <w:rPrChange w:id="1277" w:author="Clay Cressler" w:date="2020-08-11T17:14:00Z">
              <w:rPr/>
            </w:rPrChange>
          </w:rPr>
          <w:t xml:space="preserve">Coulson, T., Benton, T.G., Lundberg, P., Dall, S.R.X. &amp; Kendall, B.E. (2006). Putting evolutionary biology back in the ecological theatre: a </w:t>
        </w:r>
        <w:proofErr w:type="gramStart"/>
        <w:r w:rsidRPr="00B147C5">
          <w:rPr>
            <w:rPrChange w:id="1278" w:author="Clay Cressler" w:date="2020-08-11T17:14:00Z">
              <w:rPr/>
            </w:rPrChange>
          </w:rPr>
          <w:t>demographic framework mapping genes</w:t>
        </w:r>
        <w:proofErr w:type="gramEnd"/>
        <w:r w:rsidRPr="00B147C5">
          <w:rPr>
            <w:rPrChange w:id="1279" w:author="Clay Cressler" w:date="2020-08-11T17:14:00Z">
              <w:rPr/>
            </w:rPrChange>
          </w:rPr>
          <w:t xml:space="preserve"> to communities. </w:t>
        </w:r>
        <w:proofErr w:type="spellStart"/>
        <w:r w:rsidRPr="00B147C5">
          <w:rPr>
            <w:i/>
            <w:iCs/>
            <w:rPrChange w:id="1280" w:author="Clay Cressler" w:date="2020-08-11T17:14:00Z">
              <w:rPr>
                <w:i/>
                <w:iCs/>
              </w:rPr>
            </w:rPrChange>
          </w:rPr>
          <w:t>Evol</w:t>
        </w:r>
        <w:proofErr w:type="spellEnd"/>
        <w:r w:rsidRPr="00B147C5">
          <w:rPr>
            <w:i/>
            <w:iCs/>
            <w:rPrChange w:id="1281" w:author="Clay Cressler" w:date="2020-08-11T17:14:00Z">
              <w:rPr>
                <w:i/>
                <w:iCs/>
              </w:rPr>
            </w:rPrChange>
          </w:rPr>
          <w:t xml:space="preserve"> </w:t>
        </w:r>
        <w:proofErr w:type="spellStart"/>
        <w:r w:rsidRPr="00B147C5">
          <w:rPr>
            <w:i/>
            <w:iCs/>
            <w:rPrChange w:id="1282" w:author="Clay Cressler" w:date="2020-08-11T17:14:00Z">
              <w:rPr>
                <w:i/>
                <w:iCs/>
              </w:rPr>
            </w:rPrChange>
          </w:rPr>
          <w:t>Ecol</w:t>
        </w:r>
        <w:proofErr w:type="spellEnd"/>
        <w:r w:rsidRPr="00B147C5">
          <w:rPr>
            <w:i/>
            <w:iCs/>
            <w:rPrChange w:id="1283" w:author="Clay Cressler" w:date="2020-08-11T17:14:00Z">
              <w:rPr>
                <w:i/>
                <w:iCs/>
              </w:rPr>
            </w:rPrChange>
          </w:rPr>
          <w:t xml:space="preserve"> Res</w:t>
        </w:r>
        <w:r w:rsidRPr="00B147C5">
          <w:rPr>
            <w:rPrChange w:id="1284" w:author="Clay Cressler" w:date="2020-08-11T17:14:00Z">
              <w:rPr/>
            </w:rPrChange>
          </w:rPr>
          <w:t>, 8, 1155–1171.</w:t>
        </w:r>
      </w:ins>
    </w:p>
    <w:p w14:paraId="3DC3131C" w14:textId="77777777" w:rsidR="00B147C5" w:rsidRPr="00B147C5" w:rsidRDefault="00B147C5" w:rsidP="00B147C5">
      <w:pPr>
        <w:pStyle w:val="Bibliography"/>
        <w:rPr>
          <w:ins w:id="1285" w:author="Clay Cressler" w:date="2020-08-11T17:14:00Z"/>
          <w:rPrChange w:id="1286" w:author="Clay Cressler" w:date="2020-08-11T17:14:00Z">
            <w:rPr>
              <w:ins w:id="1287" w:author="Clay Cressler" w:date="2020-08-11T17:14:00Z"/>
            </w:rPr>
          </w:rPrChange>
        </w:rPr>
        <w:pPrChange w:id="1288" w:author="Clay Cressler" w:date="2020-08-11T17:14:00Z">
          <w:pPr>
            <w:widowControl w:val="0"/>
            <w:autoSpaceDE w:val="0"/>
            <w:autoSpaceDN w:val="0"/>
            <w:adjustRightInd w:val="0"/>
          </w:pPr>
        </w:pPrChange>
      </w:pPr>
      <w:ins w:id="1289" w:author="Clay Cressler" w:date="2020-08-11T17:14:00Z">
        <w:r w:rsidRPr="00B147C5">
          <w:rPr>
            <w:rPrChange w:id="1290" w:author="Clay Cressler" w:date="2020-08-11T17:14:00Z">
              <w:rPr/>
            </w:rPrChange>
          </w:rPr>
          <w:t xml:space="preserve">Coulson, T., </w:t>
        </w:r>
        <w:proofErr w:type="spellStart"/>
        <w:r w:rsidRPr="00B147C5">
          <w:rPr>
            <w:rPrChange w:id="1291" w:author="Clay Cressler" w:date="2020-08-11T17:14:00Z">
              <w:rPr/>
            </w:rPrChange>
          </w:rPr>
          <w:t>Rohani</w:t>
        </w:r>
        <w:proofErr w:type="spellEnd"/>
        <w:r w:rsidRPr="00B147C5">
          <w:rPr>
            <w:rPrChange w:id="1292" w:author="Clay Cressler" w:date="2020-08-11T17:14:00Z">
              <w:rPr/>
            </w:rPrChange>
          </w:rPr>
          <w:t xml:space="preserve">, P. &amp; Pascual, M. (2004). Skeletons, noise and population growth: the end of an old debate? </w:t>
        </w:r>
        <w:r w:rsidRPr="00B147C5">
          <w:rPr>
            <w:i/>
            <w:iCs/>
            <w:rPrChange w:id="1293" w:author="Clay Cressler" w:date="2020-08-11T17:14:00Z">
              <w:rPr>
                <w:i/>
                <w:iCs/>
              </w:rPr>
            </w:rPrChange>
          </w:rPr>
          <w:t xml:space="preserve">Trends Ecol. </w:t>
        </w:r>
        <w:proofErr w:type="spellStart"/>
        <w:r w:rsidRPr="00B147C5">
          <w:rPr>
            <w:i/>
            <w:iCs/>
            <w:rPrChange w:id="1294" w:author="Clay Cressler" w:date="2020-08-11T17:14:00Z">
              <w:rPr>
                <w:i/>
                <w:iCs/>
              </w:rPr>
            </w:rPrChange>
          </w:rPr>
          <w:t>Evol</w:t>
        </w:r>
        <w:proofErr w:type="spellEnd"/>
        <w:r w:rsidRPr="00B147C5">
          <w:rPr>
            <w:i/>
            <w:iCs/>
            <w:rPrChange w:id="1295" w:author="Clay Cressler" w:date="2020-08-11T17:14:00Z">
              <w:rPr>
                <w:i/>
                <w:iCs/>
              </w:rPr>
            </w:rPrChange>
          </w:rPr>
          <w:t>. (</w:t>
        </w:r>
        <w:proofErr w:type="spellStart"/>
        <w:r w:rsidRPr="00B147C5">
          <w:rPr>
            <w:i/>
            <w:iCs/>
            <w:rPrChange w:id="1296" w:author="Clay Cressler" w:date="2020-08-11T17:14:00Z">
              <w:rPr>
                <w:i/>
                <w:iCs/>
              </w:rPr>
            </w:rPrChange>
          </w:rPr>
          <w:t>Amst</w:t>
        </w:r>
        <w:proofErr w:type="spellEnd"/>
        <w:r w:rsidRPr="00B147C5">
          <w:rPr>
            <w:i/>
            <w:iCs/>
            <w:rPrChange w:id="1297" w:author="Clay Cressler" w:date="2020-08-11T17:14:00Z">
              <w:rPr>
                <w:i/>
                <w:iCs/>
              </w:rPr>
            </w:rPrChange>
          </w:rPr>
          <w:t>.)</w:t>
        </w:r>
        <w:r w:rsidRPr="00B147C5">
          <w:rPr>
            <w:rPrChange w:id="1298" w:author="Clay Cressler" w:date="2020-08-11T17:14:00Z">
              <w:rPr/>
            </w:rPrChange>
          </w:rPr>
          <w:t>, 19, 359–364.</w:t>
        </w:r>
      </w:ins>
    </w:p>
    <w:p w14:paraId="7FC0E9B7" w14:textId="77777777" w:rsidR="00B147C5" w:rsidRPr="00B147C5" w:rsidRDefault="00B147C5" w:rsidP="00B147C5">
      <w:pPr>
        <w:pStyle w:val="Bibliography"/>
        <w:rPr>
          <w:ins w:id="1299" w:author="Clay Cressler" w:date="2020-08-11T17:14:00Z"/>
          <w:rPrChange w:id="1300" w:author="Clay Cressler" w:date="2020-08-11T17:14:00Z">
            <w:rPr>
              <w:ins w:id="1301" w:author="Clay Cressler" w:date="2020-08-11T17:14:00Z"/>
            </w:rPr>
          </w:rPrChange>
        </w:rPr>
        <w:pPrChange w:id="1302" w:author="Clay Cressler" w:date="2020-08-11T17:14:00Z">
          <w:pPr>
            <w:widowControl w:val="0"/>
            <w:autoSpaceDE w:val="0"/>
            <w:autoSpaceDN w:val="0"/>
            <w:adjustRightInd w:val="0"/>
          </w:pPr>
        </w:pPrChange>
      </w:pPr>
      <w:ins w:id="1303" w:author="Clay Cressler" w:date="2020-08-11T17:14:00Z">
        <w:r w:rsidRPr="00B147C5">
          <w:rPr>
            <w:rPrChange w:id="1304" w:author="Clay Cressler" w:date="2020-08-11T17:14:00Z">
              <w:rPr/>
            </w:rPrChange>
          </w:rPr>
          <w:t xml:space="preserve">Coyne, J.A., Barton, N.H. &amp; </w:t>
        </w:r>
        <w:proofErr w:type="spellStart"/>
        <w:r w:rsidRPr="00B147C5">
          <w:rPr>
            <w:rPrChange w:id="1305" w:author="Clay Cressler" w:date="2020-08-11T17:14:00Z">
              <w:rPr/>
            </w:rPrChange>
          </w:rPr>
          <w:t>Turelli</w:t>
        </w:r>
        <w:proofErr w:type="spellEnd"/>
        <w:r w:rsidRPr="00B147C5">
          <w:rPr>
            <w:rPrChange w:id="1306" w:author="Clay Cressler" w:date="2020-08-11T17:14:00Z">
              <w:rPr/>
            </w:rPrChange>
          </w:rPr>
          <w:t xml:space="preserve">, M. (1997). Perspective: A Critique of Sewall Wright’s Shifting Balance Theory of Evolution. </w:t>
        </w:r>
        <w:r w:rsidRPr="00B147C5">
          <w:rPr>
            <w:i/>
            <w:iCs/>
            <w:rPrChange w:id="1307" w:author="Clay Cressler" w:date="2020-08-11T17:14:00Z">
              <w:rPr>
                <w:i/>
                <w:iCs/>
              </w:rPr>
            </w:rPrChange>
          </w:rPr>
          <w:t>Evolution</w:t>
        </w:r>
        <w:r w:rsidRPr="00B147C5">
          <w:rPr>
            <w:rPrChange w:id="1308" w:author="Clay Cressler" w:date="2020-08-11T17:14:00Z">
              <w:rPr/>
            </w:rPrChange>
          </w:rPr>
          <w:t>, 51, 643–671.</w:t>
        </w:r>
      </w:ins>
    </w:p>
    <w:p w14:paraId="26D31BCD" w14:textId="77777777" w:rsidR="00B147C5" w:rsidRPr="00B147C5" w:rsidRDefault="00B147C5" w:rsidP="00B147C5">
      <w:pPr>
        <w:pStyle w:val="Bibliography"/>
        <w:rPr>
          <w:ins w:id="1309" w:author="Clay Cressler" w:date="2020-08-11T17:14:00Z"/>
          <w:rPrChange w:id="1310" w:author="Clay Cressler" w:date="2020-08-11T17:14:00Z">
            <w:rPr>
              <w:ins w:id="1311" w:author="Clay Cressler" w:date="2020-08-11T17:14:00Z"/>
            </w:rPr>
          </w:rPrChange>
        </w:rPr>
        <w:pPrChange w:id="1312" w:author="Clay Cressler" w:date="2020-08-11T17:14:00Z">
          <w:pPr>
            <w:widowControl w:val="0"/>
            <w:autoSpaceDE w:val="0"/>
            <w:autoSpaceDN w:val="0"/>
            <w:adjustRightInd w:val="0"/>
          </w:pPr>
        </w:pPrChange>
      </w:pPr>
      <w:proofErr w:type="spellStart"/>
      <w:ins w:id="1313" w:author="Clay Cressler" w:date="2020-08-11T17:14:00Z">
        <w:r w:rsidRPr="00B147C5">
          <w:rPr>
            <w:rPrChange w:id="1314" w:author="Clay Cressler" w:date="2020-08-11T17:14:00Z">
              <w:rPr/>
            </w:rPrChange>
          </w:rPr>
          <w:t>Crespi</w:t>
        </w:r>
        <w:proofErr w:type="spellEnd"/>
        <w:r w:rsidRPr="00B147C5">
          <w:rPr>
            <w:rPrChange w:id="1315" w:author="Clay Cressler" w:date="2020-08-11T17:14:00Z">
              <w:rPr/>
            </w:rPrChange>
          </w:rPr>
          <w:t xml:space="preserve">, B.J. (2000). The evolution of maladaptation. </w:t>
        </w:r>
        <w:r w:rsidRPr="00B147C5">
          <w:rPr>
            <w:i/>
            <w:iCs/>
            <w:rPrChange w:id="1316" w:author="Clay Cressler" w:date="2020-08-11T17:14:00Z">
              <w:rPr>
                <w:i/>
                <w:iCs/>
              </w:rPr>
            </w:rPrChange>
          </w:rPr>
          <w:t>Heredity (</w:t>
        </w:r>
        <w:proofErr w:type="spellStart"/>
        <w:r w:rsidRPr="00B147C5">
          <w:rPr>
            <w:i/>
            <w:iCs/>
            <w:rPrChange w:id="1317" w:author="Clay Cressler" w:date="2020-08-11T17:14:00Z">
              <w:rPr>
                <w:i/>
                <w:iCs/>
              </w:rPr>
            </w:rPrChange>
          </w:rPr>
          <w:t>Edinb</w:t>
        </w:r>
        <w:proofErr w:type="spellEnd"/>
        <w:r w:rsidRPr="00B147C5">
          <w:rPr>
            <w:i/>
            <w:iCs/>
            <w:rPrChange w:id="1318" w:author="Clay Cressler" w:date="2020-08-11T17:14:00Z">
              <w:rPr>
                <w:i/>
                <w:iCs/>
              </w:rPr>
            </w:rPrChange>
          </w:rPr>
          <w:t>)</w:t>
        </w:r>
        <w:r w:rsidRPr="00B147C5">
          <w:rPr>
            <w:rPrChange w:id="1319" w:author="Clay Cressler" w:date="2020-08-11T17:14:00Z">
              <w:rPr/>
            </w:rPrChange>
          </w:rPr>
          <w:t xml:space="preserve">, 84 </w:t>
        </w:r>
        <w:proofErr w:type="gramStart"/>
        <w:r w:rsidRPr="00B147C5">
          <w:rPr>
            <w:rPrChange w:id="1320" w:author="Clay Cressler" w:date="2020-08-11T17:14:00Z">
              <w:rPr/>
            </w:rPrChange>
          </w:rPr>
          <w:t>( Pt</w:t>
        </w:r>
        <w:proofErr w:type="gramEnd"/>
        <w:r w:rsidRPr="00B147C5">
          <w:rPr>
            <w:rPrChange w:id="1321" w:author="Clay Cressler" w:date="2020-08-11T17:14:00Z">
              <w:rPr/>
            </w:rPrChange>
          </w:rPr>
          <w:t xml:space="preserve"> 6), 623–629.</w:t>
        </w:r>
      </w:ins>
    </w:p>
    <w:p w14:paraId="0BDE46F1" w14:textId="77777777" w:rsidR="00B147C5" w:rsidRPr="00B147C5" w:rsidRDefault="00B147C5" w:rsidP="00B147C5">
      <w:pPr>
        <w:pStyle w:val="Bibliography"/>
        <w:rPr>
          <w:ins w:id="1322" w:author="Clay Cressler" w:date="2020-08-11T17:14:00Z"/>
          <w:rPrChange w:id="1323" w:author="Clay Cressler" w:date="2020-08-11T17:14:00Z">
            <w:rPr>
              <w:ins w:id="1324" w:author="Clay Cressler" w:date="2020-08-11T17:14:00Z"/>
            </w:rPr>
          </w:rPrChange>
        </w:rPr>
        <w:pPrChange w:id="1325" w:author="Clay Cressler" w:date="2020-08-11T17:14:00Z">
          <w:pPr>
            <w:widowControl w:val="0"/>
            <w:autoSpaceDE w:val="0"/>
            <w:autoSpaceDN w:val="0"/>
            <w:adjustRightInd w:val="0"/>
          </w:pPr>
        </w:pPrChange>
      </w:pPr>
      <w:proofErr w:type="spellStart"/>
      <w:ins w:id="1326" w:author="Clay Cressler" w:date="2020-08-11T17:14:00Z">
        <w:r w:rsidRPr="00B147C5">
          <w:rPr>
            <w:rPrChange w:id="1327" w:author="Clay Cressler" w:date="2020-08-11T17:14:00Z">
              <w:rPr/>
            </w:rPrChange>
          </w:rPr>
          <w:t>Cressler</w:t>
        </w:r>
        <w:proofErr w:type="spellEnd"/>
        <w:r w:rsidRPr="00B147C5">
          <w:rPr>
            <w:rPrChange w:id="1328" w:author="Clay Cressler" w:date="2020-08-11T17:14:00Z">
              <w:rPr/>
            </w:rPrChange>
          </w:rPr>
          <w:t xml:space="preserve">, C.E., Bengtson, S. &amp; Nelson, W.A. (2017). Unexpected nongenetic individual heterogeneity and trait covariance in </w:t>
        </w:r>
        <w:r w:rsidRPr="00B147C5">
          <w:rPr>
            <w:i/>
            <w:iCs/>
            <w:rPrChange w:id="1329" w:author="Clay Cressler" w:date="2020-08-11T17:14:00Z">
              <w:rPr>
                <w:i/>
                <w:iCs/>
              </w:rPr>
            </w:rPrChange>
          </w:rPr>
          <w:t>Daphnia</w:t>
        </w:r>
        <w:r w:rsidRPr="00B147C5">
          <w:rPr>
            <w:rPrChange w:id="1330" w:author="Clay Cressler" w:date="2020-08-11T17:14:00Z">
              <w:rPr/>
            </w:rPrChange>
          </w:rPr>
          <w:t xml:space="preserve"> and its consequences for ecological and evolutionary dynamics. </w:t>
        </w:r>
        <w:r w:rsidRPr="00B147C5">
          <w:rPr>
            <w:i/>
            <w:iCs/>
            <w:rPrChange w:id="1331" w:author="Clay Cressler" w:date="2020-08-11T17:14:00Z">
              <w:rPr>
                <w:i/>
                <w:iCs/>
              </w:rPr>
            </w:rPrChange>
          </w:rPr>
          <w:t>The American Naturalist</w:t>
        </w:r>
        <w:r w:rsidRPr="00B147C5">
          <w:rPr>
            <w:rPrChange w:id="1332" w:author="Clay Cressler" w:date="2020-08-11T17:14:00Z">
              <w:rPr/>
            </w:rPrChange>
          </w:rPr>
          <w:t>, 190, E13–E27.</w:t>
        </w:r>
      </w:ins>
    </w:p>
    <w:p w14:paraId="69543941" w14:textId="77777777" w:rsidR="00B147C5" w:rsidRPr="00B147C5" w:rsidRDefault="00B147C5" w:rsidP="00B147C5">
      <w:pPr>
        <w:pStyle w:val="Bibliography"/>
        <w:rPr>
          <w:ins w:id="1333" w:author="Clay Cressler" w:date="2020-08-11T17:14:00Z"/>
          <w:rPrChange w:id="1334" w:author="Clay Cressler" w:date="2020-08-11T17:14:00Z">
            <w:rPr>
              <w:ins w:id="1335" w:author="Clay Cressler" w:date="2020-08-11T17:14:00Z"/>
            </w:rPr>
          </w:rPrChange>
        </w:rPr>
        <w:pPrChange w:id="1336" w:author="Clay Cressler" w:date="2020-08-11T17:14:00Z">
          <w:pPr>
            <w:widowControl w:val="0"/>
            <w:autoSpaceDE w:val="0"/>
            <w:autoSpaceDN w:val="0"/>
            <w:adjustRightInd w:val="0"/>
          </w:pPr>
        </w:pPrChange>
      </w:pPr>
      <w:ins w:id="1337" w:author="Clay Cressler" w:date="2020-08-11T17:14:00Z">
        <w:r w:rsidRPr="00B147C5">
          <w:rPr>
            <w:rPrChange w:id="1338" w:author="Clay Cressler" w:date="2020-08-11T17:14:00Z">
              <w:rPr/>
            </w:rPrChange>
          </w:rPr>
          <w:t xml:space="preserve">van </w:t>
        </w:r>
        <w:proofErr w:type="spellStart"/>
        <w:r w:rsidRPr="00B147C5">
          <w:rPr>
            <w:rPrChange w:id="1339" w:author="Clay Cressler" w:date="2020-08-11T17:14:00Z">
              <w:rPr/>
            </w:rPrChange>
          </w:rPr>
          <w:t>Daalen</w:t>
        </w:r>
        <w:proofErr w:type="spellEnd"/>
        <w:r w:rsidRPr="00B147C5">
          <w:rPr>
            <w:rPrChange w:id="1340" w:author="Clay Cressler" w:date="2020-08-11T17:14:00Z">
              <w:rPr/>
            </w:rPrChange>
          </w:rPr>
          <w:t xml:space="preserve">, S.F. &amp; Caswell, H. (2017). Lifetime reproductive output: individual stochasticity, variance, and sensitivity analysis. </w:t>
        </w:r>
        <w:proofErr w:type="spellStart"/>
        <w:r w:rsidRPr="00B147C5">
          <w:rPr>
            <w:i/>
            <w:iCs/>
            <w:rPrChange w:id="1341" w:author="Clay Cressler" w:date="2020-08-11T17:14:00Z">
              <w:rPr>
                <w:i/>
                <w:iCs/>
              </w:rPr>
            </w:rPrChange>
          </w:rPr>
          <w:t>Theor</w:t>
        </w:r>
        <w:proofErr w:type="spellEnd"/>
        <w:r w:rsidRPr="00B147C5">
          <w:rPr>
            <w:i/>
            <w:iCs/>
            <w:rPrChange w:id="1342" w:author="Clay Cressler" w:date="2020-08-11T17:14:00Z">
              <w:rPr>
                <w:i/>
                <w:iCs/>
              </w:rPr>
            </w:rPrChange>
          </w:rPr>
          <w:t xml:space="preserve"> </w:t>
        </w:r>
        <w:proofErr w:type="spellStart"/>
        <w:r w:rsidRPr="00B147C5">
          <w:rPr>
            <w:i/>
            <w:iCs/>
            <w:rPrChange w:id="1343" w:author="Clay Cressler" w:date="2020-08-11T17:14:00Z">
              <w:rPr>
                <w:i/>
                <w:iCs/>
              </w:rPr>
            </w:rPrChange>
          </w:rPr>
          <w:t>Ecol</w:t>
        </w:r>
        <w:proofErr w:type="spellEnd"/>
        <w:r w:rsidRPr="00B147C5">
          <w:rPr>
            <w:rPrChange w:id="1344" w:author="Clay Cressler" w:date="2020-08-11T17:14:00Z">
              <w:rPr/>
            </w:rPrChange>
          </w:rPr>
          <w:t>, 10, 355–374.</w:t>
        </w:r>
      </w:ins>
    </w:p>
    <w:p w14:paraId="5F256B2C" w14:textId="77777777" w:rsidR="00B147C5" w:rsidRPr="00B147C5" w:rsidRDefault="00B147C5" w:rsidP="00B147C5">
      <w:pPr>
        <w:pStyle w:val="Bibliography"/>
        <w:rPr>
          <w:ins w:id="1345" w:author="Clay Cressler" w:date="2020-08-11T17:14:00Z"/>
          <w:rPrChange w:id="1346" w:author="Clay Cressler" w:date="2020-08-11T17:14:00Z">
            <w:rPr>
              <w:ins w:id="1347" w:author="Clay Cressler" w:date="2020-08-11T17:14:00Z"/>
            </w:rPr>
          </w:rPrChange>
        </w:rPr>
        <w:pPrChange w:id="1348" w:author="Clay Cressler" w:date="2020-08-11T17:14:00Z">
          <w:pPr>
            <w:widowControl w:val="0"/>
            <w:autoSpaceDE w:val="0"/>
            <w:autoSpaceDN w:val="0"/>
            <w:adjustRightInd w:val="0"/>
          </w:pPr>
        </w:pPrChange>
      </w:pPr>
      <w:proofErr w:type="spellStart"/>
      <w:ins w:id="1349" w:author="Clay Cressler" w:date="2020-08-11T17:14:00Z">
        <w:r w:rsidRPr="00B147C5">
          <w:rPr>
            <w:rPrChange w:id="1350" w:author="Clay Cressler" w:date="2020-08-11T17:14:00Z">
              <w:rPr/>
            </w:rPrChange>
          </w:rPr>
          <w:t>Darimont</w:t>
        </w:r>
        <w:proofErr w:type="spellEnd"/>
        <w:r w:rsidRPr="00B147C5">
          <w:rPr>
            <w:rPrChange w:id="1351" w:author="Clay Cressler" w:date="2020-08-11T17:14:00Z">
              <w:rPr/>
            </w:rPrChange>
          </w:rPr>
          <w:t xml:space="preserve">, C.T., Carlson, S.M., </w:t>
        </w:r>
        <w:proofErr w:type="spellStart"/>
        <w:r w:rsidRPr="00B147C5">
          <w:rPr>
            <w:rPrChange w:id="1352" w:author="Clay Cressler" w:date="2020-08-11T17:14:00Z">
              <w:rPr/>
            </w:rPrChange>
          </w:rPr>
          <w:t>Kinnison</w:t>
        </w:r>
        <w:proofErr w:type="spellEnd"/>
        <w:r w:rsidRPr="00B147C5">
          <w:rPr>
            <w:rPrChange w:id="1353" w:author="Clay Cressler" w:date="2020-08-11T17:14:00Z">
              <w:rPr/>
            </w:rPrChange>
          </w:rPr>
          <w:t xml:space="preserve">, M.T., Paquet, P.C., </w:t>
        </w:r>
        <w:proofErr w:type="spellStart"/>
        <w:r w:rsidRPr="00B147C5">
          <w:rPr>
            <w:rPrChange w:id="1354" w:author="Clay Cressler" w:date="2020-08-11T17:14:00Z">
              <w:rPr/>
            </w:rPrChange>
          </w:rPr>
          <w:t>Reimchen</w:t>
        </w:r>
        <w:proofErr w:type="spellEnd"/>
        <w:r w:rsidRPr="00B147C5">
          <w:rPr>
            <w:rPrChange w:id="1355" w:author="Clay Cressler" w:date="2020-08-11T17:14:00Z">
              <w:rPr/>
            </w:rPrChange>
          </w:rPr>
          <w:t xml:space="preserve">, T.E. &amp; </w:t>
        </w:r>
        <w:proofErr w:type="spellStart"/>
        <w:r w:rsidRPr="00B147C5">
          <w:rPr>
            <w:rPrChange w:id="1356" w:author="Clay Cressler" w:date="2020-08-11T17:14:00Z">
              <w:rPr/>
            </w:rPrChange>
          </w:rPr>
          <w:t>Wilmers</w:t>
        </w:r>
        <w:proofErr w:type="spellEnd"/>
        <w:r w:rsidRPr="00B147C5">
          <w:rPr>
            <w:rPrChange w:id="1357" w:author="Clay Cressler" w:date="2020-08-11T17:14:00Z">
              <w:rPr/>
            </w:rPrChange>
          </w:rPr>
          <w:t xml:space="preserve">, C.C. (2009). Human predators outpace other agents of trait change in the wild. </w:t>
        </w:r>
        <w:r w:rsidRPr="00B147C5">
          <w:rPr>
            <w:i/>
            <w:iCs/>
            <w:rPrChange w:id="1358" w:author="Clay Cressler" w:date="2020-08-11T17:14:00Z">
              <w:rPr>
                <w:i/>
                <w:iCs/>
              </w:rPr>
            </w:rPrChange>
          </w:rPr>
          <w:t>PNAS</w:t>
        </w:r>
        <w:r w:rsidRPr="00B147C5">
          <w:rPr>
            <w:rPrChange w:id="1359" w:author="Clay Cressler" w:date="2020-08-11T17:14:00Z">
              <w:rPr/>
            </w:rPrChange>
          </w:rPr>
          <w:t>, 106, 952–954.</w:t>
        </w:r>
      </w:ins>
    </w:p>
    <w:p w14:paraId="398D5ACA" w14:textId="77777777" w:rsidR="00B147C5" w:rsidRPr="00B147C5" w:rsidRDefault="00B147C5" w:rsidP="00B147C5">
      <w:pPr>
        <w:pStyle w:val="Bibliography"/>
        <w:rPr>
          <w:ins w:id="1360" w:author="Clay Cressler" w:date="2020-08-11T17:14:00Z"/>
          <w:rPrChange w:id="1361" w:author="Clay Cressler" w:date="2020-08-11T17:14:00Z">
            <w:rPr>
              <w:ins w:id="1362" w:author="Clay Cressler" w:date="2020-08-11T17:14:00Z"/>
            </w:rPr>
          </w:rPrChange>
        </w:rPr>
        <w:pPrChange w:id="1363" w:author="Clay Cressler" w:date="2020-08-11T17:14:00Z">
          <w:pPr>
            <w:widowControl w:val="0"/>
            <w:autoSpaceDE w:val="0"/>
            <w:autoSpaceDN w:val="0"/>
            <w:adjustRightInd w:val="0"/>
          </w:pPr>
        </w:pPrChange>
      </w:pPr>
      <w:ins w:id="1364" w:author="Clay Cressler" w:date="2020-08-11T17:14:00Z">
        <w:r w:rsidRPr="00B147C5">
          <w:rPr>
            <w:rPrChange w:id="1365" w:author="Clay Cressler" w:date="2020-08-11T17:14:00Z">
              <w:rPr/>
            </w:rPrChange>
          </w:rPr>
          <w:t xml:space="preserve">Day, T. &amp; </w:t>
        </w:r>
        <w:proofErr w:type="spellStart"/>
        <w:r w:rsidRPr="00B147C5">
          <w:rPr>
            <w:rPrChange w:id="1366" w:author="Clay Cressler" w:date="2020-08-11T17:14:00Z">
              <w:rPr/>
            </w:rPrChange>
          </w:rPr>
          <w:t>Gandon</w:t>
        </w:r>
        <w:proofErr w:type="spellEnd"/>
        <w:r w:rsidRPr="00B147C5">
          <w:rPr>
            <w:rPrChange w:id="1367" w:author="Clay Cressler" w:date="2020-08-11T17:14:00Z">
              <w:rPr/>
            </w:rPrChange>
          </w:rPr>
          <w:t xml:space="preserve">, S. (2006). Insights from Price’s equation into evolutionary epidemiology. </w:t>
        </w:r>
        <w:r w:rsidRPr="00B147C5">
          <w:rPr>
            <w:i/>
            <w:iCs/>
            <w:rPrChange w:id="1368" w:author="Clay Cressler" w:date="2020-08-11T17:14:00Z">
              <w:rPr>
                <w:i/>
                <w:iCs/>
              </w:rPr>
            </w:rPrChange>
          </w:rPr>
          <w:t>Disease evolution: models, concepts, and data analyses</w:t>
        </w:r>
        <w:r w:rsidRPr="00B147C5">
          <w:rPr>
            <w:rPrChange w:id="1369" w:author="Clay Cressler" w:date="2020-08-11T17:14:00Z">
              <w:rPr/>
            </w:rPrChange>
          </w:rPr>
          <w:t>, 71, 23.</w:t>
        </w:r>
      </w:ins>
    </w:p>
    <w:p w14:paraId="7EE0CF1F" w14:textId="77777777" w:rsidR="00B147C5" w:rsidRPr="00B147C5" w:rsidRDefault="00B147C5" w:rsidP="00B147C5">
      <w:pPr>
        <w:pStyle w:val="Bibliography"/>
        <w:rPr>
          <w:ins w:id="1370" w:author="Clay Cressler" w:date="2020-08-11T17:14:00Z"/>
          <w:rPrChange w:id="1371" w:author="Clay Cressler" w:date="2020-08-11T17:14:00Z">
            <w:rPr>
              <w:ins w:id="1372" w:author="Clay Cressler" w:date="2020-08-11T17:14:00Z"/>
            </w:rPr>
          </w:rPrChange>
        </w:rPr>
        <w:pPrChange w:id="1373" w:author="Clay Cressler" w:date="2020-08-11T17:14:00Z">
          <w:pPr>
            <w:widowControl w:val="0"/>
            <w:autoSpaceDE w:val="0"/>
            <w:autoSpaceDN w:val="0"/>
            <w:adjustRightInd w:val="0"/>
          </w:pPr>
        </w:pPrChange>
      </w:pPr>
      <w:ins w:id="1374" w:author="Clay Cressler" w:date="2020-08-11T17:14:00Z">
        <w:r w:rsidRPr="00B147C5">
          <w:rPr>
            <w:rPrChange w:id="1375" w:author="Clay Cressler" w:date="2020-08-11T17:14:00Z">
              <w:rPr/>
            </w:rPrChange>
          </w:rPr>
          <w:t xml:space="preserve">DeAngelis, D.L. &amp; </w:t>
        </w:r>
        <w:proofErr w:type="spellStart"/>
        <w:r w:rsidRPr="00B147C5">
          <w:rPr>
            <w:rPrChange w:id="1376" w:author="Clay Cressler" w:date="2020-08-11T17:14:00Z">
              <w:rPr/>
            </w:rPrChange>
          </w:rPr>
          <w:t>Mooij</w:t>
        </w:r>
        <w:proofErr w:type="spellEnd"/>
        <w:r w:rsidRPr="00B147C5">
          <w:rPr>
            <w:rPrChange w:id="1377" w:author="Clay Cressler" w:date="2020-08-11T17:14:00Z">
              <w:rPr/>
            </w:rPrChange>
          </w:rPr>
          <w:t xml:space="preserve">, W.M. (2005). Individual-based modeling of ecological and evolutionary processes. </w:t>
        </w:r>
        <w:r w:rsidRPr="00B147C5">
          <w:rPr>
            <w:i/>
            <w:iCs/>
            <w:rPrChange w:id="1378" w:author="Clay Cressler" w:date="2020-08-11T17:14:00Z">
              <w:rPr>
                <w:i/>
                <w:iCs/>
              </w:rPr>
            </w:rPrChange>
          </w:rPr>
          <w:t>Annual Review of Ecology, Evolution, and Systematics</w:t>
        </w:r>
        <w:r w:rsidRPr="00B147C5">
          <w:rPr>
            <w:rPrChange w:id="1379" w:author="Clay Cressler" w:date="2020-08-11T17:14:00Z">
              <w:rPr/>
            </w:rPrChange>
          </w:rPr>
          <w:t>, 36, 147–168.</w:t>
        </w:r>
      </w:ins>
    </w:p>
    <w:p w14:paraId="1176CD01" w14:textId="77777777" w:rsidR="00B147C5" w:rsidRPr="00B147C5" w:rsidRDefault="00B147C5" w:rsidP="00B147C5">
      <w:pPr>
        <w:pStyle w:val="Bibliography"/>
        <w:rPr>
          <w:ins w:id="1380" w:author="Clay Cressler" w:date="2020-08-11T17:14:00Z"/>
          <w:rPrChange w:id="1381" w:author="Clay Cressler" w:date="2020-08-11T17:14:00Z">
            <w:rPr>
              <w:ins w:id="1382" w:author="Clay Cressler" w:date="2020-08-11T17:14:00Z"/>
            </w:rPr>
          </w:rPrChange>
        </w:rPr>
        <w:pPrChange w:id="1383" w:author="Clay Cressler" w:date="2020-08-11T17:14:00Z">
          <w:pPr>
            <w:widowControl w:val="0"/>
            <w:autoSpaceDE w:val="0"/>
            <w:autoSpaceDN w:val="0"/>
            <w:adjustRightInd w:val="0"/>
          </w:pPr>
        </w:pPrChange>
      </w:pPr>
      <w:ins w:id="1384" w:author="Clay Cressler" w:date="2020-08-11T17:14:00Z">
        <w:r w:rsidRPr="00B147C5">
          <w:rPr>
            <w:rPrChange w:id="1385" w:author="Clay Cressler" w:date="2020-08-11T17:14:00Z">
              <w:rPr/>
            </w:rPrChange>
          </w:rPr>
          <w:t xml:space="preserve">DeLong, J.P. &amp; </w:t>
        </w:r>
        <w:proofErr w:type="spellStart"/>
        <w:r w:rsidRPr="00B147C5">
          <w:rPr>
            <w:rPrChange w:id="1386" w:author="Clay Cressler" w:date="2020-08-11T17:14:00Z">
              <w:rPr/>
            </w:rPrChange>
          </w:rPr>
          <w:t>Belmaker</w:t>
        </w:r>
        <w:proofErr w:type="spellEnd"/>
        <w:r w:rsidRPr="00B147C5">
          <w:rPr>
            <w:rPrChange w:id="1387" w:author="Clay Cressler" w:date="2020-08-11T17:14:00Z">
              <w:rPr/>
            </w:rPrChange>
          </w:rPr>
          <w:t xml:space="preserve">, J. (2019). Ecological pleiotropy and indirect effects alter the potential for evolutionary rescue. </w:t>
        </w:r>
        <w:r w:rsidRPr="00B147C5">
          <w:rPr>
            <w:i/>
            <w:iCs/>
            <w:rPrChange w:id="1388" w:author="Clay Cressler" w:date="2020-08-11T17:14:00Z">
              <w:rPr>
                <w:i/>
                <w:iCs/>
              </w:rPr>
            </w:rPrChange>
          </w:rPr>
          <w:t>Evolutionary Applications</w:t>
        </w:r>
        <w:r w:rsidRPr="00B147C5">
          <w:rPr>
            <w:rPrChange w:id="1389" w:author="Clay Cressler" w:date="2020-08-11T17:14:00Z">
              <w:rPr/>
            </w:rPrChange>
          </w:rPr>
          <w:t>, 12, 636–654.</w:t>
        </w:r>
      </w:ins>
    </w:p>
    <w:p w14:paraId="15A352D8" w14:textId="77777777" w:rsidR="00B147C5" w:rsidRPr="00B147C5" w:rsidRDefault="00B147C5" w:rsidP="00B147C5">
      <w:pPr>
        <w:pStyle w:val="Bibliography"/>
        <w:rPr>
          <w:ins w:id="1390" w:author="Clay Cressler" w:date="2020-08-11T17:14:00Z"/>
          <w:rPrChange w:id="1391" w:author="Clay Cressler" w:date="2020-08-11T17:14:00Z">
            <w:rPr>
              <w:ins w:id="1392" w:author="Clay Cressler" w:date="2020-08-11T17:14:00Z"/>
            </w:rPr>
          </w:rPrChange>
        </w:rPr>
        <w:pPrChange w:id="1393" w:author="Clay Cressler" w:date="2020-08-11T17:14:00Z">
          <w:pPr>
            <w:widowControl w:val="0"/>
            <w:autoSpaceDE w:val="0"/>
            <w:autoSpaceDN w:val="0"/>
            <w:adjustRightInd w:val="0"/>
          </w:pPr>
        </w:pPrChange>
      </w:pPr>
      <w:ins w:id="1394" w:author="Clay Cressler" w:date="2020-08-11T17:14:00Z">
        <w:r w:rsidRPr="00B147C5">
          <w:rPr>
            <w:rPrChange w:id="1395" w:author="Clay Cressler" w:date="2020-08-11T17:14:00Z">
              <w:rPr/>
            </w:rPrChange>
          </w:rPr>
          <w:t xml:space="preserve">DeLong, J.P. &amp; </w:t>
        </w:r>
        <w:proofErr w:type="spellStart"/>
        <w:r w:rsidRPr="00B147C5">
          <w:rPr>
            <w:rPrChange w:id="1396" w:author="Clay Cressler" w:date="2020-08-11T17:14:00Z">
              <w:rPr/>
            </w:rPrChange>
          </w:rPr>
          <w:t>Gibert</w:t>
        </w:r>
        <w:proofErr w:type="spellEnd"/>
        <w:r w:rsidRPr="00B147C5">
          <w:rPr>
            <w:rPrChange w:id="1397" w:author="Clay Cressler" w:date="2020-08-11T17:14:00Z">
              <w:rPr/>
            </w:rPrChange>
          </w:rPr>
          <w:t xml:space="preserve">, J.P. (2016). Gillespie eco-evolutionary models (GEMs) reveal the role of heritable trait variation in eco-evolutionary dynamics. </w:t>
        </w:r>
        <w:proofErr w:type="spellStart"/>
        <w:r w:rsidRPr="00B147C5">
          <w:rPr>
            <w:i/>
            <w:iCs/>
            <w:rPrChange w:id="1398" w:author="Clay Cressler" w:date="2020-08-11T17:14:00Z">
              <w:rPr>
                <w:i/>
                <w:iCs/>
              </w:rPr>
            </w:rPrChange>
          </w:rPr>
          <w:t>Ecol</w:t>
        </w:r>
        <w:proofErr w:type="spellEnd"/>
        <w:r w:rsidRPr="00B147C5">
          <w:rPr>
            <w:i/>
            <w:iCs/>
            <w:rPrChange w:id="1399" w:author="Clay Cressler" w:date="2020-08-11T17:14:00Z">
              <w:rPr>
                <w:i/>
                <w:iCs/>
              </w:rPr>
            </w:rPrChange>
          </w:rPr>
          <w:t xml:space="preserve"> </w:t>
        </w:r>
        <w:proofErr w:type="spellStart"/>
        <w:r w:rsidRPr="00B147C5">
          <w:rPr>
            <w:i/>
            <w:iCs/>
            <w:rPrChange w:id="1400" w:author="Clay Cressler" w:date="2020-08-11T17:14:00Z">
              <w:rPr>
                <w:i/>
                <w:iCs/>
              </w:rPr>
            </w:rPrChange>
          </w:rPr>
          <w:t>Evol</w:t>
        </w:r>
        <w:proofErr w:type="spellEnd"/>
        <w:r w:rsidRPr="00B147C5">
          <w:rPr>
            <w:rPrChange w:id="1401" w:author="Clay Cressler" w:date="2020-08-11T17:14:00Z">
              <w:rPr/>
            </w:rPrChange>
          </w:rPr>
          <w:t>, 6, 935–945.</w:t>
        </w:r>
      </w:ins>
    </w:p>
    <w:p w14:paraId="35ADD3C7" w14:textId="77777777" w:rsidR="00B147C5" w:rsidRPr="00B147C5" w:rsidRDefault="00B147C5" w:rsidP="00B147C5">
      <w:pPr>
        <w:pStyle w:val="Bibliography"/>
        <w:rPr>
          <w:ins w:id="1402" w:author="Clay Cressler" w:date="2020-08-11T17:14:00Z"/>
          <w:rPrChange w:id="1403" w:author="Clay Cressler" w:date="2020-08-11T17:14:00Z">
            <w:rPr>
              <w:ins w:id="1404" w:author="Clay Cressler" w:date="2020-08-11T17:14:00Z"/>
            </w:rPr>
          </w:rPrChange>
        </w:rPr>
        <w:pPrChange w:id="1405" w:author="Clay Cressler" w:date="2020-08-11T17:14:00Z">
          <w:pPr>
            <w:widowControl w:val="0"/>
            <w:autoSpaceDE w:val="0"/>
            <w:autoSpaceDN w:val="0"/>
            <w:adjustRightInd w:val="0"/>
          </w:pPr>
        </w:pPrChange>
      </w:pPr>
      <w:ins w:id="1406" w:author="Clay Cressler" w:date="2020-08-11T17:14:00Z">
        <w:r w:rsidRPr="00B147C5">
          <w:rPr>
            <w:rPrChange w:id="1407" w:author="Clay Cressler" w:date="2020-08-11T17:14:00Z">
              <w:rPr/>
            </w:rPrChange>
          </w:rPr>
          <w:t xml:space="preserve">DeLong, J.P. &amp; </w:t>
        </w:r>
        <w:proofErr w:type="spellStart"/>
        <w:r w:rsidRPr="00B147C5">
          <w:rPr>
            <w:rPrChange w:id="1408" w:author="Clay Cressler" w:date="2020-08-11T17:14:00Z">
              <w:rPr/>
            </w:rPrChange>
          </w:rPr>
          <w:t>Luhring</w:t>
        </w:r>
        <w:proofErr w:type="spellEnd"/>
        <w:r w:rsidRPr="00B147C5">
          <w:rPr>
            <w:rPrChange w:id="1409" w:author="Clay Cressler" w:date="2020-08-11T17:14:00Z">
              <w:rPr/>
            </w:rPrChange>
          </w:rPr>
          <w:t xml:space="preserve">, T.M. (2018). Size-dependent predation and correlated life history traits alter eco-evolutionary dynamics and selection for faster individual growth. </w:t>
        </w:r>
        <w:proofErr w:type="spellStart"/>
        <w:r w:rsidRPr="00B147C5">
          <w:rPr>
            <w:i/>
            <w:iCs/>
            <w:rPrChange w:id="1410" w:author="Clay Cressler" w:date="2020-08-11T17:14:00Z">
              <w:rPr>
                <w:i/>
                <w:iCs/>
              </w:rPr>
            </w:rPrChange>
          </w:rPr>
          <w:t>Popul</w:t>
        </w:r>
        <w:proofErr w:type="spellEnd"/>
        <w:r w:rsidRPr="00B147C5">
          <w:rPr>
            <w:i/>
            <w:iCs/>
            <w:rPrChange w:id="1411" w:author="Clay Cressler" w:date="2020-08-11T17:14:00Z">
              <w:rPr>
                <w:i/>
                <w:iCs/>
              </w:rPr>
            </w:rPrChange>
          </w:rPr>
          <w:t xml:space="preserve"> </w:t>
        </w:r>
        <w:proofErr w:type="spellStart"/>
        <w:r w:rsidRPr="00B147C5">
          <w:rPr>
            <w:i/>
            <w:iCs/>
            <w:rPrChange w:id="1412" w:author="Clay Cressler" w:date="2020-08-11T17:14:00Z">
              <w:rPr>
                <w:i/>
                <w:iCs/>
              </w:rPr>
            </w:rPrChange>
          </w:rPr>
          <w:t>Ecol</w:t>
        </w:r>
        <w:proofErr w:type="spellEnd"/>
        <w:r w:rsidRPr="00B147C5">
          <w:rPr>
            <w:rPrChange w:id="1413" w:author="Clay Cressler" w:date="2020-08-11T17:14:00Z">
              <w:rPr/>
            </w:rPrChange>
          </w:rPr>
          <w:t>, 60, 9–20.</w:t>
        </w:r>
      </w:ins>
    </w:p>
    <w:p w14:paraId="68A252AE" w14:textId="77777777" w:rsidR="00B147C5" w:rsidRPr="00B147C5" w:rsidRDefault="00B147C5" w:rsidP="00B147C5">
      <w:pPr>
        <w:pStyle w:val="Bibliography"/>
        <w:rPr>
          <w:ins w:id="1414" w:author="Clay Cressler" w:date="2020-08-11T17:14:00Z"/>
          <w:rPrChange w:id="1415" w:author="Clay Cressler" w:date="2020-08-11T17:14:00Z">
            <w:rPr>
              <w:ins w:id="1416" w:author="Clay Cressler" w:date="2020-08-11T17:14:00Z"/>
            </w:rPr>
          </w:rPrChange>
        </w:rPr>
        <w:pPrChange w:id="1417" w:author="Clay Cressler" w:date="2020-08-11T17:14:00Z">
          <w:pPr>
            <w:widowControl w:val="0"/>
            <w:autoSpaceDE w:val="0"/>
            <w:autoSpaceDN w:val="0"/>
            <w:adjustRightInd w:val="0"/>
          </w:pPr>
        </w:pPrChange>
      </w:pPr>
      <w:proofErr w:type="spellStart"/>
      <w:ins w:id="1418" w:author="Clay Cressler" w:date="2020-08-11T17:14:00Z">
        <w:r w:rsidRPr="00B147C5">
          <w:rPr>
            <w:rPrChange w:id="1419" w:author="Clay Cressler" w:date="2020-08-11T17:14:00Z">
              <w:rPr/>
            </w:rPrChange>
          </w:rPr>
          <w:t>Dieckmann</w:t>
        </w:r>
        <w:proofErr w:type="spellEnd"/>
        <w:r w:rsidRPr="00B147C5">
          <w:rPr>
            <w:rPrChange w:id="1420" w:author="Clay Cressler" w:date="2020-08-11T17:14:00Z">
              <w:rPr/>
            </w:rPrChange>
          </w:rPr>
          <w:t xml:space="preserve">, U. &amp; Law, R. (1996). The dynamical theory of coevolution: a derivation from stochastic ecological processes. </w:t>
        </w:r>
        <w:r w:rsidRPr="00B147C5">
          <w:rPr>
            <w:i/>
            <w:iCs/>
            <w:rPrChange w:id="1421" w:author="Clay Cressler" w:date="2020-08-11T17:14:00Z">
              <w:rPr>
                <w:i/>
                <w:iCs/>
              </w:rPr>
            </w:rPrChange>
          </w:rPr>
          <w:t>J Math Biol</w:t>
        </w:r>
        <w:r w:rsidRPr="00B147C5">
          <w:rPr>
            <w:rPrChange w:id="1422" w:author="Clay Cressler" w:date="2020-08-11T17:14:00Z">
              <w:rPr/>
            </w:rPrChange>
          </w:rPr>
          <w:t>, 34, 579–612.</w:t>
        </w:r>
      </w:ins>
    </w:p>
    <w:p w14:paraId="364AD1CD" w14:textId="77777777" w:rsidR="00B147C5" w:rsidRPr="00B147C5" w:rsidRDefault="00B147C5" w:rsidP="00B147C5">
      <w:pPr>
        <w:pStyle w:val="Bibliography"/>
        <w:rPr>
          <w:ins w:id="1423" w:author="Clay Cressler" w:date="2020-08-11T17:14:00Z"/>
          <w:rPrChange w:id="1424" w:author="Clay Cressler" w:date="2020-08-11T17:14:00Z">
            <w:rPr>
              <w:ins w:id="1425" w:author="Clay Cressler" w:date="2020-08-11T17:14:00Z"/>
            </w:rPr>
          </w:rPrChange>
        </w:rPr>
        <w:pPrChange w:id="1426" w:author="Clay Cressler" w:date="2020-08-11T17:14:00Z">
          <w:pPr>
            <w:widowControl w:val="0"/>
            <w:autoSpaceDE w:val="0"/>
            <w:autoSpaceDN w:val="0"/>
            <w:adjustRightInd w:val="0"/>
          </w:pPr>
        </w:pPrChange>
      </w:pPr>
      <w:proofErr w:type="spellStart"/>
      <w:ins w:id="1427" w:author="Clay Cressler" w:date="2020-08-11T17:14:00Z">
        <w:r w:rsidRPr="00B147C5">
          <w:rPr>
            <w:rPrChange w:id="1428" w:author="Clay Cressler" w:date="2020-08-11T17:14:00Z">
              <w:rPr/>
            </w:rPrChange>
          </w:rPr>
          <w:t>Doebeli</w:t>
        </w:r>
        <w:proofErr w:type="spellEnd"/>
        <w:r w:rsidRPr="00B147C5">
          <w:rPr>
            <w:rPrChange w:id="1429" w:author="Clay Cressler" w:date="2020-08-11T17:14:00Z">
              <w:rPr/>
            </w:rPrChange>
          </w:rPr>
          <w:t xml:space="preserve">, M., </w:t>
        </w:r>
        <w:proofErr w:type="spellStart"/>
        <w:r w:rsidRPr="00B147C5">
          <w:rPr>
            <w:rPrChange w:id="1430" w:author="Clay Cressler" w:date="2020-08-11T17:14:00Z">
              <w:rPr/>
            </w:rPrChange>
          </w:rPr>
          <w:t>Ispolatov</w:t>
        </w:r>
        <w:proofErr w:type="spellEnd"/>
        <w:r w:rsidRPr="00B147C5">
          <w:rPr>
            <w:rPrChange w:id="1431" w:author="Clay Cressler" w:date="2020-08-11T17:14:00Z">
              <w:rPr/>
            </w:rPrChange>
          </w:rPr>
          <w:t xml:space="preserve">, Y. &amp; Simon, B. (2017). Towards a mechanistic foundation of evolutionary theory. </w:t>
        </w:r>
        <w:proofErr w:type="spellStart"/>
        <w:r w:rsidRPr="00B147C5">
          <w:rPr>
            <w:i/>
            <w:iCs/>
            <w:rPrChange w:id="1432" w:author="Clay Cressler" w:date="2020-08-11T17:14:00Z">
              <w:rPr>
                <w:i/>
                <w:iCs/>
              </w:rPr>
            </w:rPrChange>
          </w:rPr>
          <w:t>eLife</w:t>
        </w:r>
        <w:proofErr w:type="spellEnd"/>
        <w:r w:rsidRPr="00B147C5">
          <w:rPr>
            <w:rPrChange w:id="1433" w:author="Clay Cressler" w:date="2020-08-11T17:14:00Z">
              <w:rPr/>
            </w:rPrChange>
          </w:rPr>
          <w:t>, 6, e23804.</w:t>
        </w:r>
      </w:ins>
    </w:p>
    <w:p w14:paraId="6F5F7139" w14:textId="77777777" w:rsidR="00B147C5" w:rsidRPr="00B147C5" w:rsidRDefault="00B147C5" w:rsidP="00B147C5">
      <w:pPr>
        <w:pStyle w:val="Bibliography"/>
        <w:rPr>
          <w:ins w:id="1434" w:author="Clay Cressler" w:date="2020-08-11T17:14:00Z"/>
          <w:rPrChange w:id="1435" w:author="Clay Cressler" w:date="2020-08-11T17:14:00Z">
            <w:rPr>
              <w:ins w:id="1436" w:author="Clay Cressler" w:date="2020-08-11T17:14:00Z"/>
            </w:rPr>
          </w:rPrChange>
        </w:rPr>
        <w:pPrChange w:id="1437" w:author="Clay Cressler" w:date="2020-08-11T17:14:00Z">
          <w:pPr>
            <w:widowControl w:val="0"/>
            <w:autoSpaceDE w:val="0"/>
            <w:autoSpaceDN w:val="0"/>
            <w:adjustRightInd w:val="0"/>
          </w:pPr>
        </w:pPrChange>
      </w:pPr>
      <w:proofErr w:type="spellStart"/>
      <w:ins w:id="1438" w:author="Clay Cressler" w:date="2020-08-11T17:14:00Z">
        <w:r w:rsidRPr="00B147C5">
          <w:rPr>
            <w:rPrChange w:id="1439" w:author="Clay Cressler" w:date="2020-08-11T17:14:00Z">
              <w:rPr/>
            </w:rPrChange>
          </w:rPr>
          <w:t>Edeline</w:t>
        </w:r>
        <w:proofErr w:type="spellEnd"/>
        <w:r w:rsidRPr="00B147C5">
          <w:rPr>
            <w:rPrChange w:id="1440" w:author="Clay Cressler" w:date="2020-08-11T17:14:00Z">
              <w:rPr/>
            </w:rPrChange>
          </w:rPr>
          <w:t xml:space="preserve">, E., Carlson, S.M., </w:t>
        </w:r>
        <w:proofErr w:type="spellStart"/>
        <w:r w:rsidRPr="00B147C5">
          <w:rPr>
            <w:rPrChange w:id="1441" w:author="Clay Cressler" w:date="2020-08-11T17:14:00Z">
              <w:rPr/>
            </w:rPrChange>
          </w:rPr>
          <w:t>Stige</w:t>
        </w:r>
        <w:proofErr w:type="spellEnd"/>
        <w:r w:rsidRPr="00B147C5">
          <w:rPr>
            <w:rPrChange w:id="1442" w:author="Clay Cressler" w:date="2020-08-11T17:14:00Z">
              <w:rPr/>
            </w:rPrChange>
          </w:rPr>
          <w:t xml:space="preserve">, L.C., Winfield, I.J., Fletcher, J.M., James, J.B., </w:t>
        </w:r>
        <w:r w:rsidRPr="00B147C5">
          <w:rPr>
            <w:i/>
            <w:iCs/>
            <w:rPrChange w:id="1443" w:author="Clay Cressler" w:date="2020-08-11T17:14:00Z">
              <w:rPr>
                <w:i/>
                <w:iCs/>
              </w:rPr>
            </w:rPrChange>
          </w:rPr>
          <w:t>et al.</w:t>
        </w:r>
        <w:r w:rsidRPr="00B147C5">
          <w:rPr>
            <w:rPrChange w:id="1444" w:author="Clay Cressler" w:date="2020-08-11T17:14:00Z">
              <w:rPr/>
            </w:rPrChange>
          </w:rPr>
          <w:t xml:space="preserve"> (2007). Trait changes in a harvested population are driven by a dynamic tug-of-war between natural and harvest selection. </w:t>
        </w:r>
        <w:r w:rsidRPr="00B147C5">
          <w:rPr>
            <w:i/>
            <w:iCs/>
            <w:rPrChange w:id="1445" w:author="Clay Cressler" w:date="2020-08-11T17:14:00Z">
              <w:rPr>
                <w:i/>
                <w:iCs/>
              </w:rPr>
            </w:rPrChange>
          </w:rPr>
          <w:t>PNAS</w:t>
        </w:r>
        <w:r w:rsidRPr="00B147C5">
          <w:rPr>
            <w:rPrChange w:id="1446" w:author="Clay Cressler" w:date="2020-08-11T17:14:00Z">
              <w:rPr/>
            </w:rPrChange>
          </w:rPr>
          <w:t>, 104, 15799–15804.</w:t>
        </w:r>
      </w:ins>
    </w:p>
    <w:p w14:paraId="3B878A0C" w14:textId="77777777" w:rsidR="00B147C5" w:rsidRPr="00B147C5" w:rsidRDefault="00B147C5" w:rsidP="00B147C5">
      <w:pPr>
        <w:pStyle w:val="Bibliography"/>
        <w:rPr>
          <w:ins w:id="1447" w:author="Clay Cressler" w:date="2020-08-11T17:14:00Z"/>
          <w:rPrChange w:id="1448" w:author="Clay Cressler" w:date="2020-08-11T17:14:00Z">
            <w:rPr>
              <w:ins w:id="1449" w:author="Clay Cressler" w:date="2020-08-11T17:14:00Z"/>
            </w:rPr>
          </w:rPrChange>
        </w:rPr>
        <w:pPrChange w:id="1450" w:author="Clay Cressler" w:date="2020-08-11T17:14:00Z">
          <w:pPr>
            <w:widowControl w:val="0"/>
            <w:autoSpaceDE w:val="0"/>
            <w:autoSpaceDN w:val="0"/>
            <w:adjustRightInd w:val="0"/>
          </w:pPr>
        </w:pPrChange>
      </w:pPr>
      <w:proofErr w:type="spellStart"/>
      <w:ins w:id="1451" w:author="Clay Cressler" w:date="2020-08-11T17:14:00Z">
        <w:r w:rsidRPr="00B147C5">
          <w:rPr>
            <w:rPrChange w:id="1452" w:author="Clay Cressler" w:date="2020-08-11T17:14:00Z">
              <w:rPr/>
            </w:rPrChange>
          </w:rPr>
          <w:t>Ellner</w:t>
        </w:r>
        <w:proofErr w:type="spellEnd"/>
        <w:r w:rsidRPr="00B147C5">
          <w:rPr>
            <w:rPrChange w:id="1453" w:author="Clay Cressler" w:date="2020-08-11T17:14:00Z">
              <w:rPr/>
            </w:rPrChange>
          </w:rPr>
          <w:t xml:space="preserve">, S.P. &amp; Rees, M. (2006). Integral projection models for species with complex demography. </w:t>
        </w:r>
        <w:r w:rsidRPr="00B147C5">
          <w:rPr>
            <w:i/>
            <w:iCs/>
            <w:rPrChange w:id="1454" w:author="Clay Cressler" w:date="2020-08-11T17:14:00Z">
              <w:rPr>
                <w:i/>
                <w:iCs/>
              </w:rPr>
            </w:rPrChange>
          </w:rPr>
          <w:t>Am. Nat.</w:t>
        </w:r>
        <w:r w:rsidRPr="00B147C5">
          <w:rPr>
            <w:rPrChange w:id="1455" w:author="Clay Cressler" w:date="2020-08-11T17:14:00Z">
              <w:rPr/>
            </w:rPrChange>
          </w:rPr>
          <w:t>, 167, 410–428.</w:t>
        </w:r>
      </w:ins>
    </w:p>
    <w:p w14:paraId="59C7CF64" w14:textId="77777777" w:rsidR="00B147C5" w:rsidRPr="00B147C5" w:rsidRDefault="00B147C5" w:rsidP="00B147C5">
      <w:pPr>
        <w:pStyle w:val="Bibliography"/>
        <w:rPr>
          <w:ins w:id="1456" w:author="Clay Cressler" w:date="2020-08-11T17:14:00Z"/>
          <w:rPrChange w:id="1457" w:author="Clay Cressler" w:date="2020-08-11T17:14:00Z">
            <w:rPr>
              <w:ins w:id="1458" w:author="Clay Cressler" w:date="2020-08-11T17:14:00Z"/>
            </w:rPr>
          </w:rPrChange>
        </w:rPr>
        <w:pPrChange w:id="1459" w:author="Clay Cressler" w:date="2020-08-11T17:14:00Z">
          <w:pPr>
            <w:widowControl w:val="0"/>
            <w:autoSpaceDE w:val="0"/>
            <w:autoSpaceDN w:val="0"/>
            <w:adjustRightInd w:val="0"/>
          </w:pPr>
        </w:pPrChange>
      </w:pPr>
      <w:ins w:id="1460" w:author="Clay Cressler" w:date="2020-08-11T17:14:00Z">
        <w:r w:rsidRPr="00B147C5">
          <w:rPr>
            <w:rPrChange w:id="1461" w:author="Clay Cressler" w:date="2020-08-11T17:14:00Z">
              <w:rPr/>
            </w:rPrChange>
          </w:rPr>
          <w:t xml:space="preserve">Engen, S. &amp; </w:t>
        </w:r>
        <w:proofErr w:type="spellStart"/>
        <w:r w:rsidRPr="00B147C5">
          <w:rPr>
            <w:rPrChange w:id="1462" w:author="Clay Cressler" w:date="2020-08-11T17:14:00Z">
              <w:rPr/>
            </w:rPrChange>
          </w:rPr>
          <w:t>Sæther</w:t>
        </w:r>
        <w:proofErr w:type="spellEnd"/>
        <w:r w:rsidRPr="00B147C5">
          <w:rPr>
            <w:rPrChange w:id="1463" w:author="Clay Cressler" w:date="2020-08-11T17:14:00Z">
              <w:rPr/>
            </w:rPrChange>
          </w:rPr>
          <w:t xml:space="preserve">, B.-E. (2017). r- and K-selection in fluctuating populations is determined by the evolutionary trade-off between two fitness measures: Growth rate and lifetime reproductive success. </w:t>
        </w:r>
        <w:r w:rsidRPr="00B147C5">
          <w:rPr>
            <w:i/>
            <w:iCs/>
            <w:rPrChange w:id="1464" w:author="Clay Cressler" w:date="2020-08-11T17:14:00Z">
              <w:rPr>
                <w:i/>
                <w:iCs/>
              </w:rPr>
            </w:rPrChange>
          </w:rPr>
          <w:t>Evolution</w:t>
        </w:r>
        <w:r w:rsidRPr="00B147C5">
          <w:rPr>
            <w:rPrChange w:id="1465" w:author="Clay Cressler" w:date="2020-08-11T17:14:00Z">
              <w:rPr/>
            </w:rPrChange>
          </w:rPr>
          <w:t>, 71, 167–173.</w:t>
        </w:r>
      </w:ins>
    </w:p>
    <w:p w14:paraId="616C11C8" w14:textId="77777777" w:rsidR="00B147C5" w:rsidRPr="00B147C5" w:rsidRDefault="00B147C5" w:rsidP="00B147C5">
      <w:pPr>
        <w:pStyle w:val="Bibliography"/>
        <w:rPr>
          <w:ins w:id="1466" w:author="Clay Cressler" w:date="2020-08-11T17:14:00Z"/>
          <w:rPrChange w:id="1467" w:author="Clay Cressler" w:date="2020-08-11T17:14:00Z">
            <w:rPr>
              <w:ins w:id="1468" w:author="Clay Cressler" w:date="2020-08-11T17:14:00Z"/>
            </w:rPr>
          </w:rPrChange>
        </w:rPr>
        <w:pPrChange w:id="1469" w:author="Clay Cressler" w:date="2020-08-11T17:14:00Z">
          <w:pPr>
            <w:widowControl w:val="0"/>
            <w:autoSpaceDE w:val="0"/>
            <w:autoSpaceDN w:val="0"/>
            <w:adjustRightInd w:val="0"/>
          </w:pPr>
        </w:pPrChange>
      </w:pPr>
      <w:ins w:id="1470" w:author="Clay Cressler" w:date="2020-08-11T17:14:00Z">
        <w:r w:rsidRPr="00B147C5">
          <w:rPr>
            <w:rPrChange w:id="1471" w:author="Clay Cressler" w:date="2020-08-11T17:14:00Z">
              <w:rPr/>
            </w:rPrChange>
          </w:rPr>
          <w:t xml:space="preserve">Fisher, R.A. (1930). </w:t>
        </w:r>
        <w:r w:rsidRPr="00B147C5">
          <w:rPr>
            <w:i/>
            <w:iCs/>
            <w:rPrChange w:id="1472" w:author="Clay Cressler" w:date="2020-08-11T17:14:00Z">
              <w:rPr>
                <w:i/>
                <w:iCs/>
              </w:rPr>
            </w:rPrChange>
          </w:rPr>
          <w:t>The Genetical Theory of Natural Selection: A Complete Variorum Edition</w:t>
        </w:r>
        <w:r w:rsidRPr="00B147C5">
          <w:rPr>
            <w:rPrChange w:id="1473" w:author="Clay Cressler" w:date="2020-08-11T17:14:00Z">
              <w:rPr/>
            </w:rPrChange>
          </w:rPr>
          <w:t>. OUP Oxford.</w:t>
        </w:r>
      </w:ins>
    </w:p>
    <w:p w14:paraId="09F3196D" w14:textId="77777777" w:rsidR="00B147C5" w:rsidRPr="00B147C5" w:rsidRDefault="00B147C5" w:rsidP="00B147C5">
      <w:pPr>
        <w:pStyle w:val="Bibliography"/>
        <w:rPr>
          <w:ins w:id="1474" w:author="Clay Cressler" w:date="2020-08-11T17:14:00Z"/>
          <w:rPrChange w:id="1475" w:author="Clay Cressler" w:date="2020-08-11T17:14:00Z">
            <w:rPr>
              <w:ins w:id="1476" w:author="Clay Cressler" w:date="2020-08-11T17:14:00Z"/>
            </w:rPr>
          </w:rPrChange>
        </w:rPr>
        <w:pPrChange w:id="1477" w:author="Clay Cressler" w:date="2020-08-11T17:14:00Z">
          <w:pPr>
            <w:widowControl w:val="0"/>
            <w:autoSpaceDE w:val="0"/>
            <w:autoSpaceDN w:val="0"/>
            <w:adjustRightInd w:val="0"/>
          </w:pPr>
        </w:pPrChange>
      </w:pPr>
      <w:proofErr w:type="spellStart"/>
      <w:ins w:id="1478" w:author="Clay Cressler" w:date="2020-08-11T17:14:00Z">
        <w:r w:rsidRPr="00B147C5">
          <w:rPr>
            <w:rPrChange w:id="1479" w:author="Clay Cressler" w:date="2020-08-11T17:14:00Z">
              <w:rPr/>
            </w:rPrChange>
          </w:rPr>
          <w:lastRenderedPageBreak/>
          <w:t>Fussmann</w:t>
        </w:r>
        <w:proofErr w:type="spellEnd"/>
        <w:r w:rsidRPr="00B147C5">
          <w:rPr>
            <w:rPrChange w:id="1480" w:author="Clay Cressler" w:date="2020-08-11T17:14:00Z">
              <w:rPr/>
            </w:rPrChange>
          </w:rPr>
          <w:t xml:space="preserve">, G.F., </w:t>
        </w:r>
        <w:proofErr w:type="spellStart"/>
        <w:r w:rsidRPr="00B147C5">
          <w:rPr>
            <w:rPrChange w:id="1481" w:author="Clay Cressler" w:date="2020-08-11T17:14:00Z">
              <w:rPr/>
            </w:rPrChange>
          </w:rPr>
          <w:t>Ellner</w:t>
        </w:r>
        <w:proofErr w:type="spellEnd"/>
        <w:r w:rsidRPr="00B147C5">
          <w:rPr>
            <w:rPrChange w:id="1482" w:author="Clay Cressler" w:date="2020-08-11T17:14:00Z">
              <w:rPr/>
            </w:rPrChange>
          </w:rPr>
          <w:t xml:space="preserve">, S.P. &amp; Hairston, N.G., Jr. (2003). Evolution as a critical component of plankton dynamics. </w:t>
        </w:r>
        <w:r w:rsidRPr="00B147C5">
          <w:rPr>
            <w:i/>
            <w:iCs/>
            <w:rPrChange w:id="1483" w:author="Clay Cressler" w:date="2020-08-11T17:14:00Z">
              <w:rPr>
                <w:i/>
                <w:iCs/>
              </w:rPr>
            </w:rPrChange>
          </w:rPr>
          <w:t>Proc. Biol. Sci.</w:t>
        </w:r>
        <w:r w:rsidRPr="00B147C5">
          <w:rPr>
            <w:rPrChange w:id="1484" w:author="Clay Cressler" w:date="2020-08-11T17:14:00Z">
              <w:rPr/>
            </w:rPrChange>
          </w:rPr>
          <w:t>, 270, 1015–1022.</w:t>
        </w:r>
      </w:ins>
    </w:p>
    <w:p w14:paraId="4E231010" w14:textId="77777777" w:rsidR="00B147C5" w:rsidRPr="00B147C5" w:rsidRDefault="00B147C5" w:rsidP="00B147C5">
      <w:pPr>
        <w:pStyle w:val="Bibliography"/>
        <w:rPr>
          <w:ins w:id="1485" w:author="Clay Cressler" w:date="2020-08-11T17:14:00Z"/>
          <w:rPrChange w:id="1486" w:author="Clay Cressler" w:date="2020-08-11T17:14:00Z">
            <w:rPr>
              <w:ins w:id="1487" w:author="Clay Cressler" w:date="2020-08-11T17:14:00Z"/>
            </w:rPr>
          </w:rPrChange>
        </w:rPr>
        <w:pPrChange w:id="1488" w:author="Clay Cressler" w:date="2020-08-11T17:14:00Z">
          <w:pPr>
            <w:widowControl w:val="0"/>
            <w:autoSpaceDE w:val="0"/>
            <w:autoSpaceDN w:val="0"/>
            <w:adjustRightInd w:val="0"/>
          </w:pPr>
        </w:pPrChange>
      </w:pPr>
      <w:proofErr w:type="spellStart"/>
      <w:ins w:id="1489" w:author="Clay Cressler" w:date="2020-08-11T17:14:00Z">
        <w:r w:rsidRPr="00B147C5">
          <w:rPr>
            <w:rPrChange w:id="1490" w:author="Clay Cressler" w:date="2020-08-11T17:14:00Z">
              <w:rPr/>
            </w:rPrChange>
          </w:rPr>
          <w:t>Gause</w:t>
        </w:r>
        <w:proofErr w:type="spellEnd"/>
        <w:r w:rsidRPr="00B147C5">
          <w:rPr>
            <w:rPrChange w:id="1491" w:author="Clay Cressler" w:date="2020-08-11T17:14:00Z">
              <w:rPr/>
            </w:rPrChange>
          </w:rPr>
          <w:t xml:space="preserve">, G.F. (1934). </w:t>
        </w:r>
        <w:r w:rsidRPr="00B147C5">
          <w:rPr>
            <w:i/>
            <w:iCs/>
            <w:rPrChange w:id="1492" w:author="Clay Cressler" w:date="2020-08-11T17:14:00Z">
              <w:rPr>
                <w:i/>
                <w:iCs/>
              </w:rPr>
            </w:rPrChange>
          </w:rPr>
          <w:t>The Struggle for Existence.</w:t>
        </w:r>
        <w:r w:rsidRPr="00B147C5">
          <w:rPr>
            <w:rPrChange w:id="1493" w:author="Clay Cressler" w:date="2020-08-11T17:14:00Z">
              <w:rPr/>
            </w:rPrChange>
          </w:rPr>
          <w:t xml:space="preserve"> Williams and Wilkins, Baltimore (Reprinted 1964 by Hafner).</w:t>
        </w:r>
      </w:ins>
    </w:p>
    <w:p w14:paraId="322C08C2" w14:textId="77777777" w:rsidR="00B147C5" w:rsidRPr="00B147C5" w:rsidRDefault="00B147C5" w:rsidP="00B147C5">
      <w:pPr>
        <w:pStyle w:val="Bibliography"/>
        <w:rPr>
          <w:ins w:id="1494" w:author="Clay Cressler" w:date="2020-08-11T17:14:00Z"/>
          <w:rPrChange w:id="1495" w:author="Clay Cressler" w:date="2020-08-11T17:14:00Z">
            <w:rPr>
              <w:ins w:id="1496" w:author="Clay Cressler" w:date="2020-08-11T17:14:00Z"/>
            </w:rPr>
          </w:rPrChange>
        </w:rPr>
        <w:pPrChange w:id="1497" w:author="Clay Cressler" w:date="2020-08-11T17:14:00Z">
          <w:pPr>
            <w:widowControl w:val="0"/>
            <w:autoSpaceDE w:val="0"/>
            <w:autoSpaceDN w:val="0"/>
            <w:adjustRightInd w:val="0"/>
          </w:pPr>
        </w:pPrChange>
      </w:pPr>
      <w:proofErr w:type="spellStart"/>
      <w:ins w:id="1498" w:author="Clay Cressler" w:date="2020-08-11T17:14:00Z">
        <w:r w:rsidRPr="00B147C5">
          <w:rPr>
            <w:rPrChange w:id="1499" w:author="Clay Cressler" w:date="2020-08-11T17:14:00Z">
              <w:rPr/>
            </w:rPrChange>
          </w:rPr>
          <w:t>Geritz</w:t>
        </w:r>
        <w:proofErr w:type="spellEnd"/>
        <w:r w:rsidRPr="00B147C5">
          <w:rPr>
            <w:rPrChange w:id="1500" w:author="Clay Cressler" w:date="2020-08-11T17:14:00Z">
              <w:rPr/>
            </w:rPrChange>
          </w:rPr>
          <w:t xml:space="preserve">, S.A.H., </w:t>
        </w:r>
        <w:proofErr w:type="spellStart"/>
        <w:r w:rsidRPr="00B147C5">
          <w:rPr>
            <w:rPrChange w:id="1501" w:author="Clay Cressler" w:date="2020-08-11T17:14:00Z">
              <w:rPr/>
            </w:rPrChange>
          </w:rPr>
          <w:t>Kisdi</w:t>
        </w:r>
        <w:proofErr w:type="spellEnd"/>
        <w:r w:rsidRPr="00B147C5">
          <w:rPr>
            <w:rPrChange w:id="1502" w:author="Clay Cressler" w:date="2020-08-11T17:14:00Z">
              <w:rPr/>
            </w:rPrChange>
          </w:rPr>
          <w:t xml:space="preserve">, E., </w:t>
        </w:r>
        <w:proofErr w:type="spellStart"/>
        <w:r w:rsidRPr="00B147C5">
          <w:rPr>
            <w:rPrChange w:id="1503" w:author="Clay Cressler" w:date="2020-08-11T17:14:00Z">
              <w:rPr/>
            </w:rPrChange>
          </w:rPr>
          <w:t>Mesze´NA</w:t>
        </w:r>
        <w:proofErr w:type="spellEnd"/>
        <w:r w:rsidRPr="00B147C5">
          <w:rPr>
            <w:rPrChange w:id="1504" w:author="Clay Cressler" w:date="2020-08-11T17:14:00Z">
              <w:rPr/>
            </w:rPrChange>
          </w:rPr>
          <w:t xml:space="preserve">, G. &amp; Metz, J.A.J. (1998). Evolutionarily singular strategies and the adaptive growth and branching of the evolutionary tree. </w:t>
        </w:r>
        <w:r w:rsidRPr="00B147C5">
          <w:rPr>
            <w:i/>
            <w:iCs/>
            <w:rPrChange w:id="1505" w:author="Clay Cressler" w:date="2020-08-11T17:14:00Z">
              <w:rPr>
                <w:i/>
                <w:iCs/>
              </w:rPr>
            </w:rPrChange>
          </w:rPr>
          <w:t>Evolutionary Ecology</w:t>
        </w:r>
        <w:r w:rsidRPr="00B147C5">
          <w:rPr>
            <w:rPrChange w:id="1506" w:author="Clay Cressler" w:date="2020-08-11T17:14:00Z">
              <w:rPr/>
            </w:rPrChange>
          </w:rPr>
          <w:t>, 12, 35–57.</w:t>
        </w:r>
      </w:ins>
    </w:p>
    <w:p w14:paraId="5E58D73C" w14:textId="77777777" w:rsidR="00B147C5" w:rsidRPr="00B147C5" w:rsidRDefault="00B147C5" w:rsidP="00B147C5">
      <w:pPr>
        <w:pStyle w:val="Bibliography"/>
        <w:rPr>
          <w:ins w:id="1507" w:author="Clay Cressler" w:date="2020-08-11T17:14:00Z"/>
          <w:rPrChange w:id="1508" w:author="Clay Cressler" w:date="2020-08-11T17:14:00Z">
            <w:rPr>
              <w:ins w:id="1509" w:author="Clay Cressler" w:date="2020-08-11T17:14:00Z"/>
            </w:rPr>
          </w:rPrChange>
        </w:rPr>
        <w:pPrChange w:id="1510" w:author="Clay Cressler" w:date="2020-08-11T17:14:00Z">
          <w:pPr>
            <w:widowControl w:val="0"/>
            <w:autoSpaceDE w:val="0"/>
            <w:autoSpaceDN w:val="0"/>
            <w:adjustRightInd w:val="0"/>
          </w:pPr>
        </w:pPrChange>
      </w:pPr>
      <w:ins w:id="1511" w:author="Clay Cressler" w:date="2020-08-11T17:14:00Z">
        <w:r w:rsidRPr="00B147C5">
          <w:rPr>
            <w:rPrChange w:id="1512" w:author="Clay Cressler" w:date="2020-08-11T17:14:00Z">
              <w:rPr/>
            </w:rPrChange>
          </w:rPr>
          <w:t xml:space="preserve">Gillespie, D.T. (1977). Exact stochastic simulation of coupled chemical reactions. </w:t>
        </w:r>
        <w:r w:rsidRPr="00B147C5">
          <w:rPr>
            <w:i/>
            <w:iCs/>
            <w:rPrChange w:id="1513" w:author="Clay Cressler" w:date="2020-08-11T17:14:00Z">
              <w:rPr>
                <w:i/>
                <w:iCs/>
              </w:rPr>
            </w:rPrChange>
          </w:rPr>
          <w:t>J. Phys. Chem.</w:t>
        </w:r>
        <w:r w:rsidRPr="00B147C5">
          <w:rPr>
            <w:rPrChange w:id="1514" w:author="Clay Cressler" w:date="2020-08-11T17:14:00Z">
              <w:rPr/>
            </w:rPrChange>
          </w:rPr>
          <w:t>, 81, 2340–2361.</w:t>
        </w:r>
      </w:ins>
    </w:p>
    <w:p w14:paraId="1146140F" w14:textId="77777777" w:rsidR="00B147C5" w:rsidRPr="00B147C5" w:rsidRDefault="00B147C5" w:rsidP="00B147C5">
      <w:pPr>
        <w:pStyle w:val="Bibliography"/>
        <w:rPr>
          <w:ins w:id="1515" w:author="Clay Cressler" w:date="2020-08-11T17:14:00Z"/>
          <w:rPrChange w:id="1516" w:author="Clay Cressler" w:date="2020-08-11T17:14:00Z">
            <w:rPr>
              <w:ins w:id="1517" w:author="Clay Cressler" w:date="2020-08-11T17:14:00Z"/>
            </w:rPr>
          </w:rPrChange>
        </w:rPr>
        <w:pPrChange w:id="1518" w:author="Clay Cressler" w:date="2020-08-11T17:14:00Z">
          <w:pPr>
            <w:widowControl w:val="0"/>
            <w:autoSpaceDE w:val="0"/>
            <w:autoSpaceDN w:val="0"/>
            <w:adjustRightInd w:val="0"/>
          </w:pPr>
        </w:pPrChange>
      </w:pPr>
      <w:proofErr w:type="spellStart"/>
      <w:ins w:id="1519" w:author="Clay Cressler" w:date="2020-08-11T17:14:00Z">
        <w:r w:rsidRPr="00B147C5">
          <w:rPr>
            <w:rPrChange w:id="1520" w:author="Clay Cressler" w:date="2020-08-11T17:14:00Z">
              <w:rPr/>
            </w:rPrChange>
          </w:rPr>
          <w:t>Govaert</w:t>
        </w:r>
        <w:proofErr w:type="spellEnd"/>
        <w:r w:rsidRPr="00B147C5">
          <w:rPr>
            <w:rPrChange w:id="1521" w:author="Clay Cressler" w:date="2020-08-11T17:14:00Z">
              <w:rPr/>
            </w:rPrChange>
          </w:rPr>
          <w:t xml:space="preserve">, L., </w:t>
        </w:r>
        <w:proofErr w:type="spellStart"/>
        <w:r w:rsidRPr="00B147C5">
          <w:rPr>
            <w:rPrChange w:id="1522" w:author="Clay Cressler" w:date="2020-08-11T17:14:00Z">
              <w:rPr/>
            </w:rPrChange>
          </w:rPr>
          <w:t>Fronhofer</w:t>
        </w:r>
        <w:proofErr w:type="spellEnd"/>
        <w:r w:rsidRPr="00B147C5">
          <w:rPr>
            <w:rPrChange w:id="1523" w:author="Clay Cressler" w:date="2020-08-11T17:14:00Z">
              <w:rPr/>
            </w:rPrChange>
          </w:rPr>
          <w:t xml:space="preserve">, E.A., Lion, S., </w:t>
        </w:r>
        <w:proofErr w:type="spellStart"/>
        <w:r w:rsidRPr="00B147C5">
          <w:rPr>
            <w:rPrChange w:id="1524" w:author="Clay Cressler" w:date="2020-08-11T17:14:00Z">
              <w:rPr/>
            </w:rPrChange>
          </w:rPr>
          <w:t>Eizaguirre</w:t>
        </w:r>
        <w:proofErr w:type="spellEnd"/>
        <w:r w:rsidRPr="00B147C5">
          <w:rPr>
            <w:rPrChange w:id="1525" w:author="Clay Cressler" w:date="2020-08-11T17:14:00Z">
              <w:rPr/>
            </w:rPrChange>
          </w:rPr>
          <w:t xml:space="preserve">, C., </w:t>
        </w:r>
        <w:proofErr w:type="spellStart"/>
        <w:r w:rsidRPr="00B147C5">
          <w:rPr>
            <w:rPrChange w:id="1526" w:author="Clay Cressler" w:date="2020-08-11T17:14:00Z">
              <w:rPr/>
            </w:rPrChange>
          </w:rPr>
          <w:t>Bonte</w:t>
        </w:r>
        <w:proofErr w:type="spellEnd"/>
        <w:r w:rsidRPr="00B147C5">
          <w:rPr>
            <w:rPrChange w:id="1527" w:author="Clay Cressler" w:date="2020-08-11T17:14:00Z">
              <w:rPr/>
            </w:rPrChange>
          </w:rPr>
          <w:t xml:space="preserve">, D., </w:t>
        </w:r>
        <w:proofErr w:type="spellStart"/>
        <w:r w:rsidRPr="00B147C5">
          <w:rPr>
            <w:rPrChange w:id="1528" w:author="Clay Cressler" w:date="2020-08-11T17:14:00Z">
              <w:rPr/>
            </w:rPrChange>
          </w:rPr>
          <w:t>Egas</w:t>
        </w:r>
        <w:proofErr w:type="spellEnd"/>
        <w:r w:rsidRPr="00B147C5">
          <w:rPr>
            <w:rPrChange w:id="1529" w:author="Clay Cressler" w:date="2020-08-11T17:14:00Z">
              <w:rPr/>
            </w:rPrChange>
          </w:rPr>
          <w:t xml:space="preserve">, M., </w:t>
        </w:r>
        <w:r w:rsidRPr="00B147C5">
          <w:rPr>
            <w:i/>
            <w:iCs/>
            <w:rPrChange w:id="1530" w:author="Clay Cressler" w:date="2020-08-11T17:14:00Z">
              <w:rPr>
                <w:i/>
                <w:iCs/>
              </w:rPr>
            </w:rPrChange>
          </w:rPr>
          <w:t>et al.</w:t>
        </w:r>
        <w:r w:rsidRPr="00B147C5">
          <w:rPr>
            <w:rPrChange w:id="1531" w:author="Clay Cressler" w:date="2020-08-11T17:14:00Z">
              <w:rPr/>
            </w:rPrChange>
          </w:rPr>
          <w:t xml:space="preserve"> (2019). Eco-evolutionary feedbacks—Theoretical models and perspectives. </w:t>
        </w:r>
        <w:r w:rsidRPr="00B147C5">
          <w:rPr>
            <w:i/>
            <w:iCs/>
            <w:rPrChange w:id="1532" w:author="Clay Cressler" w:date="2020-08-11T17:14:00Z">
              <w:rPr>
                <w:i/>
                <w:iCs/>
              </w:rPr>
            </w:rPrChange>
          </w:rPr>
          <w:t>Functional Ecology</w:t>
        </w:r>
        <w:r w:rsidRPr="00B147C5">
          <w:rPr>
            <w:rPrChange w:id="1533" w:author="Clay Cressler" w:date="2020-08-11T17:14:00Z">
              <w:rPr/>
            </w:rPrChange>
          </w:rPr>
          <w:t>, 33, 13–30.</w:t>
        </w:r>
      </w:ins>
    </w:p>
    <w:p w14:paraId="487C2F35" w14:textId="77777777" w:rsidR="00B147C5" w:rsidRPr="00B147C5" w:rsidRDefault="00B147C5" w:rsidP="00B147C5">
      <w:pPr>
        <w:pStyle w:val="Bibliography"/>
        <w:rPr>
          <w:ins w:id="1534" w:author="Clay Cressler" w:date="2020-08-11T17:14:00Z"/>
          <w:rPrChange w:id="1535" w:author="Clay Cressler" w:date="2020-08-11T17:14:00Z">
            <w:rPr>
              <w:ins w:id="1536" w:author="Clay Cressler" w:date="2020-08-11T17:14:00Z"/>
            </w:rPr>
          </w:rPrChange>
        </w:rPr>
        <w:pPrChange w:id="1537" w:author="Clay Cressler" w:date="2020-08-11T17:14:00Z">
          <w:pPr>
            <w:widowControl w:val="0"/>
            <w:autoSpaceDE w:val="0"/>
            <w:autoSpaceDN w:val="0"/>
            <w:adjustRightInd w:val="0"/>
          </w:pPr>
        </w:pPrChange>
      </w:pPr>
      <w:ins w:id="1538" w:author="Clay Cressler" w:date="2020-08-11T17:14:00Z">
        <w:r w:rsidRPr="00B147C5">
          <w:rPr>
            <w:rPrChange w:id="1539" w:author="Clay Cressler" w:date="2020-08-11T17:14:00Z">
              <w:rPr/>
            </w:rPrChange>
          </w:rPr>
          <w:t xml:space="preserve">Grant, P.R. &amp; Grant, B.R. (2002). Unpredictable evolution in a 30-Year study of Darwin’s finches. </w:t>
        </w:r>
        <w:r w:rsidRPr="00B147C5">
          <w:rPr>
            <w:i/>
            <w:iCs/>
            <w:rPrChange w:id="1540" w:author="Clay Cressler" w:date="2020-08-11T17:14:00Z">
              <w:rPr>
                <w:i/>
                <w:iCs/>
              </w:rPr>
            </w:rPrChange>
          </w:rPr>
          <w:t>Science</w:t>
        </w:r>
        <w:r w:rsidRPr="00B147C5">
          <w:rPr>
            <w:rPrChange w:id="1541" w:author="Clay Cressler" w:date="2020-08-11T17:14:00Z">
              <w:rPr/>
            </w:rPrChange>
          </w:rPr>
          <w:t>, 296, 707–711.</w:t>
        </w:r>
      </w:ins>
    </w:p>
    <w:p w14:paraId="5F2BE117" w14:textId="77777777" w:rsidR="00B147C5" w:rsidRPr="00B147C5" w:rsidRDefault="00B147C5" w:rsidP="00B147C5">
      <w:pPr>
        <w:pStyle w:val="Bibliography"/>
        <w:rPr>
          <w:ins w:id="1542" w:author="Clay Cressler" w:date="2020-08-11T17:14:00Z"/>
          <w:rPrChange w:id="1543" w:author="Clay Cressler" w:date="2020-08-11T17:14:00Z">
            <w:rPr>
              <w:ins w:id="1544" w:author="Clay Cressler" w:date="2020-08-11T17:14:00Z"/>
            </w:rPr>
          </w:rPrChange>
        </w:rPr>
        <w:pPrChange w:id="1545" w:author="Clay Cressler" w:date="2020-08-11T17:14:00Z">
          <w:pPr>
            <w:widowControl w:val="0"/>
            <w:autoSpaceDE w:val="0"/>
            <w:autoSpaceDN w:val="0"/>
            <w:adjustRightInd w:val="0"/>
          </w:pPr>
        </w:pPrChange>
      </w:pPr>
      <w:ins w:id="1546" w:author="Clay Cressler" w:date="2020-08-11T17:14:00Z">
        <w:r w:rsidRPr="00B147C5">
          <w:rPr>
            <w:rPrChange w:id="1547" w:author="Clay Cressler" w:date="2020-08-11T17:14:00Z">
              <w:rPr/>
            </w:rPrChange>
          </w:rPr>
          <w:t xml:space="preserve">Greenman, J.V. &amp; Benton, T.G. (2003). The amplification of environmental noise in population </w:t>
        </w:r>
        <w:proofErr w:type="gramStart"/>
        <w:r w:rsidRPr="00B147C5">
          <w:rPr>
            <w:rPrChange w:id="1548" w:author="Clay Cressler" w:date="2020-08-11T17:14:00Z">
              <w:rPr/>
            </w:rPrChange>
          </w:rPr>
          <w:t>models:</w:t>
        </w:r>
        <w:proofErr w:type="gramEnd"/>
        <w:r w:rsidRPr="00B147C5">
          <w:rPr>
            <w:rPrChange w:id="1549" w:author="Clay Cressler" w:date="2020-08-11T17:14:00Z">
              <w:rPr/>
            </w:rPrChange>
          </w:rPr>
          <w:t xml:space="preserve"> causes and consequences. </w:t>
        </w:r>
        <w:r w:rsidRPr="00B147C5">
          <w:rPr>
            <w:i/>
            <w:iCs/>
            <w:rPrChange w:id="1550" w:author="Clay Cressler" w:date="2020-08-11T17:14:00Z">
              <w:rPr>
                <w:i/>
                <w:iCs/>
              </w:rPr>
            </w:rPrChange>
          </w:rPr>
          <w:t>Am. Nat.</w:t>
        </w:r>
        <w:r w:rsidRPr="00B147C5">
          <w:rPr>
            <w:rPrChange w:id="1551" w:author="Clay Cressler" w:date="2020-08-11T17:14:00Z">
              <w:rPr/>
            </w:rPrChange>
          </w:rPr>
          <w:t>, 161, 225–239.</w:t>
        </w:r>
      </w:ins>
    </w:p>
    <w:p w14:paraId="31670B38" w14:textId="77777777" w:rsidR="00B147C5" w:rsidRPr="00B147C5" w:rsidRDefault="00B147C5" w:rsidP="00B147C5">
      <w:pPr>
        <w:pStyle w:val="Bibliography"/>
        <w:rPr>
          <w:ins w:id="1552" w:author="Clay Cressler" w:date="2020-08-11T17:14:00Z"/>
          <w:rPrChange w:id="1553" w:author="Clay Cressler" w:date="2020-08-11T17:14:00Z">
            <w:rPr>
              <w:ins w:id="1554" w:author="Clay Cressler" w:date="2020-08-11T17:14:00Z"/>
            </w:rPr>
          </w:rPrChange>
        </w:rPr>
        <w:pPrChange w:id="1555" w:author="Clay Cressler" w:date="2020-08-11T17:14:00Z">
          <w:pPr>
            <w:widowControl w:val="0"/>
            <w:autoSpaceDE w:val="0"/>
            <w:autoSpaceDN w:val="0"/>
            <w:adjustRightInd w:val="0"/>
          </w:pPr>
        </w:pPrChange>
      </w:pPr>
      <w:ins w:id="1556" w:author="Clay Cressler" w:date="2020-08-11T17:14:00Z">
        <w:r w:rsidRPr="00B147C5">
          <w:rPr>
            <w:rPrChange w:id="1557" w:author="Clay Cressler" w:date="2020-08-11T17:14:00Z">
              <w:rPr/>
            </w:rPrChange>
          </w:rPr>
          <w:t xml:space="preserve">Hairston, Jr., N.G., </w:t>
        </w:r>
        <w:proofErr w:type="spellStart"/>
        <w:r w:rsidRPr="00B147C5">
          <w:rPr>
            <w:rPrChange w:id="1558" w:author="Clay Cressler" w:date="2020-08-11T17:14:00Z">
              <w:rPr/>
            </w:rPrChange>
          </w:rPr>
          <w:t>Ellner</w:t>
        </w:r>
        <w:proofErr w:type="spellEnd"/>
        <w:r w:rsidRPr="00B147C5">
          <w:rPr>
            <w:rPrChange w:id="1559" w:author="Clay Cressler" w:date="2020-08-11T17:14:00Z">
              <w:rPr/>
            </w:rPrChange>
          </w:rPr>
          <w:t xml:space="preserve">, S.P., Geber, M.A., Yoshida, T. &amp; Fox, J.A. (2005). Rapid evolution and the convergence of ecological and evolutionary time. </w:t>
        </w:r>
        <w:r w:rsidRPr="00B147C5">
          <w:rPr>
            <w:i/>
            <w:iCs/>
            <w:rPrChange w:id="1560" w:author="Clay Cressler" w:date="2020-08-11T17:14:00Z">
              <w:rPr>
                <w:i/>
                <w:iCs/>
              </w:rPr>
            </w:rPrChange>
          </w:rPr>
          <w:t>Ecol. Lett.</w:t>
        </w:r>
        <w:r w:rsidRPr="00B147C5">
          <w:rPr>
            <w:rPrChange w:id="1561" w:author="Clay Cressler" w:date="2020-08-11T17:14:00Z">
              <w:rPr/>
            </w:rPrChange>
          </w:rPr>
          <w:t>, 8, 1114–1127.</w:t>
        </w:r>
      </w:ins>
    </w:p>
    <w:p w14:paraId="59263158" w14:textId="77777777" w:rsidR="00B147C5" w:rsidRPr="00B147C5" w:rsidRDefault="00B147C5" w:rsidP="00B147C5">
      <w:pPr>
        <w:pStyle w:val="Bibliography"/>
        <w:rPr>
          <w:ins w:id="1562" w:author="Clay Cressler" w:date="2020-08-11T17:14:00Z"/>
          <w:rPrChange w:id="1563" w:author="Clay Cressler" w:date="2020-08-11T17:14:00Z">
            <w:rPr>
              <w:ins w:id="1564" w:author="Clay Cressler" w:date="2020-08-11T17:14:00Z"/>
            </w:rPr>
          </w:rPrChange>
        </w:rPr>
        <w:pPrChange w:id="1565" w:author="Clay Cressler" w:date="2020-08-11T17:14:00Z">
          <w:pPr>
            <w:widowControl w:val="0"/>
            <w:autoSpaceDE w:val="0"/>
            <w:autoSpaceDN w:val="0"/>
            <w:adjustRightInd w:val="0"/>
          </w:pPr>
        </w:pPrChange>
      </w:pPr>
      <w:ins w:id="1566" w:author="Clay Cressler" w:date="2020-08-11T17:14:00Z">
        <w:r w:rsidRPr="00B147C5">
          <w:rPr>
            <w:rPrChange w:id="1567" w:author="Clay Cressler" w:date="2020-08-11T17:14:00Z">
              <w:rPr/>
            </w:rPrChange>
          </w:rPr>
          <w:t xml:space="preserve">Hastings, A., Abbott, K.C., </w:t>
        </w:r>
        <w:proofErr w:type="spellStart"/>
        <w:r w:rsidRPr="00B147C5">
          <w:rPr>
            <w:rPrChange w:id="1568" w:author="Clay Cressler" w:date="2020-08-11T17:14:00Z">
              <w:rPr/>
            </w:rPrChange>
          </w:rPr>
          <w:t>Cuddington</w:t>
        </w:r>
        <w:proofErr w:type="spellEnd"/>
        <w:r w:rsidRPr="00B147C5">
          <w:rPr>
            <w:rPrChange w:id="1569" w:author="Clay Cressler" w:date="2020-08-11T17:14:00Z">
              <w:rPr/>
            </w:rPrChange>
          </w:rPr>
          <w:t xml:space="preserve">, K., Francis, T., Gellner, G., Lai, Y.-C., </w:t>
        </w:r>
        <w:r w:rsidRPr="00B147C5">
          <w:rPr>
            <w:i/>
            <w:iCs/>
            <w:rPrChange w:id="1570" w:author="Clay Cressler" w:date="2020-08-11T17:14:00Z">
              <w:rPr>
                <w:i/>
                <w:iCs/>
              </w:rPr>
            </w:rPrChange>
          </w:rPr>
          <w:t>et al.</w:t>
        </w:r>
        <w:r w:rsidRPr="00B147C5">
          <w:rPr>
            <w:rPrChange w:id="1571" w:author="Clay Cressler" w:date="2020-08-11T17:14:00Z">
              <w:rPr/>
            </w:rPrChange>
          </w:rPr>
          <w:t xml:space="preserve"> (2018). Transient phenomena in ecology. </w:t>
        </w:r>
        <w:r w:rsidRPr="00B147C5">
          <w:rPr>
            <w:i/>
            <w:iCs/>
            <w:rPrChange w:id="1572" w:author="Clay Cressler" w:date="2020-08-11T17:14:00Z">
              <w:rPr>
                <w:i/>
                <w:iCs/>
              </w:rPr>
            </w:rPrChange>
          </w:rPr>
          <w:t>Science</w:t>
        </w:r>
        <w:r w:rsidRPr="00B147C5">
          <w:rPr>
            <w:rPrChange w:id="1573" w:author="Clay Cressler" w:date="2020-08-11T17:14:00Z">
              <w:rPr/>
            </w:rPrChange>
          </w:rPr>
          <w:t>, 361.</w:t>
        </w:r>
      </w:ins>
    </w:p>
    <w:p w14:paraId="293FDA2E" w14:textId="77777777" w:rsidR="00B147C5" w:rsidRPr="00B147C5" w:rsidRDefault="00B147C5" w:rsidP="00B147C5">
      <w:pPr>
        <w:pStyle w:val="Bibliography"/>
        <w:rPr>
          <w:ins w:id="1574" w:author="Clay Cressler" w:date="2020-08-11T17:14:00Z"/>
          <w:rPrChange w:id="1575" w:author="Clay Cressler" w:date="2020-08-11T17:14:00Z">
            <w:rPr>
              <w:ins w:id="1576" w:author="Clay Cressler" w:date="2020-08-11T17:14:00Z"/>
            </w:rPr>
          </w:rPrChange>
        </w:rPr>
        <w:pPrChange w:id="1577" w:author="Clay Cressler" w:date="2020-08-11T17:14:00Z">
          <w:pPr>
            <w:widowControl w:val="0"/>
            <w:autoSpaceDE w:val="0"/>
            <w:autoSpaceDN w:val="0"/>
            <w:adjustRightInd w:val="0"/>
          </w:pPr>
        </w:pPrChange>
      </w:pPr>
      <w:ins w:id="1578" w:author="Clay Cressler" w:date="2020-08-11T17:14:00Z">
        <w:r w:rsidRPr="00B147C5">
          <w:rPr>
            <w:rPrChange w:id="1579" w:author="Clay Cressler" w:date="2020-08-11T17:14:00Z">
              <w:rPr/>
            </w:rPrChange>
          </w:rPr>
          <w:t xml:space="preserve">Henson, S.M., Cushing, J.M., Costantino, R.F., Dennis, B. &amp; </w:t>
        </w:r>
        <w:proofErr w:type="spellStart"/>
        <w:r w:rsidRPr="00B147C5">
          <w:rPr>
            <w:rPrChange w:id="1580" w:author="Clay Cressler" w:date="2020-08-11T17:14:00Z">
              <w:rPr/>
            </w:rPrChange>
          </w:rPr>
          <w:t>Desharnais</w:t>
        </w:r>
        <w:proofErr w:type="spellEnd"/>
        <w:r w:rsidRPr="00B147C5">
          <w:rPr>
            <w:rPrChange w:id="1581" w:author="Clay Cressler" w:date="2020-08-11T17:14:00Z">
              <w:rPr/>
            </w:rPrChange>
          </w:rPr>
          <w:t xml:space="preserve">, R.A. (1998). Phase switching in population cycles. </w:t>
        </w:r>
        <w:r w:rsidRPr="00B147C5">
          <w:rPr>
            <w:i/>
            <w:iCs/>
            <w:rPrChange w:id="1582" w:author="Clay Cressler" w:date="2020-08-11T17:14:00Z">
              <w:rPr>
                <w:i/>
                <w:iCs/>
              </w:rPr>
            </w:rPrChange>
          </w:rPr>
          <w:t>Proceedings of the Royal Society of London. Series B: Biological Sciences</w:t>
        </w:r>
        <w:r w:rsidRPr="00B147C5">
          <w:rPr>
            <w:rPrChange w:id="1583" w:author="Clay Cressler" w:date="2020-08-11T17:14:00Z">
              <w:rPr/>
            </w:rPrChange>
          </w:rPr>
          <w:t>, 265, 2229–2234.</w:t>
        </w:r>
      </w:ins>
    </w:p>
    <w:p w14:paraId="11A1EF0E" w14:textId="77777777" w:rsidR="00B147C5" w:rsidRPr="00B147C5" w:rsidRDefault="00B147C5" w:rsidP="00B147C5">
      <w:pPr>
        <w:pStyle w:val="Bibliography"/>
        <w:rPr>
          <w:ins w:id="1584" w:author="Clay Cressler" w:date="2020-08-11T17:14:00Z"/>
          <w:rPrChange w:id="1585" w:author="Clay Cressler" w:date="2020-08-11T17:14:00Z">
            <w:rPr>
              <w:ins w:id="1586" w:author="Clay Cressler" w:date="2020-08-11T17:14:00Z"/>
            </w:rPr>
          </w:rPrChange>
        </w:rPr>
        <w:pPrChange w:id="1587" w:author="Clay Cressler" w:date="2020-08-11T17:14:00Z">
          <w:pPr>
            <w:widowControl w:val="0"/>
            <w:autoSpaceDE w:val="0"/>
            <w:autoSpaceDN w:val="0"/>
            <w:adjustRightInd w:val="0"/>
          </w:pPr>
        </w:pPrChange>
      </w:pPr>
      <w:ins w:id="1588" w:author="Clay Cressler" w:date="2020-08-11T17:14:00Z">
        <w:r w:rsidRPr="00B147C5">
          <w:rPr>
            <w:rPrChange w:id="1589" w:author="Clay Cressler" w:date="2020-08-11T17:14:00Z">
              <w:rPr/>
            </w:rPrChange>
          </w:rPr>
          <w:t xml:space="preserve">Hosking, C.J., </w:t>
        </w:r>
        <w:proofErr w:type="spellStart"/>
        <w:r w:rsidRPr="00B147C5">
          <w:rPr>
            <w:rPrChange w:id="1590" w:author="Clay Cressler" w:date="2020-08-11T17:14:00Z">
              <w:rPr/>
            </w:rPrChange>
          </w:rPr>
          <w:t>Raubenheimer</w:t>
        </w:r>
        <w:proofErr w:type="spellEnd"/>
        <w:r w:rsidRPr="00B147C5">
          <w:rPr>
            <w:rPrChange w:id="1591" w:author="Clay Cressler" w:date="2020-08-11T17:14:00Z">
              <w:rPr/>
            </w:rPrChange>
          </w:rPr>
          <w:t xml:space="preserve">, D., Charleston, M.A., Simpson, S.J. &amp; Senior, A.M. (2019). Macronutrient intakes and the lifespan-fecundity trade-off: a geometric framework agent-based model. </w:t>
        </w:r>
        <w:r w:rsidRPr="00B147C5">
          <w:rPr>
            <w:i/>
            <w:iCs/>
            <w:rPrChange w:id="1592" w:author="Clay Cressler" w:date="2020-08-11T17:14:00Z">
              <w:rPr>
                <w:i/>
                <w:iCs/>
              </w:rPr>
            </w:rPrChange>
          </w:rPr>
          <w:t>Journal of The Royal Society Interface</w:t>
        </w:r>
        <w:r w:rsidRPr="00B147C5">
          <w:rPr>
            <w:rPrChange w:id="1593" w:author="Clay Cressler" w:date="2020-08-11T17:14:00Z">
              <w:rPr/>
            </w:rPrChange>
          </w:rPr>
          <w:t>, 16, 20180733.</w:t>
        </w:r>
      </w:ins>
    </w:p>
    <w:p w14:paraId="0C5CA57C" w14:textId="77777777" w:rsidR="00B147C5" w:rsidRPr="00B147C5" w:rsidRDefault="00B147C5" w:rsidP="00B147C5">
      <w:pPr>
        <w:pStyle w:val="Bibliography"/>
        <w:rPr>
          <w:ins w:id="1594" w:author="Clay Cressler" w:date="2020-08-11T17:14:00Z"/>
          <w:rPrChange w:id="1595" w:author="Clay Cressler" w:date="2020-08-11T17:14:00Z">
            <w:rPr>
              <w:ins w:id="1596" w:author="Clay Cressler" w:date="2020-08-11T17:14:00Z"/>
            </w:rPr>
          </w:rPrChange>
        </w:rPr>
        <w:pPrChange w:id="1597" w:author="Clay Cressler" w:date="2020-08-11T17:14:00Z">
          <w:pPr>
            <w:widowControl w:val="0"/>
            <w:autoSpaceDE w:val="0"/>
            <w:autoSpaceDN w:val="0"/>
            <w:adjustRightInd w:val="0"/>
          </w:pPr>
        </w:pPrChange>
      </w:pPr>
      <w:proofErr w:type="spellStart"/>
      <w:ins w:id="1598" w:author="Clay Cressler" w:date="2020-08-11T17:14:00Z">
        <w:r w:rsidRPr="00B147C5">
          <w:rPr>
            <w:rPrChange w:id="1599" w:author="Clay Cressler" w:date="2020-08-11T17:14:00Z">
              <w:rPr/>
            </w:rPrChange>
          </w:rPr>
          <w:t>Humplik</w:t>
        </w:r>
        <w:proofErr w:type="spellEnd"/>
        <w:r w:rsidRPr="00B147C5">
          <w:rPr>
            <w:rPrChange w:id="1600" w:author="Clay Cressler" w:date="2020-08-11T17:14:00Z">
              <w:rPr/>
            </w:rPrChange>
          </w:rPr>
          <w:t xml:space="preserve">, J., Hill, A.L. &amp; Nowak, M.A. (2014). Evolutionary dynamics of infectious diseases in finite populations. </w:t>
        </w:r>
        <w:r w:rsidRPr="00B147C5">
          <w:rPr>
            <w:i/>
            <w:iCs/>
            <w:rPrChange w:id="1601" w:author="Clay Cressler" w:date="2020-08-11T17:14:00Z">
              <w:rPr>
                <w:i/>
                <w:iCs/>
              </w:rPr>
            </w:rPrChange>
          </w:rPr>
          <w:t xml:space="preserve">J. </w:t>
        </w:r>
        <w:proofErr w:type="spellStart"/>
        <w:r w:rsidRPr="00B147C5">
          <w:rPr>
            <w:i/>
            <w:iCs/>
            <w:rPrChange w:id="1602" w:author="Clay Cressler" w:date="2020-08-11T17:14:00Z">
              <w:rPr>
                <w:i/>
                <w:iCs/>
              </w:rPr>
            </w:rPrChange>
          </w:rPr>
          <w:t>Theor</w:t>
        </w:r>
        <w:proofErr w:type="spellEnd"/>
        <w:r w:rsidRPr="00B147C5">
          <w:rPr>
            <w:i/>
            <w:iCs/>
            <w:rPrChange w:id="1603" w:author="Clay Cressler" w:date="2020-08-11T17:14:00Z">
              <w:rPr>
                <w:i/>
                <w:iCs/>
              </w:rPr>
            </w:rPrChange>
          </w:rPr>
          <w:t>. Biol.</w:t>
        </w:r>
        <w:r w:rsidRPr="00B147C5">
          <w:rPr>
            <w:rPrChange w:id="1604" w:author="Clay Cressler" w:date="2020-08-11T17:14:00Z">
              <w:rPr/>
            </w:rPrChange>
          </w:rPr>
          <w:t>, 360, 149–162.</w:t>
        </w:r>
      </w:ins>
    </w:p>
    <w:p w14:paraId="59453EC4" w14:textId="77777777" w:rsidR="00B147C5" w:rsidRPr="00B147C5" w:rsidRDefault="00B147C5" w:rsidP="00B147C5">
      <w:pPr>
        <w:pStyle w:val="Bibliography"/>
        <w:rPr>
          <w:ins w:id="1605" w:author="Clay Cressler" w:date="2020-08-11T17:14:00Z"/>
          <w:rPrChange w:id="1606" w:author="Clay Cressler" w:date="2020-08-11T17:14:00Z">
            <w:rPr>
              <w:ins w:id="1607" w:author="Clay Cressler" w:date="2020-08-11T17:14:00Z"/>
            </w:rPr>
          </w:rPrChange>
        </w:rPr>
        <w:pPrChange w:id="1608" w:author="Clay Cressler" w:date="2020-08-11T17:14:00Z">
          <w:pPr>
            <w:widowControl w:val="0"/>
            <w:autoSpaceDE w:val="0"/>
            <w:autoSpaceDN w:val="0"/>
            <w:adjustRightInd w:val="0"/>
          </w:pPr>
        </w:pPrChange>
      </w:pPr>
      <w:ins w:id="1609" w:author="Clay Cressler" w:date="2020-08-11T17:14:00Z">
        <w:r w:rsidRPr="00B147C5">
          <w:rPr>
            <w:rPrChange w:id="1610" w:author="Clay Cressler" w:date="2020-08-11T17:14:00Z">
              <w:rPr/>
            </w:rPrChange>
          </w:rPr>
          <w:t xml:space="preserve">Ives, A.R., </w:t>
        </w:r>
        <w:proofErr w:type="spellStart"/>
        <w:r w:rsidRPr="00B147C5">
          <w:rPr>
            <w:rPrChange w:id="1611" w:author="Clay Cressler" w:date="2020-08-11T17:14:00Z">
              <w:rPr/>
            </w:rPrChange>
          </w:rPr>
          <w:t>Einarsson</w:t>
        </w:r>
        <w:proofErr w:type="spellEnd"/>
        <w:r w:rsidRPr="00B147C5">
          <w:rPr>
            <w:rPrChange w:id="1612" w:author="Clay Cressler" w:date="2020-08-11T17:14:00Z">
              <w:rPr/>
            </w:rPrChange>
          </w:rPr>
          <w:t xml:space="preserve">, A., Jansen, V.A.A. &amp; </w:t>
        </w:r>
        <w:proofErr w:type="spellStart"/>
        <w:r w:rsidRPr="00B147C5">
          <w:rPr>
            <w:rPrChange w:id="1613" w:author="Clay Cressler" w:date="2020-08-11T17:14:00Z">
              <w:rPr/>
            </w:rPrChange>
          </w:rPr>
          <w:t>Gardarsson</w:t>
        </w:r>
        <w:proofErr w:type="spellEnd"/>
        <w:r w:rsidRPr="00B147C5">
          <w:rPr>
            <w:rPrChange w:id="1614" w:author="Clay Cressler" w:date="2020-08-11T17:14:00Z">
              <w:rPr/>
            </w:rPrChange>
          </w:rPr>
          <w:t xml:space="preserve">, A. (2008). High-amplitude fluctuations and alternative dynamical states of midges in Lake </w:t>
        </w:r>
        <w:proofErr w:type="spellStart"/>
        <w:r w:rsidRPr="00B147C5">
          <w:rPr>
            <w:rPrChange w:id="1615" w:author="Clay Cressler" w:date="2020-08-11T17:14:00Z">
              <w:rPr/>
            </w:rPrChange>
          </w:rPr>
          <w:t>Myvatn</w:t>
        </w:r>
        <w:proofErr w:type="spellEnd"/>
        <w:r w:rsidRPr="00B147C5">
          <w:rPr>
            <w:rPrChange w:id="1616" w:author="Clay Cressler" w:date="2020-08-11T17:14:00Z">
              <w:rPr/>
            </w:rPrChange>
          </w:rPr>
          <w:t xml:space="preserve">. </w:t>
        </w:r>
        <w:r w:rsidRPr="00B147C5">
          <w:rPr>
            <w:i/>
            <w:iCs/>
            <w:rPrChange w:id="1617" w:author="Clay Cressler" w:date="2020-08-11T17:14:00Z">
              <w:rPr>
                <w:i/>
                <w:iCs/>
              </w:rPr>
            </w:rPrChange>
          </w:rPr>
          <w:t>Nature</w:t>
        </w:r>
        <w:r w:rsidRPr="00B147C5">
          <w:rPr>
            <w:rPrChange w:id="1618" w:author="Clay Cressler" w:date="2020-08-11T17:14:00Z">
              <w:rPr/>
            </w:rPrChange>
          </w:rPr>
          <w:t>, 452, 84–87.</w:t>
        </w:r>
      </w:ins>
    </w:p>
    <w:p w14:paraId="5085D24C" w14:textId="77777777" w:rsidR="00B147C5" w:rsidRPr="00B147C5" w:rsidRDefault="00B147C5" w:rsidP="00B147C5">
      <w:pPr>
        <w:pStyle w:val="Bibliography"/>
        <w:rPr>
          <w:ins w:id="1619" w:author="Clay Cressler" w:date="2020-08-11T17:14:00Z"/>
          <w:rPrChange w:id="1620" w:author="Clay Cressler" w:date="2020-08-11T17:14:00Z">
            <w:rPr>
              <w:ins w:id="1621" w:author="Clay Cressler" w:date="2020-08-11T17:14:00Z"/>
            </w:rPr>
          </w:rPrChange>
        </w:rPr>
        <w:pPrChange w:id="1622" w:author="Clay Cressler" w:date="2020-08-11T17:14:00Z">
          <w:pPr>
            <w:widowControl w:val="0"/>
            <w:autoSpaceDE w:val="0"/>
            <w:autoSpaceDN w:val="0"/>
            <w:adjustRightInd w:val="0"/>
          </w:pPr>
        </w:pPrChange>
      </w:pPr>
      <w:proofErr w:type="spellStart"/>
      <w:ins w:id="1623" w:author="Clay Cressler" w:date="2020-08-11T17:14:00Z">
        <w:r w:rsidRPr="00B147C5">
          <w:rPr>
            <w:rPrChange w:id="1624" w:author="Clay Cressler" w:date="2020-08-11T17:14:00Z">
              <w:rPr/>
            </w:rPrChange>
          </w:rPr>
          <w:t>Iwasa</w:t>
        </w:r>
        <w:proofErr w:type="spellEnd"/>
        <w:r w:rsidRPr="00B147C5">
          <w:rPr>
            <w:rPrChange w:id="1625" w:author="Clay Cressler" w:date="2020-08-11T17:14:00Z">
              <w:rPr/>
            </w:rPrChange>
          </w:rPr>
          <w:t xml:space="preserve">, Y., </w:t>
        </w:r>
        <w:proofErr w:type="spellStart"/>
        <w:r w:rsidRPr="00B147C5">
          <w:rPr>
            <w:rPrChange w:id="1626" w:author="Clay Cressler" w:date="2020-08-11T17:14:00Z">
              <w:rPr/>
            </w:rPrChange>
          </w:rPr>
          <w:t>Pomiankowski</w:t>
        </w:r>
        <w:proofErr w:type="spellEnd"/>
        <w:r w:rsidRPr="00B147C5">
          <w:rPr>
            <w:rPrChange w:id="1627" w:author="Clay Cressler" w:date="2020-08-11T17:14:00Z">
              <w:rPr/>
            </w:rPrChange>
          </w:rPr>
          <w:t xml:space="preserve">, A. &amp; Nee, S. (1991). The evolution of costly mate preferences Ii. the “handicap” principle. </w:t>
        </w:r>
        <w:r w:rsidRPr="00B147C5">
          <w:rPr>
            <w:i/>
            <w:iCs/>
            <w:rPrChange w:id="1628" w:author="Clay Cressler" w:date="2020-08-11T17:14:00Z">
              <w:rPr>
                <w:i/>
                <w:iCs/>
              </w:rPr>
            </w:rPrChange>
          </w:rPr>
          <w:t>Evolution</w:t>
        </w:r>
        <w:r w:rsidRPr="00B147C5">
          <w:rPr>
            <w:rPrChange w:id="1629" w:author="Clay Cressler" w:date="2020-08-11T17:14:00Z">
              <w:rPr/>
            </w:rPrChange>
          </w:rPr>
          <w:t>, 45, 1431–1442.</w:t>
        </w:r>
      </w:ins>
    </w:p>
    <w:p w14:paraId="38E1996F" w14:textId="77777777" w:rsidR="00B147C5" w:rsidRPr="00B147C5" w:rsidRDefault="00B147C5" w:rsidP="00B147C5">
      <w:pPr>
        <w:pStyle w:val="Bibliography"/>
        <w:rPr>
          <w:ins w:id="1630" w:author="Clay Cressler" w:date="2020-08-11T17:14:00Z"/>
          <w:rPrChange w:id="1631" w:author="Clay Cressler" w:date="2020-08-11T17:14:00Z">
            <w:rPr>
              <w:ins w:id="1632" w:author="Clay Cressler" w:date="2020-08-11T17:14:00Z"/>
            </w:rPr>
          </w:rPrChange>
        </w:rPr>
        <w:pPrChange w:id="1633" w:author="Clay Cressler" w:date="2020-08-11T17:14:00Z">
          <w:pPr>
            <w:widowControl w:val="0"/>
            <w:autoSpaceDE w:val="0"/>
            <w:autoSpaceDN w:val="0"/>
            <w:adjustRightInd w:val="0"/>
          </w:pPr>
        </w:pPrChange>
      </w:pPr>
      <w:ins w:id="1634" w:author="Clay Cressler" w:date="2020-08-11T17:14:00Z">
        <w:r w:rsidRPr="00B147C5">
          <w:rPr>
            <w:rPrChange w:id="1635" w:author="Clay Cressler" w:date="2020-08-11T17:14:00Z">
              <w:rPr/>
            </w:rPrChange>
          </w:rPr>
          <w:t xml:space="preserve">Kendall, B.E., Fox, G.A., Fujiwara, M. &amp; </w:t>
        </w:r>
        <w:proofErr w:type="spellStart"/>
        <w:r w:rsidRPr="00B147C5">
          <w:rPr>
            <w:rPrChange w:id="1636" w:author="Clay Cressler" w:date="2020-08-11T17:14:00Z">
              <w:rPr/>
            </w:rPrChange>
          </w:rPr>
          <w:t>Nogeire</w:t>
        </w:r>
        <w:proofErr w:type="spellEnd"/>
        <w:r w:rsidRPr="00B147C5">
          <w:rPr>
            <w:rPrChange w:id="1637" w:author="Clay Cressler" w:date="2020-08-11T17:14:00Z">
              <w:rPr/>
            </w:rPrChange>
          </w:rPr>
          <w:t xml:space="preserve">, T.M. (2011). Demographic heterogeneity, cohort selection, and population growth. </w:t>
        </w:r>
        <w:r w:rsidRPr="00B147C5">
          <w:rPr>
            <w:i/>
            <w:iCs/>
            <w:rPrChange w:id="1638" w:author="Clay Cressler" w:date="2020-08-11T17:14:00Z">
              <w:rPr>
                <w:i/>
                <w:iCs/>
              </w:rPr>
            </w:rPrChange>
          </w:rPr>
          <w:t>Ecology</w:t>
        </w:r>
        <w:r w:rsidRPr="00B147C5">
          <w:rPr>
            <w:rPrChange w:id="1639" w:author="Clay Cressler" w:date="2020-08-11T17:14:00Z">
              <w:rPr/>
            </w:rPrChange>
          </w:rPr>
          <w:t>, 92, 1985–1993.</w:t>
        </w:r>
      </w:ins>
    </w:p>
    <w:p w14:paraId="41C7F969" w14:textId="77777777" w:rsidR="00B147C5" w:rsidRPr="00B147C5" w:rsidRDefault="00B147C5" w:rsidP="00B147C5">
      <w:pPr>
        <w:pStyle w:val="Bibliography"/>
        <w:rPr>
          <w:ins w:id="1640" w:author="Clay Cressler" w:date="2020-08-11T17:14:00Z"/>
          <w:rPrChange w:id="1641" w:author="Clay Cressler" w:date="2020-08-11T17:14:00Z">
            <w:rPr>
              <w:ins w:id="1642" w:author="Clay Cressler" w:date="2020-08-11T17:14:00Z"/>
            </w:rPr>
          </w:rPrChange>
        </w:rPr>
        <w:pPrChange w:id="1643" w:author="Clay Cressler" w:date="2020-08-11T17:14:00Z">
          <w:pPr>
            <w:widowControl w:val="0"/>
            <w:autoSpaceDE w:val="0"/>
            <w:autoSpaceDN w:val="0"/>
            <w:adjustRightInd w:val="0"/>
          </w:pPr>
        </w:pPrChange>
      </w:pPr>
      <w:proofErr w:type="spellStart"/>
      <w:ins w:id="1644" w:author="Clay Cressler" w:date="2020-08-11T17:14:00Z">
        <w:r w:rsidRPr="00B147C5">
          <w:rPr>
            <w:rPrChange w:id="1645" w:author="Clay Cressler" w:date="2020-08-11T17:14:00Z">
              <w:rPr/>
            </w:rPrChange>
          </w:rPr>
          <w:t>Lande</w:t>
        </w:r>
        <w:proofErr w:type="spellEnd"/>
        <w:r w:rsidRPr="00B147C5">
          <w:rPr>
            <w:rPrChange w:id="1646" w:author="Clay Cressler" w:date="2020-08-11T17:14:00Z">
              <w:rPr/>
            </w:rPrChange>
          </w:rPr>
          <w:t xml:space="preserve">, R. (1976). Natural selection and random genetic drift in phenotypic evolution. </w:t>
        </w:r>
        <w:r w:rsidRPr="00B147C5">
          <w:rPr>
            <w:i/>
            <w:iCs/>
            <w:rPrChange w:id="1647" w:author="Clay Cressler" w:date="2020-08-11T17:14:00Z">
              <w:rPr>
                <w:i/>
                <w:iCs/>
              </w:rPr>
            </w:rPrChange>
          </w:rPr>
          <w:t>Evolution</w:t>
        </w:r>
        <w:r w:rsidRPr="00B147C5">
          <w:rPr>
            <w:rPrChange w:id="1648" w:author="Clay Cressler" w:date="2020-08-11T17:14:00Z">
              <w:rPr/>
            </w:rPrChange>
          </w:rPr>
          <w:t>, 30, 314–334.</w:t>
        </w:r>
      </w:ins>
    </w:p>
    <w:p w14:paraId="2FB812ED" w14:textId="77777777" w:rsidR="00B147C5" w:rsidRPr="00B147C5" w:rsidRDefault="00B147C5" w:rsidP="00B147C5">
      <w:pPr>
        <w:pStyle w:val="Bibliography"/>
        <w:rPr>
          <w:ins w:id="1649" w:author="Clay Cressler" w:date="2020-08-11T17:14:00Z"/>
          <w:rPrChange w:id="1650" w:author="Clay Cressler" w:date="2020-08-11T17:14:00Z">
            <w:rPr>
              <w:ins w:id="1651" w:author="Clay Cressler" w:date="2020-08-11T17:14:00Z"/>
            </w:rPr>
          </w:rPrChange>
        </w:rPr>
        <w:pPrChange w:id="1652" w:author="Clay Cressler" w:date="2020-08-11T17:14:00Z">
          <w:pPr>
            <w:widowControl w:val="0"/>
            <w:autoSpaceDE w:val="0"/>
            <w:autoSpaceDN w:val="0"/>
            <w:adjustRightInd w:val="0"/>
          </w:pPr>
        </w:pPrChange>
      </w:pPr>
      <w:proofErr w:type="spellStart"/>
      <w:ins w:id="1653" w:author="Clay Cressler" w:date="2020-08-11T17:14:00Z">
        <w:r w:rsidRPr="00B147C5">
          <w:rPr>
            <w:rPrChange w:id="1654" w:author="Clay Cressler" w:date="2020-08-11T17:14:00Z">
              <w:rPr/>
            </w:rPrChange>
          </w:rPr>
          <w:t>Lande</w:t>
        </w:r>
        <w:proofErr w:type="spellEnd"/>
        <w:r w:rsidRPr="00B147C5">
          <w:rPr>
            <w:rPrChange w:id="1655" w:author="Clay Cressler" w:date="2020-08-11T17:14:00Z">
              <w:rPr/>
            </w:rPrChange>
          </w:rPr>
          <w:t xml:space="preserve">, R. (1982). A quantitative genetic theory of Life history evolution. </w:t>
        </w:r>
        <w:r w:rsidRPr="00B147C5">
          <w:rPr>
            <w:i/>
            <w:iCs/>
            <w:rPrChange w:id="1656" w:author="Clay Cressler" w:date="2020-08-11T17:14:00Z">
              <w:rPr>
                <w:i/>
                <w:iCs/>
              </w:rPr>
            </w:rPrChange>
          </w:rPr>
          <w:t>Ecology</w:t>
        </w:r>
        <w:r w:rsidRPr="00B147C5">
          <w:rPr>
            <w:rPrChange w:id="1657" w:author="Clay Cressler" w:date="2020-08-11T17:14:00Z">
              <w:rPr/>
            </w:rPrChange>
          </w:rPr>
          <w:t>, 63, 607–615.</w:t>
        </w:r>
      </w:ins>
    </w:p>
    <w:p w14:paraId="43BAE983" w14:textId="77777777" w:rsidR="00B147C5" w:rsidRPr="00B147C5" w:rsidRDefault="00B147C5" w:rsidP="00B147C5">
      <w:pPr>
        <w:pStyle w:val="Bibliography"/>
        <w:rPr>
          <w:ins w:id="1658" w:author="Clay Cressler" w:date="2020-08-11T17:14:00Z"/>
          <w:rPrChange w:id="1659" w:author="Clay Cressler" w:date="2020-08-11T17:14:00Z">
            <w:rPr>
              <w:ins w:id="1660" w:author="Clay Cressler" w:date="2020-08-11T17:14:00Z"/>
            </w:rPr>
          </w:rPrChange>
        </w:rPr>
        <w:pPrChange w:id="1661" w:author="Clay Cressler" w:date="2020-08-11T17:14:00Z">
          <w:pPr>
            <w:widowControl w:val="0"/>
            <w:autoSpaceDE w:val="0"/>
            <w:autoSpaceDN w:val="0"/>
            <w:adjustRightInd w:val="0"/>
          </w:pPr>
        </w:pPrChange>
      </w:pPr>
      <w:proofErr w:type="spellStart"/>
      <w:ins w:id="1662" w:author="Clay Cressler" w:date="2020-08-11T17:14:00Z">
        <w:r w:rsidRPr="00B147C5">
          <w:rPr>
            <w:rPrChange w:id="1663" w:author="Clay Cressler" w:date="2020-08-11T17:14:00Z">
              <w:rPr/>
            </w:rPrChange>
          </w:rPr>
          <w:t>Lande</w:t>
        </w:r>
        <w:proofErr w:type="spellEnd"/>
        <w:r w:rsidRPr="00B147C5">
          <w:rPr>
            <w:rPrChange w:id="1664" w:author="Clay Cressler" w:date="2020-08-11T17:14:00Z">
              <w:rPr/>
            </w:rPrChange>
          </w:rPr>
          <w:t xml:space="preserve">, R., Engen, S. &amp; </w:t>
        </w:r>
        <w:proofErr w:type="spellStart"/>
        <w:r w:rsidRPr="00B147C5">
          <w:rPr>
            <w:rPrChange w:id="1665" w:author="Clay Cressler" w:date="2020-08-11T17:14:00Z">
              <w:rPr/>
            </w:rPrChange>
          </w:rPr>
          <w:t>Sæther</w:t>
        </w:r>
        <w:proofErr w:type="spellEnd"/>
        <w:r w:rsidRPr="00B147C5">
          <w:rPr>
            <w:rPrChange w:id="1666" w:author="Clay Cressler" w:date="2020-08-11T17:14:00Z">
              <w:rPr/>
            </w:rPrChange>
          </w:rPr>
          <w:t xml:space="preserve">, B.-E. (2009). An evolutionary maximum principle for density-dependent population dynamics in a fluctuating environment. </w:t>
        </w:r>
        <w:r w:rsidRPr="00B147C5">
          <w:rPr>
            <w:i/>
            <w:iCs/>
            <w:rPrChange w:id="1667" w:author="Clay Cressler" w:date="2020-08-11T17:14:00Z">
              <w:rPr>
                <w:i/>
                <w:iCs/>
              </w:rPr>
            </w:rPrChange>
          </w:rPr>
          <w:t>Philosophical Transactions of the Royal Society B: Biological Sciences</w:t>
        </w:r>
        <w:r w:rsidRPr="00B147C5">
          <w:rPr>
            <w:rPrChange w:id="1668" w:author="Clay Cressler" w:date="2020-08-11T17:14:00Z">
              <w:rPr/>
            </w:rPrChange>
          </w:rPr>
          <w:t>, 364, 1511–1518.</w:t>
        </w:r>
      </w:ins>
    </w:p>
    <w:p w14:paraId="749D1124" w14:textId="77777777" w:rsidR="00B147C5" w:rsidRPr="00B147C5" w:rsidRDefault="00B147C5" w:rsidP="00B147C5">
      <w:pPr>
        <w:pStyle w:val="Bibliography"/>
        <w:rPr>
          <w:ins w:id="1669" w:author="Clay Cressler" w:date="2020-08-11T17:14:00Z"/>
          <w:rPrChange w:id="1670" w:author="Clay Cressler" w:date="2020-08-11T17:14:00Z">
            <w:rPr>
              <w:ins w:id="1671" w:author="Clay Cressler" w:date="2020-08-11T17:14:00Z"/>
            </w:rPr>
          </w:rPrChange>
        </w:rPr>
        <w:pPrChange w:id="1672" w:author="Clay Cressler" w:date="2020-08-11T17:14:00Z">
          <w:pPr>
            <w:widowControl w:val="0"/>
            <w:autoSpaceDE w:val="0"/>
            <w:autoSpaceDN w:val="0"/>
            <w:adjustRightInd w:val="0"/>
          </w:pPr>
        </w:pPrChange>
      </w:pPr>
      <w:ins w:id="1673" w:author="Clay Cressler" w:date="2020-08-11T17:14:00Z">
        <w:r w:rsidRPr="00B147C5">
          <w:rPr>
            <w:rPrChange w:id="1674" w:author="Clay Cressler" w:date="2020-08-11T17:14:00Z">
              <w:rPr/>
            </w:rPrChange>
          </w:rPr>
          <w:t xml:space="preserve">Lee, D.E., Berger, R.W., </w:t>
        </w:r>
        <w:proofErr w:type="spellStart"/>
        <w:r w:rsidRPr="00B147C5">
          <w:rPr>
            <w:rPrChange w:id="1675" w:author="Clay Cressler" w:date="2020-08-11T17:14:00Z">
              <w:rPr/>
            </w:rPrChange>
          </w:rPr>
          <w:t>Tietz</w:t>
        </w:r>
        <w:proofErr w:type="spellEnd"/>
        <w:r w:rsidRPr="00B147C5">
          <w:rPr>
            <w:rPrChange w:id="1676" w:author="Clay Cressler" w:date="2020-08-11T17:14:00Z">
              <w:rPr/>
            </w:rPrChange>
          </w:rPr>
          <w:t xml:space="preserve">, J.R., </w:t>
        </w:r>
        <w:proofErr w:type="spellStart"/>
        <w:r w:rsidRPr="00B147C5">
          <w:rPr>
            <w:rPrChange w:id="1677" w:author="Clay Cressler" w:date="2020-08-11T17:14:00Z">
              <w:rPr/>
            </w:rPrChange>
          </w:rPr>
          <w:t>Warzybok</w:t>
        </w:r>
        <w:proofErr w:type="spellEnd"/>
        <w:r w:rsidRPr="00B147C5">
          <w:rPr>
            <w:rPrChange w:id="1678" w:author="Clay Cressler" w:date="2020-08-11T17:14:00Z">
              <w:rPr/>
            </w:rPrChange>
          </w:rPr>
          <w:t xml:space="preserve">, P., Bradley, R.W., Orr, A.J., </w:t>
        </w:r>
        <w:r w:rsidRPr="00B147C5">
          <w:rPr>
            <w:i/>
            <w:iCs/>
            <w:rPrChange w:id="1679" w:author="Clay Cressler" w:date="2020-08-11T17:14:00Z">
              <w:rPr>
                <w:i/>
                <w:iCs/>
              </w:rPr>
            </w:rPrChange>
          </w:rPr>
          <w:t>et al.</w:t>
        </w:r>
        <w:r w:rsidRPr="00B147C5">
          <w:rPr>
            <w:rPrChange w:id="1680" w:author="Clay Cressler" w:date="2020-08-11T17:14:00Z">
              <w:rPr/>
            </w:rPrChange>
          </w:rPr>
          <w:t xml:space="preserve"> (2018). Initial growth of northern fur seal (</w:t>
        </w:r>
        <w:proofErr w:type="spellStart"/>
        <w:r w:rsidRPr="00B147C5">
          <w:rPr>
            <w:i/>
            <w:iCs/>
            <w:rPrChange w:id="1681" w:author="Clay Cressler" w:date="2020-08-11T17:14:00Z">
              <w:rPr>
                <w:i/>
                <w:iCs/>
              </w:rPr>
            </w:rPrChange>
          </w:rPr>
          <w:t>Callorhinus</w:t>
        </w:r>
        <w:proofErr w:type="spellEnd"/>
        <w:r w:rsidRPr="00B147C5">
          <w:rPr>
            <w:i/>
            <w:iCs/>
            <w:rPrChange w:id="1682" w:author="Clay Cressler" w:date="2020-08-11T17:14:00Z">
              <w:rPr>
                <w:i/>
                <w:iCs/>
              </w:rPr>
            </w:rPrChange>
          </w:rPr>
          <w:t xml:space="preserve"> </w:t>
        </w:r>
        <w:proofErr w:type="spellStart"/>
        <w:r w:rsidRPr="00B147C5">
          <w:rPr>
            <w:i/>
            <w:iCs/>
            <w:rPrChange w:id="1683" w:author="Clay Cressler" w:date="2020-08-11T17:14:00Z">
              <w:rPr>
                <w:i/>
                <w:iCs/>
              </w:rPr>
            </w:rPrChange>
          </w:rPr>
          <w:t>ursinus</w:t>
        </w:r>
        <w:proofErr w:type="spellEnd"/>
        <w:r w:rsidRPr="00B147C5">
          <w:rPr>
            <w:rPrChange w:id="1684" w:author="Clay Cressler" w:date="2020-08-11T17:14:00Z">
              <w:rPr/>
            </w:rPrChange>
          </w:rPr>
          <w:t xml:space="preserve">) colonies at the South Farallon, San Miguel, and </w:t>
        </w:r>
        <w:proofErr w:type="spellStart"/>
        <w:r w:rsidRPr="00B147C5">
          <w:rPr>
            <w:rPrChange w:id="1685" w:author="Clay Cressler" w:date="2020-08-11T17:14:00Z">
              <w:rPr/>
            </w:rPrChange>
          </w:rPr>
          <w:t>Bogoslof</w:t>
        </w:r>
        <w:proofErr w:type="spellEnd"/>
        <w:r w:rsidRPr="00B147C5">
          <w:rPr>
            <w:rPrChange w:id="1686" w:author="Clay Cressler" w:date="2020-08-11T17:14:00Z">
              <w:rPr/>
            </w:rPrChange>
          </w:rPr>
          <w:t xml:space="preserve"> Islands. </w:t>
        </w:r>
        <w:r w:rsidRPr="00B147C5">
          <w:rPr>
            <w:i/>
            <w:iCs/>
            <w:rPrChange w:id="1687" w:author="Clay Cressler" w:date="2020-08-11T17:14:00Z">
              <w:rPr>
                <w:i/>
                <w:iCs/>
              </w:rPr>
            </w:rPrChange>
          </w:rPr>
          <w:t>J Mammal</w:t>
        </w:r>
        <w:r w:rsidRPr="00B147C5">
          <w:rPr>
            <w:rPrChange w:id="1688" w:author="Clay Cressler" w:date="2020-08-11T17:14:00Z">
              <w:rPr/>
            </w:rPrChange>
          </w:rPr>
          <w:t>, 99, 1529–1538.</w:t>
        </w:r>
      </w:ins>
    </w:p>
    <w:p w14:paraId="48A78804" w14:textId="77777777" w:rsidR="00B147C5" w:rsidRPr="00B147C5" w:rsidRDefault="00B147C5" w:rsidP="00B147C5">
      <w:pPr>
        <w:pStyle w:val="Bibliography"/>
        <w:rPr>
          <w:ins w:id="1689" w:author="Clay Cressler" w:date="2020-08-11T17:14:00Z"/>
          <w:rPrChange w:id="1690" w:author="Clay Cressler" w:date="2020-08-11T17:14:00Z">
            <w:rPr>
              <w:ins w:id="1691" w:author="Clay Cressler" w:date="2020-08-11T17:14:00Z"/>
            </w:rPr>
          </w:rPrChange>
        </w:rPr>
        <w:pPrChange w:id="1692" w:author="Clay Cressler" w:date="2020-08-11T17:14:00Z">
          <w:pPr>
            <w:widowControl w:val="0"/>
            <w:autoSpaceDE w:val="0"/>
            <w:autoSpaceDN w:val="0"/>
            <w:adjustRightInd w:val="0"/>
          </w:pPr>
        </w:pPrChange>
      </w:pPr>
      <w:ins w:id="1693" w:author="Clay Cressler" w:date="2020-08-11T17:14:00Z">
        <w:r w:rsidRPr="00B147C5">
          <w:rPr>
            <w:rPrChange w:id="1694" w:author="Clay Cressler" w:date="2020-08-11T17:14:00Z">
              <w:rPr/>
            </w:rPrChange>
          </w:rPr>
          <w:lastRenderedPageBreak/>
          <w:t xml:space="preserve">Lee, K.P., Simpson, S.J., Clissold, F.J., Brooks, R., Ballard, J.W.O., Taylor, P.W., </w:t>
        </w:r>
        <w:r w:rsidRPr="00B147C5">
          <w:rPr>
            <w:i/>
            <w:iCs/>
            <w:rPrChange w:id="1695" w:author="Clay Cressler" w:date="2020-08-11T17:14:00Z">
              <w:rPr>
                <w:i/>
                <w:iCs/>
              </w:rPr>
            </w:rPrChange>
          </w:rPr>
          <w:t>et al.</w:t>
        </w:r>
        <w:r w:rsidRPr="00B147C5">
          <w:rPr>
            <w:rPrChange w:id="1696" w:author="Clay Cressler" w:date="2020-08-11T17:14:00Z">
              <w:rPr/>
            </w:rPrChange>
          </w:rPr>
          <w:t xml:space="preserve"> (2008). Lifespan and reproduction in Drosophila: New insights from nutritional geometry. </w:t>
        </w:r>
        <w:r w:rsidRPr="00B147C5">
          <w:rPr>
            <w:i/>
            <w:iCs/>
            <w:rPrChange w:id="1697" w:author="Clay Cressler" w:date="2020-08-11T17:14:00Z">
              <w:rPr>
                <w:i/>
                <w:iCs/>
              </w:rPr>
            </w:rPrChange>
          </w:rPr>
          <w:t xml:space="preserve">Proc Natl </w:t>
        </w:r>
        <w:proofErr w:type="spellStart"/>
        <w:r w:rsidRPr="00B147C5">
          <w:rPr>
            <w:i/>
            <w:iCs/>
            <w:rPrChange w:id="1698" w:author="Clay Cressler" w:date="2020-08-11T17:14:00Z">
              <w:rPr>
                <w:i/>
                <w:iCs/>
              </w:rPr>
            </w:rPrChange>
          </w:rPr>
          <w:t>Acad</w:t>
        </w:r>
        <w:proofErr w:type="spellEnd"/>
        <w:r w:rsidRPr="00B147C5">
          <w:rPr>
            <w:i/>
            <w:iCs/>
            <w:rPrChange w:id="1699" w:author="Clay Cressler" w:date="2020-08-11T17:14:00Z">
              <w:rPr>
                <w:i/>
                <w:iCs/>
              </w:rPr>
            </w:rPrChange>
          </w:rPr>
          <w:t xml:space="preserve"> Sci U S A</w:t>
        </w:r>
        <w:r w:rsidRPr="00B147C5">
          <w:rPr>
            <w:rPrChange w:id="1700" w:author="Clay Cressler" w:date="2020-08-11T17:14:00Z">
              <w:rPr/>
            </w:rPrChange>
          </w:rPr>
          <w:t>, 105, 2498–2503.</w:t>
        </w:r>
      </w:ins>
    </w:p>
    <w:p w14:paraId="5E19D7B2" w14:textId="77777777" w:rsidR="00B147C5" w:rsidRPr="00B147C5" w:rsidRDefault="00B147C5" w:rsidP="00B147C5">
      <w:pPr>
        <w:pStyle w:val="Bibliography"/>
        <w:rPr>
          <w:ins w:id="1701" w:author="Clay Cressler" w:date="2020-08-11T17:14:00Z"/>
          <w:rPrChange w:id="1702" w:author="Clay Cressler" w:date="2020-08-11T17:14:00Z">
            <w:rPr>
              <w:ins w:id="1703" w:author="Clay Cressler" w:date="2020-08-11T17:14:00Z"/>
            </w:rPr>
          </w:rPrChange>
        </w:rPr>
        <w:pPrChange w:id="1704" w:author="Clay Cressler" w:date="2020-08-11T17:14:00Z">
          <w:pPr>
            <w:widowControl w:val="0"/>
            <w:autoSpaceDE w:val="0"/>
            <w:autoSpaceDN w:val="0"/>
            <w:adjustRightInd w:val="0"/>
          </w:pPr>
        </w:pPrChange>
      </w:pPr>
      <w:proofErr w:type="spellStart"/>
      <w:ins w:id="1705" w:author="Clay Cressler" w:date="2020-08-11T17:14:00Z">
        <w:r w:rsidRPr="00B147C5">
          <w:rPr>
            <w:rPrChange w:id="1706" w:author="Clay Cressler" w:date="2020-08-11T17:14:00Z">
              <w:rPr/>
            </w:rPrChange>
          </w:rPr>
          <w:t>Lenormand</w:t>
        </w:r>
        <w:proofErr w:type="spellEnd"/>
        <w:r w:rsidRPr="00B147C5">
          <w:rPr>
            <w:rPrChange w:id="1707" w:author="Clay Cressler" w:date="2020-08-11T17:14:00Z">
              <w:rPr/>
            </w:rPrChange>
          </w:rPr>
          <w:t xml:space="preserve">, T., </w:t>
        </w:r>
        <w:proofErr w:type="spellStart"/>
        <w:r w:rsidRPr="00B147C5">
          <w:rPr>
            <w:rPrChange w:id="1708" w:author="Clay Cressler" w:date="2020-08-11T17:14:00Z">
              <w:rPr/>
            </w:rPrChange>
          </w:rPr>
          <w:t>Roze</w:t>
        </w:r>
        <w:proofErr w:type="spellEnd"/>
        <w:r w:rsidRPr="00B147C5">
          <w:rPr>
            <w:rPrChange w:id="1709" w:author="Clay Cressler" w:date="2020-08-11T17:14:00Z">
              <w:rPr/>
            </w:rPrChange>
          </w:rPr>
          <w:t xml:space="preserve">, D. &amp; </w:t>
        </w:r>
        <w:proofErr w:type="spellStart"/>
        <w:r w:rsidRPr="00B147C5">
          <w:rPr>
            <w:rPrChange w:id="1710" w:author="Clay Cressler" w:date="2020-08-11T17:14:00Z">
              <w:rPr/>
            </w:rPrChange>
          </w:rPr>
          <w:t>Rousset</w:t>
        </w:r>
        <w:proofErr w:type="spellEnd"/>
        <w:r w:rsidRPr="00B147C5">
          <w:rPr>
            <w:rPrChange w:id="1711" w:author="Clay Cressler" w:date="2020-08-11T17:14:00Z">
              <w:rPr/>
            </w:rPrChange>
          </w:rPr>
          <w:t xml:space="preserve">, F. (2009). Stochasticity in evolution. </w:t>
        </w:r>
        <w:r w:rsidRPr="00B147C5">
          <w:rPr>
            <w:i/>
            <w:iCs/>
            <w:rPrChange w:id="1712" w:author="Clay Cressler" w:date="2020-08-11T17:14:00Z">
              <w:rPr>
                <w:i/>
                <w:iCs/>
              </w:rPr>
            </w:rPrChange>
          </w:rPr>
          <w:t>Trends in Ecology &amp; Evolution</w:t>
        </w:r>
        <w:r w:rsidRPr="00B147C5">
          <w:rPr>
            <w:rPrChange w:id="1713" w:author="Clay Cressler" w:date="2020-08-11T17:14:00Z">
              <w:rPr/>
            </w:rPrChange>
          </w:rPr>
          <w:t>, 24, 157–165.</w:t>
        </w:r>
      </w:ins>
    </w:p>
    <w:p w14:paraId="2074A421" w14:textId="77777777" w:rsidR="00B147C5" w:rsidRPr="00B147C5" w:rsidRDefault="00B147C5" w:rsidP="00B147C5">
      <w:pPr>
        <w:pStyle w:val="Bibliography"/>
        <w:rPr>
          <w:ins w:id="1714" w:author="Clay Cressler" w:date="2020-08-11T17:14:00Z"/>
          <w:rPrChange w:id="1715" w:author="Clay Cressler" w:date="2020-08-11T17:14:00Z">
            <w:rPr>
              <w:ins w:id="1716" w:author="Clay Cressler" w:date="2020-08-11T17:14:00Z"/>
            </w:rPr>
          </w:rPrChange>
        </w:rPr>
        <w:pPrChange w:id="1717" w:author="Clay Cressler" w:date="2020-08-11T17:14:00Z">
          <w:pPr>
            <w:widowControl w:val="0"/>
            <w:autoSpaceDE w:val="0"/>
            <w:autoSpaceDN w:val="0"/>
            <w:adjustRightInd w:val="0"/>
          </w:pPr>
        </w:pPrChange>
      </w:pPr>
      <w:ins w:id="1718" w:author="Clay Cressler" w:date="2020-08-11T17:14:00Z">
        <w:r w:rsidRPr="00B147C5">
          <w:rPr>
            <w:rPrChange w:id="1719" w:author="Clay Cressler" w:date="2020-08-11T17:14:00Z">
              <w:rPr/>
            </w:rPrChange>
          </w:rPr>
          <w:t xml:space="preserve">Lion, S. (2017). Theoretical approaches in evolutionary ecology: Environmental feedback as a unifying perspective. </w:t>
        </w:r>
        <w:r w:rsidRPr="00B147C5">
          <w:rPr>
            <w:i/>
            <w:iCs/>
            <w:rPrChange w:id="1720" w:author="Clay Cressler" w:date="2020-08-11T17:14:00Z">
              <w:rPr>
                <w:i/>
                <w:iCs/>
              </w:rPr>
            </w:rPrChange>
          </w:rPr>
          <w:t>The American Naturalist</w:t>
        </w:r>
        <w:r w:rsidRPr="00B147C5">
          <w:rPr>
            <w:rPrChange w:id="1721" w:author="Clay Cressler" w:date="2020-08-11T17:14:00Z">
              <w:rPr/>
            </w:rPrChange>
          </w:rPr>
          <w:t>, 191, 21–44.</w:t>
        </w:r>
      </w:ins>
    </w:p>
    <w:p w14:paraId="35C93F02" w14:textId="77777777" w:rsidR="00B147C5" w:rsidRPr="00B147C5" w:rsidRDefault="00B147C5" w:rsidP="00B147C5">
      <w:pPr>
        <w:pStyle w:val="Bibliography"/>
        <w:rPr>
          <w:ins w:id="1722" w:author="Clay Cressler" w:date="2020-08-11T17:14:00Z"/>
          <w:rPrChange w:id="1723" w:author="Clay Cressler" w:date="2020-08-11T17:14:00Z">
            <w:rPr>
              <w:ins w:id="1724" w:author="Clay Cressler" w:date="2020-08-11T17:14:00Z"/>
            </w:rPr>
          </w:rPrChange>
        </w:rPr>
        <w:pPrChange w:id="1725" w:author="Clay Cressler" w:date="2020-08-11T17:14:00Z">
          <w:pPr>
            <w:widowControl w:val="0"/>
            <w:autoSpaceDE w:val="0"/>
            <w:autoSpaceDN w:val="0"/>
            <w:adjustRightInd w:val="0"/>
          </w:pPr>
        </w:pPrChange>
      </w:pPr>
      <w:ins w:id="1726" w:author="Clay Cressler" w:date="2020-08-11T17:14:00Z">
        <w:r w:rsidRPr="00B147C5">
          <w:rPr>
            <w:rPrChange w:id="1727" w:author="Clay Cressler" w:date="2020-08-11T17:14:00Z">
              <w:rPr/>
            </w:rPrChange>
          </w:rPr>
          <w:t xml:space="preserve">Lowe, W.H., Kovach, R.P. &amp; </w:t>
        </w:r>
        <w:proofErr w:type="spellStart"/>
        <w:r w:rsidRPr="00B147C5">
          <w:rPr>
            <w:rPrChange w:id="1728" w:author="Clay Cressler" w:date="2020-08-11T17:14:00Z">
              <w:rPr/>
            </w:rPrChange>
          </w:rPr>
          <w:t>Allendorf</w:t>
        </w:r>
        <w:proofErr w:type="spellEnd"/>
        <w:r w:rsidRPr="00B147C5">
          <w:rPr>
            <w:rPrChange w:id="1729" w:author="Clay Cressler" w:date="2020-08-11T17:14:00Z">
              <w:rPr/>
            </w:rPrChange>
          </w:rPr>
          <w:t xml:space="preserve">, F.W. (2017). Population genetics and demography unite ecology and evolution. </w:t>
        </w:r>
        <w:r w:rsidRPr="00B147C5">
          <w:rPr>
            <w:i/>
            <w:iCs/>
            <w:rPrChange w:id="1730" w:author="Clay Cressler" w:date="2020-08-11T17:14:00Z">
              <w:rPr>
                <w:i/>
                <w:iCs/>
              </w:rPr>
            </w:rPrChange>
          </w:rPr>
          <w:t xml:space="preserve">Trends Ecol. </w:t>
        </w:r>
        <w:proofErr w:type="spellStart"/>
        <w:r w:rsidRPr="00B147C5">
          <w:rPr>
            <w:i/>
            <w:iCs/>
            <w:rPrChange w:id="1731" w:author="Clay Cressler" w:date="2020-08-11T17:14:00Z">
              <w:rPr>
                <w:i/>
                <w:iCs/>
              </w:rPr>
            </w:rPrChange>
          </w:rPr>
          <w:t>Evol</w:t>
        </w:r>
        <w:proofErr w:type="spellEnd"/>
        <w:r w:rsidRPr="00B147C5">
          <w:rPr>
            <w:i/>
            <w:iCs/>
            <w:rPrChange w:id="1732" w:author="Clay Cressler" w:date="2020-08-11T17:14:00Z">
              <w:rPr>
                <w:i/>
                <w:iCs/>
              </w:rPr>
            </w:rPrChange>
          </w:rPr>
          <w:t>. (</w:t>
        </w:r>
        <w:proofErr w:type="spellStart"/>
        <w:r w:rsidRPr="00B147C5">
          <w:rPr>
            <w:i/>
            <w:iCs/>
            <w:rPrChange w:id="1733" w:author="Clay Cressler" w:date="2020-08-11T17:14:00Z">
              <w:rPr>
                <w:i/>
                <w:iCs/>
              </w:rPr>
            </w:rPrChange>
          </w:rPr>
          <w:t>Amst</w:t>
        </w:r>
        <w:proofErr w:type="spellEnd"/>
        <w:r w:rsidRPr="00B147C5">
          <w:rPr>
            <w:i/>
            <w:iCs/>
            <w:rPrChange w:id="1734" w:author="Clay Cressler" w:date="2020-08-11T17:14:00Z">
              <w:rPr>
                <w:i/>
                <w:iCs/>
              </w:rPr>
            </w:rPrChange>
          </w:rPr>
          <w:t>.)</w:t>
        </w:r>
        <w:r w:rsidRPr="00B147C5">
          <w:rPr>
            <w:rPrChange w:id="1735" w:author="Clay Cressler" w:date="2020-08-11T17:14:00Z">
              <w:rPr/>
            </w:rPrChange>
          </w:rPr>
          <w:t>, 32, 141–152.</w:t>
        </w:r>
      </w:ins>
    </w:p>
    <w:p w14:paraId="04831256" w14:textId="77777777" w:rsidR="00B147C5" w:rsidRPr="00B147C5" w:rsidRDefault="00B147C5" w:rsidP="00B147C5">
      <w:pPr>
        <w:pStyle w:val="Bibliography"/>
        <w:rPr>
          <w:ins w:id="1736" w:author="Clay Cressler" w:date="2020-08-11T17:14:00Z"/>
          <w:rPrChange w:id="1737" w:author="Clay Cressler" w:date="2020-08-11T17:14:00Z">
            <w:rPr>
              <w:ins w:id="1738" w:author="Clay Cressler" w:date="2020-08-11T17:14:00Z"/>
            </w:rPr>
          </w:rPrChange>
        </w:rPr>
        <w:pPrChange w:id="1739" w:author="Clay Cressler" w:date="2020-08-11T17:14:00Z">
          <w:pPr>
            <w:widowControl w:val="0"/>
            <w:autoSpaceDE w:val="0"/>
            <w:autoSpaceDN w:val="0"/>
            <w:adjustRightInd w:val="0"/>
          </w:pPr>
        </w:pPrChange>
      </w:pPr>
      <w:ins w:id="1740" w:author="Clay Cressler" w:date="2020-08-11T17:14:00Z">
        <w:r w:rsidRPr="00B147C5">
          <w:rPr>
            <w:rPrChange w:id="1741" w:author="Clay Cressler" w:date="2020-08-11T17:14:00Z">
              <w:rPr/>
            </w:rPrChange>
          </w:rPr>
          <w:t xml:space="preserve">MacArthur, R.H. (1962). Some Generalized Theorems of Natural Selection. </w:t>
        </w:r>
        <w:r w:rsidRPr="00B147C5">
          <w:rPr>
            <w:i/>
            <w:iCs/>
            <w:rPrChange w:id="1742" w:author="Clay Cressler" w:date="2020-08-11T17:14:00Z">
              <w:rPr>
                <w:i/>
                <w:iCs/>
              </w:rPr>
            </w:rPrChange>
          </w:rPr>
          <w:t>PNAS</w:t>
        </w:r>
        <w:r w:rsidRPr="00B147C5">
          <w:rPr>
            <w:rPrChange w:id="1743" w:author="Clay Cressler" w:date="2020-08-11T17:14:00Z">
              <w:rPr/>
            </w:rPrChange>
          </w:rPr>
          <w:t>, 48, 1893–1897.</w:t>
        </w:r>
      </w:ins>
    </w:p>
    <w:p w14:paraId="33632238" w14:textId="77777777" w:rsidR="00B147C5" w:rsidRPr="00B147C5" w:rsidRDefault="00B147C5" w:rsidP="00B147C5">
      <w:pPr>
        <w:pStyle w:val="Bibliography"/>
        <w:rPr>
          <w:ins w:id="1744" w:author="Clay Cressler" w:date="2020-08-11T17:14:00Z"/>
          <w:rPrChange w:id="1745" w:author="Clay Cressler" w:date="2020-08-11T17:14:00Z">
            <w:rPr>
              <w:ins w:id="1746" w:author="Clay Cressler" w:date="2020-08-11T17:14:00Z"/>
            </w:rPr>
          </w:rPrChange>
        </w:rPr>
        <w:pPrChange w:id="1747" w:author="Clay Cressler" w:date="2020-08-11T17:14:00Z">
          <w:pPr>
            <w:widowControl w:val="0"/>
            <w:autoSpaceDE w:val="0"/>
            <w:autoSpaceDN w:val="0"/>
            <w:adjustRightInd w:val="0"/>
          </w:pPr>
        </w:pPrChange>
      </w:pPr>
      <w:ins w:id="1748" w:author="Clay Cressler" w:date="2020-08-11T17:14:00Z">
        <w:r w:rsidRPr="00B147C5">
          <w:rPr>
            <w:rPrChange w:id="1749" w:author="Clay Cressler" w:date="2020-08-11T17:14:00Z">
              <w:rPr/>
            </w:rPrChange>
          </w:rPr>
          <w:t xml:space="preserve">MacArthur, R.H. &amp; Wilson, E.O. (2001). </w:t>
        </w:r>
        <w:r w:rsidRPr="00B147C5">
          <w:rPr>
            <w:i/>
            <w:iCs/>
            <w:rPrChange w:id="1750" w:author="Clay Cressler" w:date="2020-08-11T17:14:00Z">
              <w:rPr>
                <w:i/>
                <w:iCs/>
              </w:rPr>
            </w:rPrChange>
          </w:rPr>
          <w:t>The Theory of Island Biogeography</w:t>
        </w:r>
        <w:r w:rsidRPr="00B147C5">
          <w:rPr>
            <w:rPrChange w:id="1751" w:author="Clay Cressler" w:date="2020-08-11T17:14:00Z">
              <w:rPr/>
            </w:rPrChange>
          </w:rPr>
          <w:t>. Princeton University Press.</w:t>
        </w:r>
      </w:ins>
    </w:p>
    <w:p w14:paraId="7D2481ED" w14:textId="77777777" w:rsidR="00B147C5" w:rsidRPr="00B147C5" w:rsidRDefault="00B147C5" w:rsidP="00B147C5">
      <w:pPr>
        <w:pStyle w:val="Bibliography"/>
        <w:rPr>
          <w:ins w:id="1752" w:author="Clay Cressler" w:date="2020-08-11T17:14:00Z"/>
          <w:rPrChange w:id="1753" w:author="Clay Cressler" w:date="2020-08-11T17:14:00Z">
            <w:rPr>
              <w:ins w:id="1754" w:author="Clay Cressler" w:date="2020-08-11T17:14:00Z"/>
            </w:rPr>
          </w:rPrChange>
        </w:rPr>
        <w:pPrChange w:id="1755" w:author="Clay Cressler" w:date="2020-08-11T17:14:00Z">
          <w:pPr>
            <w:widowControl w:val="0"/>
            <w:autoSpaceDE w:val="0"/>
            <w:autoSpaceDN w:val="0"/>
            <w:adjustRightInd w:val="0"/>
          </w:pPr>
        </w:pPrChange>
      </w:pPr>
      <w:ins w:id="1756" w:author="Clay Cressler" w:date="2020-08-11T17:14:00Z">
        <w:r w:rsidRPr="00B147C5">
          <w:rPr>
            <w:rPrChange w:id="1757" w:author="Clay Cressler" w:date="2020-08-11T17:14:00Z">
              <w:rPr/>
            </w:rPrChange>
          </w:rPr>
          <w:t xml:space="preserve">McKane, A.J. &amp; Newman, T.J. (2005). Predator-prey cycles from resonant amplification of demographic stochasticity. </w:t>
        </w:r>
        <w:r w:rsidRPr="00B147C5">
          <w:rPr>
            <w:i/>
            <w:iCs/>
            <w:rPrChange w:id="1758" w:author="Clay Cressler" w:date="2020-08-11T17:14:00Z">
              <w:rPr>
                <w:i/>
                <w:iCs/>
              </w:rPr>
            </w:rPrChange>
          </w:rPr>
          <w:t>Phys. Rev. Lett.</w:t>
        </w:r>
        <w:r w:rsidRPr="00B147C5">
          <w:rPr>
            <w:rPrChange w:id="1759" w:author="Clay Cressler" w:date="2020-08-11T17:14:00Z">
              <w:rPr/>
            </w:rPrChange>
          </w:rPr>
          <w:t>, 94, 218102.</w:t>
        </w:r>
      </w:ins>
    </w:p>
    <w:p w14:paraId="7C995B27" w14:textId="77777777" w:rsidR="00B147C5" w:rsidRPr="00B147C5" w:rsidRDefault="00B147C5" w:rsidP="00B147C5">
      <w:pPr>
        <w:pStyle w:val="Bibliography"/>
        <w:rPr>
          <w:ins w:id="1760" w:author="Clay Cressler" w:date="2020-08-11T17:14:00Z"/>
          <w:rPrChange w:id="1761" w:author="Clay Cressler" w:date="2020-08-11T17:14:00Z">
            <w:rPr>
              <w:ins w:id="1762" w:author="Clay Cressler" w:date="2020-08-11T17:14:00Z"/>
            </w:rPr>
          </w:rPrChange>
        </w:rPr>
        <w:pPrChange w:id="1763" w:author="Clay Cressler" w:date="2020-08-11T17:14:00Z">
          <w:pPr>
            <w:widowControl w:val="0"/>
            <w:autoSpaceDE w:val="0"/>
            <w:autoSpaceDN w:val="0"/>
            <w:adjustRightInd w:val="0"/>
          </w:pPr>
        </w:pPrChange>
      </w:pPr>
      <w:ins w:id="1764" w:author="Clay Cressler" w:date="2020-08-11T17:14:00Z">
        <w:r w:rsidRPr="00B147C5">
          <w:rPr>
            <w:rPrChange w:id="1765" w:author="Clay Cressler" w:date="2020-08-11T17:14:00Z">
              <w:rPr/>
            </w:rPrChange>
          </w:rPr>
          <w:t xml:space="preserve">Nicholson, A.J. (1957). The self-adjustment of populations to change. </w:t>
        </w:r>
        <w:r w:rsidRPr="00B147C5">
          <w:rPr>
            <w:i/>
            <w:iCs/>
            <w:rPrChange w:id="1766" w:author="Clay Cressler" w:date="2020-08-11T17:14:00Z">
              <w:rPr>
                <w:i/>
                <w:iCs/>
              </w:rPr>
            </w:rPrChange>
          </w:rPr>
          <w:t xml:space="preserve">Cold Spring </w:t>
        </w:r>
        <w:proofErr w:type="spellStart"/>
        <w:r w:rsidRPr="00B147C5">
          <w:rPr>
            <w:i/>
            <w:iCs/>
            <w:rPrChange w:id="1767" w:author="Clay Cressler" w:date="2020-08-11T17:14:00Z">
              <w:rPr>
                <w:i/>
                <w:iCs/>
              </w:rPr>
            </w:rPrChange>
          </w:rPr>
          <w:t>Harb</w:t>
        </w:r>
        <w:proofErr w:type="spellEnd"/>
        <w:r w:rsidRPr="00B147C5">
          <w:rPr>
            <w:i/>
            <w:iCs/>
            <w:rPrChange w:id="1768" w:author="Clay Cressler" w:date="2020-08-11T17:14:00Z">
              <w:rPr>
                <w:i/>
                <w:iCs/>
              </w:rPr>
            </w:rPrChange>
          </w:rPr>
          <w:t xml:space="preserve"> </w:t>
        </w:r>
        <w:proofErr w:type="spellStart"/>
        <w:r w:rsidRPr="00B147C5">
          <w:rPr>
            <w:i/>
            <w:iCs/>
            <w:rPrChange w:id="1769" w:author="Clay Cressler" w:date="2020-08-11T17:14:00Z">
              <w:rPr>
                <w:i/>
                <w:iCs/>
              </w:rPr>
            </w:rPrChange>
          </w:rPr>
          <w:t>Symp</w:t>
        </w:r>
        <w:proofErr w:type="spellEnd"/>
        <w:r w:rsidRPr="00B147C5">
          <w:rPr>
            <w:i/>
            <w:iCs/>
            <w:rPrChange w:id="1770" w:author="Clay Cressler" w:date="2020-08-11T17:14:00Z">
              <w:rPr>
                <w:i/>
                <w:iCs/>
              </w:rPr>
            </w:rPrChange>
          </w:rPr>
          <w:t xml:space="preserve"> Quant Biol</w:t>
        </w:r>
        <w:r w:rsidRPr="00B147C5">
          <w:rPr>
            <w:rPrChange w:id="1771" w:author="Clay Cressler" w:date="2020-08-11T17:14:00Z">
              <w:rPr/>
            </w:rPrChange>
          </w:rPr>
          <w:t>, 22, 153–173.</w:t>
        </w:r>
      </w:ins>
    </w:p>
    <w:p w14:paraId="224AE354" w14:textId="77777777" w:rsidR="00B147C5" w:rsidRPr="00B147C5" w:rsidRDefault="00B147C5" w:rsidP="00B147C5">
      <w:pPr>
        <w:pStyle w:val="Bibliography"/>
        <w:rPr>
          <w:ins w:id="1772" w:author="Clay Cressler" w:date="2020-08-11T17:14:00Z"/>
          <w:rPrChange w:id="1773" w:author="Clay Cressler" w:date="2020-08-11T17:14:00Z">
            <w:rPr>
              <w:ins w:id="1774" w:author="Clay Cressler" w:date="2020-08-11T17:14:00Z"/>
            </w:rPr>
          </w:rPrChange>
        </w:rPr>
        <w:pPrChange w:id="1775" w:author="Clay Cressler" w:date="2020-08-11T17:14:00Z">
          <w:pPr>
            <w:widowControl w:val="0"/>
            <w:autoSpaceDE w:val="0"/>
            <w:autoSpaceDN w:val="0"/>
            <w:adjustRightInd w:val="0"/>
          </w:pPr>
        </w:pPrChange>
      </w:pPr>
      <w:ins w:id="1776" w:author="Clay Cressler" w:date="2020-08-11T17:14:00Z">
        <w:r w:rsidRPr="00B147C5">
          <w:rPr>
            <w:rPrChange w:id="1777" w:author="Clay Cressler" w:date="2020-08-11T17:14:00Z">
              <w:rPr/>
            </w:rPrChange>
          </w:rPr>
          <w:t xml:space="preserve">Nisbet, R.M. &amp; Gurney, W.S.C. (1982). </w:t>
        </w:r>
        <w:r w:rsidRPr="00B147C5">
          <w:rPr>
            <w:i/>
            <w:iCs/>
            <w:rPrChange w:id="1778" w:author="Clay Cressler" w:date="2020-08-11T17:14:00Z">
              <w:rPr>
                <w:i/>
                <w:iCs/>
              </w:rPr>
            </w:rPrChange>
          </w:rPr>
          <w:t>Modelling Fluctuating Populations</w:t>
        </w:r>
        <w:r w:rsidRPr="00B147C5">
          <w:rPr>
            <w:rPrChange w:id="1779" w:author="Clay Cressler" w:date="2020-08-11T17:14:00Z">
              <w:rPr/>
            </w:rPrChange>
          </w:rPr>
          <w:t>. Wiley.</w:t>
        </w:r>
      </w:ins>
    </w:p>
    <w:p w14:paraId="2DFFC03E" w14:textId="77777777" w:rsidR="00B147C5" w:rsidRPr="00B147C5" w:rsidRDefault="00B147C5" w:rsidP="00B147C5">
      <w:pPr>
        <w:pStyle w:val="Bibliography"/>
        <w:rPr>
          <w:ins w:id="1780" w:author="Clay Cressler" w:date="2020-08-11T17:14:00Z"/>
          <w:rPrChange w:id="1781" w:author="Clay Cressler" w:date="2020-08-11T17:14:00Z">
            <w:rPr>
              <w:ins w:id="1782" w:author="Clay Cressler" w:date="2020-08-11T17:14:00Z"/>
            </w:rPr>
          </w:rPrChange>
        </w:rPr>
        <w:pPrChange w:id="1783" w:author="Clay Cressler" w:date="2020-08-11T17:14:00Z">
          <w:pPr>
            <w:widowControl w:val="0"/>
            <w:autoSpaceDE w:val="0"/>
            <w:autoSpaceDN w:val="0"/>
            <w:adjustRightInd w:val="0"/>
          </w:pPr>
        </w:pPrChange>
      </w:pPr>
      <w:ins w:id="1784" w:author="Clay Cressler" w:date="2020-08-11T17:14:00Z">
        <w:r w:rsidRPr="00B147C5">
          <w:rPr>
            <w:rPrChange w:id="1785" w:author="Clay Cressler" w:date="2020-08-11T17:14:00Z">
              <w:rPr/>
            </w:rPrChange>
          </w:rPr>
          <w:t xml:space="preserve">Parsons, T.L., Lambert, A., Day, T. &amp; </w:t>
        </w:r>
        <w:proofErr w:type="spellStart"/>
        <w:r w:rsidRPr="00B147C5">
          <w:rPr>
            <w:rPrChange w:id="1786" w:author="Clay Cressler" w:date="2020-08-11T17:14:00Z">
              <w:rPr/>
            </w:rPrChange>
          </w:rPr>
          <w:t>Gandon</w:t>
        </w:r>
        <w:proofErr w:type="spellEnd"/>
        <w:r w:rsidRPr="00B147C5">
          <w:rPr>
            <w:rPrChange w:id="1787" w:author="Clay Cressler" w:date="2020-08-11T17:14:00Z">
              <w:rPr/>
            </w:rPrChange>
          </w:rPr>
          <w:t xml:space="preserve">, S. (2018). Pathogen evolution in finite populations: slow and steady spreads the best. </w:t>
        </w:r>
        <w:r w:rsidRPr="00B147C5">
          <w:rPr>
            <w:i/>
            <w:iCs/>
            <w:rPrChange w:id="1788" w:author="Clay Cressler" w:date="2020-08-11T17:14:00Z">
              <w:rPr>
                <w:i/>
                <w:iCs/>
              </w:rPr>
            </w:rPrChange>
          </w:rPr>
          <w:t>Journal of The Royal Society Interface</w:t>
        </w:r>
        <w:r w:rsidRPr="00B147C5">
          <w:rPr>
            <w:rPrChange w:id="1789" w:author="Clay Cressler" w:date="2020-08-11T17:14:00Z">
              <w:rPr/>
            </w:rPrChange>
          </w:rPr>
          <w:t>, 15, 20180135.</w:t>
        </w:r>
      </w:ins>
    </w:p>
    <w:p w14:paraId="477EE33D" w14:textId="77777777" w:rsidR="00B147C5" w:rsidRPr="00B147C5" w:rsidRDefault="00B147C5" w:rsidP="00B147C5">
      <w:pPr>
        <w:pStyle w:val="Bibliography"/>
        <w:rPr>
          <w:ins w:id="1790" w:author="Clay Cressler" w:date="2020-08-11T17:14:00Z"/>
          <w:rPrChange w:id="1791" w:author="Clay Cressler" w:date="2020-08-11T17:14:00Z">
            <w:rPr>
              <w:ins w:id="1792" w:author="Clay Cressler" w:date="2020-08-11T17:14:00Z"/>
            </w:rPr>
          </w:rPrChange>
        </w:rPr>
        <w:pPrChange w:id="1793" w:author="Clay Cressler" w:date="2020-08-11T17:14:00Z">
          <w:pPr>
            <w:widowControl w:val="0"/>
            <w:autoSpaceDE w:val="0"/>
            <w:autoSpaceDN w:val="0"/>
            <w:adjustRightInd w:val="0"/>
          </w:pPr>
        </w:pPrChange>
      </w:pPr>
      <w:ins w:id="1794" w:author="Clay Cressler" w:date="2020-08-11T17:14:00Z">
        <w:r w:rsidRPr="00B147C5">
          <w:rPr>
            <w:rPrChange w:id="1795" w:author="Clay Cressler" w:date="2020-08-11T17:14:00Z">
              <w:rPr/>
            </w:rPrChange>
          </w:rPr>
          <w:t xml:space="preserve">Pimentel, D. (1961). Animal population regulation by the genetic feed-back mechanism. </w:t>
        </w:r>
        <w:r w:rsidRPr="00B147C5">
          <w:rPr>
            <w:i/>
            <w:iCs/>
            <w:rPrChange w:id="1796" w:author="Clay Cressler" w:date="2020-08-11T17:14:00Z">
              <w:rPr>
                <w:i/>
                <w:iCs/>
              </w:rPr>
            </w:rPrChange>
          </w:rPr>
          <w:t>The American Naturalist</w:t>
        </w:r>
        <w:r w:rsidRPr="00B147C5">
          <w:rPr>
            <w:rPrChange w:id="1797" w:author="Clay Cressler" w:date="2020-08-11T17:14:00Z">
              <w:rPr/>
            </w:rPrChange>
          </w:rPr>
          <w:t>, 95, 65–79.</w:t>
        </w:r>
      </w:ins>
    </w:p>
    <w:p w14:paraId="69E07765" w14:textId="77777777" w:rsidR="00B147C5" w:rsidRPr="00B147C5" w:rsidRDefault="00B147C5" w:rsidP="00B147C5">
      <w:pPr>
        <w:pStyle w:val="Bibliography"/>
        <w:rPr>
          <w:ins w:id="1798" w:author="Clay Cressler" w:date="2020-08-11T17:14:00Z"/>
          <w:rPrChange w:id="1799" w:author="Clay Cressler" w:date="2020-08-11T17:14:00Z">
            <w:rPr>
              <w:ins w:id="1800" w:author="Clay Cressler" w:date="2020-08-11T17:14:00Z"/>
            </w:rPr>
          </w:rPrChange>
        </w:rPr>
        <w:pPrChange w:id="1801" w:author="Clay Cressler" w:date="2020-08-11T17:14:00Z">
          <w:pPr>
            <w:widowControl w:val="0"/>
            <w:autoSpaceDE w:val="0"/>
            <w:autoSpaceDN w:val="0"/>
            <w:adjustRightInd w:val="0"/>
          </w:pPr>
        </w:pPrChange>
      </w:pPr>
      <w:ins w:id="1802" w:author="Clay Cressler" w:date="2020-08-11T17:14:00Z">
        <w:r w:rsidRPr="00B147C5">
          <w:rPr>
            <w:rPrChange w:id="1803" w:author="Clay Cressler" w:date="2020-08-11T17:14:00Z">
              <w:rPr/>
            </w:rPrChange>
          </w:rPr>
          <w:t xml:space="preserve">Proulx, S.R. &amp; Day, T. (2001). What can invasion analyses tell us about evolution under stochasticity in finite populations? </w:t>
        </w:r>
        <w:r w:rsidRPr="00B147C5">
          <w:rPr>
            <w:i/>
            <w:iCs/>
            <w:rPrChange w:id="1804" w:author="Clay Cressler" w:date="2020-08-11T17:14:00Z">
              <w:rPr>
                <w:i/>
                <w:iCs/>
              </w:rPr>
            </w:rPrChange>
          </w:rPr>
          <w:t>Selection</w:t>
        </w:r>
        <w:r w:rsidRPr="00B147C5">
          <w:rPr>
            <w:rPrChange w:id="1805" w:author="Clay Cressler" w:date="2020-08-11T17:14:00Z">
              <w:rPr/>
            </w:rPrChange>
          </w:rPr>
          <w:t>, 2, 2–15.</w:t>
        </w:r>
      </w:ins>
    </w:p>
    <w:p w14:paraId="63514E88" w14:textId="77777777" w:rsidR="00B147C5" w:rsidRPr="00B147C5" w:rsidRDefault="00B147C5" w:rsidP="00B147C5">
      <w:pPr>
        <w:pStyle w:val="Bibliography"/>
        <w:rPr>
          <w:ins w:id="1806" w:author="Clay Cressler" w:date="2020-08-11T17:14:00Z"/>
          <w:rPrChange w:id="1807" w:author="Clay Cressler" w:date="2020-08-11T17:14:00Z">
            <w:rPr>
              <w:ins w:id="1808" w:author="Clay Cressler" w:date="2020-08-11T17:14:00Z"/>
            </w:rPr>
          </w:rPrChange>
        </w:rPr>
        <w:pPrChange w:id="1809" w:author="Clay Cressler" w:date="2020-08-11T17:14:00Z">
          <w:pPr>
            <w:widowControl w:val="0"/>
            <w:autoSpaceDE w:val="0"/>
            <w:autoSpaceDN w:val="0"/>
            <w:adjustRightInd w:val="0"/>
          </w:pPr>
        </w:pPrChange>
      </w:pPr>
      <w:ins w:id="1810" w:author="Clay Cressler" w:date="2020-08-11T17:14:00Z">
        <w:r w:rsidRPr="00B147C5">
          <w:rPr>
            <w:rPrChange w:id="1811" w:author="Clay Cressler" w:date="2020-08-11T17:14:00Z">
              <w:rPr/>
            </w:rPrChange>
          </w:rPr>
          <w:t xml:space="preserve">Rees, M. &amp; </w:t>
        </w:r>
        <w:proofErr w:type="spellStart"/>
        <w:r w:rsidRPr="00B147C5">
          <w:rPr>
            <w:rPrChange w:id="1812" w:author="Clay Cressler" w:date="2020-08-11T17:14:00Z">
              <w:rPr/>
            </w:rPrChange>
          </w:rPr>
          <w:t>Ellner</w:t>
        </w:r>
        <w:proofErr w:type="spellEnd"/>
        <w:r w:rsidRPr="00B147C5">
          <w:rPr>
            <w:rPrChange w:id="1813" w:author="Clay Cressler" w:date="2020-08-11T17:14:00Z">
              <w:rPr/>
            </w:rPrChange>
          </w:rPr>
          <w:t xml:space="preserve">, S.P. (2019). Why so variable: Can genetic variance in flowering thresholds be maintained by fluctuating selection? </w:t>
        </w:r>
        <w:r w:rsidRPr="00B147C5">
          <w:rPr>
            <w:i/>
            <w:iCs/>
            <w:rPrChange w:id="1814" w:author="Clay Cressler" w:date="2020-08-11T17:14:00Z">
              <w:rPr>
                <w:i/>
                <w:iCs/>
              </w:rPr>
            </w:rPrChange>
          </w:rPr>
          <w:t>The American Naturalist</w:t>
        </w:r>
        <w:r w:rsidRPr="00B147C5">
          <w:rPr>
            <w:rPrChange w:id="1815" w:author="Clay Cressler" w:date="2020-08-11T17:14:00Z">
              <w:rPr/>
            </w:rPrChange>
          </w:rPr>
          <w:t>, 194, E13–E29.</w:t>
        </w:r>
      </w:ins>
    </w:p>
    <w:p w14:paraId="413EA660" w14:textId="77777777" w:rsidR="00B147C5" w:rsidRPr="00B147C5" w:rsidRDefault="00B147C5" w:rsidP="00B147C5">
      <w:pPr>
        <w:pStyle w:val="Bibliography"/>
        <w:rPr>
          <w:ins w:id="1816" w:author="Clay Cressler" w:date="2020-08-11T17:14:00Z"/>
          <w:rPrChange w:id="1817" w:author="Clay Cressler" w:date="2020-08-11T17:14:00Z">
            <w:rPr>
              <w:ins w:id="1818" w:author="Clay Cressler" w:date="2020-08-11T17:14:00Z"/>
            </w:rPr>
          </w:rPrChange>
        </w:rPr>
        <w:pPrChange w:id="1819" w:author="Clay Cressler" w:date="2020-08-11T17:14:00Z">
          <w:pPr>
            <w:widowControl w:val="0"/>
            <w:autoSpaceDE w:val="0"/>
            <w:autoSpaceDN w:val="0"/>
            <w:adjustRightInd w:val="0"/>
          </w:pPr>
        </w:pPrChange>
      </w:pPr>
      <w:ins w:id="1820" w:author="Clay Cressler" w:date="2020-08-11T17:14:00Z">
        <w:r w:rsidRPr="00B147C5">
          <w:rPr>
            <w:rPrChange w:id="1821" w:author="Clay Cressler" w:date="2020-08-11T17:14:00Z">
              <w:rPr/>
            </w:rPrChange>
          </w:rPr>
          <w:t xml:space="preserve">Reznick, D., </w:t>
        </w:r>
        <w:proofErr w:type="spellStart"/>
        <w:r w:rsidRPr="00B147C5">
          <w:rPr>
            <w:rPrChange w:id="1822" w:author="Clay Cressler" w:date="2020-08-11T17:14:00Z">
              <w:rPr/>
            </w:rPrChange>
          </w:rPr>
          <w:t>Nunney</w:t>
        </w:r>
        <w:proofErr w:type="spellEnd"/>
        <w:r w:rsidRPr="00B147C5">
          <w:rPr>
            <w:rPrChange w:id="1823" w:author="Clay Cressler" w:date="2020-08-11T17:14:00Z">
              <w:rPr/>
            </w:rPrChange>
          </w:rPr>
          <w:t xml:space="preserve">, L. &amp; Tessier, A. (2000). Big houses, big cars, </w:t>
        </w:r>
        <w:proofErr w:type="spellStart"/>
        <w:r w:rsidRPr="00B147C5">
          <w:rPr>
            <w:rPrChange w:id="1824" w:author="Clay Cressler" w:date="2020-08-11T17:14:00Z">
              <w:rPr/>
            </w:rPrChange>
          </w:rPr>
          <w:t>superfleas</w:t>
        </w:r>
        <w:proofErr w:type="spellEnd"/>
        <w:r w:rsidRPr="00B147C5">
          <w:rPr>
            <w:rPrChange w:id="1825" w:author="Clay Cressler" w:date="2020-08-11T17:14:00Z">
              <w:rPr/>
            </w:rPrChange>
          </w:rPr>
          <w:t xml:space="preserve"> and the costs of reproduction. </w:t>
        </w:r>
        <w:r w:rsidRPr="00B147C5">
          <w:rPr>
            <w:i/>
            <w:iCs/>
            <w:rPrChange w:id="1826" w:author="Clay Cressler" w:date="2020-08-11T17:14:00Z">
              <w:rPr>
                <w:i/>
                <w:iCs/>
              </w:rPr>
            </w:rPrChange>
          </w:rPr>
          <w:t>Trends in Ecology &amp; Evolution</w:t>
        </w:r>
        <w:r w:rsidRPr="00B147C5">
          <w:rPr>
            <w:rPrChange w:id="1827" w:author="Clay Cressler" w:date="2020-08-11T17:14:00Z">
              <w:rPr/>
            </w:rPrChange>
          </w:rPr>
          <w:t>, 15, 421–425.</w:t>
        </w:r>
      </w:ins>
    </w:p>
    <w:p w14:paraId="1B818B17" w14:textId="77777777" w:rsidR="00B147C5" w:rsidRPr="00B147C5" w:rsidRDefault="00B147C5" w:rsidP="00B147C5">
      <w:pPr>
        <w:pStyle w:val="Bibliography"/>
        <w:rPr>
          <w:ins w:id="1828" w:author="Clay Cressler" w:date="2020-08-11T17:14:00Z"/>
          <w:rPrChange w:id="1829" w:author="Clay Cressler" w:date="2020-08-11T17:14:00Z">
            <w:rPr>
              <w:ins w:id="1830" w:author="Clay Cressler" w:date="2020-08-11T17:14:00Z"/>
            </w:rPr>
          </w:rPrChange>
        </w:rPr>
        <w:pPrChange w:id="1831" w:author="Clay Cressler" w:date="2020-08-11T17:14:00Z">
          <w:pPr>
            <w:widowControl w:val="0"/>
            <w:autoSpaceDE w:val="0"/>
            <w:autoSpaceDN w:val="0"/>
            <w:adjustRightInd w:val="0"/>
          </w:pPr>
        </w:pPrChange>
      </w:pPr>
      <w:proofErr w:type="spellStart"/>
      <w:ins w:id="1832" w:author="Clay Cressler" w:date="2020-08-11T17:14:00Z">
        <w:r w:rsidRPr="00B147C5">
          <w:rPr>
            <w:rPrChange w:id="1833" w:author="Clay Cressler" w:date="2020-08-11T17:14:00Z">
              <w:rPr/>
            </w:rPrChange>
          </w:rPr>
          <w:t>Schoener</w:t>
        </w:r>
        <w:proofErr w:type="spellEnd"/>
        <w:r w:rsidRPr="00B147C5">
          <w:rPr>
            <w:rPrChange w:id="1834" w:author="Clay Cressler" w:date="2020-08-11T17:14:00Z">
              <w:rPr/>
            </w:rPrChange>
          </w:rPr>
          <w:t xml:space="preserve">, T.W. (2011). The newest synthesis: understanding the interplay of evolutionary and ecological dynamics. </w:t>
        </w:r>
        <w:r w:rsidRPr="00B147C5">
          <w:rPr>
            <w:i/>
            <w:iCs/>
            <w:rPrChange w:id="1835" w:author="Clay Cressler" w:date="2020-08-11T17:14:00Z">
              <w:rPr>
                <w:i/>
                <w:iCs/>
              </w:rPr>
            </w:rPrChange>
          </w:rPr>
          <w:t>Science</w:t>
        </w:r>
        <w:r w:rsidRPr="00B147C5">
          <w:rPr>
            <w:rPrChange w:id="1836" w:author="Clay Cressler" w:date="2020-08-11T17:14:00Z">
              <w:rPr/>
            </w:rPrChange>
          </w:rPr>
          <w:t>, 331, 426–429.</w:t>
        </w:r>
      </w:ins>
    </w:p>
    <w:p w14:paraId="53C1BF81" w14:textId="77777777" w:rsidR="00B147C5" w:rsidRPr="00B147C5" w:rsidRDefault="00B147C5" w:rsidP="00B147C5">
      <w:pPr>
        <w:pStyle w:val="Bibliography"/>
        <w:rPr>
          <w:ins w:id="1837" w:author="Clay Cressler" w:date="2020-08-11T17:14:00Z"/>
          <w:rPrChange w:id="1838" w:author="Clay Cressler" w:date="2020-08-11T17:14:00Z">
            <w:rPr>
              <w:ins w:id="1839" w:author="Clay Cressler" w:date="2020-08-11T17:14:00Z"/>
            </w:rPr>
          </w:rPrChange>
        </w:rPr>
        <w:pPrChange w:id="1840" w:author="Clay Cressler" w:date="2020-08-11T17:14:00Z">
          <w:pPr>
            <w:widowControl w:val="0"/>
            <w:autoSpaceDE w:val="0"/>
            <w:autoSpaceDN w:val="0"/>
            <w:adjustRightInd w:val="0"/>
          </w:pPr>
        </w:pPrChange>
      </w:pPr>
      <w:proofErr w:type="spellStart"/>
      <w:ins w:id="1841" w:author="Clay Cressler" w:date="2020-08-11T17:14:00Z">
        <w:r w:rsidRPr="00B147C5">
          <w:rPr>
            <w:rPrChange w:id="1842" w:author="Clay Cressler" w:date="2020-08-11T17:14:00Z">
              <w:rPr/>
            </w:rPrChange>
          </w:rPr>
          <w:t>Sibly</w:t>
        </w:r>
        <w:proofErr w:type="spellEnd"/>
        <w:r w:rsidRPr="00B147C5">
          <w:rPr>
            <w:rPrChange w:id="1843" w:author="Clay Cressler" w:date="2020-08-11T17:14:00Z">
              <w:rPr/>
            </w:rPrChange>
          </w:rPr>
          <w:t xml:space="preserve">, R.M., Barker, D., Denham, M.C., Hone, J. &amp; </w:t>
        </w:r>
        <w:proofErr w:type="spellStart"/>
        <w:r w:rsidRPr="00B147C5">
          <w:rPr>
            <w:rPrChange w:id="1844" w:author="Clay Cressler" w:date="2020-08-11T17:14:00Z">
              <w:rPr/>
            </w:rPrChange>
          </w:rPr>
          <w:t>Pagel</w:t>
        </w:r>
        <w:proofErr w:type="spellEnd"/>
        <w:r w:rsidRPr="00B147C5">
          <w:rPr>
            <w:rPrChange w:id="1845" w:author="Clay Cressler" w:date="2020-08-11T17:14:00Z">
              <w:rPr/>
            </w:rPrChange>
          </w:rPr>
          <w:t xml:space="preserve">, M. (2005). On the regulation of populations of mammals, birds, fish, and insects. </w:t>
        </w:r>
        <w:r w:rsidRPr="00B147C5">
          <w:rPr>
            <w:i/>
            <w:iCs/>
            <w:rPrChange w:id="1846" w:author="Clay Cressler" w:date="2020-08-11T17:14:00Z">
              <w:rPr>
                <w:i/>
                <w:iCs/>
              </w:rPr>
            </w:rPrChange>
          </w:rPr>
          <w:t>Science</w:t>
        </w:r>
        <w:r w:rsidRPr="00B147C5">
          <w:rPr>
            <w:rPrChange w:id="1847" w:author="Clay Cressler" w:date="2020-08-11T17:14:00Z">
              <w:rPr/>
            </w:rPrChange>
          </w:rPr>
          <w:t>, 309, 607–610.</w:t>
        </w:r>
      </w:ins>
    </w:p>
    <w:p w14:paraId="4ADCA303" w14:textId="77777777" w:rsidR="00B147C5" w:rsidRPr="00B147C5" w:rsidRDefault="00B147C5" w:rsidP="00B147C5">
      <w:pPr>
        <w:pStyle w:val="Bibliography"/>
        <w:rPr>
          <w:ins w:id="1848" w:author="Clay Cressler" w:date="2020-08-11T17:14:00Z"/>
          <w:rPrChange w:id="1849" w:author="Clay Cressler" w:date="2020-08-11T17:14:00Z">
            <w:rPr>
              <w:ins w:id="1850" w:author="Clay Cressler" w:date="2020-08-11T17:14:00Z"/>
            </w:rPr>
          </w:rPrChange>
        </w:rPr>
        <w:pPrChange w:id="1851" w:author="Clay Cressler" w:date="2020-08-11T17:14:00Z">
          <w:pPr>
            <w:widowControl w:val="0"/>
            <w:autoSpaceDE w:val="0"/>
            <w:autoSpaceDN w:val="0"/>
            <w:adjustRightInd w:val="0"/>
          </w:pPr>
        </w:pPrChange>
      </w:pPr>
      <w:ins w:id="1852" w:author="Clay Cressler" w:date="2020-08-11T17:14:00Z">
        <w:r w:rsidRPr="00B147C5">
          <w:rPr>
            <w:rPrChange w:id="1853" w:author="Clay Cressler" w:date="2020-08-11T17:14:00Z">
              <w:rPr/>
            </w:rPrChange>
          </w:rPr>
          <w:t xml:space="preserve">Start, D., Weis, A.E. &amp; Gilbert, B. (2020). Ecological and evolutionary stochasticity shape natural selection. </w:t>
        </w:r>
        <w:r w:rsidRPr="00B147C5">
          <w:rPr>
            <w:i/>
            <w:iCs/>
            <w:rPrChange w:id="1854" w:author="Clay Cressler" w:date="2020-08-11T17:14:00Z">
              <w:rPr>
                <w:i/>
                <w:iCs/>
              </w:rPr>
            </w:rPrChange>
          </w:rPr>
          <w:t>The American Naturalist</w:t>
        </w:r>
        <w:r w:rsidRPr="00B147C5">
          <w:rPr>
            <w:rPrChange w:id="1855" w:author="Clay Cressler" w:date="2020-08-11T17:14:00Z">
              <w:rPr/>
            </w:rPrChange>
          </w:rPr>
          <w:t>, 195, 705–716.</w:t>
        </w:r>
      </w:ins>
    </w:p>
    <w:p w14:paraId="0D667A31" w14:textId="77777777" w:rsidR="00B147C5" w:rsidRPr="00B147C5" w:rsidRDefault="00B147C5" w:rsidP="00B147C5">
      <w:pPr>
        <w:pStyle w:val="Bibliography"/>
        <w:rPr>
          <w:ins w:id="1856" w:author="Clay Cressler" w:date="2020-08-11T17:14:00Z"/>
          <w:rPrChange w:id="1857" w:author="Clay Cressler" w:date="2020-08-11T17:14:00Z">
            <w:rPr>
              <w:ins w:id="1858" w:author="Clay Cressler" w:date="2020-08-11T17:14:00Z"/>
            </w:rPr>
          </w:rPrChange>
        </w:rPr>
        <w:pPrChange w:id="1859" w:author="Clay Cressler" w:date="2020-08-11T17:14:00Z">
          <w:pPr>
            <w:widowControl w:val="0"/>
            <w:autoSpaceDE w:val="0"/>
            <w:autoSpaceDN w:val="0"/>
            <w:adjustRightInd w:val="0"/>
          </w:pPr>
        </w:pPrChange>
      </w:pPr>
      <w:ins w:id="1860" w:author="Clay Cressler" w:date="2020-08-11T17:14:00Z">
        <w:r w:rsidRPr="00B147C5">
          <w:rPr>
            <w:rPrChange w:id="1861" w:author="Clay Cressler" w:date="2020-08-11T17:14:00Z">
              <w:rPr/>
            </w:rPrChange>
          </w:rPr>
          <w:t xml:space="preserve">Stearns, S.C. (1976). Life-History Tactics: A Review of the Ideas. </w:t>
        </w:r>
        <w:r w:rsidRPr="00B147C5">
          <w:rPr>
            <w:i/>
            <w:iCs/>
            <w:rPrChange w:id="1862" w:author="Clay Cressler" w:date="2020-08-11T17:14:00Z">
              <w:rPr>
                <w:i/>
                <w:iCs/>
              </w:rPr>
            </w:rPrChange>
          </w:rPr>
          <w:t>The Quarterly Review of Biology</w:t>
        </w:r>
        <w:r w:rsidRPr="00B147C5">
          <w:rPr>
            <w:rPrChange w:id="1863" w:author="Clay Cressler" w:date="2020-08-11T17:14:00Z">
              <w:rPr/>
            </w:rPrChange>
          </w:rPr>
          <w:t>, 51, 3–47.</w:t>
        </w:r>
      </w:ins>
    </w:p>
    <w:p w14:paraId="2F6A63F2" w14:textId="77777777" w:rsidR="00B147C5" w:rsidRPr="00B147C5" w:rsidRDefault="00B147C5" w:rsidP="00B147C5">
      <w:pPr>
        <w:pStyle w:val="Bibliography"/>
        <w:rPr>
          <w:ins w:id="1864" w:author="Clay Cressler" w:date="2020-08-11T17:14:00Z"/>
          <w:rPrChange w:id="1865" w:author="Clay Cressler" w:date="2020-08-11T17:14:00Z">
            <w:rPr>
              <w:ins w:id="1866" w:author="Clay Cressler" w:date="2020-08-11T17:14:00Z"/>
            </w:rPr>
          </w:rPrChange>
        </w:rPr>
        <w:pPrChange w:id="1867" w:author="Clay Cressler" w:date="2020-08-11T17:14:00Z">
          <w:pPr>
            <w:widowControl w:val="0"/>
            <w:autoSpaceDE w:val="0"/>
            <w:autoSpaceDN w:val="0"/>
            <w:adjustRightInd w:val="0"/>
          </w:pPr>
        </w:pPrChange>
      </w:pPr>
      <w:ins w:id="1868" w:author="Clay Cressler" w:date="2020-08-11T17:14:00Z">
        <w:r w:rsidRPr="00B147C5">
          <w:rPr>
            <w:rPrChange w:id="1869" w:author="Clay Cressler" w:date="2020-08-11T17:14:00Z">
              <w:rPr/>
            </w:rPrChange>
          </w:rPr>
          <w:t xml:space="preserve">Stover, J.P., Kendall, B.E. &amp; Fox, G.A. (2012). Demographic heterogeneity impacts density-dependent population dynamics. </w:t>
        </w:r>
        <w:proofErr w:type="spellStart"/>
        <w:r w:rsidRPr="00B147C5">
          <w:rPr>
            <w:i/>
            <w:iCs/>
            <w:rPrChange w:id="1870" w:author="Clay Cressler" w:date="2020-08-11T17:14:00Z">
              <w:rPr>
                <w:i/>
                <w:iCs/>
              </w:rPr>
            </w:rPrChange>
          </w:rPr>
          <w:t>Theor</w:t>
        </w:r>
        <w:proofErr w:type="spellEnd"/>
        <w:r w:rsidRPr="00B147C5">
          <w:rPr>
            <w:i/>
            <w:iCs/>
            <w:rPrChange w:id="1871" w:author="Clay Cressler" w:date="2020-08-11T17:14:00Z">
              <w:rPr>
                <w:i/>
                <w:iCs/>
              </w:rPr>
            </w:rPrChange>
          </w:rPr>
          <w:t xml:space="preserve"> </w:t>
        </w:r>
        <w:proofErr w:type="spellStart"/>
        <w:r w:rsidRPr="00B147C5">
          <w:rPr>
            <w:i/>
            <w:iCs/>
            <w:rPrChange w:id="1872" w:author="Clay Cressler" w:date="2020-08-11T17:14:00Z">
              <w:rPr>
                <w:i/>
                <w:iCs/>
              </w:rPr>
            </w:rPrChange>
          </w:rPr>
          <w:t>Ecol</w:t>
        </w:r>
        <w:proofErr w:type="spellEnd"/>
        <w:r w:rsidRPr="00B147C5">
          <w:rPr>
            <w:rPrChange w:id="1873" w:author="Clay Cressler" w:date="2020-08-11T17:14:00Z">
              <w:rPr/>
            </w:rPrChange>
          </w:rPr>
          <w:t>, 5, 297–309.</w:t>
        </w:r>
      </w:ins>
    </w:p>
    <w:p w14:paraId="1F8912F5" w14:textId="77777777" w:rsidR="00B147C5" w:rsidRPr="00B147C5" w:rsidRDefault="00B147C5" w:rsidP="00B147C5">
      <w:pPr>
        <w:pStyle w:val="Bibliography"/>
        <w:rPr>
          <w:ins w:id="1874" w:author="Clay Cressler" w:date="2020-08-11T17:14:00Z"/>
          <w:rPrChange w:id="1875" w:author="Clay Cressler" w:date="2020-08-11T17:14:00Z">
            <w:rPr>
              <w:ins w:id="1876" w:author="Clay Cressler" w:date="2020-08-11T17:14:00Z"/>
            </w:rPr>
          </w:rPrChange>
        </w:rPr>
        <w:pPrChange w:id="1877" w:author="Clay Cressler" w:date="2020-08-11T17:14:00Z">
          <w:pPr>
            <w:widowControl w:val="0"/>
            <w:autoSpaceDE w:val="0"/>
            <w:autoSpaceDN w:val="0"/>
            <w:adjustRightInd w:val="0"/>
          </w:pPr>
        </w:pPrChange>
      </w:pPr>
      <w:ins w:id="1878" w:author="Clay Cressler" w:date="2020-08-11T17:14:00Z">
        <w:r w:rsidRPr="00B147C5">
          <w:rPr>
            <w:rPrChange w:id="1879" w:author="Clay Cressler" w:date="2020-08-11T17:14:00Z">
              <w:rPr/>
            </w:rPrChange>
          </w:rPr>
          <w:t xml:space="preserve">Taper, M.L. &amp; Case, T.J. (1992). Models of character displacement and the theoretical robustness of taxon cycles. </w:t>
        </w:r>
        <w:r w:rsidRPr="00B147C5">
          <w:rPr>
            <w:i/>
            <w:iCs/>
            <w:rPrChange w:id="1880" w:author="Clay Cressler" w:date="2020-08-11T17:14:00Z">
              <w:rPr>
                <w:i/>
                <w:iCs/>
              </w:rPr>
            </w:rPrChange>
          </w:rPr>
          <w:t>Evolution</w:t>
        </w:r>
        <w:r w:rsidRPr="00B147C5">
          <w:rPr>
            <w:rPrChange w:id="1881" w:author="Clay Cressler" w:date="2020-08-11T17:14:00Z">
              <w:rPr/>
            </w:rPrChange>
          </w:rPr>
          <w:t>, 46, 317–333.</w:t>
        </w:r>
      </w:ins>
    </w:p>
    <w:p w14:paraId="68A904E3" w14:textId="77777777" w:rsidR="00B147C5" w:rsidRPr="00B147C5" w:rsidRDefault="00B147C5" w:rsidP="00B147C5">
      <w:pPr>
        <w:pStyle w:val="Bibliography"/>
        <w:rPr>
          <w:ins w:id="1882" w:author="Clay Cressler" w:date="2020-08-11T17:14:00Z"/>
          <w:rPrChange w:id="1883" w:author="Clay Cressler" w:date="2020-08-11T17:14:00Z">
            <w:rPr>
              <w:ins w:id="1884" w:author="Clay Cressler" w:date="2020-08-11T17:14:00Z"/>
            </w:rPr>
          </w:rPrChange>
        </w:rPr>
        <w:pPrChange w:id="1885" w:author="Clay Cressler" w:date="2020-08-11T17:14:00Z">
          <w:pPr>
            <w:widowControl w:val="0"/>
            <w:autoSpaceDE w:val="0"/>
            <w:autoSpaceDN w:val="0"/>
            <w:adjustRightInd w:val="0"/>
          </w:pPr>
        </w:pPrChange>
      </w:pPr>
      <w:ins w:id="1886" w:author="Clay Cressler" w:date="2020-08-11T17:14:00Z">
        <w:r w:rsidRPr="00B147C5">
          <w:rPr>
            <w:rPrChange w:id="1887" w:author="Clay Cressler" w:date="2020-08-11T17:14:00Z">
              <w:rPr/>
            </w:rPrChange>
          </w:rPr>
          <w:t xml:space="preserve">Taylor, P. &amp; Day, T. (1997). Evolutionary stability under the replicator and the gradient dynamics. </w:t>
        </w:r>
        <w:proofErr w:type="spellStart"/>
        <w:r w:rsidRPr="00B147C5">
          <w:rPr>
            <w:i/>
            <w:iCs/>
            <w:rPrChange w:id="1888" w:author="Clay Cressler" w:date="2020-08-11T17:14:00Z">
              <w:rPr>
                <w:i/>
                <w:iCs/>
              </w:rPr>
            </w:rPrChange>
          </w:rPr>
          <w:t>Evol</w:t>
        </w:r>
        <w:proofErr w:type="spellEnd"/>
        <w:r w:rsidRPr="00B147C5">
          <w:rPr>
            <w:i/>
            <w:iCs/>
            <w:rPrChange w:id="1889" w:author="Clay Cressler" w:date="2020-08-11T17:14:00Z">
              <w:rPr>
                <w:i/>
                <w:iCs/>
              </w:rPr>
            </w:rPrChange>
          </w:rPr>
          <w:t xml:space="preserve"> </w:t>
        </w:r>
        <w:proofErr w:type="spellStart"/>
        <w:r w:rsidRPr="00B147C5">
          <w:rPr>
            <w:i/>
            <w:iCs/>
            <w:rPrChange w:id="1890" w:author="Clay Cressler" w:date="2020-08-11T17:14:00Z">
              <w:rPr>
                <w:i/>
                <w:iCs/>
              </w:rPr>
            </w:rPrChange>
          </w:rPr>
          <w:t>Ecol</w:t>
        </w:r>
        <w:proofErr w:type="spellEnd"/>
        <w:r w:rsidRPr="00B147C5">
          <w:rPr>
            <w:rPrChange w:id="1891" w:author="Clay Cressler" w:date="2020-08-11T17:14:00Z">
              <w:rPr/>
            </w:rPrChange>
          </w:rPr>
          <w:t>, 11, 579–590.</w:t>
        </w:r>
      </w:ins>
    </w:p>
    <w:p w14:paraId="372D6809" w14:textId="77777777" w:rsidR="00B147C5" w:rsidRPr="00B147C5" w:rsidRDefault="00B147C5" w:rsidP="00B147C5">
      <w:pPr>
        <w:pStyle w:val="Bibliography"/>
        <w:rPr>
          <w:ins w:id="1892" w:author="Clay Cressler" w:date="2020-08-11T17:14:00Z"/>
          <w:rPrChange w:id="1893" w:author="Clay Cressler" w:date="2020-08-11T17:14:00Z">
            <w:rPr>
              <w:ins w:id="1894" w:author="Clay Cressler" w:date="2020-08-11T17:14:00Z"/>
            </w:rPr>
          </w:rPrChange>
        </w:rPr>
        <w:pPrChange w:id="1895" w:author="Clay Cressler" w:date="2020-08-11T17:14:00Z">
          <w:pPr>
            <w:widowControl w:val="0"/>
            <w:autoSpaceDE w:val="0"/>
            <w:autoSpaceDN w:val="0"/>
            <w:adjustRightInd w:val="0"/>
          </w:pPr>
        </w:pPrChange>
      </w:pPr>
      <w:proofErr w:type="spellStart"/>
      <w:ins w:id="1896" w:author="Clay Cressler" w:date="2020-08-11T17:14:00Z">
        <w:r w:rsidRPr="00B147C5">
          <w:rPr>
            <w:rPrChange w:id="1897" w:author="Clay Cressler" w:date="2020-08-11T17:14:00Z">
              <w:rPr/>
            </w:rPrChange>
          </w:rPr>
          <w:t>Tirok</w:t>
        </w:r>
        <w:proofErr w:type="spellEnd"/>
        <w:r w:rsidRPr="00B147C5">
          <w:rPr>
            <w:rPrChange w:id="1898" w:author="Clay Cressler" w:date="2020-08-11T17:14:00Z">
              <w:rPr/>
            </w:rPrChange>
          </w:rPr>
          <w:t xml:space="preserve">, K., Bauer, B., Wirtz, K. &amp; </w:t>
        </w:r>
        <w:proofErr w:type="spellStart"/>
        <w:r w:rsidRPr="00B147C5">
          <w:rPr>
            <w:rPrChange w:id="1899" w:author="Clay Cressler" w:date="2020-08-11T17:14:00Z">
              <w:rPr/>
            </w:rPrChange>
          </w:rPr>
          <w:t>Gaedke</w:t>
        </w:r>
        <w:proofErr w:type="spellEnd"/>
        <w:r w:rsidRPr="00B147C5">
          <w:rPr>
            <w:rPrChange w:id="1900" w:author="Clay Cressler" w:date="2020-08-11T17:14:00Z">
              <w:rPr/>
            </w:rPrChange>
          </w:rPr>
          <w:t xml:space="preserve">, U. (2011). Predator-prey dynamics driven by feedback between functionally diverse trophic levels. </w:t>
        </w:r>
        <w:proofErr w:type="spellStart"/>
        <w:r w:rsidRPr="00B147C5">
          <w:rPr>
            <w:i/>
            <w:iCs/>
            <w:rPrChange w:id="1901" w:author="Clay Cressler" w:date="2020-08-11T17:14:00Z">
              <w:rPr>
                <w:i/>
                <w:iCs/>
              </w:rPr>
            </w:rPrChange>
          </w:rPr>
          <w:t>PLoS</w:t>
        </w:r>
        <w:proofErr w:type="spellEnd"/>
        <w:r w:rsidRPr="00B147C5">
          <w:rPr>
            <w:i/>
            <w:iCs/>
            <w:rPrChange w:id="1902" w:author="Clay Cressler" w:date="2020-08-11T17:14:00Z">
              <w:rPr>
                <w:i/>
                <w:iCs/>
              </w:rPr>
            </w:rPrChange>
          </w:rPr>
          <w:t xml:space="preserve"> ONE</w:t>
        </w:r>
        <w:r w:rsidRPr="00B147C5">
          <w:rPr>
            <w:rPrChange w:id="1903" w:author="Clay Cressler" w:date="2020-08-11T17:14:00Z">
              <w:rPr/>
            </w:rPrChange>
          </w:rPr>
          <w:t>, 6, e27357.</w:t>
        </w:r>
      </w:ins>
    </w:p>
    <w:p w14:paraId="63FCE680" w14:textId="77777777" w:rsidR="00B147C5" w:rsidRPr="00B147C5" w:rsidRDefault="00B147C5" w:rsidP="00B147C5">
      <w:pPr>
        <w:pStyle w:val="Bibliography"/>
        <w:rPr>
          <w:ins w:id="1904" w:author="Clay Cressler" w:date="2020-08-11T17:14:00Z"/>
          <w:rPrChange w:id="1905" w:author="Clay Cressler" w:date="2020-08-11T17:14:00Z">
            <w:rPr>
              <w:ins w:id="1906" w:author="Clay Cressler" w:date="2020-08-11T17:14:00Z"/>
            </w:rPr>
          </w:rPrChange>
        </w:rPr>
        <w:pPrChange w:id="1907" w:author="Clay Cressler" w:date="2020-08-11T17:14:00Z">
          <w:pPr>
            <w:widowControl w:val="0"/>
            <w:autoSpaceDE w:val="0"/>
            <w:autoSpaceDN w:val="0"/>
            <w:adjustRightInd w:val="0"/>
          </w:pPr>
        </w:pPrChange>
      </w:pPr>
      <w:proofErr w:type="spellStart"/>
      <w:ins w:id="1908" w:author="Clay Cressler" w:date="2020-08-11T17:14:00Z">
        <w:r w:rsidRPr="00B147C5">
          <w:rPr>
            <w:rPrChange w:id="1909" w:author="Clay Cressler" w:date="2020-08-11T17:14:00Z">
              <w:rPr/>
            </w:rPrChange>
          </w:rPr>
          <w:lastRenderedPageBreak/>
          <w:t>Vasseur</w:t>
        </w:r>
        <w:proofErr w:type="spellEnd"/>
        <w:r w:rsidRPr="00B147C5">
          <w:rPr>
            <w:rPrChange w:id="1910" w:author="Clay Cressler" w:date="2020-08-11T17:14:00Z">
              <w:rPr/>
            </w:rPrChange>
          </w:rPr>
          <w:t xml:space="preserve">, D.A., </w:t>
        </w:r>
        <w:proofErr w:type="spellStart"/>
        <w:r w:rsidRPr="00B147C5">
          <w:rPr>
            <w:rPrChange w:id="1911" w:author="Clay Cressler" w:date="2020-08-11T17:14:00Z">
              <w:rPr/>
            </w:rPrChange>
          </w:rPr>
          <w:t>Amarasekare</w:t>
        </w:r>
        <w:proofErr w:type="spellEnd"/>
        <w:r w:rsidRPr="00B147C5">
          <w:rPr>
            <w:rPrChange w:id="1912" w:author="Clay Cressler" w:date="2020-08-11T17:14:00Z">
              <w:rPr/>
            </w:rPrChange>
          </w:rPr>
          <w:t xml:space="preserve">, P., Rudolf, V.H.W. &amp; Levine, J.M. (2011). Eco-evolutionary dynamics enable coexistence via neighbor-dependent selection. </w:t>
        </w:r>
        <w:r w:rsidRPr="00B147C5">
          <w:rPr>
            <w:i/>
            <w:iCs/>
            <w:rPrChange w:id="1913" w:author="Clay Cressler" w:date="2020-08-11T17:14:00Z">
              <w:rPr>
                <w:i/>
                <w:iCs/>
              </w:rPr>
            </w:rPrChange>
          </w:rPr>
          <w:t>Am. Nat.</w:t>
        </w:r>
        <w:r w:rsidRPr="00B147C5">
          <w:rPr>
            <w:rPrChange w:id="1914" w:author="Clay Cressler" w:date="2020-08-11T17:14:00Z">
              <w:rPr/>
            </w:rPrChange>
          </w:rPr>
          <w:t>, 178, E96–E109.</w:t>
        </w:r>
      </w:ins>
    </w:p>
    <w:p w14:paraId="7823B668" w14:textId="77777777" w:rsidR="00B147C5" w:rsidRPr="00B147C5" w:rsidRDefault="00B147C5" w:rsidP="00B147C5">
      <w:pPr>
        <w:pStyle w:val="Bibliography"/>
        <w:rPr>
          <w:ins w:id="1915" w:author="Clay Cressler" w:date="2020-08-11T17:14:00Z"/>
          <w:rPrChange w:id="1916" w:author="Clay Cressler" w:date="2020-08-11T17:14:00Z">
            <w:rPr>
              <w:ins w:id="1917" w:author="Clay Cressler" w:date="2020-08-11T17:14:00Z"/>
            </w:rPr>
          </w:rPrChange>
        </w:rPr>
        <w:pPrChange w:id="1918" w:author="Clay Cressler" w:date="2020-08-11T17:14:00Z">
          <w:pPr>
            <w:widowControl w:val="0"/>
            <w:autoSpaceDE w:val="0"/>
            <w:autoSpaceDN w:val="0"/>
            <w:adjustRightInd w:val="0"/>
          </w:pPr>
        </w:pPrChange>
      </w:pPr>
      <w:ins w:id="1919" w:author="Clay Cressler" w:date="2020-08-11T17:14:00Z">
        <w:r w:rsidRPr="00B147C5">
          <w:rPr>
            <w:rPrChange w:id="1920" w:author="Clay Cressler" w:date="2020-08-11T17:14:00Z">
              <w:rPr/>
            </w:rPrChange>
          </w:rPr>
          <w:t xml:space="preserve">de Vries, C. &amp; Caswell, H. (2019). Stage-structured evolutionary demography: Linking life histories, population genetics, and ecological dynamics. </w:t>
        </w:r>
        <w:r w:rsidRPr="00B147C5">
          <w:rPr>
            <w:i/>
            <w:iCs/>
            <w:rPrChange w:id="1921" w:author="Clay Cressler" w:date="2020-08-11T17:14:00Z">
              <w:rPr>
                <w:i/>
                <w:iCs/>
              </w:rPr>
            </w:rPrChange>
          </w:rPr>
          <w:t>The American Naturalist</w:t>
        </w:r>
        <w:r w:rsidRPr="00B147C5">
          <w:rPr>
            <w:rPrChange w:id="1922" w:author="Clay Cressler" w:date="2020-08-11T17:14:00Z">
              <w:rPr/>
            </w:rPrChange>
          </w:rPr>
          <w:t>, 193, 545–559.</w:t>
        </w:r>
      </w:ins>
    </w:p>
    <w:p w14:paraId="0D19A1EE" w14:textId="77777777" w:rsidR="00B147C5" w:rsidRPr="00B147C5" w:rsidRDefault="00B147C5" w:rsidP="00B147C5">
      <w:pPr>
        <w:pStyle w:val="Bibliography"/>
        <w:rPr>
          <w:ins w:id="1923" w:author="Clay Cressler" w:date="2020-08-11T17:14:00Z"/>
          <w:rPrChange w:id="1924" w:author="Clay Cressler" w:date="2020-08-11T17:14:00Z">
            <w:rPr>
              <w:ins w:id="1925" w:author="Clay Cressler" w:date="2020-08-11T17:14:00Z"/>
            </w:rPr>
          </w:rPrChange>
        </w:rPr>
        <w:pPrChange w:id="1926" w:author="Clay Cressler" w:date="2020-08-11T17:14:00Z">
          <w:pPr>
            <w:widowControl w:val="0"/>
            <w:autoSpaceDE w:val="0"/>
            <w:autoSpaceDN w:val="0"/>
            <w:adjustRightInd w:val="0"/>
          </w:pPr>
        </w:pPrChange>
      </w:pPr>
      <w:proofErr w:type="spellStart"/>
      <w:ins w:id="1927" w:author="Clay Cressler" w:date="2020-08-11T17:14:00Z">
        <w:r w:rsidRPr="00B147C5">
          <w:rPr>
            <w:rPrChange w:id="1928" w:author="Clay Cressler" w:date="2020-08-11T17:14:00Z">
              <w:rPr/>
            </w:rPrChange>
          </w:rPr>
          <w:t>Wakano</w:t>
        </w:r>
        <w:proofErr w:type="spellEnd"/>
        <w:r w:rsidRPr="00B147C5">
          <w:rPr>
            <w:rPrChange w:id="1929" w:author="Clay Cressler" w:date="2020-08-11T17:14:00Z">
              <w:rPr/>
            </w:rPrChange>
          </w:rPr>
          <w:t xml:space="preserve">, J.Y. &amp; </w:t>
        </w:r>
        <w:proofErr w:type="spellStart"/>
        <w:r w:rsidRPr="00B147C5">
          <w:rPr>
            <w:rPrChange w:id="1930" w:author="Clay Cressler" w:date="2020-08-11T17:14:00Z">
              <w:rPr/>
            </w:rPrChange>
          </w:rPr>
          <w:t>Iwasa</w:t>
        </w:r>
        <w:proofErr w:type="spellEnd"/>
        <w:r w:rsidRPr="00B147C5">
          <w:rPr>
            <w:rPrChange w:id="1931" w:author="Clay Cressler" w:date="2020-08-11T17:14:00Z">
              <w:rPr/>
            </w:rPrChange>
          </w:rPr>
          <w:t xml:space="preserve">, Y. (2013). Evolutionary Branching in a Finite Population: Deterministic Branching vs. Stochastic Branching. </w:t>
        </w:r>
        <w:r w:rsidRPr="00B147C5">
          <w:rPr>
            <w:i/>
            <w:iCs/>
            <w:rPrChange w:id="1932" w:author="Clay Cressler" w:date="2020-08-11T17:14:00Z">
              <w:rPr>
                <w:i/>
                <w:iCs/>
              </w:rPr>
            </w:rPrChange>
          </w:rPr>
          <w:t>Genetics</w:t>
        </w:r>
        <w:r w:rsidRPr="00B147C5">
          <w:rPr>
            <w:rPrChange w:id="1933" w:author="Clay Cressler" w:date="2020-08-11T17:14:00Z">
              <w:rPr/>
            </w:rPrChange>
          </w:rPr>
          <w:t>, 193, 229–241.</w:t>
        </w:r>
      </w:ins>
    </w:p>
    <w:p w14:paraId="2B65DB8A" w14:textId="77777777" w:rsidR="00B147C5" w:rsidRPr="00B147C5" w:rsidRDefault="00B147C5" w:rsidP="00B147C5">
      <w:pPr>
        <w:pStyle w:val="Bibliography"/>
        <w:rPr>
          <w:ins w:id="1934" w:author="Clay Cressler" w:date="2020-08-11T17:14:00Z"/>
          <w:rPrChange w:id="1935" w:author="Clay Cressler" w:date="2020-08-11T17:14:00Z">
            <w:rPr>
              <w:ins w:id="1936" w:author="Clay Cressler" w:date="2020-08-11T17:14:00Z"/>
            </w:rPr>
          </w:rPrChange>
        </w:rPr>
        <w:pPrChange w:id="1937" w:author="Clay Cressler" w:date="2020-08-11T17:14:00Z">
          <w:pPr>
            <w:widowControl w:val="0"/>
            <w:autoSpaceDE w:val="0"/>
            <w:autoSpaceDN w:val="0"/>
            <w:adjustRightInd w:val="0"/>
          </w:pPr>
        </w:pPrChange>
      </w:pPr>
      <w:ins w:id="1938" w:author="Clay Cressler" w:date="2020-08-11T17:14:00Z">
        <w:r w:rsidRPr="00B147C5">
          <w:rPr>
            <w:rPrChange w:id="1939" w:author="Clay Cressler" w:date="2020-08-11T17:14:00Z">
              <w:rPr/>
            </w:rPrChange>
          </w:rPr>
          <w:t xml:space="preserve">Wilder, S.M., Le </w:t>
        </w:r>
        <w:proofErr w:type="spellStart"/>
        <w:r w:rsidRPr="00B147C5">
          <w:rPr>
            <w:rPrChange w:id="1940" w:author="Clay Cressler" w:date="2020-08-11T17:14:00Z">
              <w:rPr/>
            </w:rPrChange>
          </w:rPr>
          <w:t>Couteur</w:t>
        </w:r>
        <w:proofErr w:type="spellEnd"/>
        <w:r w:rsidRPr="00B147C5">
          <w:rPr>
            <w:rPrChange w:id="1941" w:author="Clay Cressler" w:date="2020-08-11T17:14:00Z">
              <w:rPr/>
            </w:rPrChange>
          </w:rPr>
          <w:t xml:space="preserve">, D.G. &amp; Simpson, S.J. (2013). Diet mediates the relationship between longevity and reproduction in mammals. </w:t>
        </w:r>
        <w:r w:rsidRPr="00B147C5">
          <w:rPr>
            <w:i/>
            <w:iCs/>
            <w:rPrChange w:id="1942" w:author="Clay Cressler" w:date="2020-08-11T17:14:00Z">
              <w:rPr>
                <w:i/>
                <w:iCs/>
              </w:rPr>
            </w:rPrChange>
          </w:rPr>
          <w:t>AGE</w:t>
        </w:r>
        <w:r w:rsidRPr="00B147C5">
          <w:rPr>
            <w:rPrChange w:id="1943" w:author="Clay Cressler" w:date="2020-08-11T17:14:00Z">
              <w:rPr/>
            </w:rPrChange>
          </w:rPr>
          <w:t>, 35, 921–927.</w:t>
        </w:r>
      </w:ins>
    </w:p>
    <w:p w14:paraId="7DA3F9D2" w14:textId="77777777" w:rsidR="00B147C5" w:rsidRPr="00B147C5" w:rsidRDefault="00B147C5" w:rsidP="00B147C5">
      <w:pPr>
        <w:pStyle w:val="Bibliography"/>
        <w:rPr>
          <w:ins w:id="1944" w:author="Clay Cressler" w:date="2020-08-11T17:14:00Z"/>
          <w:rPrChange w:id="1945" w:author="Clay Cressler" w:date="2020-08-11T17:14:00Z">
            <w:rPr>
              <w:ins w:id="1946" w:author="Clay Cressler" w:date="2020-08-11T17:14:00Z"/>
            </w:rPr>
          </w:rPrChange>
        </w:rPr>
        <w:pPrChange w:id="1947" w:author="Clay Cressler" w:date="2020-08-11T17:14:00Z">
          <w:pPr>
            <w:widowControl w:val="0"/>
            <w:autoSpaceDE w:val="0"/>
            <w:autoSpaceDN w:val="0"/>
            <w:adjustRightInd w:val="0"/>
          </w:pPr>
        </w:pPrChange>
      </w:pPr>
      <w:ins w:id="1948" w:author="Clay Cressler" w:date="2020-08-11T17:14:00Z">
        <w:r w:rsidRPr="00B147C5">
          <w:rPr>
            <w:rPrChange w:id="1949" w:author="Clay Cressler" w:date="2020-08-11T17:14:00Z">
              <w:rPr/>
            </w:rPrChange>
          </w:rPr>
          <w:t xml:space="preserve">Wright, S. (1931). Evolution in Mendelian populations. </w:t>
        </w:r>
        <w:r w:rsidRPr="00B147C5">
          <w:rPr>
            <w:i/>
            <w:iCs/>
            <w:rPrChange w:id="1950" w:author="Clay Cressler" w:date="2020-08-11T17:14:00Z">
              <w:rPr>
                <w:i/>
                <w:iCs/>
              </w:rPr>
            </w:rPrChange>
          </w:rPr>
          <w:t>Genetics</w:t>
        </w:r>
        <w:r w:rsidRPr="00B147C5">
          <w:rPr>
            <w:rPrChange w:id="1951" w:author="Clay Cressler" w:date="2020-08-11T17:14:00Z">
              <w:rPr/>
            </w:rPrChange>
          </w:rPr>
          <w:t>, 16, 97–159.</w:t>
        </w:r>
      </w:ins>
    </w:p>
    <w:p w14:paraId="16B3F271" w14:textId="77777777" w:rsidR="00B147C5" w:rsidRPr="00B147C5" w:rsidRDefault="00B147C5" w:rsidP="00B147C5">
      <w:pPr>
        <w:pStyle w:val="Bibliography"/>
        <w:rPr>
          <w:ins w:id="1952" w:author="Clay Cressler" w:date="2020-08-11T17:14:00Z"/>
          <w:rPrChange w:id="1953" w:author="Clay Cressler" w:date="2020-08-11T17:14:00Z">
            <w:rPr>
              <w:ins w:id="1954" w:author="Clay Cressler" w:date="2020-08-11T17:14:00Z"/>
            </w:rPr>
          </w:rPrChange>
        </w:rPr>
        <w:pPrChange w:id="1955" w:author="Clay Cressler" w:date="2020-08-11T17:14:00Z">
          <w:pPr>
            <w:widowControl w:val="0"/>
            <w:autoSpaceDE w:val="0"/>
            <w:autoSpaceDN w:val="0"/>
            <w:adjustRightInd w:val="0"/>
          </w:pPr>
        </w:pPrChange>
      </w:pPr>
      <w:proofErr w:type="spellStart"/>
      <w:ins w:id="1956" w:author="Clay Cressler" w:date="2020-08-11T17:14:00Z">
        <w:r w:rsidRPr="00B147C5">
          <w:rPr>
            <w:rPrChange w:id="1957" w:author="Clay Cressler" w:date="2020-08-11T17:14:00Z">
              <w:rPr/>
            </w:rPrChange>
          </w:rPr>
          <w:t>Yaari</w:t>
        </w:r>
        <w:proofErr w:type="spellEnd"/>
        <w:r w:rsidRPr="00B147C5">
          <w:rPr>
            <w:rPrChange w:id="1958" w:author="Clay Cressler" w:date="2020-08-11T17:14:00Z">
              <w:rPr/>
            </w:rPrChange>
          </w:rPr>
          <w:t xml:space="preserve">, G., Ben-Zion, Y., </w:t>
        </w:r>
        <w:proofErr w:type="spellStart"/>
        <w:r w:rsidRPr="00B147C5">
          <w:rPr>
            <w:rPrChange w:id="1959" w:author="Clay Cressler" w:date="2020-08-11T17:14:00Z">
              <w:rPr/>
            </w:rPrChange>
          </w:rPr>
          <w:t>Shnerb</w:t>
        </w:r>
        <w:proofErr w:type="spellEnd"/>
        <w:r w:rsidRPr="00B147C5">
          <w:rPr>
            <w:rPrChange w:id="1960" w:author="Clay Cressler" w:date="2020-08-11T17:14:00Z">
              <w:rPr/>
            </w:rPrChange>
          </w:rPr>
          <w:t xml:space="preserve">, N.M. &amp; </w:t>
        </w:r>
        <w:proofErr w:type="spellStart"/>
        <w:r w:rsidRPr="00B147C5">
          <w:rPr>
            <w:rPrChange w:id="1961" w:author="Clay Cressler" w:date="2020-08-11T17:14:00Z">
              <w:rPr/>
            </w:rPrChange>
          </w:rPr>
          <w:t>Vasseur</w:t>
        </w:r>
        <w:proofErr w:type="spellEnd"/>
        <w:r w:rsidRPr="00B147C5">
          <w:rPr>
            <w:rPrChange w:id="1962" w:author="Clay Cressler" w:date="2020-08-11T17:14:00Z">
              <w:rPr/>
            </w:rPrChange>
          </w:rPr>
          <w:t xml:space="preserve">, D.A. (2012). Consistent scaling of persistence time in metapopulations. </w:t>
        </w:r>
        <w:r w:rsidRPr="00B147C5">
          <w:rPr>
            <w:i/>
            <w:iCs/>
            <w:rPrChange w:id="1963" w:author="Clay Cressler" w:date="2020-08-11T17:14:00Z">
              <w:rPr>
                <w:i/>
                <w:iCs/>
              </w:rPr>
            </w:rPrChange>
          </w:rPr>
          <w:t>Ecology</w:t>
        </w:r>
        <w:r w:rsidRPr="00B147C5">
          <w:rPr>
            <w:rPrChange w:id="1964" w:author="Clay Cressler" w:date="2020-08-11T17:14:00Z">
              <w:rPr/>
            </w:rPrChange>
          </w:rPr>
          <w:t>, 93, 1214–1227.</w:t>
        </w:r>
      </w:ins>
    </w:p>
    <w:p w14:paraId="106883FD" w14:textId="77777777" w:rsidR="00B147C5" w:rsidRPr="00B147C5" w:rsidRDefault="00B147C5" w:rsidP="00B147C5">
      <w:pPr>
        <w:pStyle w:val="Bibliography"/>
        <w:rPr>
          <w:ins w:id="1965" w:author="Clay Cressler" w:date="2020-08-11T17:14:00Z"/>
          <w:rPrChange w:id="1966" w:author="Clay Cressler" w:date="2020-08-11T17:14:00Z">
            <w:rPr>
              <w:ins w:id="1967" w:author="Clay Cressler" w:date="2020-08-11T17:14:00Z"/>
            </w:rPr>
          </w:rPrChange>
        </w:rPr>
        <w:pPrChange w:id="1968" w:author="Clay Cressler" w:date="2020-08-11T17:14:00Z">
          <w:pPr>
            <w:widowControl w:val="0"/>
            <w:autoSpaceDE w:val="0"/>
            <w:autoSpaceDN w:val="0"/>
            <w:adjustRightInd w:val="0"/>
          </w:pPr>
        </w:pPrChange>
      </w:pPr>
      <w:ins w:id="1969" w:author="Clay Cressler" w:date="2020-08-11T17:14:00Z">
        <w:r w:rsidRPr="00B147C5">
          <w:rPr>
            <w:rPrChange w:id="1970" w:author="Clay Cressler" w:date="2020-08-11T17:14:00Z">
              <w:rPr/>
            </w:rPrChange>
          </w:rPr>
          <w:t xml:space="preserve">Yoshida, T., Jones, L.E., </w:t>
        </w:r>
        <w:proofErr w:type="spellStart"/>
        <w:r w:rsidRPr="00B147C5">
          <w:rPr>
            <w:rPrChange w:id="1971" w:author="Clay Cressler" w:date="2020-08-11T17:14:00Z">
              <w:rPr/>
            </w:rPrChange>
          </w:rPr>
          <w:t>Ellner</w:t>
        </w:r>
        <w:proofErr w:type="spellEnd"/>
        <w:r w:rsidRPr="00B147C5">
          <w:rPr>
            <w:rPrChange w:id="1972" w:author="Clay Cressler" w:date="2020-08-11T17:14:00Z">
              <w:rPr/>
            </w:rPrChange>
          </w:rPr>
          <w:t xml:space="preserve">, S.P., </w:t>
        </w:r>
        <w:proofErr w:type="spellStart"/>
        <w:r w:rsidRPr="00B147C5">
          <w:rPr>
            <w:rPrChange w:id="1973" w:author="Clay Cressler" w:date="2020-08-11T17:14:00Z">
              <w:rPr/>
            </w:rPrChange>
          </w:rPr>
          <w:t>Fussmann</w:t>
        </w:r>
        <w:proofErr w:type="spellEnd"/>
        <w:r w:rsidRPr="00B147C5">
          <w:rPr>
            <w:rPrChange w:id="1974" w:author="Clay Cressler" w:date="2020-08-11T17:14:00Z">
              <w:rPr/>
            </w:rPrChange>
          </w:rPr>
          <w:t xml:space="preserve">, G.F. &amp; Hairston, Jr., N.G. (2003). Rapid evolution drives ecological dynamics in a predator-prey system. </w:t>
        </w:r>
        <w:r w:rsidRPr="00B147C5">
          <w:rPr>
            <w:i/>
            <w:iCs/>
            <w:rPrChange w:id="1975" w:author="Clay Cressler" w:date="2020-08-11T17:14:00Z">
              <w:rPr>
                <w:i/>
                <w:iCs/>
              </w:rPr>
            </w:rPrChange>
          </w:rPr>
          <w:t>Nature</w:t>
        </w:r>
        <w:r w:rsidRPr="00B147C5">
          <w:rPr>
            <w:rPrChange w:id="1976" w:author="Clay Cressler" w:date="2020-08-11T17:14:00Z">
              <w:rPr/>
            </w:rPrChange>
          </w:rPr>
          <w:t>, 424, 303–306.</w:t>
        </w:r>
      </w:ins>
    </w:p>
    <w:p w14:paraId="149C3776" w14:textId="77777777" w:rsidR="00B147C5" w:rsidRPr="00B147C5" w:rsidRDefault="00B147C5" w:rsidP="00B147C5">
      <w:pPr>
        <w:pStyle w:val="Bibliography"/>
        <w:rPr>
          <w:ins w:id="1977" w:author="Clay Cressler" w:date="2020-08-11T17:14:00Z"/>
          <w:rPrChange w:id="1978" w:author="Clay Cressler" w:date="2020-08-11T17:14:00Z">
            <w:rPr>
              <w:ins w:id="1979" w:author="Clay Cressler" w:date="2020-08-11T17:14:00Z"/>
            </w:rPr>
          </w:rPrChange>
        </w:rPr>
        <w:pPrChange w:id="1980" w:author="Clay Cressler" w:date="2020-08-11T17:14:00Z">
          <w:pPr>
            <w:widowControl w:val="0"/>
            <w:autoSpaceDE w:val="0"/>
            <w:autoSpaceDN w:val="0"/>
            <w:adjustRightInd w:val="0"/>
          </w:pPr>
        </w:pPrChange>
      </w:pPr>
      <w:ins w:id="1981" w:author="Clay Cressler" w:date="2020-08-11T17:14:00Z">
        <w:r w:rsidRPr="00B147C5">
          <w:rPr>
            <w:rPrChange w:id="1982" w:author="Clay Cressler" w:date="2020-08-11T17:14:00Z">
              <w:rPr/>
            </w:rPrChange>
          </w:rPr>
          <w:t xml:space="preserve">Yoshida, T., Jr, N.G.H. &amp; </w:t>
        </w:r>
        <w:proofErr w:type="spellStart"/>
        <w:r w:rsidRPr="00B147C5">
          <w:rPr>
            <w:rPrChange w:id="1983" w:author="Clay Cressler" w:date="2020-08-11T17:14:00Z">
              <w:rPr/>
            </w:rPrChange>
          </w:rPr>
          <w:t>Ellner</w:t>
        </w:r>
        <w:proofErr w:type="spellEnd"/>
        <w:r w:rsidRPr="00B147C5">
          <w:rPr>
            <w:rPrChange w:id="1984" w:author="Clay Cressler" w:date="2020-08-11T17:14:00Z">
              <w:rPr/>
            </w:rPrChange>
          </w:rPr>
          <w:t xml:space="preserve">, S.P. (2004). Evolutionary trade-off between </w:t>
        </w:r>
        <w:proofErr w:type="spellStart"/>
        <w:r w:rsidRPr="00B147C5">
          <w:rPr>
            <w:rPrChange w:id="1985" w:author="Clay Cressler" w:date="2020-08-11T17:14:00Z">
              <w:rPr/>
            </w:rPrChange>
          </w:rPr>
          <w:t>defence</w:t>
        </w:r>
        <w:proofErr w:type="spellEnd"/>
        <w:r w:rsidRPr="00B147C5">
          <w:rPr>
            <w:rPrChange w:id="1986" w:author="Clay Cressler" w:date="2020-08-11T17:14:00Z">
              <w:rPr/>
            </w:rPrChange>
          </w:rPr>
          <w:t xml:space="preserve"> against grazing and competitive ability in a simple unicellular alga, Chlorella vulgaris. </w:t>
        </w:r>
        <w:r w:rsidRPr="00B147C5">
          <w:rPr>
            <w:i/>
            <w:iCs/>
            <w:rPrChange w:id="1987" w:author="Clay Cressler" w:date="2020-08-11T17:14:00Z">
              <w:rPr>
                <w:i/>
                <w:iCs/>
              </w:rPr>
            </w:rPrChange>
          </w:rPr>
          <w:t>Proc Biol Sci.</w:t>
        </w:r>
        <w:r w:rsidRPr="00B147C5">
          <w:rPr>
            <w:rPrChange w:id="1988" w:author="Clay Cressler" w:date="2020-08-11T17:14:00Z">
              <w:rPr/>
            </w:rPrChange>
          </w:rPr>
          <w:t>, 271, 1947–1953.</w:t>
        </w:r>
      </w:ins>
    </w:p>
    <w:p w14:paraId="5D364D6B" w14:textId="48086656" w:rsidR="0073431C" w:rsidRPr="00B147C5" w:rsidDel="00B022D9" w:rsidRDefault="0073431C" w:rsidP="00B147C5">
      <w:pPr>
        <w:pStyle w:val="Bibliography"/>
        <w:rPr>
          <w:del w:id="1989" w:author="Clay Cressler" w:date="2020-08-07T11:14:00Z"/>
          <w:rPrChange w:id="1990" w:author="Clay Cressler" w:date="2020-08-11T17:14:00Z">
            <w:rPr>
              <w:del w:id="1991" w:author="Clay Cressler" w:date="2020-08-07T11:14:00Z"/>
            </w:rPr>
          </w:rPrChange>
        </w:rPr>
        <w:pPrChange w:id="1992" w:author="Clay Cressler" w:date="2020-08-11T17:14:00Z">
          <w:pPr>
            <w:pStyle w:val="Bibliography"/>
          </w:pPr>
        </w:pPrChange>
      </w:pPr>
      <w:del w:id="1993" w:author="Clay Cressler" w:date="2020-08-07T11:14:00Z">
        <w:r w:rsidRPr="00B147C5" w:rsidDel="00B022D9">
          <w:rPr>
            <w:rPrChange w:id="1994" w:author="Clay Cressler" w:date="2020-08-11T17:14:00Z">
              <w:rPr/>
            </w:rPrChange>
          </w:rPr>
          <w:delText xml:space="preserve">Abbott, K.C. &amp; Nolting, B.C. (2017). Alternative (un)stable states in a stochastic predator–prey model. </w:delText>
        </w:r>
        <w:r w:rsidRPr="00B147C5" w:rsidDel="00B022D9">
          <w:rPr>
            <w:i/>
            <w:iCs/>
            <w:rPrChange w:id="1995" w:author="Clay Cressler" w:date="2020-08-11T17:14:00Z">
              <w:rPr>
                <w:i/>
                <w:iCs/>
              </w:rPr>
            </w:rPrChange>
          </w:rPr>
          <w:delText>Ecological Complexity</w:delText>
        </w:r>
        <w:r w:rsidRPr="00B147C5" w:rsidDel="00B022D9">
          <w:rPr>
            <w:rPrChange w:id="1996" w:author="Clay Cressler" w:date="2020-08-11T17:14:00Z">
              <w:rPr/>
            </w:rPrChange>
          </w:rPr>
          <w:delText>, Uncertainty in Ecology, 32, 181–195.</w:delText>
        </w:r>
      </w:del>
    </w:p>
    <w:p w14:paraId="0744DFC3" w14:textId="041368AB" w:rsidR="0073431C" w:rsidRPr="00B147C5" w:rsidDel="00B022D9" w:rsidRDefault="0073431C" w:rsidP="00B147C5">
      <w:pPr>
        <w:pStyle w:val="Bibliography"/>
        <w:rPr>
          <w:del w:id="1997" w:author="Clay Cressler" w:date="2020-08-07T11:14:00Z"/>
          <w:rPrChange w:id="1998" w:author="Clay Cressler" w:date="2020-08-11T17:14:00Z">
            <w:rPr>
              <w:del w:id="1999" w:author="Clay Cressler" w:date="2020-08-07T11:14:00Z"/>
            </w:rPr>
          </w:rPrChange>
        </w:rPr>
        <w:pPrChange w:id="2000" w:author="Clay Cressler" w:date="2020-08-11T17:14:00Z">
          <w:pPr>
            <w:pStyle w:val="Bibliography"/>
          </w:pPr>
        </w:pPrChange>
      </w:pPr>
      <w:del w:id="2001" w:author="Clay Cressler" w:date="2020-08-07T11:14:00Z">
        <w:r w:rsidRPr="00B147C5" w:rsidDel="00B022D9">
          <w:rPr>
            <w:rPrChange w:id="2002" w:author="Clay Cressler" w:date="2020-08-11T17:14:00Z">
              <w:rPr/>
            </w:rPrChange>
          </w:rPr>
          <w:delText xml:space="preserve">Abrams. (2001). Modelling the adaptive dynamics of traits involved in inter- and intraspecific interactions: An assessment of three methods. </w:delText>
        </w:r>
        <w:r w:rsidRPr="00B147C5" w:rsidDel="00B022D9">
          <w:rPr>
            <w:i/>
            <w:iCs/>
            <w:rPrChange w:id="2003" w:author="Clay Cressler" w:date="2020-08-11T17:14:00Z">
              <w:rPr>
                <w:i/>
                <w:iCs/>
              </w:rPr>
            </w:rPrChange>
          </w:rPr>
          <w:delText>Ecology Letters</w:delText>
        </w:r>
        <w:r w:rsidRPr="00B147C5" w:rsidDel="00B022D9">
          <w:rPr>
            <w:rPrChange w:id="2004" w:author="Clay Cressler" w:date="2020-08-11T17:14:00Z">
              <w:rPr/>
            </w:rPrChange>
          </w:rPr>
          <w:delText>, 4, 166–175.</w:delText>
        </w:r>
      </w:del>
    </w:p>
    <w:p w14:paraId="7848DFCD" w14:textId="5C346602" w:rsidR="0073431C" w:rsidRPr="00B147C5" w:rsidDel="00B022D9" w:rsidRDefault="0073431C" w:rsidP="00B147C5">
      <w:pPr>
        <w:pStyle w:val="Bibliography"/>
        <w:rPr>
          <w:del w:id="2005" w:author="Clay Cressler" w:date="2020-08-07T11:14:00Z"/>
          <w:rPrChange w:id="2006" w:author="Clay Cressler" w:date="2020-08-11T17:14:00Z">
            <w:rPr>
              <w:del w:id="2007" w:author="Clay Cressler" w:date="2020-08-07T11:14:00Z"/>
            </w:rPr>
          </w:rPrChange>
        </w:rPr>
        <w:pPrChange w:id="2008" w:author="Clay Cressler" w:date="2020-08-11T17:14:00Z">
          <w:pPr>
            <w:pStyle w:val="Bibliography"/>
          </w:pPr>
        </w:pPrChange>
      </w:pPr>
      <w:del w:id="2009" w:author="Clay Cressler" w:date="2020-08-07T11:14:00Z">
        <w:r w:rsidRPr="00B147C5" w:rsidDel="00B022D9">
          <w:rPr>
            <w:rPrChange w:id="2010" w:author="Clay Cressler" w:date="2020-08-11T17:14:00Z">
              <w:rPr/>
            </w:rPrChange>
          </w:rPr>
          <w:delText xml:space="preserve">Abrams, P.A., Harada, Y. &amp; Matsuda, H. (1993a). On the relationship between quantitative genetic and ESS models. </w:delText>
        </w:r>
        <w:r w:rsidRPr="00B147C5" w:rsidDel="00B022D9">
          <w:rPr>
            <w:i/>
            <w:iCs/>
            <w:rPrChange w:id="2011" w:author="Clay Cressler" w:date="2020-08-11T17:14:00Z">
              <w:rPr>
                <w:i/>
                <w:iCs/>
              </w:rPr>
            </w:rPrChange>
          </w:rPr>
          <w:delText>Evolution</w:delText>
        </w:r>
        <w:r w:rsidRPr="00B147C5" w:rsidDel="00B022D9">
          <w:rPr>
            <w:rPrChange w:id="2012" w:author="Clay Cressler" w:date="2020-08-11T17:14:00Z">
              <w:rPr/>
            </w:rPrChange>
          </w:rPr>
          <w:delText>, 47, 982–985.</w:delText>
        </w:r>
      </w:del>
    </w:p>
    <w:p w14:paraId="1EBEC2DF" w14:textId="2D6C06B9" w:rsidR="0073431C" w:rsidRPr="00B147C5" w:rsidDel="00B022D9" w:rsidRDefault="0073431C" w:rsidP="00B147C5">
      <w:pPr>
        <w:pStyle w:val="Bibliography"/>
        <w:rPr>
          <w:del w:id="2013" w:author="Clay Cressler" w:date="2020-08-07T11:14:00Z"/>
          <w:rPrChange w:id="2014" w:author="Clay Cressler" w:date="2020-08-11T17:14:00Z">
            <w:rPr>
              <w:del w:id="2015" w:author="Clay Cressler" w:date="2020-08-07T11:14:00Z"/>
            </w:rPr>
          </w:rPrChange>
        </w:rPr>
        <w:pPrChange w:id="2016" w:author="Clay Cressler" w:date="2020-08-11T17:14:00Z">
          <w:pPr>
            <w:pStyle w:val="Bibliography"/>
          </w:pPr>
        </w:pPrChange>
      </w:pPr>
      <w:del w:id="2017" w:author="Clay Cressler" w:date="2020-08-07T11:14:00Z">
        <w:r w:rsidRPr="00B147C5" w:rsidDel="00B022D9">
          <w:rPr>
            <w:rPrChange w:id="2018" w:author="Clay Cressler" w:date="2020-08-11T17:14:00Z">
              <w:rPr/>
            </w:rPrChange>
          </w:rPr>
          <w:delText xml:space="preserve">Abrams, P.A., Matsuda, H. &amp; Harada, Y. (1993b). Evolutionarily unstable fitness maxima and stable fitness minima of continuous traits. </w:delText>
        </w:r>
        <w:r w:rsidRPr="00B147C5" w:rsidDel="00B022D9">
          <w:rPr>
            <w:i/>
            <w:iCs/>
            <w:rPrChange w:id="2019" w:author="Clay Cressler" w:date="2020-08-11T17:14:00Z">
              <w:rPr>
                <w:i/>
                <w:iCs/>
              </w:rPr>
            </w:rPrChange>
          </w:rPr>
          <w:delText>Evol Ecol</w:delText>
        </w:r>
        <w:r w:rsidRPr="00B147C5" w:rsidDel="00B022D9">
          <w:rPr>
            <w:rPrChange w:id="2020" w:author="Clay Cressler" w:date="2020-08-11T17:14:00Z">
              <w:rPr/>
            </w:rPrChange>
          </w:rPr>
          <w:delText>, 7, 465–487.</w:delText>
        </w:r>
      </w:del>
    </w:p>
    <w:p w14:paraId="1746A12F" w14:textId="03B56F67" w:rsidR="0073431C" w:rsidRPr="00B147C5" w:rsidDel="00B022D9" w:rsidRDefault="0073431C" w:rsidP="00B147C5">
      <w:pPr>
        <w:pStyle w:val="Bibliography"/>
        <w:rPr>
          <w:del w:id="2021" w:author="Clay Cressler" w:date="2020-08-07T11:14:00Z"/>
          <w:rPrChange w:id="2022" w:author="Clay Cressler" w:date="2020-08-11T17:14:00Z">
            <w:rPr>
              <w:del w:id="2023" w:author="Clay Cressler" w:date="2020-08-07T11:14:00Z"/>
            </w:rPr>
          </w:rPrChange>
        </w:rPr>
        <w:pPrChange w:id="2024" w:author="Clay Cressler" w:date="2020-08-11T17:14:00Z">
          <w:pPr>
            <w:pStyle w:val="Bibliography"/>
          </w:pPr>
        </w:pPrChange>
      </w:pPr>
      <w:del w:id="2025" w:author="Clay Cressler" w:date="2020-08-07T11:14:00Z">
        <w:r w:rsidRPr="00B147C5" w:rsidDel="00B022D9">
          <w:rPr>
            <w:rPrChange w:id="2026" w:author="Clay Cressler" w:date="2020-08-11T17:14:00Z">
              <w:rPr/>
            </w:rPrChange>
          </w:rPr>
          <w:delText xml:space="preserve">Abrams, P.A., Matsuda, H. &amp; Harada, Y. (1993c). Evolutionarily unstable fitness maxima and stable fitness minima of continuous traits. </w:delText>
        </w:r>
        <w:r w:rsidRPr="00B147C5" w:rsidDel="00B022D9">
          <w:rPr>
            <w:i/>
            <w:iCs/>
            <w:rPrChange w:id="2027" w:author="Clay Cressler" w:date="2020-08-11T17:14:00Z">
              <w:rPr>
                <w:i/>
                <w:iCs/>
              </w:rPr>
            </w:rPrChange>
          </w:rPr>
          <w:delText>Evol Ecol</w:delText>
        </w:r>
        <w:r w:rsidRPr="00B147C5" w:rsidDel="00B022D9">
          <w:rPr>
            <w:rPrChange w:id="2028" w:author="Clay Cressler" w:date="2020-08-11T17:14:00Z">
              <w:rPr/>
            </w:rPrChange>
          </w:rPr>
          <w:delText>, 7, 465–487.</w:delText>
        </w:r>
      </w:del>
    </w:p>
    <w:p w14:paraId="0BA23615" w14:textId="7DF0C663" w:rsidR="0073431C" w:rsidRPr="00B147C5" w:rsidDel="00B022D9" w:rsidRDefault="0073431C" w:rsidP="00B147C5">
      <w:pPr>
        <w:pStyle w:val="Bibliography"/>
        <w:rPr>
          <w:del w:id="2029" w:author="Clay Cressler" w:date="2020-08-07T11:14:00Z"/>
          <w:rPrChange w:id="2030" w:author="Clay Cressler" w:date="2020-08-11T17:14:00Z">
            <w:rPr>
              <w:del w:id="2031" w:author="Clay Cressler" w:date="2020-08-07T11:14:00Z"/>
            </w:rPr>
          </w:rPrChange>
        </w:rPr>
        <w:pPrChange w:id="2032" w:author="Clay Cressler" w:date="2020-08-11T17:14:00Z">
          <w:pPr>
            <w:pStyle w:val="Bibliography"/>
          </w:pPr>
        </w:pPrChange>
      </w:pPr>
      <w:del w:id="2033" w:author="Clay Cressler" w:date="2020-08-07T11:14:00Z">
        <w:r w:rsidRPr="00B147C5" w:rsidDel="00B022D9">
          <w:rPr>
            <w:rPrChange w:id="2034" w:author="Clay Cressler" w:date="2020-08-11T17:14:00Z">
              <w:rPr/>
            </w:rPrChange>
          </w:rPr>
          <w:delText xml:space="preserve">Andrewartha, H.G. &amp; Birch, L.C. (1954). </w:delText>
        </w:r>
        <w:r w:rsidRPr="00B147C5" w:rsidDel="00B022D9">
          <w:rPr>
            <w:i/>
            <w:iCs/>
            <w:rPrChange w:id="2035" w:author="Clay Cressler" w:date="2020-08-11T17:14:00Z">
              <w:rPr>
                <w:i/>
                <w:iCs/>
              </w:rPr>
            </w:rPrChange>
          </w:rPr>
          <w:delText>The distribution and abundance of animals</w:delText>
        </w:r>
        <w:r w:rsidRPr="00B147C5" w:rsidDel="00B022D9">
          <w:rPr>
            <w:rPrChange w:id="2036" w:author="Clay Cressler" w:date="2020-08-11T17:14:00Z">
              <w:rPr/>
            </w:rPrChange>
          </w:rPr>
          <w:delText>. University of Chicago Press.</w:delText>
        </w:r>
      </w:del>
    </w:p>
    <w:p w14:paraId="69018B55" w14:textId="44CF5EE2" w:rsidR="0073431C" w:rsidRPr="00B147C5" w:rsidDel="00B022D9" w:rsidRDefault="0073431C" w:rsidP="00B147C5">
      <w:pPr>
        <w:pStyle w:val="Bibliography"/>
        <w:rPr>
          <w:del w:id="2037" w:author="Clay Cressler" w:date="2020-08-07T11:14:00Z"/>
          <w:rPrChange w:id="2038" w:author="Clay Cressler" w:date="2020-08-11T17:14:00Z">
            <w:rPr>
              <w:del w:id="2039" w:author="Clay Cressler" w:date="2020-08-07T11:14:00Z"/>
            </w:rPr>
          </w:rPrChange>
        </w:rPr>
        <w:pPrChange w:id="2040" w:author="Clay Cressler" w:date="2020-08-11T17:14:00Z">
          <w:pPr>
            <w:pStyle w:val="Bibliography"/>
          </w:pPr>
        </w:pPrChange>
      </w:pPr>
      <w:del w:id="2041" w:author="Clay Cressler" w:date="2020-08-07T11:14:00Z">
        <w:r w:rsidRPr="00B147C5" w:rsidDel="00B022D9">
          <w:rPr>
            <w:rPrChange w:id="2042" w:author="Clay Cressler" w:date="2020-08-11T17:14:00Z">
              <w:rPr/>
            </w:rPrChange>
          </w:rPr>
          <w:delText xml:space="preserve">Ashwin, P., Wieczorek, S., Vitolo, R. &amp; Cox, P. (2012). Tipping points in open systems: bifurcation, noise-induced and rate-dependent examples in the climate system. </w:delText>
        </w:r>
        <w:r w:rsidRPr="00B147C5" w:rsidDel="00B022D9">
          <w:rPr>
            <w:i/>
            <w:iCs/>
            <w:rPrChange w:id="2043" w:author="Clay Cressler" w:date="2020-08-11T17:14:00Z">
              <w:rPr>
                <w:i/>
                <w:iCs/>
              </w:rPr>
            </w:rPrChange>
          </w:rPr>
          <w:delText>Philosophical Transactions of the Royal Society A: Mathematical, Physical and Engineering Sciences</w:delText>
        </w:r>
        <w:r w:rsidRPr="00B147C5" w:rsidDel="00B022D9">
          <w:rPr>
            <w:rPrChange w:id="2044" w:author="Clay Cressler" w:date="2020-08-11T17:14:00Z">
              <w:rPr/>
            </w:rPrChange>
          </w:rPr>
          <w:delText>, 370, 1166–1184.</w:delText>
        </w:r>
      </w:del>
    </w:p>
    <w:p w14:paraId="7B4B358F" w14:textId="7D324E51" w:rsidR="0073431C" w:rsidRPr="00B147C5" w:rsidDel="00B022D9" w:rsidRDefault="0073431C" w:rsidP="00B147C5">
      <w:pPr>
        <w:pStyle w:val="Bibliography"/>
        <w:rPr>
          <w:del w:id="2045" w:author="Clay Cressler" w:date="2020-08-07T11:14:00Z"/>
          <w:rPrChange w:id="2046" w:author="Clay Cressler" w:date="2020-08-11T17:14:00Z">
            <w:rPr>
              <w:del w:id="2047" w:author="Clay Cressler" w:date="2020-08-07T11:14:00Z"/>
            </w:rPr>
          </w:rPrChange>
        </w:rPr>
        <w:pPrChange w:id="2048" w:author="Clay Cressler" w:date="2020-08-11T17:14:00Z">
          <w:pPr>
            <w:pStyle w:val="Bibliography"/>
          </w:pPr>
        </w:pPrChange>
      </w:pPr>
      <w:del w:id="2049" w:author="Clay Cressler" w:date="2020-08-07T11:14:00Z">
        <w:r w:rsidRPr="00B147C5" w:rsidDel="00B022D9">
          <w:rPr>
            <w:rPrChange w:id="2050" w:author="Clay Cressler" w:date="2020-08-11T17:14:00Z">
              <w:rPr/>
            </w:rPrChange>
          </w:rPr>
          <w:delText xml:space="preserve">Banks, M.J. &amp; Thompson, D.J. (1987). Lifetime reproductive success of females of the damselfly </w:delText>
        </w:r>
        <w:r w:rsidRPr="00B147C5" w:rsidDel="00B022D9">
          <w:rPr>
            <w:i/>
            <w:iCs/>
            <w:rPrChange w:id="2051" w:author="Clay Cressler" w:date="2020-08-11T17:14:00Z">
              <w:rPr>
                <w:i/>
                <w:iCs/>
              </w:rPr>
            </w:rPrChange>
          </w:rPr>
          <w:delText>Coenagrion puella</w:delText>
        </w:r>
        <w:r w:rsidRPr="00B147C5" w:rsidDel="00B022D9">
          <w:rPr>
            <w:rPrChange w:id="2052" w:author="Clay Cressler" w:date="2020-08-11T17:14:00Z">
              <w:rPr/>
            </w:rPrChange>
          </w:rPr>
          <w:delText xml:space="preserve">. </w:delText>
        </w:r>
        <w:r w:rsidRPr="00B147C5" w:rsidDel="00B022D9">
          <w:rPr>
            <w:i/>
            <w:iCs/>
            <w:rPrChange w:id="2053" w:author="Clay Cressler" w:date="2020-08-11T17:14:00Z">
              <w:rPr>
                <w:i/>
                <w:iCs/>
              </w:rPr>
            </w:rPrChange>
          </w:rPr>
          <w:delText>Journal of Animal Ecology</w:delText>
        </w:r>
        <w:r w:rsidRPr="00B147C5" w:rsidDel="00B022D9">
          <w:rPr>
            <w:rPrChange w:id="2054" w:author="Clay Cressler" w:date="2020-08-11T17:14:00Z">
              <w:rPr/>
            </w:rPrChange>
          </w:rPr>
          <w:delText>, 56, 815–832.</w:delText>
        </w:r>
      </w:del>
    </w:p>
    <w:p w14:paraId="0F52AE8E" w14:textId="0CE4C2DA" w:rsidR="0073431C" w:rsidRPr="00B147C5" w:rsidDel="00B022D9" w:rsidRDefault="0073431C" w:rsidP="00B147C5">
      <w:pPr>
        <w:pStyle w:val="Bibliography"/>
        <w:rPr>
          <w:del w:id="2055" w:author="Clay Cressler" w:date="2020-08-07T11:14:00Z"/>
          <w:rPrChange w:id="2056" w:author="Clay Cressler" w:date="2020-08-11T17:14:00Z">
            <w:rPr>
              <w:del w:id="2057" w:author="Clay Cressler" w:date="2020-08-07T11:14:00Z"/>
            </w:rPr>
          </w:rPrChange>
        </w:rPr>
        <w:pPrChange w:id="2058" w:author="Clay Cressler" w:date="2020-08-11T17:14:00Z">
          <w:pPr>
            <w:pStyle w:val="Bibliography"/>
          </w:pPr>
        </w:pPrChange>
      </w:pPr>
      <w:del w:id="2059" w:author="Clay Cressler" w:date="2020-08-07T11:14:00Z">
        <w:r w:rsidRPr="00B147C5" w:rsidDel="00B022D9">
          <w:rPr>
            <w:rPrChange w:id="2060" w:author="Clay Cressler" w:date="2020-08-11T17:14:00Z">
              <w:rPr/>
            </w:rPrChange>
          </w:rPr>
          <w:delText xml:space="preserve">Black, A.J. &amp; McKane, A.J. (2012). Stochastic formulation of ecological models and their applications. </w:delText>
        </w:r>
        <w:r w:rsidRPr="00B147C5" w:rsidDel="00B022D9">
          <w:rPr>
            <w:i/>
            <w:iCs/>
            <w:rPrChange w:id="2061" w:author="Clay Cressler" w:date="2020-08-11T17:14:00Z">
              <w:rPr>
                <w:i/>
                <w:iCs/>
              </w:rPr>
            </w:rPrChange>
          </w:rPr>
          <w:delText>Trends Ecol. Evol. (Amst.)</w:delText>
        </w:r>
        <w:r w:rsidRPr="00B147C5" w:rsidDel="00B022D9">
          <w:rPr>
            <w:rPrChange w:id="2062" w:author="Clay Cressler" w:date="2020-08-11T17:14:00Z">
              <w:rPr/>
            </w:rPrChange>
          </w:rPr>
          <w:delText>, 27, 337–345.</w:delText>
        </w:r>
      </w:del>
    </w:p>
    <w:p w14:paraId="71FF3DF2" w14:textId="6A0E8520" w:rsidR="0073431C" w:rsidRPr="00B147C5" w:rsidDel="00B022D9" w:rsidRDefault="0073431C" w:rsidP="00B147C5">
      <w:pPr>
        <w:pStyle w:val="Bibliography"/>
        <w:rPr>
          <w:del w:id="2063" w:author="Clay Cressler" w:date="2020-08-07T11:14:00Z"/>
          <w:rPrChange w:id="2064" w:author="Clay Cressler" w:date="2020-08-11T17:14:00Z">
            <w:rPr>
              <w:del w:id="2065" w:author="Clay Cressler" w:date="2020-08-07T11:14:00Z"/>
            </w:rPr>
          </w:rPrChange>
        </w:rPr>
        <w:pPrChange w:id="2066" w:author="Clay Cressler" w:date="2020-08-11T17:14:00Z">
          <w:pPr>
            <w:pStyle w:val="Bibliography"/>
          </w:pPr>
        </w:pPrChange>
      </w:pPr>
      <w:del w:id="2067" w:author="Clay Cressler" w:date="2020-08-07T11:14:00Z">
        <w:r w:rsidRPr="00B147C5" w:rsidDel="00B022D9">
          <w:rPr>
            <w:rPrChange w:id="2068" w:author="Clay Cressler" w:date="2020-08-11T17:14:00Z">
              <w:rPr/>
            </w:rPrChange>
          </w:rPr>
          <w:delText xml:space="preserve">Bolnick, D.I., Amarasekare, P., Araújo, M.S., Bürger, R., Levine, J.M., Novak, M., </w:delText>
        </w:r>
        <w:r w:rsidRPr="00B147C5" w:rsidDel="00B022D9">
          <w:rPr>
            <w:i/>
            <w:iCs/>
            <w:rPrChange w:id="2069" w:author="Clay Cressler" w:date="2020-08-11T17:14:00Z">
              <w:rPr>
                <w:i/>
                <w:iCs/>
              </w:rPr>
            </w:rPrChange>
          </w:rPr>
          <w:delText>et al.</w:delText>
        </w:r>
        <w:r w:rsidRPr="00B147C5" w:rsidDel="00B022D9">
          <w:rPr>
            <w:rPrChange w:id="2070" w:author="Clay Cressler" w:date="2020-08-11T17:14:00Z">
              <w:rPr/>
            </w:rPrChange>
          </w:rPr>
          <w:delText xml:space="preserve"> (2011). Why intraspecific trait variation matters in community ecology. </w:delText>
        </w:r>
        <w:r w:rsidRPr="00B147C5" w:rsidDel="00B022D9">
          <w:rPr>
            <w:i/>
            <w:iCs/>
            <w:rPrChange w:id="2071" w:author="Clay Cressler" w:date="2020-08-11T17:14:00Z">
              <w:rPr>
                <w:i/>
                <w:iCs/>
              </w:rPr>
            </w:rPrChange>
          </w:rPr>
          <w:delText>Trends Ecol. Evol.</w:delText>
        </w:r>
        <w:r w:rsidRPr="00B147C5" w:rsidDel="00B022D9">
          <w:rPr>
            <w:rPrChange w:id="2072" w:author="Clay Cressler" w:date="2020-08-11T17:14:00Z">
              <w:rPr/>
            </w:rPrChange>
          </w:rPr>
          <w:delText>, 26, 183–192.</w:delText>
        </w:r>
      </w:del>
    </w:p>
    <w:p w14:paraId="67F86E3D" w14:textId="0CCEA1EB" w:rsidR="0073431C" w:rsidRPr="00B147C5" w:rsidDel="00B022D9" w:rsidRDefault="0073431C" w:rsidP="00B147C5">
      <w:pPr>
        <w:pStyle w:val="Bibliography"/>
        <w:rPr>
          <w:del w:id="2073" w:author="Clay Cressler" w:date="2020-08-07T11:14:00Z"/>
          <w:rPrChange w:id="2074" w:author="Clay Cressler" w:date="2020-08-11T17:14:00Z">
            <w:rPr>
              <w:del w:id="2075" w:author="Clay Cressler" w:date="2020-08-07T11:14:00Z"/>
            </w:rPr>
          </w:rPrChange>
        </w:rPr>
        <w:pPrChange w:id="2076" w:author="Clay Cressler" w:date="2020-08-11T17:14:00Z">
          <w:pPr>
            <w:pStyle w:val="Bibliography"/>
          </w:pPr>
        </w:pPrChange>
      </w:pPr>
      <w:del w:id="2077" w:author="Clay Cressler" w:date="2020-08-07T11:14:00Z">
        <w:r w:rsidRPr="00B147C5" w:rsidDel="00B022D9">
          <w:rPr>
            <w:rPrChange w:id="2078" w:author="Clay Cressler" w:date="2020-08-11T17:14:00Z">
              <w:rPr/>
            </w:rPrChange>
          </w:rPr>
          <w:delText xml:space="preserve">Champagnat, N., Ferrière, R. &amp; Méléard, S. (2006). Unifying evolutionary dynamics: from individual stochastic processes to macroscopic models. </w:delText>
        </w:r>
        <w:r w:rsidRPr="00B147C5" w:rsidDel="00B022D9">
          <w:rPr>
            <w:i/>
            <w:iCs/>
            <w:rPrChange w:id="2079" w:author="Clay Cressler" w:date="2020-08-11T17:14:00Z">
              <w:rPr>
                <w:i/>
                <w:iCs/>
              </w:rPr>
            </w:rPrChange>
          </w:rPr>
          <w:delText>Theor Popul Biol</w:delText>
        </w:r>
        <w:r w:rsidRPr="00B147C5" w:rsidDel="00B022D9">
          <w:rPr>
            <w:rPrChange w:id="2080" w:author="Clay Cressler" w:date="2020-08-11T17:14:00Z">
              <w:rPr/>
            </w:rPrChange>
          </w:rPr>
          <w:delText>, 69, 297–321.</w:delText>
        </w:r>
      </w:del>
    </w:p>
    <w:p w14:paraId="40AA07C8" w14:textId="0215C1CB" w:rsidR="0073431C" w:rsidRPr="00B147C5" w:rsidDel="00B022D9" w:rsidRDefault="0073431C" w:rsidP="00B147C5">
      <w:pPr>
        <w:pStyle w:val="Bibliography"/>
        <w:rPr>
          <w:del w:id="2081" w:author="Clay Cressler" w:date="2020-08-07T11:14:00Z"/>
          <w:rPrChange w:id="2082" w:author="Clay Cressler" w:date="2020-08-11T17:14:00Z">
            <w:rPr>
              <w:del w:id="2083" w:author="Clay Cressler" w:date="2020-08-07T11:14:00Z"/>
            </w:rPr>
          </w:rPrChange>
        </w:rPr>
        <w:pPrChange w:id="2084" w:author="Clay Cressler" w:date="2020-08-11T17:14:00Z">
          <w:pPr>
            <w:pStyle w:val="Bibliography"/>
          </w:pPr>
        </w:pPrChange>
      </w:pPr>
      <w:del w:id="2085" w:author="Clay Cressler" w:date="2020-08-07T11:14:00Z">
        <w:r w:rsidRPr="00B147C5" w:rsidDel="00B022D9">
          <w:rPr>
            <w:rPrChange w:id="2086" w:author="Clay Cressler" w:date="2020-08-11T17:14:00Z">
              <w:rPr/>
            </w:rPrChange>
          </w:rPr>
          <w:delText xml:space="preserve">Childs, D.Z., Metcalf, C.J.E. &amp; Rees, M. (2010). Evolutionary bet-hedging in the real world: empirical evidence and challenges revealed by plants. </w:delText>
        </w:r>
        <w:r w:rsidRPr="00B147C5" w:rsidDel="00B022D9">
          <w:rPr>
            <w:i/>
            <w:iCs/>
            <w:rPrChange w:id="2087" w:author="Clay Cressler" w:date="2020-08-11T17:14:00Z">
              <w:rPr>
                <w:i/>
                <w:iCs/>
              </w:rPr>
            </w:rPrChange>
          </w:rPr>
          <w:delText>Proc. Biol. Sci.</w:delText>
        </w:r>
        <w:r w:rsidRPr="00B147C5" w:rsidDel="00B022D9">
          <w:rPr>
            <w:rPrChange w:id="2088" w:author="Clay Cressler" w:date="2020-08-11T17:14:00Z">
              <w:rPr/>
            </w:rPrChange>
          </w:rPr>
          <w:delText>, 277, 3055–3064.</w:delText>
        </w:r>
      </w:del>
    </w:p>
    <w:p w14:paraId="55F95387" w14:textId="21ED34FC" w:rsidR="0073431C" w:rsidRPr="00B147C5" w:rsidDel="00B022D9" w:rsidRDefault="0073431C" w:rsidP="00B147C5">
      <w:pPr>
        <w:pStyle w:val="Bibliography"/>
        <w:rPr>
          <w:del w:id="2089" w:author="Clay Cressler" w:date="2020-08-07T11:14:00Z"/>
          <w:rPrChange w:id="2090" w:author="Clay Cressler" w:date="2020-08-11T17:14:00Z">
            <w:rPr>
              <w:del w:id="2091" w:author="Clay Cressler" w:date="2020-08-07T11:14:00Z"/>
            </w:rPr>
          </w:rPrChange>
        </w:rPr>
        <w:pPrChange w:id="2092" w:author="Clay Cressler" w:date="2020-08-11T17:14:00Z">
          <w:pPr>
            <w:pStyle w:val="Bibliography"/>
          </w:pPr>
        </w:pPrChange>
      </w:pPr>
      <w:del w:id="2093" w:author="Clay Cressler" w:date="2020-08-07T11:14:00Z">
        <w:r w:rsidRPr="00B147C5" w:rsidDel="00B022D9">
          <w:rPr>
            <w:rPrChange w:id="2094" w:author="Clay Cressler" w:date="2020-08-11T17:14:00Z">
              <w:rPr/>
            </w:rPrChange>
          </w:rPr>
          <w:delText xml:space="preserve">Claessen, D., Andersson, J., Persson, L. &amp; de Roos, A.M. (2007). Delayed evolutionary branching in small populations. </w:delText>
        </w:r>
        <w:r w:rsidRPr="00B147C5" w:rsidDel="00B022D9">
          <w:rPr>
            <w:i/>
            <w:iCs/>
            <w:rPrChange w:id="2095" w:author="Clay Cressler" w:date="2020-08-11T17:14:00Z">
              <w:rPr>
                <w:i/>
                <w:iCs/>
              </w:rPr>
            </w:rPrChange>
          </w:rPr>
          <w:delText>Evolutionary Ecology Research</w:delText>
        </w:r>
        <w:r w:rsidRPr="00B147C5" w:rsidDel="00B022D9">
          <w:rPr>
            <w:rPrChange w:id="2096" w:author="Clay Cressler" w:date="2020-08-11T17:14:00Z">
              <w:rPr/>
            </w:rPrChange>
          </w:rPr>
          <w:delText>, 9, 51–69.</w:delText>
        </w:r>
      </w:del>
    </w:p>
    <w:p w14:paraId="59065402" w14:textId="3C820969" w:rsidR="0073431C" w:rsidRPr="00B147C5" w:rsidDel="00B022D9" w:rsidRDefault="0073431C" w:rsidP="00B147C5">
      <w:pPr>
        <w:pStyle w:val="Bibliography"/>
        <w:rPr>
          <w:del w:id="2097" w:author="Clay Cressler" w:date="2020-08-07T11:14:00Z"/>
          <w:rPrChange w:id="2098" w:author="Clay Cressler" w:date="2020-08-11T17:14:00Z">
            <w:rPr>
              <w:del w:id="2099" w:author="Clay Cressler" w:date="2020-08-07T11:14:00Z"/>
            </w:rPr>
          </w:rPrChange>
        </w:rPr>
        <w:pPrChange w:id="2100" w:author="Clay Cressler" w:date="2020-08-11T17:14:00Z">
          <w:pPr>
            <w:pStyle w:val="Bibliography"/>
          </w:pPr>
        </w:pPrChange>
      </w:pPr>
      <w:del w:id="2101" w:author="Clay Cressler" w:date="2020-08-07T11:14:00Z">
        <w:r w:rsidRPr="00B147C5" w:rsidDel="00B022D9">
          <w:rPr>
            <w:rPrChange w:id="2102" w:author="Clay Cressler" w:date="2020-08-11T17:14:00Z">
              <w:rPr/>
            </w:rPrChange>
          </w:rPr>
          <w:delText xml:space="preserve">Cohen, D. (1966). Optimizing reproduction in a randomly varying environment. </w:delText>
        </w:r>
        <w:r w:rsidRPr="00B147C5" w:rsidDel="00B022D9">
          <w:rPr>
            <w:i/>
            <w:iCs/>
            <w:rPrChange w:id="2103" w:author="Clay Cressler" w:date="2020-08-11T17:14:00Z">
              <w:rPr>
                <w:i/>
                <w:iCs/>
              </w:rPr>
            </w:rPrChange>
          </w:rPr>
          <w:delText>Journal of Theoretical Biology</w:delText>
        </w:r>
        <w:r w:rsidRPr="00B147C5" w:rsidDel="00B022D9">
          <w:rPr>
            <w:rPrChange w:id="2104" w:author="Clay Cressler" w:date="2020-08-11T17:14:00Z">
              <w:rPr/>
            </w:rPrChange>
          </w:rPr>
          <w:delText>, 12, 119–129.</w:delText>
        </w:r>
      </w:del>
    </w:p>
    <w:p w14:paraId="62D1B521" w14:textId="7E91F532" w:rsidR="0073431C" w:rsidRPr="00B147C5" w:rsidDel="00B022D9" w:rsidRDefault="0073431C" w:rsidP="00B147C5">
      <w:pPr>
        <w:pStyle w:val="Bibliography"/>
        <w:rPr>
          <w:del w:id="2105" w:author="Clay Cressler" w:date="2020-08-07T11:14:00Z"/>
          <w:rPrChange w:id="2106" w:author="Clay Cressler" w:date="2020-08-11T17:14:00Z">
            <w:rPr>
              <w:del w:id="2107" w:author="Clay Cressler" w:date="2020-08-07T11:14:00Z"/>
            </w:rPr>
          </w:rPrChange>
        </w:rPr>
        <w:pPrChange w:id="2108" w:author="Clay Cressler" w:date="2020-08-11T17:14:00Z">
          <w:pPr>
            <w:pStyle w:val="Bibliography"/>
          </w:pPr>
        </w:pPrChange>
      </w:pPr>
      <w:del w:id="2109" w:author="Clay Cressler" w:date="2020-08-07T11:14:00Z">
        <w:r w:rsidRPr="00B147C5" w:rsidDel="00B022D9">
          <w:rPr>
            <w:rPrChange w:id="2110" w:author="Clay Cressler" w:date="2020-08-11T17:14:00Z">
              <w:rPr/>
            </w:rPrChange>
          </w:rPr>
          <w:delText xml:space="preserve">Cortez, M.H. (2016). How the magnitude of prey genetic variation alters predator-prey eco-evolutionary dynamics. </w:delText>
        </w:r>
        <w:r w:rsidRPr="00B147C5" w:rsidDel="00B022D9">
          <w:rPr>
            <w:i/>
            <w:iCs/>
            <w:rPrChange w:id="2111" w:author="Clay Cressler" w:date="2020-08-11T17:14:00Z">
              <w:rPr>
                <w:i/>
                <w:iCs/>
              </w:rPr>
            </w:rPrChange>
          </w:rPr>
          <w:delText>The American Naturalist</w:delText>
        </w:r>
        <w:r w:rsidRPr="00B147C5" w:rsidDel="00B022D9">
          <w:rPr>
            <w:rPrChange w:id="2112" w:author="Clay Cressler" w:date="2020-08-11T17:14:00Z">
              <w:rPr/>
            </w:rPrChange>
          </w:rPr>
          <w:delText>, 188, 329–341.</w:delText>
        </w:r>
      </w:del>
    </w:p>
    <w:p w14:paraId="221E9C1D" w14:textId="29ACF3BB" w:rsidR="0073431C" w:rsidRPr="00B147C5" w:rsidDel="00B022D9" w:rsidRDefault="0073431C" w:rsidP="00B147C5">
      <w:pPr>
        <w:pStyle w:val="Bibliography"/>
        <w:rPr>
          <w:del w:id="2113" w:author="Clay Cressler" w:date="2020-08-07T11:14:00Z"/>
          <w:rPrChange w:id="2114" w:author="Clay Cressler" w:date="2020-08-11T17:14:00Z">
            <w:rPr>
              <w:del w:id="2115" w:author="Clay Cressler" w:date="2020-08-07T11:14:00Z"/>
            </w:rPr>
          </w:rPrChange>
        </w:rPr>
        <w:pPrChange w:id="2116" w:author="Clay Cressler" w:date="2020-08-11T17:14:00Z">
          <w:pPr>
            <w:pStyle w:val="Bibliography"/>
          </w:pPr>
        </w:pPrChange>
      </w:pPr>
      <w:del w:id="2117" w:author="Clay Cressler" w:date="2020-08-07T11:14:00Z">
        <w:r w:rsidRPr="00B147C5" w:rsidDel="00B022D9">
          <w:rPr>
            <w:rPrChange w:id="2118" w:author="Clay Cressler" w:date="2020-08-11T17:14:00Z">
              <w:rPr/>
            </w:rPrChange>
          </w:rPr>
          <w:delText xml:space="preserve">Cortez, M.H. &amp; Ellner, S.P. (2010). Understanding rapid evolution in predator‐prey interactions using the theory of fast‐slow dynamical systems. </w:delText>
        </w:r>
        <w:r w:rsidRPr="00B147C5" w:rsidDel="00B022D9">
          <w:rPr>
            <w:i/>
            <w:iCs/>
            <w:rPrChange w:id="2119" w:author="Clay Cressler" w:date="2020-08-11T17:14:00Z">
              <w:rPr>
                <w:i/>
                <w:iCs/>
              </w:rPr>
            </w:rPrChange>
          </w:rPr>
          <w:delText>Am. Nat.</w:delText>
        </w:r>
        <w:r w:rsidRPr="00B147C5" w:rsidDel="00B022D9">
          <w:rPr>
            <w:rPrChange w:id="2120" w:author="Clay Cressler" w:date="2020-08-11T17:14:00Z">
              <w:rPr/>
            </w:rPrChange>
          </w:rPr>
          <w:delText>, 176, E109-127.</w:delText>
        </w:r>
      </w:del>
    </w:p>
    <w:p w14:paraId="0B57D84F" w14:textId="78729CF5" w:rsidR="0073431C" w:rsidRPr="00B147C5" w:rsidDel="00B022D9" w:rsidRDefault="0073431C" w:rsidP="00B147C5">
      <w:pPr>
        <w:pStyle w:val="Bibliography"/>
        <w:rPr>
          <w:del w:id="2121" w:author="Clay Cressler" w:date="2020-08-07T11:14:00Z"/>
          <w:rPrChange w:id="2122" w:author="Clay Cressler" w:date="2020-08-11T17:14:00Z">
            <w:rPr>
              <w:del w:id="2123" w:author="Clay Cressler" w:date="2020-08-07T11:14:00Z"/>
            </w:rPr>
          </w:rPrChange>
        </w:rPr>
        <w:pPrChange w:id="2124" w:author="Clay Cressler" w:date="2020-08-11T17:14:00Z">
          <w:pPr>
            <w:pStyle w:val="Bibliography"/>
          </w:pPr>
        </w:pPrChange>
      </w:pPr>
      <w:del w:id="2125" w:author="Clay Cressler" w:date="2020-08-07T11:14:00Z">
        <w:r w:rsidRPr="00B147C5" w:rsidDel="00B022D9">
          <w:rPr>
            <w:rPrChange w:id="2126" w:author="Clay Cressler" w:date="2020-08-11T17:14:00Z">
              <w:rPr/>
            </w:rPrChange>
          </w:rPr>
          <w:delText xml:space="preserve">Cortez, M.H. &amp; Weitz, J.S. (2014). Coevolution can reverse predator–prey cycles. </w:delText>
        </w:r>
        <w:r w:rsidRPr="00B147C5" w:rsidDel="00B022D9">
          <w:rPr>
            <w:i/>
            <w:iCs/>
            <w:rPrChange w:id="2127" w:author="Clay Cressler" w:date="2020-08-11T17:14:00Z">
              <w:rPr>
                <w:i/>
                <w:iCs/>
              </w:rPr>
            </w:rPrChange>
          </w:rPr>
          <w:delText>Proc Natl Acad Sci U S A</w:delText>
        </w:r>
        <w:r w:rsidRPr="00B147C5" w:rsidDel="00B022D9">
          <w:rPr>
            <w:rPrChange w:id="2128" w:author="Clay Cressler" w:date="2020-08-11T17:14:00Z">
              <w:rPr/>
            </w:rPrChange>
          </w:rPr>
          <w:delText>, 111, 7486–7491.</w:delText>
        </w:r>
      </w:del>
    </w:p>
    <w:p w14:paraId="44120506" w14:textId="75EB649A" w:rsidR="0073431C" w:rsidRPr="00B147C5" w:rsidDel="00B022D9" w:rsidRDefault="0073431C" w:rsidP="00B147C5">
      <w:pPr>
        <w:pStyle w:val="Bibliography"/>
        <w:rPr>
          <w:del w:id="2129" w:author="Clay Cressler" w:date="2020-08-07T11:14:00Z"/>
          <w:rPrChange w:id="2130" w:author="Clay Cressler" w:date="2020-08-11T17:14:00Z">
            <w:rPr>
              <w:del w:id="2131" w:author="Clay Cressler" w:date="2020-08-07T11:14:00Z"/>
            </w:rPr>
          </w:rPrChange>
        </w:rPr>
        <w:pPrChange w:id="2132" w:author="Clay Cressler" w:date="2020-08-11T17:14:00Z">
          <w:pPr>
            <w:pStyle w:val="Bibliography"/>
          </w:pPr>
        </w:pPrChange>
      </w:pPr>
      <w:del w:id="2133" w:author="Clay Cressler" w:date="2020-08-07T11:14:00Z">
        <w:r w:rsidRPr="00B147C5" w:rsidDel="00B022D9">
          <w:rPr>
            <w:rPrChange w:id="2134" w:author="Clay Cressler" w:date="2020-08-11T17:14:00Z">
              <w:rPr/>
            </w:rPrChange>
          </w:rPr>
          <w:delText xml:space="preserve">Coulson, T., Benton, T.G., Lundberg, P., Dall, S.R.X. &amp; Kendall, B.E. (2006). Putting evolutionary biology back in the ecological theatre: a demographic framework mapping genes to communities. </w:delText>
        </w:r>
        <w:r w:rsidRPr="00B147C5" w:rsidDel="00B022D9">
          <w:rPr>
            <w:i/>
            <w:iCs/>
            <w:rPrChange w:id="2135" w:author="Clay Cressler" w:date="2020-08-11T17:14:00Z">
              <w:rPr>
                <w:i/>
                <w:iCs/>
              </w:rPr>
            </w:rPrChange>
          </w:rPr>
          <w:delText>Evol Ecol Res</w:delText>
        </w:r>
        <w:r w:rsidRPr="00B147C5" w:rsidDel="00B022D9">
          <w:rPr>
            <w:rPrChange w:id="2136" w:author="Clay Cressler" w:date="2020-08-11T17:14:00Z">
              <w:rPr/>
            </w:rPrChange>
          </w:rPr>
          <w:delText>, 8, 1155–1171.</w:delText>
        </w:r>
      </w:del>
    </w:p>
    <w:p w14:paraId="0257851C" w14:textId="040FDC59" w:rsidR="0073431C" w:rsidRPr="00B147C5" w:rsidDel="00B022D9" w:rsidRDefault="0073431C" w:rsidP="00B147C5">
      <w:pPr>
        <w:pStyle w:val="Bibliography"/>
        <w:rPr>
          <w:del w:id="2137" w:author="Clay Cressler" w:date="2020-08-07T11:14:00Z"/>
          <w:rPrChange w:id="2138" w:author="Clay Cressler" w:date="2020-08-11T17:14:00Z">
            <w:rPr>
              <w:del w:id="2139" w:author="Clay Cressler" w:date="2020-08-07T11:14:00Z"/>
            </w:rPr>
          </w:rPrChange>
        </w:rPr>
        <w:pPrChange w:id="2140" w:author="Clay Cressler" w:date="2020-08-11T17:14:00Z">
          <w:pPr>
            <w:pStyle w:val="Bibliography"/>
          </w:pPr>
        </w:pPrChange>
      </w:pPr>
      <w:del w:id="2141" w:author="Clay Cressler" w:date="2020-08-07T11:14:00Z">
        <w:r w:rsidRPr="00B147C5" w:rsidDel="00B022D9">
          <w:rPr>
            <w:rPrChange w:id="2142" w:author="Clay Cressler" w:date="2020-08-11T17:14:00Z">
              <w:rPr/>
            </w:rPrChange>
          </w:rPr>
          <w:delText xml:space="preserve">Coulson, T., Rohani, P. &amp; Pascual, M. (2004). Skeletons, noise and population growth: the end of an old debate? </w:delText>
        </w:r>
        <w:r w:rsidRPr="00B147C5" w:rsidDel="00B022D9">
          <w:rPr>
            <w:i/>
            <w:iCs/>
            <w:rPrChange w:id="2143" w:author="Clay Cressler" w:date="2020-08-11T17:14:00Z">
              <w:rPr>
                <w:i/>
                <w:iCs/>
              </w:rPr>
            </w:rPrChange>
          </w:rPr>
          <w:delText>Trends Ecol. Evol. (Amst.)</w:delText>
        </w:r>
        <w:r w:rsidRPr="00B147C5" w:rsidDel="00B022D9">
          <w:rPr>
            <w:rPrChange w:id="2144" w:author="Clay Cressler" w:date="2020-08-11T17:14:00Z">
              <w:rPr/>
            </w:rPrChange>
          </w:rPr>
          <w:delText>, 19, 359–364.</w:delText>
        </w:r>
      </w:del>
    </w:p>
    <w:p w14:paraId="729A330C" w14:textId="7BB26DE5" w:rsidR="0073431C" w:rsidRPr="00B147C5" w:rsidDel="00B022D9" w:rsidRDefault="0073431C" w:rsidP="00B147C5">
      <w:pPr>
        <w:pStyle w:val="Bibliography"/>
        <w:rPr>
          <w:del w:id="2145" w:author="Clay Cressler" w:date="2020-08-07T11:14:00Z"/>
          <w:rPrChange w:id="2146" w:author="Clay Cressler" w:date="2020-08-11T17:14:00Z">
            <w:rPr>
              <w:del w:id="2147" w:author="Clay Cressler" w:date="2020-08-07T11:14:00Z"/>
            </w:rPr>
          </w:rPrChange>
        </w:rPr>
        <w:pPrChange w:id="2148" w:author="Clay Cressler" w:date="2020-08-11T17:14:00Z">
          <w:pPr>
            <w:pStyle w:val="Bibliography"/>
          </w:pPr>
        </w:pPrChange>
      </w:pPr>
      <w:del w:id="2149" w:author="Clay Cressler" w:date="2020-08-07T11:14:00Z">
        <w:r w:rsidRPr="00B147C5" w:rsidDel="00B022D9">
          <w:rPr>
            <w:rPrChange w:id="2150" w:author="Clay Cressler" w:date="2020-08-11T17:14:00Z">
              <w:rPr/>
            </w:rPrChange>
          </w:rPr>
          <w:delText xml:space="preserve">Coyne, J.A., Barton, N.H. &amp; Turelli, M. (1997). Perspective: A Critique of Sewall Wright’s Shifting Balance Theory of Evolution. </w:delText>
        </w:r>
        <w:r w:rsidRPr="00B147C5" w:rsidDel="00B022D9">
          <w:rPr>
            <w:i/>
            <w:iCs/>
            <w:rPrChange w:id="2151" w:author="Clay Cressler" w:date="2020-08-11T17:14:00Z">
              <w:rPr>
                <w:i/>
                <w:iCs/>
              </w:rPr>
            </w:rPrChange>
          </w:rPr>
          <w:delText>Evolution</w:delText>
        </w:r>
        <w:r w:rsidRPr="00B147C5" w:rsidDel="00B022D9">
          <w:rPr>
            <w:rPrChange w:id="2152" w:author="Clay Cressler" w:date="2020-08-11T17:14:00Z">
              <w:rPr/>
            </w:rPrChange>
          </w:rPr>
          <w:delText>, 51, 643–671.</w:delText>
        </w:r>
      </w:del>
    </w:p>
    <w:p w14:paraId="20A55630" w14:textId="32ECCD30" w:rsidR="0073431C" w:rsidRPr="00B147C5" w:rsidDel="00B022D9" w:rsidRDefault="0073431C" w:rsidP="00B147C5">
      <w:pPr>
        <w:pStyle w:val="Bibliography"/>
        <w:rPr>
          <w:del w:id="2153" w:author="Clay Cressler" w:date="2020-08-07T11:14:00Z"/>
          <w:rPrChange w:id="2154" w:author="Clay Cressler" w:date="2020-08-11T17:14:00Z">
            <w:rPr>
              <w:del w:id="2155" w:author="Clay Cressler" w:date="2020-08-07T11:14:00Z"/>
            </w:rPr>
          </w:rPrChange>
        </w:rPr>
        <w:pPrChange w:id="2156" w:author="Clay Cressler" w:date="2020-08-11T17:14:00Z">
          <w:pPr>
            <w:pStyle w:val="Bibliography"/>
          </w:pPr>
        </w:pPrChange>
      </w:pPr>
      <w:del w:id="2157" w:author="Clay Cressler" w:date="2020-08-07T11:14:00Z">
        <w:r w:rsidRPr="00B147C5" w:rsidDel="00B022D9">
          <w:rPr>
            <w:rPrChange w:id="2158" w:author="Clay Cressler" w:date="2020-08-11T17:14:00Z">
              <w:rPr/>
            </w:rPrChange>
          </w:rPr>
          <w:delText xml:space="preserve">Crespi, B.J. (2000). The evolution of maladaptation. </w:delText>
        </w:r>
        <w:r w:rsidRPr="00B147C5" w:rsidDel="00B022D9">
          <w:rPr>
            <w:i/>
            <w:iCs/>
            <w:rPrChange w:id="2159" w:author="Clay Cressler" w:date="2020-08-11T17:14:00Z">
              <w:rPr>
                <w:i/>
                <w:iCs/>
              </w:rPr>
            </w:rPrChange>
          </w:rPr>
          <w:delText>Heredity (Edinb)</w:delText>
        </w:r>
        <w:r w:rsidRPr="00B147C5" w:rsidDel="00B022D9">
          <w:rPr>
            <w:rPrChange w:id="2160" w:author="Clay Cressler" w:date="2020-08-11T17:14:00Z">
              <w:rPr/>
            </w:rPrChange>
          </w:rPr>
          <w:delText>, 84 ( Pt 6), 623–629.</w:delText>
        </w:r>
      </w:del>
    </w:p>
    <w:p w14:paraId="01E83F8A" w14:textId="20753253" w:rsidR="0073431C" w:rsidRPr="00B147C5" w:rsidDel="00B022D9" w:rsidRDefault="0073431C" w:rsidP="00B147C5">
      <w:pPr>
        <w:pStyle w:val="Bibliography"/>
        <w:rPr>
          <w:del w:id="2161" w:author="Clay Cressler" w:date="2020-08-07T11:14:00Z"/>
          <w:rPrChange w:id="2162" w:author="Clay Cressler" w:date="2020-08-11T17:14:00Z">
            <w:rPr>
              <w:del w:id="2163" w:author="Clay Cressler" w:date="2020-08-07T11:14:00Z"/>
            </w:rPr>
          </w:rPrChange>
        </w:rPr>
        <w:pPrChange w:id="2164" w:author="Clay Cressler" w:date="2020-08-11T17:14:00Z">
          <w:pPr>
            <w:pStyle w:val="Bibliography"/>
          </w:pPr>
        </w:pPrChange>
      </w:pPr>
      <w:del w:id="2165" w:author="Clay Cressler" w:date="2020-08-07T11:14:00Z">
        <w:r w:rsidRPr="00B147C5" w:rsidDel="00B022D9">
          <w:rPr>
            <w:rPrChange w:id="2166" w:author="Clay Cressler" w:date="2020-08-11T17:14:00Z">
              <w:rPr/>
            </w:rPrChange>
          </w:rPr>
          <w:delText xml:space="preserve">Cressler, C.E., Bengtson, S. &amp; Nelson, W.A. (2017). Unexpected nongenetic individual heterogeneity and trait covariance in </w:delText>
        </w:r>
        <w:r w:rsidRPr="00B147C5" w:rsidDel="00B022D9">
          <w:rPr>
            <w:i/>
            <w:iCs/>
            <w:rPrChange w:id="2167" w:author="Clay Cressler" w:date="2020-08-11T17:14:00Z">
              <w:rPr>
                <w:i/>
                <w:iCs/>
              </w:rPr>
            </w:rPrChange>
          </w:rPr>
          <w:delText>Daphnia</w:delText>
        </w:r>
        <w:r w:rsidRPr="00B147C5" w:rsidDel="00B022D9">
          <w:rPr>
            <w:rPrChange w:id="2168" w:author="Clay Cressler" w:date="2020-08-11T17:14:00Z">
              <w:rPr/>
            </w:rPrChange>
          </w:rPr>
          <w:delText xml:space="preserve"> and its consequences for ecological and evolutionary dynamics. </w:delText>
        </w:r>
        <w:r w:rsidRPr="00B147C5" w:rsidDel="00B022D9">
          <w:rPr>
            <w:i/>
            <w:iCs/>
            <w:rPrChange w:id="2169" w:author="Clay Cressler" w:date="2020-08-11T17:14:00Z">
              <w:rPr>
                <w:i/>
                <w:iCs/>
              </w:rPr>
            </w:rPrChange>
          </w:rPr>
          <w:delText>The American Naturalist</w:delText>
        </w:r>
        <w:r w:rsidRPr="00B147C5" w:rsidDel="00B022D9">
          <w:rPr>
            <w:rPrChange w:id="2170" w:author="Clay Cressler" w:date="2020-08-11T17:14:00Z">
              <w:rPr/>
            </w:rPrChange>
          </w:rPr>
          <w:delText>, 190, E13–E27.</w:delText>
        </w:r>
      </w:del>
    </w:p>
    <w:p w14:paraId="45DA4B47" w14:textId="16849B98" w:rsidR="0073431C" w:rsidRPr="00B147C5" w:rsidDel="00B022D9" w:rsidRDefault="0073431C" w:rsidP="00B147C5">
      <w:pPr>
        <w:pStyle w:val="Bibliography"/>
        <w:rPr>
          <w:del w:id="2171" w:author="Clay Cressler" w:date="2020-08-07T11:14:00Z"/>
          <w:rPrChange w:id="2172" w:author="Clay Cressler" w:date="2020-08-11T17:14:00Z">
            <w:rPr>
              <w:del w:id="2173" w:author="Clay Cressler" w:date="2020-08-07T11:14:00Z"/>
            </w:rPr>
          </w:rPrChange>
        </w:rPr>
        <w:pPrChange w:id="2174" w:author="Clay Cressler" w:date="2020-08-11T17:14:00Z">
          <w:pPr>
            <w:pStyle w:val="Bibliography"/>
          </w:pPr>
        </w:pPrChange>
      </w:pPr>
      <w:del w:id="2175" w:author="Clay Cressler" w:date="2020-08-07T11:14:00Z">
        <w:r w:rsidRPr="00B147C5" w:rsidDel="00B022D9">
          <w:rPr>
            <w:rPrChange w:id="2176" w:author="Clay Cressler" w:date="2020-08-11T17:14:00Z">
              <w:rPr/>
            </w:rPrChange>
          </w:rPr>
          <w:delText xml:space="preserve">van Daalen, S.F. &amp; Caswell, H. (2017). Lifetime reproductive output: individual stochasticity, variance, and sensitivity analysis. </w:delText>
        </w:r>
        <w:r w:rsidRPr="00B147C5" w:rsidDel="00B022D9">
          <w:rPr>
            <w:i/>
            <w:iCs/>
            <w:rPrChange w:id="2177" w:author="Clay Cressler" w:date="2020-08-11T17:14:00Z">
              <w:rPr>
                <w:i/>
                <w:iCs/>
              </w:rPr>
            </w:rPrChange>
          </w:rPr>
          <w:delText>Theor Ecol</w:delText>
        </w:r>
        <w:r w:rsidRPr="00B147C5" w:rsidDel="00B022D9">
          <w:rPr>
            <w:rPrChange w:id="2178" w:author="Clay Cressler" w:date="2020-08-11T17:14:00Z">
              <w:rPr/>
            </w:rPrChange>
          </w:rPr>
          <w:delText>, 10, 355–374.</w:delText>
        </w:r>
      </w:del>
    </w:p>
    <w:p w14:paraId="6286BAD6" w14:textId="2BB253EF" w:rsidR="0073431C" w:rsidRPr="00B147C5" w:rsidDel="00B022D9" w:rsidRDefault="0073431C" w:rsidP="00B147C5">
      <w:pPr>
        <w:pStyle w:val="Bibliography"/>
        <w:rPr>
          <w:del w:id="2179" w:author="Clay Cressler" w:date="2020-08-07T11:14:00Z"/>
          <w:rPrChange w:id="2180" w:author="Clay Cressler" w:date="2020-08-11T17:14:00Z">
            <w:rPr>
              <w:del w:id="2181" w:author="Clay Cressler" w:date="2020-08-07T11:14:00Z"/>
            </w:rPr>
          </w:rPrChange>
        </w:rPr>
        <w:pPrChange w:id="2182" w:author="Clay Cressler" w:date="2020-08-11T17:14:00Z">
          <w:pPr>
            <w:pStyle w:val="Bibliography"/>
          </w:pPr>
        </w:pPrChange>
      </w:pPr>
      <w:del w:id="2183" w:author="Clay Cressler" w:date="2020-08-07T11:14:00Z">
        <w:r w:rsidRPr="00B147C5" w:rsidDel="00B022D9">
          <w:rPr>
            <w:rPrChange w:id="2184" w:author="Clay Cressler" w:date="2020-08-11T17:14:00Z">
              <w:rPr/>
            </w:rPrChange>
          </w:rPr>
          <w:delText xml:space="preserve">Darimont, C.T., Carlson, S.M., Kinnison, M.T., Paquet, P.C., Reimchen, T.E. &amp; Wilmers, C.C. (2009). Human predators outpace other agents of trait change in the wild. </w:delText>
        </w:r>
        <w:r w:rsidRPr="00B147C5" w:rsidDel="00B022D9">
          <w:rPr>
            <w:i/>
            <w:iCs/>
            <w:rPrChange w:id="2185" w:author="Clay Cressler" w:date="2020-08-11T17:14:00Z">
              <w:rPr>
                <w:i/>
                <w:iCs/>
              </w:rPr>
            </w:rPrChange>
          </w:rPr>
          <w:delText>PNAS</w:delText>
        </w:r>
        <w:r w:rsidRPr="00B147C5" w:rsidDel="00B022D9">
          <w:rPr>
            <w:rPrChange w:id="2186" w:author="Clay Cressler" w:date="2020-08-11T17:14:00Z">
              <w:rPr/>
            </w:rPrChange>
          </w:rPr>
          <w:delText>, 106, 952–954.</w:delText>
        </w:r>
      </w:del>
    </w:p>
    <w:p w14:paraId="65BA7EA1" w14:textId="14FC571E" w:rsidR="0073431C" w:rsidRPr="00B147C5" w:rsidDel="00B022D9" w:rsidRDefault="0073431C" w:rsidP="00B147C5">
      <w:pPr>
        <w:pStyle w:val="Bibliography"/>
        <w:rPr>
          <w:del w:id="2187" w:author="Clay Cressler" w:date="2020-08-07T11:14:00Z"/>
          <w:rPrChange w:id="2188" w:author="Clay Cressler" w:date="2020-08-11T17:14:00Z">
            <w:rPr>
              <w:del w:id="2189" w:author="Clay Cressler" w:date="2020-08-07T11:14:00Z"/>
            </w:rPr>
          </w:rPrChange>
        </w:rPr>
        <w:pPrChange w:id="2190" w:author="Clay Cressler" w:date="2020-08-11T17:14:00Z">
          <w:pPr>
            <w:pStyle w:val="Bibliography"/>
          </w:pPr>
        </w:pPrChange>
      </w:pPr>
      <w:del w:id="2191" w:author="Clay Cressler" w:date="2020-08-07T11:14:00Z">
        <w:r w:rsidRPr="00B147C5" w:rsidDel="00B022D9">
          <w:rPr>
            <w:rPrChange w:id="2192" w:author="Clay Cressler" w:date="2020-08-11T17:14:00Z">
              <w:rPr/>
            </w:rPrChange>
          </w:rPr>
          <w:delText xml:space="preserve">Day, T. &amp; Gandon, S. (2006). Insights from Price’s equation into evolutionary epidemiology. </w:delText>
        </w:r>
        <w:r w:rsidRPr="00B147C5" w:rsidDel="00B022D9">
          <w:rPr>
            <w:i/>
            <w:iCs/>
            <w:rPrChange w:id="2193" w:author="Clay Cressler" w:date="2020-08-11T17:14:00Z">
              <w:rPr>
                <w:i/>
                <w:iCs/>
              </w:rPr>
            </w:rPrChange>
          </w:rPr>
          <w:delText>Disease evolution: models, concepts, and data analyses</w:delText>
        </w:r>
        <w:r w:rsidRPr="00B147C5" w:rsidDel="00B022D9">
          <w:rPr>
            <w:rPrChange w:id="2194" w:author="Clay Cressler" w:date="2020-08-11T17:14:00Z">
              <w:rPr/>
            </w:rPrChange>
          </w:rPr>
          <w:delText>, 71, 23.</w:delText>
        </w:r>
      </w:del>
    </w:p>
    <w:p w14:paraId="3E98CCFE" w14:textId="43F0F36B" w:rsidR="0073431C" w:rsidRPr="00B147C5" w:rsidDel="00B022D9" w:rsidRDefault="0073431C" w:rsidP="00B147C5">
      <w:pPr>
        <w:pStyle w:val="Bibliography"/>
        <w:rPr>
          <w:del w:id="2195" w:author="Clay Cressler" w:date="2020-08-07T11:14:00Z"/>
          <w:rPrChange w:id="2196" w:author="Clay Cressler" w:date="2020-08-11T17:14:00Z">
            <w:rPr>
              <w:del w:id="2197" w:author="Clay Cressler" w:date="2020-08-07T11:14:00Z"/>
            </w:rPr>
          </w:rPrChange>
        </w:rPr>
        <w:pPrChange w:id="2198" w:author="Clay Cressler" w:date="2020-08-11T17:14:00Z">
          <w:pPr>
            <w:pStyle w:val="Bibliography"/>
          </w:pPr>
        </w:pPrChange>
      </w:pPr>
      <w:del w:id="2199" w:author="Clay Cressler" w:date="2020-08-07T11:14:00Z">
        <w:r w:rsidRPr="00B147C5" w:rsidDel="00B022D9">
          <w:rPr>
            <w:rPrChange w:id="2200" w:author="Clay Cressler" w:date="2020-08-11T17:14:00Z">
              <w:rPr/>
            </w:rPrChange>
          </w:rPr>
          <w:delText xml:space="preserve">DeAngelis, D.L. &amp; Mooij, W.M. (2005). Individual-based modeling of ecological and evolutionary processes. </w:delText>
        </w:r>
        <w:r w:rsidRPr="00B147C5" w:rsidDel="00B022D9">
          <w:rPr>
            <w:i/>
            <w:iCs/>
            <w:rPrChange w:id="2201" w:author="Clay Cressler" w:date="2020-08-11T17:14:00Z">
              <w:rPr>
                <w:i/>
                <w:iCs/>
              </w:rPr>
            </w:rPrChange>
          </w:rPr>
          <w:delText>Annual Review of Ecology, Evolution, and Systematics</w:delText>
        </w:r>
        <w:r w:rsidRPr="00B147C5" w:rsidDel="00B022D9">
          <w:rPr>
            <w:rPrChange w:id="2202" w:author="Clay Cressler" w:date="2020-08-11T17:14:00Z">
              <w:rPr/>
            </w:rPrChange>
          </w:rPr>
          <w:delText>, 36, 147–168.</w:delText>
        </w:r>
      </w:del>
    </w:p>
    <w:p w14:paraId="06FCF256" w14:textId="5A37BF6F" w:rsidR="0073431C" w:rsidRPr="00B147C5" w:rsidDel="00B022D9" w:rsidRDefault="0073431C" w:rsidP="00B147C5">
      <w:pPr>
        <w:pStyle w:val="Bibliography"/>
        <w:rPr>
          <w:del w:id="2203" w:author="Clay Cressler" w:date="2020-08-07T11:14:00Z"/>
          <w:rPrChange w:id="2204" w:author="Clay Cressler" w:date="2020-08-11T17:14:00Z">
            <w:rPr>
              <w:del w:id="2205" w:author="Clay Cressler" w:date="2020-08-07T11:14:00Z"/>
            </w:rPr>
          </w:rPrChange>
        </w:rPr>
        <w:pPrChange w:id="2206" w:author="Clay Cressler" w:date="2020-08-11T17:14:00Z">
          <w:pPr>
            <w:pStyle w:val="Bibliography"/>
          </w:pPr>
        </w:pPrChange>
      </w:pPr>
      <w:del w:id="2207" w:author="Clay Cressler" w:date="2020-08-07T11:14:00Z">
        <w:r w:rsidRPr="00B147C5" w:rsidDel="00B022D9">
          <w:rPr>
            <w:rPrChange w:id="2208" w:author="Clay Cressler" w:date="2020-08-11T17:14:00Z">
              <w:rPr/>
            </w:rPrChange>
          </w:rPr>
          <w:delText xml:space="preserve">DeLong, J.P. &amp; Belmaker, J. (2019). Ecological pleiotropy and indirect effects alter the potential for evolutionary rescue. </w:delText>
        </w:r>
        <w:r w:rsidRPr="00B147C5" w:rsidDel="00B022D9">
          <w:rPr>
            <w:i/>
            <w:iCs/>
            <w:rPrChange w:id="2209" w:author="Clay Cressler" w:date="2020-08-11T17:14:00Z">
              <w:rPr>
                <w:i/>
                <w:iCs/>
              </w:rPr>
            </w:rPrChange>
          </w:rPr>
          <w:delText>Evolutionary Applications</w:delText>
        </w:r>
        <w:r w:rsidRPr="00B147C5" w:rsidDel="00B022D9">
          <w:rPr>
            <w:rPrChange w:id="2210" w:author="Clay Cressler" w:date="2020-08-11T17:14:00Z">
              <w:rPr/>
            </w:rPrChange>
          </w:rPr>
          <w:delText>, 12, 636–654.</w:delText>
        </w:r>
      </w:del>
    </w:p>
    <w:p w14:paraId="30E97A5A" w14:textId="2AD54314" w:rsidR="0073431C" w:rsidRPr="00B147C5" w:rsidDel="00B022D9" w:rsidRDefault="0073431C" w:rsidP="00B147C5">
      <w:pPr>
        <w:pStyle w:val="Bibliography"/>
        <w:rPr>
          <w:del w:id="2211" w:author="Clay Cressler" w:date="2020-08-07T11:14:00Z"/>
          <w:rPrChange w:id="2212" w:author="Clay Cressler" w:date="2020-08-11T17:14:00Z">
            <w:rPr>
              <w:del w:id="2213" w:author="Clay Cressler" w:date="2020-08-07T11:14:00Z"/>
            </w:rPr>
          </w:rPrChange>
        </w:rPr>
        <w:pPrChange w:id="2214" w:author="Clay Cressler" w:date="2020-08-11T17:14:00Z">
          <w:pPr>
            <w:pStyle w:val="Bibliography"/>
          </w:pPr>
        </w:pPrChange>
      </w:pPr>
      <w:del w:id="2215" w:author="Clay Cressler" w:date="2020-08-07T11:14:00Z">
        <w:r w:rsidRPr="00B147C5" w:rsidDel="00B022D9">
          <w:rPr>
            <w:rPrChange w:id="2216" w:author="Clay Cressler" w:date="2020-08-11T17:14:00Z">
              <w:rPr/>
            </w:rPrChange>
          </w:rPr>
          <w:delText xml:space="preserve">DeLong, J.P. &amp; Gibert, J.P. (2016). Gillespie eco-evolutionary models (GEMs) reveal the role of heritable trait variation in eco-evolutionary dynamics. </w:delText>
        </w:r>
        <w:r w:rsidRPr="00B147C5" w:rsidDel="00B022D9">
          <w:rPr>
            <w:i/>
            <w:iCs/>
            <w:rPrChange w:id="2217" w:author="Clay Cressler" w:date="2020-08-11T17:14:00Z">
              <w:rPr>
                <w:i/>
                <w:iCs/>
              </w:rPr>
            </w:rPrChange>
          </w:rPr>
          <w:delText>Ecol Evol</w:delText>
        </w:r>
        <w:r w:rsidRPr="00B147C5" w:rsidDel="00B022D9">
          <w:rPr>
            <w:rPrChange w:id="2218" w:author="Clay Cressler" w:date="2020-08-11T17:14:00Z">
              <w:rPr/>
            </w:rPrChange>
          </w:rPr>
          <w:delText>, 6, 935–945.</w:delText>
        </w:r>
      </w:del>
    </w:p>
    <w:p w14:paraId="08078F83" w14:textId="2224924B" w:rsidR="0073431C" w:rsidRPr="00B147C5" w:rsidDel="00B022D9" w:rsidRDefault="0073431C" w:rsidP="00B147C5">
      <w:pPr>
        <w:pStyle w:val="Bibliography"/>
        <w:rPr>
          <w:del w:id="2219" w:author="Clay Cressler" w:date="2020-08-07T11:14:00Z"/>
          <w:rPrChange w:id="2220" w:author="Clay Cressler" w:date="2020-08-11T17:14:00Z">
            <w:rPr>
              <w:del w:id="2221" w:author="Clay Cressler" w:date="2020-08-07T11:14:00Z"/>
            </w:rPr>
          </w:rPrChange>
        </w:rPr>
        <w:pPrChange w:id="2222" w:author="Clay Cressler" w:date="2020-08-11T17:14:00Z">
          <w:pPr>
            <w:pStyle w:val="Bibliography"/>
          </w:pPr>
        </w:pPrChange>
      </w:pPr>
      <w:del w:id="2223" w:author="Clay Cressler" w:date="2020-08-07T11:14:00Z">
        <w:r w:rsidRPr="00B147C5" w:rsidDel="00B022D9">
          <w:rPr>
            <w:rPrChange w:id="2224" w:author="Clay Cressler" w:date="2020-08-11T17:14:00Z">
              <w:rPr/>
            </w:rPrChange>
          </w:rPr>
          <w:delText xml:space="preserve">DeLong, J.P. &amp; Luhring, T.M. (2018). Size-dependent predation and correlated life history traits alter eco-evolutionary dynamics and selection for faster individual growth. </w:delText>
        </w:r>
        <w:r w:rsidRPr="00B147C5" w:rsidDel="00B022D9">
          <w:rPr>
            <w:i/>
            <w:iCs/>
            <w:rPrChange w:id="2225" w:author="Clay Cressler" w:date="2020-08-11T17:14:00Z">
              <w:rPr>
                <w:i/>
                <w:iCs/>
              </w:rPr>
            </w:rPrChange>
          </w:rPr>
          <w:delText>Popul Ecol</w:delText>
        </w:r>
        <w:r w:rsidRPr="00B147C5" w:rsidDel="00B022D9">
          <w:rPr>
            <w:rPrChange w:id="2226" w:author="Clay Cressler" w:date="2020-08-11T17:14:00Z">
              <w:rPr/>
            </w:rPrChange>
          </w:rPr>
          <w:delText>, 60, 9–20.</w:delText>
        </w:r>
      </w:del>
    </w:p>
    <w:p w14:paraId="25194CA3" w14:textId="58D1BD4E" w:rsidR="0073431C" w:rsidRPr="00B147C5" w:rsidDel="00B022D9" w:rsidRDefault="0073431C" w:rsidP="00B147C5">
      <w:pPr>
        <w:pStyle w:val="Bibliography"/>
        <w:rPr>
          <w:del w:id="2227" w:author="Clay Cressler" w:date="2020-08-07T11:14:00Z"/>
          <w:rPrChange w:id="2228" w:author="Clay Cressler" w:date="2020-08-11T17:14:00Z">
            <w:rPr>
              <w:del w:id="2229" w:author="Clay Cressler" w:date="2020-08-07T11:14:00Z"/>
            </w:rPr>
          </w:rPrChange>
        </w:rPr>
        <w:pPrChange w:id="2230" w:author="Clay Cressler" w:date="2020-08-11T17:14:00Z">
          <w:pPr>
            <w:pStyle w:val="Bibliography"/>
          </w:pPr>
        </w:pPrChange>
      </w:pPr>
      <w:del w:id="2231" w:author="Clay Cressler" w:date="2020-08-07T11:14:00Z">
        <w:r w:rsidRPr="00B147C5" w:rsidDel="00B022D9">
          <w:rPr>
            <w:rPrChange w:id="2232" w:author="Clay Cressler" w:date="2020-08-11T17:14:00Z">
              <w:rPr/>
            </w:rPrChange>
          </w:rPr>
          <w:delText xml:space="preserve">Dieckmann, U. &amp; Law, R. (1996). The dynamical theory of coevolution: a derivation from stochastic ecological processes. </w:delText>
        </w:r>
        <w:r w:rsidRPr="00B147C5" w:rsidDel="00B022D9">
          <w:rPr>
            <w:i/>
            <w:iCs/>
            <w:rPrChange w:id="2233" w:author="Clay Cressler" w:date="2020-08-11T17:14:00Z">
              <w:rPr>
                <w:i/>
                <w:iCs/>
              </w:rPr>
            </w:rPrChange>
          </w:rPr>
          <w:delText>J Math Biol</w:delText>
        </w:r>
        <w:r w:rsidRPr="00B147C5" w:rsidDel="00B022D9">
          <w:rPr>
            <w:rPrChange w:id="2234" w:author="Clay Cressler" w:date="2020-08-11T17:14:00Z">
              <w:rPr/>
            </w:rPrChange>
          </w:rPr>
          <w:delText>, 34, 579–612.</w:delText>
        </w:r>
      </w:del>
    </w:p>
    <w:p w14:paraId="569DDDF5" w14:textId="158846E9" w:rsidR="0073431C" w:rsidRPr="00B147C5" w:rsidDel="00B022D9" w:rsidRDefault="0073431C" w:rsidP="00B147C5">
      <w:pPr>
        <w:pStyle w:val="Bibliography"/>
        <w:rPr>
          <w:del w:id="2235" w:author="Clay Cressler" w:date="2020-08-07T11:14:00Z"/>
          <w:rPrChange w:id="2236" w:author="Clay Cressler" w:date="2020-08-11T17:14:00Z">
            <w:rPr>
              <w:del w:id="2237" w:author="Clay Cressler" w:date="2020-08-07T11:14:00Z"/>
            </w:rPr>
          </w:rPrChange>
        </w:rPr>
        <w:pPrChange w:id="2238" w:author="Clay Cressler" w:date="2020-08-11T17:14:00Z">
          <w:pPr>
            <w:pStyle w:val="Bibliography"/>
          </w:pPr>
        </w:pPrChange>
      </w:pPr>
      <w:del w:id="2239" w:author="Clay Cressler" w:date="2020-08-07T11:14:00Z">
        <w:r w:rsidRPr="00B147C5" w:rsidDel="00B022D9">
          <w:rPr>
            <w:rPrChange w:id="2240" w:author="Clay Cressler" w:date="2020-08-11T17:14:00Z">
              <w:rPr/>
            </w:rPrChange>
          </w:rPr>
          <w:delText xml:space="preserve">Doebeli, M., Ispolatov, Y. &amp; Simon, B. (2017). Towards a mechanistic foundation of evolutionary theory. </w:delText>
        </w:r>
        <w:r w:rsidRPr="00B147C5" w:rsidDel="00B022D9">
          <w:rPr>
            <w:i/>
            <w:iCs/>
            <w:rPrChange w:id="2241" w:author="Clay Cressler" w:date="2020-08-11T17:14:00Z">
              <w:rPr>
                <w:i/>
                <w:iCs/>
              </w:rPr>
            </w:rPrChange>
          </w:rPr>
          <w:delText>eLife</w:delText>
        </w:r>
        <w:r w:rsidRPr="00B147C5" w:rsidDel="00B022D9">
          <w:rPr>
            <w:rPrChange w:id="2242" w:author="Clay Cressler" w:date="2020-08-11T17:14:00Z">
              <w:rPr/>
            </w:rPrChange>
          </w:rPr>
          <w:delText>, 6, e23804.</w:delText>
        </w:r>
      </w:del>
    </w:p>
    <w:p w14:paraId="0158EA8E" w14:textId="2A9F892A" w:rsidR="0073431C" w:rsidRPr="00B147C5" w:rsidDel="00B022D9" w:rsidRDefault="0073431C" w:rsidP="00B147C5">
      <w:pPr>
        <w:pStyle w:val="Bibliography"/>
        <w:rPr>
          <w:del w:id="2243" w:author="Clay Cressler" w:date="2020-08-07T11:14:00Z"/>
          <w:rPrChange w:id="2244" w:author="Clay Cressler" w:date="2020-08-11T17:14:00Z">
            <w:rPr>
              <w:del w:id="2245" w:author="Clay Cressler" w:date="2020-08-07T11:14:00Z"/>
            </w:rPr>
          </w:rPrChange>
        </w:rPr>
        <w:pPrChange w:id="2246" w:author="Clay Cressler" w:date="2020-08-11T17:14:00Z">
          <w:pPr>
            <w:pStyle w:val="Bibliography"/>
          </w:pPr>
        </w:pPrChange>
      </w:pPr>
      <w:del w:id="2247" w:author="Clay Cressler" w:date="2020-08-07T11:14:00Z">
        <w:r w:rsidRPr="00B147C5" w:rsidDel="00B022D9">
          <w:rPr>
            <w:rPrChange w:id="2248" w:author="Clay Cressler" w:date="2020-08-11T17:14:00Z">
              <w:rPr/>
            </w:rPrChange>
          </w:rPr>
          <w:delText xml:space="preserve">Edeline, E., Carlson, S.M., Stige, L.C., Winfield, I.J., Fletcher, J.M., James, J.B., </w:delText>
        </w:r>
        <w:r w:rsidRPr="00B147C5" w:rsidDel="00B022D9">
          <w:rPr>
            <w:i/>
            <w:iCs/>
            <w:rPrChange w:id="2249" w:author="Clay Cressler" w:date="2020-08-11T17:14:00Z">
              <w:rPr>
                <w:i/>
                <w:iCs/>
              </w:rPr>
            </w:rPrChange>
          </w:rPr>
          <w:delText>et al.</w:delText>
        </w:r>
        <w:r w:rsidRPr="00B147C5" w:rsidDel="00B022D9">
          <w:rPr>
            <w:rPrChange w:id="2250" w:author="Clay Cressler" w:date="2020-08-11T17:14:00Z">
              <w:rPr/>
            </w:rPrChange>
          </w:rPr>
          <w:delText xml:space="preserve"> (2007). Trait changes in a harvested population are driven by a dynamic tug-of-war between natural and harvest selection. </w:delText>
        </w:r>
        <w:r w:rsidRPr="00B147C5" w:rsidDel="00B022D9">
          <w:rPr>
            <w:i/>
            <w:iCs/>
            <w:rPrChange w:id="2251" w:author="Clay Cressler" w:date="2020-08-11T17:14:00Z">
              <w:rPr>
                <w:i/>
                <w:iCs/>
              </w:rPr>
            </w:rPrChange>
          </w:rPr>
          <w:delText>PNAS</w:delText>
        </w:r>
        <w:r w:rsidRPr="00B147C5" w:rsidDel="00B022D9">
          <w:rPr>
            <w:rPrChange w:id="2252" w:author="Clay Cressler" w:date="2020-08-11T17:14:00Z">
              <w:rPr/>
            </w:rPrChange>
          </w:rPr>
          <w:delText>, 104, 15799–15804.</w:delText>
        </w:r>
      </w:del>
    </w:p>
    <w:p w14:paraId="4B2B084D" w14:textId="1655ED85" w:rsidR="0073431C" w:rsidRPr="00B147C5" w:rsidDel="00B022D9" w:rsidRDefault="0073431C" w:rsidP="00B147C5">
      <w:pPr>
        <w:pStyle w:val="Bibliography"/>
        <w:rPr>
          <w:del w:id="2253" w:author="Clay Cressler" w:date="2020-08-07T11:14:00Z"/>
          <w:rPrChange w:id="2254" w:author="Clay Cressler" w:date="2020-08-11T17:14:00Z">
            <w:rPr>
              <w:del w:id="2255" w:author="Clay Cressler" w:date="2020-08-07T11:14:00Z"/>
            </w:rPr>
          </w:rPrChange>
        </w:rPr>
        <w:pPrChange w:id="2256" w:author="Clay Cressler" w:date="2020-08-11T17:14:00Z">
          <w:pPr>
            <w:pStyle w:val="Bibliography"/>
          </w:pPr>
        </w:pPrChange>
      </w:pPr>
      <w:del w:id="2257" w:author="Clay Cressler" w:date="2020-08-07T11:14:00Z">
        <w:r w:rsidRPr="00B147C5" w:rsidDel="00B022D9">
          <w:rPr>
            <w:rPrChange w:id="2258" w:author="Clay Cressler" w:date="2020-08-11T17:14:00Z">
              <w:rPr/>
            </w:rPrChange>
          </w:rPr>
          <w:delText xml:space="preserve">Ellner, S.P. &amp; Rees, M. (2006). Integral projection models for species with complex demography. </w:delText>
        </w:r>
        <w:r w:rsidRPr="00B147C5" w:rsidDel="00B022D9">
          <w:rPr>
            <w:i/>
            <w:iCs/>
            <w:rPrChange w:id="2259" w:author="Clay Cressler" w:date="2020-08-11T17:14:00Z">
              <w:rPr>
                <w:i/>
                <w:iCs/>
              </w:rPr>
            </w:rPrChange>
          </w:rPr>
          <w:delText>Am. Nat.</w:delText>
        </w:r>
        <w:r w:rsidRPr="00B147C5" w:rsidDel="00B022D9">
          <w:rPr>
            <w:rPrChange w:id="2260" w:author="Clay Cressler" w:date="2020-08-11T17:14:00Z">
              <w:rPr/>
            </w:rPrChange>
          </w:rPr>
          <w:delText>, 167, 410–428.</w:delText>
        </w:r>
      </w:del>
    </w:p>
    <w:p w14:paraId="4CEA4D16" w14:textId="718BF272" w:rsidR="0073431C" w:rsidRPr="00B147C5" w:rsidDel="00B022D9" w:rsidRDefault="0073431C" w:rsidP="00B147C5">
      <w:pPr>
        <w:pStyle w:val="Bibliography"/>
        <w:rPr>
          <w:del w:id="2261" w:author="Clay Cressler" w:date="2020-08-07T11:14:00Z"/>
          <w:rPrChange w:id="2262" w:author="Clay Cressler" w:date="2020-08-11T17:14:00Z">
            <w:rPr>
              <w:del w:id="2263" w:author="Clay Cressler" w:date="2020-08-07T11:14:00Z"/>
            </w:rPr>
          </w:rPrChange>
        </w:rPr>
        <w:pPrChange w:id="2264" w:author="Clay Cressler" w:date="2020-08-11T17:14:00Z">
          <w:pPr>
            <w:pStyle w:val="Bibliography"/>
          </w:pPr>
        </w:pPrChange>
      </w:pPr>
      <w:del w:id="2265" w:author="Clay Cressler" w:date="2020-08-07T11:14:00Z">
        <w:r w:rsidRPr="00B147C5" w:rsidDel="00B022D9">
          <w:rPr>
            <w:rPrChange w:id="2266" w:author="Clay Cressler" w:date="2020-08-11T17:14:00Z">
              <w:rPr/>
            </w:rPrChange>
          </w:rPr>
          <w:delText xml:space="preserve">Fisher, R.A. (1930). </w:delText>
        </w:r>
        <w:r w:rsidRPr="00B147C5" w:rsidDel="00B022D9">
          <w:rPr>
            <w:i/>
            <w:iCs/>
            <w:rPrChange w:id="2267" w:author="Clay Cressler" w:date="2020-08-11T17:14:00Z">
              <w:rPr>
                <w:i/>
                <w:iCs/>
              </w:rPr>
            </w:rPrChange>
          </w:rPr>
          <w:delText>The Genetical Theory of Natural Selection: A Complete Variorum Edition</w:delText>
        </w:r>
        <w:r w:rsidRPr="00B147C5" w:rsidDel="00B022D9">
          <w:rPr>
            <w:rPrChange w:id="2268" w:author="Clay Cressler" w:date="2020-08-11T17:14:00Z">
              <w:rPr/>
            </w:rPrChange>
          </w:rPr>
          <w:delText>. OUP Oxford.</w:delText>
        </w:r>
      </w:del>
    </w:p>
    <w:p w14:paraId="539C2580" w14:textId="78F5002F" w:rsidR="0073431C" w:rsidRPr="00B147C5" w:rsidDel="00B022D9" w:rsidRDefault="0073431C" w:rsidP="00B147C5">
      <w:pPr>
        <w:pStyle w:val="Bibliography"/>
        <w:rPr>
          <w:del w:id="2269" w:author="Clay Cressler" w:date="2020-08-07T11:14:00Z"/>
          <w:rPrChange w:id="2270" w:author="Clay Cressler" w:date="2020-08-11T17:14:00Z">
            <w:rPr>
              <w:del w:id="2271" w:author="Clay Cressler" w:date="2020-08-07T11:14:00Z"/>
            </w:rPr>
          </w:rPrChange>
        </w:rPr>
        <w:pPrChange w:id="2272" w:author="Clay Cressler" w:date="2020-08-11T17:14:00Z">
          <w:pPr>
            <w:pStyle w:val="Bibliography"/>
          </w:pPr>
        </w:pPrChange>
      </w:pPr>
      <w:del w:id="2273" w:author="Clay Cressler" w:date="2020-08-07T11:14:00Z">
        <w:r w:rsidRPr="00B147C5" w:rsidDel="00B022D9">
          <w:rPr>
            <w:rPrChange w:id="2274" w:author="Clay Cressler" w:date="2020-08-11T17:14:00Z">
              <w:rPr/>
            </w:rPrChange>
          </w:rPr>
          <w:delText xml:space="preserve">Fussmann, G.F., Ellner, S.P. &amp; Hairston, N.G., Jr. (2003). Evolution as a critical component of plankton dynamics. </w:delText>
        </w:r>
        <w:r w:rsidRPr="00B147C5" w:rsidDel="00B022D9">
          <w:rPr>
            <w:i/>
            <w:iCs/>
            <w:rPrChange w:id="2275" w:author="Clay Cressler" w:date="2020-08-11T17:14:00Z">
              <w:rPr>
                <w:i/>
                <w:iCs/>
              </w:rPr>
            </w:rPrChange>
          </w:rPr>
          <w:delText>Proc. Biol. Sci.</w:delText>
        </w:r>
        <w:r w:rsidRPr="00B147C5" w:rsidDel="00B022D9">
          <w:rPr>
            <w:rPrChange w:id="2276" w:author="Clay Cressler" w:date="2020-08-11T17:14:00Z">
              <w:rPr/>
            </w:rPrChange>
          </w:rPr>
          <w:delText>, 270, 1015–1022.</w:delText>
        </w:r>
      </w:del>
    </w:p>
    <w:p w14:paraId="2857778B" w14:textId="1A15F5CD" w:rsidR="0073431C" w:rsidRPr="00B147C5" w:rsidDel="00B022D9" w:rsidRDefault="0073431C" w:rsidP="00B147C5">
      <w:pPr>
        <w:pStyle w:val="Bibliography"/>
        <w:rPr>
          <w:del w:id="2277" w:author="Clay Cressler" w:date="2020-08-07T11:14:00Z"/>
          <w:rPrChange w:id="2278" w:author="Clay Cressler" w:date="2020-08-11T17:14:00Z">
            <w:rPr>
              <w:del w:id="2279" w:author="Clay Cressler" w:date="2020-08-07T11:14:00Z"/>
            </w:rPr>
          </w:rPrChange>
        </w:rPr>
        <w:pPrChange w:id="2280" w:author="Clay Cressler" w:date="2020-08-11T17:14:00Z">
          <w:pPr>
            <w:pStyle w:val="Bibliography"/>
          </w:pPr>
        </w:pPrChange>
      </w:pPr>
      <w:del w:id="2281" w:author="Clay Cressler" w:date="2020-08-07T11:14:00Z">
        <w:r w:rsidRPr="00B147C5" w:rsidDel="00B022D9">
          <w:rPr>
            <w:rPrChange w:id="2282" w:author="Clay Cressler" w:date="2020-08-11T17:14:00Z">
              <w:rPr/>
            </w:rPrChange>
          </w:rPr>
          <w:delText xml:space="preserve">Gause, G.F. (1934). </w:delText>
        </w:r>
        <w:r w:rsidRPr="00B147C5" w:rsidDel="00B022D9">
          <w:rPr>
            <w:i/>
            <w:iCs/>
            <w:rPrChange w:id="2283" w:author="Clay Cressler" w:date="2020-08-11T17:14:00Z">
              <w:rPr>
                <w:i/>
                <w:iCs/>
              </w:rPr>
            </w:rPrChange>
          </w:rPr>
          <w:delText>The Struggle for Existence.</w:delText>
        </w:r>
        <w:r w:rsidRPr="00B147C5" w:rsidDel="00B022D9">
          <w:rPr>
            <w:rPrChange w:id="2284" w:author="Clay Cressler" w:date="2020-08-11T17:14:00Z">
              <w:rPr/>
            </w:rPrChange>
          </w:rPr>
          <w:delText xml:space="preserve"> Williams and Wilkins, Baltimore (Reprinted 1964 by Hafner).</w:delText>
        </w:r>
      </w:del>
    </w:p>
    <w:p w14:paraId="3E91D362" w14:textId="72FEF75C" w:rsidR="0073431C" w:rsidRPr="00B147C5" w:rsidDel="00B022D9" w:rsidRDefault="0073431C" w:rsidP="00B147C5">
      <w:pPr>
        <w:pStyle w:val="Bibliography"/>
        <w:rPr>
          <w:del w:id="2285" w:author="Clay Cressler" w:date="2020-08-07T11:14:00Z"/>
          <w:rPrChange w:id="2286" w:author="Clay Cressler" w:date="2020-08-11T17:14:00Z">
            <w:rPr>
              <w:del w:id="2287" w:author="Clay Cressler" w:date="2020-08-07T11:14:00Z"/>
            </w:rPr>
          </w:rPrChange>
        </w:rPr>
        <w:pPrChange w:id="2288" w:author="Clay Cressler" w:date="2020-08-11T17:14:00Z">
          <w:pPr>
            <w:pStyle w:val="Bibliography"/>
          </w:pPr>
        </w:pPrChange>
      </w:pPr>
      <w:del w:id="2289" w:author="Clay Cressler" w:date="2020-08-07T11:14:00Z">
        <w:r w:rsidRPr="00B147C5" w:rsidDel="00B022D9">
          <w:rPr>
            <w:rPrChange w:id="2290" w:author="Clay Cressler" w:date="2020-08-11T17:14:00Z">
              <w:rPr/>
            </w:rPrChange>
          </w:rPr>
          <w:delText xml:space="preserve">Geritz, S.A.H., Kisdi, E., Mesze´NA, G. &amp; Metz, J.A.J. (1998). Evolutionarily singular strategies and the adaptive growth and branching of the evolutionary tree. </w:delText>
        </w:r>
        <w:r w:rsidRPr="00B147C5" w:rsidDel="00B022D9">
          <w:rPr>
            <w:i/>
            <w:iCs/>
            <w:rPrChange w:id="2291" w:author="Clay Cressler" w:date="2020-08-11T17:14:00Z">
              <w:rPr>
                <w:i/>
                <w:iCs/>
              </w:rPr>
            </w:rPrChange>
          </w:rPr>
          <w:delText>Evolutionary Ecology</w:delText>
        </w:r>
        <w:r w:rsidRPr="00B147C5" w:rsidDel="00B022D9">
          <w:rPr>
            <w:rPrChange w:id="2292" w:author="Clay Cressler" w:date="2020-08-11T17:14:00Z">
              <w:rPr/>
            </w:rPrChange>
          </w:rPr>
          <w:delText>, 12, 35–57.</w:delText>
        </w:r>
      </w:del>
    </w:p>
    <w:p w14:paraId="7B671FCE" w14:textId="46EF1C3B" w:rsidR="0073431C" w:rsidRPr="00B147C5" w:rsidDel="00B022D9" w:rsidRDefault="0073431C" w:rsidP="00B147C5">
      <w:pPr>
        <w:pStyle w:val="Bibliography"/>
        <w:rPr>
          <w:del w:id="2293" w:author="Clay Cressler" w:date="2020-08-07T11:14:00Z"/>
          <w:rPrChange w:id="2294" w:author="Clay Cressler" w:date="2020-08-11T17:14:00Z">
            <w:rPr>
              <w:del w:id="2295" w:author="Clay Cressler" w:date="2020-08-07T11:14:00Z"/>
            </w:rPr>
          </w:rPrChange>
        </w:rPr>
        <w:pPrChange w:id="2296" w:author="Clay Cressler" w:date="2020-08-11T17:14:00Z">
          <w:pPr>
            <w:pStyle w:val="Bibliography"/>
          </w:pPr>
        </w:pPrChange>
      </w:pPr>
      <w:del w:id="2297" w:author="Clay Cressler" w:date="2020-08-07T11:14:00Z">
        <w:r w:rsidRPr="00B147C5" w:rsidDel="00B022D9">
          <w:rPr>
            <w:rPrChange w:id="2298" w:author="Clay Cressler" w:date="2020-08-11T17:14:00Z">
              <w:rPr/>
            </w:rPrChange>
          </w:rPr>
          <w:delText xml:space="preserve">Gillespie, D.T. (1977). Exact stochastic simulation of coupled chemical reactions. </w:delText>
        </w:r>
        <w:r w:rsidRPr="00B147C5" w:rsidDel="00B022D9">
          <w:rPr>
            <w:i/>
            <w:iCs/>
            <w:rPrChange w:id="2299" w:author="Clay Cressler" w:date="2020-08-11T17:14:00Z">
              <w:rPr>
                <w:i/>
                <w:iCs/>
              </w:rPr>
            </w:rPrChange>
          </w:rPr>
          <w:delText>J. Phys. Chem.</w:delText>
        </w:r>
        <w:r w:rsidRPr="00B147C5" w:rsidDel="00B022D9">
          <w:rPr>
            <w:rPrChange w:id="2300" w:author="Clay Cressler" w:date="2020-08-11T17:14:00Z">
              <w:rPr/>
            </w:rPrChange>
          </w:rPr>
          <w:delText>, 81, 2340–2361.</w:delText>
        </w:r>
      </w:del>
    </w:p>
    <w:p w14:paraId="3E3C0D6F" w14:textId="42A296A6" w:rsidR="0073431C" w:rsidRPr="00B147C5" w:rsidDel="00B022D9" w:rsidRDefault="0073431C" w:rsidP="00B147C5">
      <w:pPr>
        <w:pStyle w:val="Bibliography"/>
        <w:rPr>
          <w:del w:id="2301" w:author="Clay Cressler" w:date="2020-08-07T11:14:00Z"/>
          <w:rPrChange w:id="2302" w:author="Clay Cressler" w:date="2020-08-11T17:14:00Z">
            <w:rPr>
              <w:del w:id="2303" w:author="Clay Cressler" w:date="2020-08-07T11:14:00Z"/>
            </w:rPr>
          </w:rPrChange>
        </w:rPr>
        <w:pPrChange w:id="2304" w:author="Clay Cressler" w:date="2020-08-11T17:14:00Z">
          <w:pPr>
            <w:pStyle w:val="Bibliography"/>
          </w:pPr>
        </w:pPrChange>
      </w:pPr>
      <w:del w:id="2305" w:author="Clay Cressler" w:date="2020-08-07T11:14:00Z">
        <w:r w:rsidRPr="00B147C5" w:rsidDel="00B022D9">
          <w:rPr>
            <w:rPrChange w:id="2306" w:author="Clay Cressler" w:date="2020-08-11T17:14:00Z">
              <w:rPr/>
            </w:rPrChange>
          </w:rPr>
          <w:delText xml:space="preserve">Govaert, L., Fronhofer, E.A., Lion, S., Eizaguirre, C., Bonte, D., Egas, M., </w:delText>
        </w:r>
        <w:r w:rsidRPr="00B147C5" w:rsidDel="00B022D9">
          <w:rPr>
            <w:i/>
            <w:iCs/>
            <w:rPrChange w:id="2307" w:author="Clay Cressler" w:date="2020-08-11T17:14:00Z">
              <w:rPr>
                <w:i/>
                <w:iCs/>
              </w:rPr>
            </w:rPrChange>
          </w:rPr>
          <w:delText>et al.</w:delText>
        </w:r>
        <w:r w:rsidRPr="00B147C5" w:rsidDel="00B022D9">
          <w:rPr>
            <w:rPrChange w:id="2308" w:author="Clay Cressler" w:date="2020-08-11T17:14:00Z">
              <w:rPr/>
            </w:rPrChange>
          </w:rPr>
          <w:delText xml:space="preserve"> (2019). Eco-evolutionary feedbacks—Theoretical models and perspectives. </w:delText>
        </w:r>
        <w:r w:rsidRPr="00B147C5" w:rsidDel="00B022D9">
          <w:rPr>
            <w:i/>
            <w:iCs/>
            <w:rPrChange w:id="2309" w:author="Clay Cressler" w:date="2020-08-11T17:14:00Z">
              <w:rPr>
                <w:i/>
                <w:iCs/>
              </w:rPr>
            </w:rPrChange>
          </w:rPr>
          <w:delText>Functional Ecology</w:delText>
        </w:r>
        <w:r w:rsidRPr="00B147C5" w:rsidDel="00B022D9">
          <w:rPr>
            <w:rPrChange w:id="2310" w:author="Clay Cressler" w:date="2020-08-11T17:14:00Z">
              <w:rPr/>
            </w:rPrChange>
          </w:rPr>
          <w:delText>, 33, 13–30.</w:delText>
        </w:r>
      </w:del>
    </w:p>
    <w:p w14:paraId="20DC2EDF" w14:textId="1B460060" w:rsidR="0073431C" w:rsidRPr="00B147C5" w:rsidDel="00B022D9" w:rsidRDefault="0073431C" w:rsidP="00B147C5">
      <w:pPr>
        <w:pStyle w:val="Bibliography"/>
        <w:rPr>
          <w:del w:id="2311" w:author="Clay Cressler" w:date="2020-08-07T11:14:00Z"/>
          <w:rPrChange w:id="2312" w:author="Clay Cressler" w:date="2020-08-11T17:14:00Z">
            <w:rPr>
              <w:del w:id="2313" w:author="Clay Cressler" w:date="2020-08-07T11:14:00Z"/>
            </w:rPr>
          </w:rPrChange>
        </w:rPr>
        <w:pPrChange w:id="2314" w:author="Clay Cressler" w:date="2020-08-11T17:14:00Z">
          <w:pPr>
            <w:pStyle w:val="Bibliography"/>
          </w:pPr>
        </w:pPrChange>
      </w:pPr>
      <w:del w:id="2315" w:author="Clay Cressler" w:date="2020-08-07T11:14:00Z">
        <w:r w:rsidRPr="00B147C5" w:rsidDel="00B022D9">
          <w:rPr>
            <w:rPrChange w:id="2316" w:author="Clay Cressler" w:date="2020-08-11T17:14:00Z">
              <w:rPr/>
            </w:rPrChange>
          </w:rPr>
          <w:delText xml:space="preserve">Grant, P.R. &amp; Grant, B.R. (2002). Unpredictable evolution in a 30-Year study of Darwin’s finches. </w:delText>
        </w:r>
        <w:r w:rsidRPr="00B147C5" w:rsidDel="00B022D9">
          <w:rPr>
            <w:i/>
            <w:iCs/>
            <w:rPrChange w:id="2317" w:author="Clay Cressler" w:date="2020-08-11T17:14:00Z">
              <w:rPr>
                <w:i/>
                <w:iCs/>
              </w:rPr>
            </w:rPrChange>
          </w:rPr>
          <w:delText>Science</w:delText>
        </w:r>
        <w:r w:rsidRPr="00B147C5" w:rsidDel="00B022D9">
          <w:rPr>
            <w:rPrChange w:id="2318" w:author="Clay Cressler" w:date="2020-08-11T17:14:00Z">
              <w:rPr/>
            </w:rPrChange>
          </w:rPr>
          <w:delText>, 296, 707–711.</w:delText>
        </w:r>
      </w:del>
    </w:p>
    <w:p w14:paraId="39FEE8CB" w14:textId="24A7DA3E" w:rsidR="0073431C" w:rsidRPr="00B147C5" w:rsidDel="00B022D9" w:rsidRDefault="0073431C" w:rsidP="00B147C5">
      <w:pPr>
        <w:pStyle w:val="Bibliography"/>
        <w:rPr>
          <w:del w:id="2319" w:author="Clay Cressler" w:date="2020-08-07T11:14:00Z"/>
          <w:rPrChange w:id="2320" w:author="Clay Cressler" w:date="2020-08-11T17:14:00Z">
            <w:rPr>
              <w:del w:id="2321" w:author="Clay Cressler" w:date="2020-08-07T11:14:00Z"/>
            </w:rPr>
          </w:rPrChange>
        </w:rPr>
        <w:pPrChange w:id="2322" w:author="Clay Cressler" w:date="2020-08-11T17:14:00Z">
          <w:pPr>
            <w:pStyle w:val="Bibliography"/>
          </w:pPr>
        </w:pPrChange>
      </w:pPr>
      <w:del w:id="2323" w:author="Clay Cressler" w:date="2020-08-07T11:14:00Z">
        <w:r w:rsidRPr="00B147C5" w:rsidDel="00B022D9">
          <w:rPr>
            <w:rPrChange w:id="2324" w:author="Clay Cressler" w:date="2020-08-11T17:14:00Z">
              <w:rPr/>
            </w:rPrChange>
          </w:rPr>
          <w:delText xml:space="preserve">Greenman, J.V. &amp; Benton, T.G. (2003). The amplification of environmental noise in population models: causes and consequences. </w:delText>
        </w:r>
        <w:r w:rsidRPr="00B147C5" w:rsidDel="00B022D9">
          <w:rPr>
            <w:i/>
            <w:iCs/>
            <w:rPrChange w:id="2325" w:author="Clay Cressler" w:date="2020-08-11T17:14:00Z">
              <w:rPr>
                <w:i/>
                <w:iCs/>
              </w:rPr>
            </w:rPrChange>
          </w:rPr>
          <w:delText>Am. Nat.</w:delText>
        </w:r>
        <w:r w:rsidRPr="00B147C5" w:rsidDel="00B022D9">
          <w:rPr>
            <w:rPrChange w:id="2326" w:author="Clay Cressler" w:date="2020-08-11T17:14:00Z">
              <w:rPr/>
            </w:rPrChange>
          </w:rPr>
          <w:delText>, 161, 225–239.</w:delText>
        </w:r>
      </w:del>
    </w:p>
    <w:p w14:paraId="03358E0A" w14:textId="1415A812" w:rsidR="0073431C" w:rsidRPr="00B147C5" w:rsidDel="00B022D9" w:rsidRDefault="0073431C" w:rsidP="00B147C5">
      <w:pPr>
        <w:pStyle w:val="Bibliography"/>
        <w:rPr>
          <w:del w:id="2327" w:author="Clay Cressler" w:date="2020-08-07T11:14:00Z"/>
          <w:rPrChange w:id="2328" w:author="Clay Cressler" w:date="2020-08-11T17:14:00Z">
            <w:rPr>
              <w:del w:id="2329" w:author="Clay Cressler" w:date="2020-08-07T11:14:00Z"/>
            </w:rPr>
          </w:rPrChange>
        </w:rPr>
        <w:pPrChange w:id="2330" w:author="Clay Cressler" w:date="2020-08-11T17:14:00Z">
          <w:pPr>
            <w:pStyle w:val="Bibliography"/>
          </w:pPr>
        </w:pPrChange>
      </w:pPr>
      <w:del w:id="2331" w:author="Clay Cressler" w:date="2020-08-07T11:14:00Z">
        <w:r w:rsidRPr="00B147C5" w:rsidDel="00B022D9">
          <w:rPr>
            <w:rPrChange w:id="2332" w:author="Clay Cressler" w:date="2020-08-11T17:14:00Z">
              <w:rPr/>
            </w:rPrChange>
          </w:rPr>
          <w:delText xml:space="preserve">Hairston, Jr., N.G., Ellner, S.P., Geber, M.A., Yoshida, T. &amp; Fox, J.A. (2005). Rapid evolution and the convergence of ecological and evolutionary time. </w:delText>
        </w:r>
        <w:r w:rsidRPr="00B147C5" w:rsidDel="00B022D9">
          <w:rPr>
            <w:i/>
            <w:iCs/>
            <w:rPrChange w:id="2333" w:author="Clay Cressler" w:date="2020-08-11T17:14:00Z">
              <w:rPr>
                <w:i/>
                <w:iCs/>
              </w:rPr>
            </w:rPrChange>
          </w:rPr>
          <w:delText>Ecol. Lett.</w:delText>
        </w:r>
        <w:r w:rsidRPr="00B147C5" w:rsidDel="00B022D9">
          <w:rPr>
            <w:rPrChange w:id="2334" w:author="Clay Cressler" w:date="2020-08-11T17:14:00Z">
              <w:rPr/>
            </w:rPrChange>
          </w:rPr>
          <w:delText>, 8, 1114–1127.</w:delText>
        </w:r>
      </w:del>
    </w:p>
    <w:p w14:paraId="3896C464" w14:textId="02DBEE22" w:rsidR="0073431C" w:rsidRPr="00B147C5" w:rsidDel="00B022D9" w:rsidRDefault="0073431C" w:rsidP="00B147C5">
      <w:pPr>
        <w:pStyle w:val="Bibliography"/>
        <w:rPr>
          <w:del w:id="2335" w:author="Clay Cressler" w:date="2020-08-07T11:14:00Z"/>
          <w:rPrChange w:id="2336" w:author="Clay Cressler" w:date="2020-08-11T17:14:00Z">
            <w:rPr>
              <w:del w:id="2337" w:author="Clay Cressler" w:date="2020-08-07T11:14:00Z"/>
            </w:rPr>
          </w:rPrChange>
        </w:rPr>
        <w:pPrChange w:id="2338" w:author="Clay Cressler" w:date="2020-08-11T17:14:00Z">
          <w:pPr>
            <w:pStyle w:val="Bibliography"/>
          </w:pPr>
        </w:pPrChange>
      </w:pPr>
      <w:del w:id="2339" w:author="Clay Cressler" w:date="2020-08-07T11:14:00Z">
        <w:r w:rsidRPr="00B147C5" w:rsidDel="00B022D9">
          <w:rPr>
            <w:rPrChange w:id="2340" w:author="Clay Cressler" w:date="2020-08-11T17:14:00Z">
              <w:rPr/>
            </w:rPrChange>
          </w:rPr>
          <w:delText xml:space="preserve">Hart, S.P., Schreiber, S.J. &amp; Levine, J.M. (2016). How variation between individuals affects species coexistence. </w:delText>
        </w:r>
        <w:r w:rsidRPr="00B147C5" w:rsidDel="00B022D9">
          <w:rPr>
            <w:i/>
            <w:iCs/>
            <w:rPrChange w:id="2341" w:author="Clay Cressler" w:date="2020-08-11T17:14:00Z">
              <w:rPr>
                <w:i/>
                <w:iCs/>
              </w:rPr>
            </w:rPrChange>
          </w:rPr>
          <w:delText>Ecology Letters</w:delText>
        </w:r>
        <w:r w:rsidRPr="00B147C5" w:rsidDel="00B022D9">
          <w:rPr>
            <w:rPrChange w:id="2342" w:author="Clay Cressler" w:date="2020-08-11T17:14:00Z">
              <w:rPr/>
            </w:rPrChange>
          </w:rPr>
          <w:delText>, 19, 825–838.</w:delText>
        </w:r>
      </w:del>
    </w:p>
    <w:p w14:paraId="0AF8F0FF" w14:textId="36E727B0" w:rsidR="0073431C" w:rsidRPr="00B147C5" w:rsidDel="00B022D9" w:rsidRDefault="0073431C" w:rsidP="00B147C5">
      <w:pPr>
        <w:pStyle w:val="Bibliography"/>
        <w:rPr>
          <w:del w:id="2343" w:author="Clay Cressler" w:date="2020-08-07T11:14:00Z"/>
          <w:rPrChange w:id="2344" w:author="Clay Cressler" w:date="2020-08-11T17:14:00Z">
            <w:rPr>
              <w:del w:id="2345" w:author="Clay Cressler" w:date="2020-08-07T11:14:00Z"/>
            </w:rPr>
          </w:rPrChange>
        </w:rPr>
        <w:pPrChange w:id="2346" w:author="Clay Cressler" w:date="2020-08-11T17:14:00Z">
          <w:pPr>
            <w:pStyle w:val="Bibliography"/>
          </w:pPr>
        </w:pPrChange>
      </w:pPr>
      <w:del w:id="2347" w:author="Clay Cressler" w:date="2020-08-07T11:14:00Z">
        <w:r w:rsidRPr="00B147C5" w:rsidDel="00B022D9">
          <w:rPr>
            <w:rPrChange w:id="2348" w:author="Clay Cressler" w:date="2020-08-11T17:14:00Z">
              <w:rPr/>
            </w:rPrChange>
          </w:rPr>
          <w:delText xml:space="preserve">Hastings, A., Abbott, K.C., Cuddington, K., Francis, T., Gellner, G., Lai, Y.-C., </w:delText>
        </w:r>
        <w:r w:rsidRPr="00B147C5" w:rsidDel="00B022D9">
          <w:rPr>
            <w:i/>
            <w:iCs/>
            <w:rPrChange w:id="2349" w:author="Clay Cressler" w:date="2020-08-11T17:14:00Z">
              <w:rPr>
                <w:i/>
                <w:iCs/>
              </w:rPr>
            </w:rPrChange>
          </w:rPr>
          <w:delText>et al.</w:delText>
        </w:r>
        <w:r w:rsidRPr="00B147C5" w:rsidDel="00B022D9">
          <w:rPr>
            <w:rPrChange w:id="2350" w:author="Clay Cressler" w:date="2020-08-11T17:14:00Z">
              <w:rPr/>
            </w:rPrChange>
          </w:rPr>
          <w:delText xml:space="preserve"> (2018). Transient phenomena in ecology. </w:delText>
        </w:r>
        <w:r w:rsidRPr="00B147C5" w:rsidDel="00B022D9">
          <w:rPr>
            <w:i/>
            <w:iCs/>
            <w:rPrChange w:id="2351" w:author="Clay Cressler" w:date="2020-08-11T17:14:00Z">
              <w:rPr>
                <w:i/>
                <w:iCs/>
              </w:rPr>
            </w:rPrChange>
          </w:rPr>
          <w:delText>Science</w:delText>
        </w:r>
        <w:r w:rsidRPr="00B147C5" w:rsidDel="00B022D9">
          <w:rPr>
            <w:rPrChange w:id="2352" w:author="Clay Cressler" w:date="2020-08-11T17:14:00Z">
              <w:rPr/>
            </w:rPrChange>
          </w:rPr>
          <w:delText>, 361.</w:delText>
        </w:r>
      </w:del>
    </w:p>
    <w:p w14:paraId="0B4227C1" w14:textId="1D0289D3" w:rsidR="0073431C" w:rsidRPr="00B147C5" w:rsidDel="00B022D9" w:rsidRDefault="0073431C" w:rsidP="00B147C5">
      <w:pPr>
        <w:pStyle w:val="Bibliography"/>
        <w:rPr>
          <w:del w:id="2353" w:author="Clay Cressler" w:date="2020-08-07T11:14:00Z"/>
          <w:rPrChange w:id="2354" w:author="Clay Cressler" w:date="2020-08-11T17:14:00Z">
            <w:rPr>
              <w:del w:id="2355" w:author="Clay Cressler" w:date="2020-08-07T11:14:00Z"/>
            </w:rPr>
          </w:rPrChange>
        </w:rPr>
        <w:pPrChange w:id="2356" w:author="Clay Cressler" w:date="2020-08-11T17:14:00Z">
          <w:pPr>
            <w:pStyle w:val="Bibliography"/>
          </w:pPr>
        </w:pPrChange>
      </w:pPr>
      <w:del w:id="2357" w:author="Clay Cressler" w:date="2020-08-07T11:14:00Z">
        <w:r w:rsidRPr="00B147C5" w:rsidDel="00B022D9">
          <w:rPr>
            <w:rPrChange w:id="2358" w:author="Clay Cressler" w:date="2020-08-11T17:14:00Z">
              <w:rPr/>
            </w:rPrChange>
          </w:rPr>
          <w:delText xml:space="preserve">Henson, S.M., Cushing, J.M., Costantino, R.F., Dennis, B. &amp; Desharnais, R.A. (1998). Phase switching in population cycles. </w:delText>
        </w:r>
        <w:r w:rsidRPr="00B147C5" w:rsidDel="00B022D9">
          <w:rPr>
            <w:i/>
            <w:iCs/>
            <w:rPrChange w:id="2359" w:author="Clay Cressler" w:date="2020-08-11T17:14:00Z">
              <w:rPr>
                <w:i/>
                <w:iCs/>
              </w:rPr>
            </w:rPrChange>
          </w:rPr>
          <w:delText>Proceedings of the Royal Society of London. Series B: Biological Sciences</w:delText>
        </w:r>
        <w:r w:rsidRPr="00B147C5" w:rsidDel="00B022D9">
          <w:rPr>
            <w:rPrChange w:id="2360" w:author="Clay Cressler" w:date="2020-08-11T17:14:00Z">
              <w:rPr/>
            </w:rPrChange>
          </w:rPr>
          <w:delText>, 265, 2229–2234.</w:delText>
        </w:r>
      </w:del>
    </w:p>
    <w:p w14:paraId="03FBC4AC" w14:textId="1B13B4CF" w:rsidR="0073431C" w:rsidRPr="00B147C5" w:rsidDel="00B022D9" w:rsidRDefault="0073431C" w:rsidP="00B147C5">
      <w:pPr>
        <w:pStyle w:val="Bibliography"/>
        <w:rPr>
          <w:del w:id="2361" w:author="Clay Cressler" w:date="2020-08-07T11:14:00Z"/>
          <w:rPrChange w:id="2362" w:author="Clay Cressler" w:date="2020-08-11T17:14:00Z">
            <w:rPr>
              <w:del w:id="2363" w:author="Clay Cressler" w:date="2020-08-07T11:14:00Z"/>
            </w:rPr>
          </w:rPrChange>
        </w:rPr>
        <w:pPrChange w:id="2364" w:author="Clay Cressler" w:date="2020-08-11T17:14:00Z">
          <w:pPr>
            <w:pStyle w:val="Bibliography"/>
          </w:pPr>
        </w:pPrChange>
      </w:pPr>
      <w:del w:id="2365" w:author="Clay Cressler" w:date="2020-08-07T11:14:00Z">
        <w:r w:rsidRPr="00B147C5" w:rsidDel="00B022D9">
          <w:rPr>
            <w:rPrChange w:id="2366" w:author="Clay Cressler" w:date="2020-08-11T17:14:00Z">
              <w:rPr/>
            </w:rPrChange>
          </w:rPr>
          <w:delText xml:space="preserve">Hosking, C.J., Raubenheimer, D., Charleston, M.A., Simpson, S.J. &amp; Senior, A.M. (2019). Macronutrient intakes and the lifespan-fecundity trade-off: a geometric framework agent-based model. </w:delText>
        </w:r>
        <w:r w:rsidRPr="00B147C5" w:rsidDel="00B022D9">
          <w:rPr>
            <w:i/>
            <w:iCs/>
            <w:rPrChange w:id="2367" w:author="Clay Cressler" w:date="2020-08-11T17:14:00Z">
              <w:rPr>
                <w:i/>
                <w:iCs/>
              </w:rPr>
            </w:rPrChange>
          </w:rPr>
          <w:delText>Journal of The Royal Society Interface</w:delText>
        </w:r>
        <w:r w:rsidRPr="00B147C5" w:rsidDel="00B022D9">
          <w:rPr>
            <w:rPrChange w:id="2368" w:author="Clay Cressler" w:date="2020-08-11T17:14:00Z">
              <w:rPr/>
            </w:rPrChange>
          </w:rPr>
          <w:delText>, 16, 20180733.</w:delText>
        </w:r>
      </w:del>
    </w:p>
    <w:p w14:paraId="6CB4BEBE" w14:textId="0299A745" w:rsidR="0073431C" w:rsidRPr="00B147C5" w:rsidDel="00B022D9" w:rsidRDefault="0073431C" w:rsidP="00B147C5">
      <w:pPr>
        <w:pStyle w:val="Bibliography"/>
        <w:rPr>
          <w:del w:id="2369" w:author="Clay Cressler" w:date="2020-08-07T11:14:00Z"/>
          <w:rPrChange w:id="2370" w:author="Clay Cressler" w:date="2020-08-11T17:14:00Z">
            <w:rPr>
              <w:del w:id="2371" w:author="Clay Cressler" w:date="2020-08-07T11:14:00Z"/>
            </w:rPr>
          </w:rPrChange>
        </w:rPr>
        <w:pPrChange w:id="2372" w:author="Clay Cressler" w:date="2020-08-11T17:14:00Z">
          <w:pPr>
            <w:pStyle w:val="Bibliography"/>
          </w:pPr>
        </w:pPrChange>
      </w:pPr>
      <w:del w:id="2373" w:author="Clay Cressler" w:date="2020-08-07T11:14:00Z">
        <w:r w:rsidRPr="00B147C5" w:rsidDel="00B022D9">
          <w:rPr>
            <w:rPrChange w:id="2374" w:author="Clay Cressler" w:date="2020-08-11T17:14:00Z">
              <w:rPr/>
            </w:rPrChange>
          </w:rPr>
          <w:delText xml:space="preserve">Humplik, J., Hill, A.L. &amp; Nowak, M.A. (2014). Evolutionary dynamics of infectious diseases in finite populations. </w:delText>
        </w:r>
        <w:r w:rsidRPr="00B147C5" w:rsidDel="00B022D9">
          <w:rPr>
            <w:i/>
            <w:iCs/>
            <w:rPrChange w:id="2375" w:author="Clay Cressler" w:date="2020-08-11T17:14:00Z">
              <w:rPr>
                <w:i/>
                <w:iCs/>
              </w:rPr>
            </w:rPrChange>
          </w:rPr>
          <w:delText>J. Theor. Biol.</w:delText>
        </w:r>
        <w:r w:rsidRPr="00B147C5" w:rsidDel="00B022D9">
          <w:rPr>
            <w:rPrChange w:id="2376" w:author="Clay Cressler" w:date="2020-08-11T17:14:00Z">
              <w:rPr/>
            </w:rPrChange>
          </w:rPr>
          <w:delText>, 360, 149–162.</w:delText>
        </w:r>
      </w:del>
    </w:p>
    <w:p w14:paraId="6D066B11" w14:textId="1E36E84A" w:rsidR="0073431C" w:rsidRPr="00B147C5" w:rsidDel="00B022D9" w:rsidRDefault="0073431C" w:rsidP="00B147C5">
      <w:pPr>
        <w:pStyle w:val="Bibliography"/>
        <w:rPr>
          <w:del w:id="2377" w:author="Clay Cressler" w:date="2020-08-07T11:14:00Z"/>
          <w:rPrChange w:id="2378" w:author="Clay Cressler" w:date="2020-08-11T17:14:00Z">
            <w:rPr>
              <w:del w:id="2379" w:author="Clay Cressler" w:date="2020-08-07T11:14:00Z"/>
            </w:rPr>
          </w:rPrChange>
        </w:rPr>
        <w:pPrChange w:id="2380" w:author="Clay Cressler" w:date="2020-08-11T17:14:00Z">
          <w:pPr>
            <w:pStyle w:val="Bibliography"/>
          </w:pPr>
        </w:pPrChange>
      </w:pPr>
      <w:del w:id="2381" w:author="Clay Cressler" w:date="2020-08-07T11:14:00Z">
        <w:r w:rsidRPr="00B147C5" w:rsidDel="00B022D9">
          <w:rPr>
            <w:rPrChange w:id="2382" w:author="Clay Cressler" w:date="2020-08-11T17:14:00Z">
              <w:rPr/>
            </w:rPrChange>
          </w:rPr>
          <w:delText xml:space="preserve">Ives, A.R., Einarsson, A., Jansen, V.A.A. &amp; Gardarsson, A. (2008). High-amplitude fluctuations and alternative dynamical states of midges in Lake Myvatn. </w:delText>
        </w:r>
        <w:r w:rsidRPr="00B147C5" w:rsidDel="00B022D9">
          <w:rPr>
            <w:i/>
            <w:iCs/>
            <w:rPrChange w:id="2383" w:author="Clay Cressler" w:date="2020-08-11T17:14:00Z">
              <w:rPr>
                <w:i/>
                <w:iCs/>
              </w:rPr>
            </w:rPrChange>
          </w:rPr>
          <w:delText>Nature</w:delText>
        </w:r>
        <w:r w:rsidRPr="00B147C5" w:rsidDel="00B022D9">
          <w:rPr>
            <w:rPrChange w:id="2384" w:author="Clay Cressler" w:date="2020-08-11T17:14:00Z">
              <w:rPr/>
            </w:rPrChange>
          </w:rPr>
          <w:delText>, 452, 84–87.</w:delText>
        </w:r>
      </w:del>
    </w:p>
    <w:p w14:paraId="2A4668AF" w14:textId="4130D368" w:rsidR="0073431C" w:rsidRPr="00B147C5" w:rsidDel="00B022D9" w:rsidRDefault="0073431C" w:rsidP="00B147C5">
      <w:pPr>
        <w:pStyle w:val="Bibliography"/>
        <w:rPr>
          <w:del w:id="2385" w:author="Clay Cressler" w:date="2020-08-07T11:14:00Z"/>
          <w:rPrChange w:id="2386" w:author="Clay Cressler" w:date="2020-08-11T17:14:00Z">
            <w:rPr>
              <w:del w:id="2387" w:author="Clay Cressler" w:date="2020-08-07T11:14:00Z"/>
            </w:rPr>
          </w:rPrChange>
        </w:rPr>
        <w:pPrChange w:id="2388" w:author="Clay Cressler" w:date="2020-08-11T17:14:00Z">
          <w:pPr>
            <w:pStyle w:val="Bibliography"/>
          </w:pPr>
        </w:pPrChange>
      </w:pPr>
      <w:del w:id="2389" w:author="Clay Cressler" w:date="2020-08-07T11:14:00Z">
        <w:r w:rsidRPr="00B147C5" w:rsidDel="00B022D9">
          <w:rPr>
            <w:rPrChange w:id="2390" w:author="Clay Cressler" w:date="2020-08-11T17:14:00Z">
              <w:rPr/>
            </w:rPrChange>
          </w:rPr>
          <w:delText xml:space="preserve">Iwasa, Y., Pomiankowski, A. &amp; Nee, S. (1991). The evolution of costly mate preferences Ii. the “handicap” principle. </w:delText>
        </w:r>
        <w:r w:rsidRPr="00B147C5" w:rsidDel="00B022D9">
          <w:rPr>
            <w:i/>
            <w:iCs/>
            <w:rPrChange w:id="2391" w:author="Clay Cressler" w:date="2020-08-11T17:14:00Z">
              <w:rPr>
                <w:i/>
                <w:iCs/>
              </w:rPr>
            </w:rPrChange>
          </w:rPr>
          <w:delText>Evolution</w:delText>
        </w:r>
        <w:r w:rsidRPr="00B147C5" w:rsidDel="00B022D9">
          <w:rPr>
            <w:rPrChange w:id="2392" w:author="Clay Cressler" w:date="2020-08-11T17:14:00Z">
              <w:rPr/>
            </w:rPrChange>
          </w:rPr>
          <w:delText>, 45, 1431–1442.</w:delText>
        </w:r>
      </w:del>
    </w:p>
    <w:p w14:paraId="6A2ABEA3" w14:textId="54637C02" w:rsidR="0073431C" w:rsidRPr="00B147C5" w:rsidDel="00B022D9" w:rsidRDefault="0073431C" w:rsidP="00B147C5">
      <w:pPr>
        <w:pStyle w:val="Bibliography"/>
        <w:rPr>
          <w:del w:id="2393" w:author="Clay Cressler" w:date="2020-08-07T11:14:00Z"/>
          <w:rPrChange w:id="2394" w:author="Clay Cressler" w:date="2020-08-11T17:14:00Z">
            <w:rPr>
              <w:del w:id="2395" w:author="Clay Cressler" w:date="2020-08-07T11:14:00Z"/>
            </w:rPr>
          </w:rPrChange>
        </w:rPr>
        <w:pPrChange w:id="2396" w:author="Clay Cressler" w:date="2020-08-11T17:14:00Z">
          <w:pPr>
            <w:pStyle w:val="Bibliography"/>
          </w:pPr>
        </w:pPrChange>
      </w:pPr>
      <w:del w:id="2397" w:author="Clay Cressler" w:date="2020-08-07T11:14:00Z">
        <w:r w:rsidRPr="00B147C5" w:rsidDel="00B022D9">
          <w:rPr>
            <w:rPrChange w:id="2398" w:author="Clay Cressler" w:date="2020-08-11T17:14:00Z">
              <w:rPr/>
            </w:rPrChange>
          </w:rPr>
          <w:delText xml:space="preserve">Kendall, B.E., Fox, G.A., Fujiwara, M. &amp; Nogeire, T.M. (2011). Demographic heterogeneity, cohort selection, and population growth. </w:delText>
        </w:r>
        <w:r w:rsidRPr="00B147C5" w:rsidDel="00B022D9">
          <w:rPr>
            <w:i/>
            <w:iCs/>
            <w:rPrChange w:id="2399" w:author="Clay Cressler" w:date="2020-08-11T17:14:00Z">
              <w:rPr>
                <w:i/>
                <w:iCs/>
              </w:rPr>
            </w:rPrChange>
          </w:rPr>
          <w:delText>Ecology</w:delText>
        </w:r>
        <w:r w:rsidRPr="00B147C5" w:rsidDel="00B022D9">
          <w:rPr>
            <w:rPrChange w:id="2400" w:author="Clay Cressler" w:date="2020-08-11T17:14:00Z">
              <w:rPr/>
            </w:rPrChange>
          </w:rPr>
          <w:delText>, 92, 1985–1993.</w:delText>
        </w:r>
      </w:del>
    </w:p>
    <w:p w14:paraId="04E074D8" w14:textId="0A018E3E" w:rsidR="0073431C" w:rsidRPr="00B147C5" w:rsidDel="00B022D9" w:rsidRDefault="0073431C" w:rsidP="00B147C5">
      <w:pPr>
        <w:pStyle w:val="Bibliography"/>
        <w:rPr>
          <w:del w:id="2401" w:author="Clay Cressler" w:date="2020-08-07T11:14:00Z"/>
          <w:rPrChange w:id="2402" w:author="Clay Cressler" w:date="2020-08-11T17:14:00Z">
            <w:rPr>
              <w:del w:id="2403" w:author="Clay Cressler" w:date="2020-08-07T11:14:00Z"/>
            </w:rPr>
          </w:rPrChange>
        </w:rPr>
        <w:pPrChange w:id="2404" w:author="Clay Cressler" w:date="2020-08-11T17:14:00Z">
          <w:pPr>
            <w:pStyle w:val="Bibliography"/>
          </w:pPr>
        </w:pPrChange>
      </w:pPr>
      <w:del w:id="2405" w:author="Clay Cressler" w:date="2020-08-07T11:14:00Z">
        <w:r w:rsidRPr="00B147C5" w:rsidDel="00B022D9">
          <w:rPr>
            <w:rPrChange w:id="2406" w:author="Clay Cressler" w:date="2020-08-11T17:14:00Z">
              <w:rPr/>
            </w:rPrChange>
          </w:rPr>
          <w:delText xml:space="preserve">Lande, R. (1976). Natural selection and random genetic drift in phenotypic evolution. </w:delText>
        </w:r>
        <w:r w:rsidRPr="00B147C5" w:rsidDel="00B022D9">
          <w:rPr>
            <w:i/>
            <w:iCs/>
            <w:rPrChange w:id="2407" w:author="Clay Cressler" w:date="2020-08-11T17:14:00Z">
              <w:rPr>
                <w:i/>
                <w:iCs/>
              </w:rPr>
            </w:rPrChange>
          </w:rPr>
          <w:delText>Evolution</w:delText>
        </w:r>
        <w:r w:rsidRPr="00B147C5" w:rsidDel="00B022D9">
          <w:rPr>
            <w:rPrChange w:id="2408" w:author="Clay Cressler" w:date="2020-08-11T17:14:00Z">
              <w:rPr/>
            </w:rPrChange>
          </w:rPr>
          <w:delText>, 30, 314–334.</w:delText>
        </w:r>
      </w:del>
    </w:p>
    <w:p w14:paraId="31EF3F16" w14:textId="071547CA" w:rsidR="0073431C" w:rsidRPr="00B147C5" w:rsidDel="00B022D9" w:rsidRDefault="0073431C" w:rsidP="00B147C5">
      <w:pPr>
        <w:pStyle w:val="Bibliography"/>
        <w:rPr>
          <w:del w:id="2409" w:author="Clay Cressler" w:date="2020-08-07T11:14:00Z"/>
          <w:rPrChange w:id="2410" w:author="Clay Cressler" w:date="2020-08-11T17:14:00Z">
            <w:rPr>
              <w:del w:id="2411" w:author="Clay Cressler" w:date="2020-08-07T11:14:00Z"/>
            </w:rPr>
          </w:rPrChange>
        </w:rPr>
        <w:pPrChange w:id="2412" w:author="Clay Cressler" w:date="2020-08-11T17:14:00Z">
          <w:pPr>
            <w:pStyle w:val="Bibliography"/>
          </w:pPr>
        </w:pPrChange>
      </w:pPr>
      <w:del w:id="2413" w:author="Clay Cressler" w:date="2020-08-07T11:14:00Z">
        <w:r w:rsidRPr="00B147C5" w:rsidDel="00B022D9">
          <w:rPr>
            <w:rPrChange w:id="2414" w:author="Clay Cressler" w:date="2020-08-11T17:14:00Z">
              <w:rPr/>
            </w:rPrChange>
          </w:rPr>
          <w:delText xml:space="preserve">Lande, R. (1982). A quantitative genetic theory of Life history evolution. </w:delText>
        </w:r>
        <w:r w:rsidRPr="00B147C5" w:rsidDel="00B022D9">
          <w:rPr>
            <w:i/>
            <w:iCs/>
            <w:rPrChange w:id="2415" w:author="Clay Cressler" w:date="2020-08-11T17:14:00Z">
              <w:rPr>
                <w:i/>
                <w:iCs/>
              </w:rPr>
            </w:rPrChange>
          </w:rPr>
          <w:delText>Ecology</w:delText>
        </w:r>
        <w:r w:rsidRPr="00B147C5" w:rsidDel="00B022D9">
          <w:rPr>
            <w:rPrChange w:id="2416" w:author="Clay Cressler" w:date="2020-08-11T17:14:00Z">
              <w:rPr/>
            </w:rPrChange>
          </w:rPr>
          <w:delText>, 63, 607–615.</w:delText>
        </w:r>
      </w:del>
    </w:p>
    <w:p w14:paraId="425406CF" w14:textId="6EB6BED6" w:rsidR="0073431C" w:rsidRPr="00B147C5" w:rsidDel="00B022D9" w:rsidRDefault="0073431C" w:rsidP="00B147C5">
      <w:pPr>
        <w:pStyle w:val="Bibliography"/>
        <w:rPr>
          <w:del w:id="2417" w:author="Clay Cressler" w:date="2020-08-07T11:14:00Z"/>
          <w:rPrChange w:id="2418" w:author="Clay Cressler" w:date="2020-08-11T17:14:00Z">
            <w:rPr>
              <w:del w:id="2419" w:author="Clay Cressler" w:date="2020-08-07T11:14:00Z"/>
            </w:rPr>
          </w:rPrChange>
        </w:rPr>
        <w:pPrChange w:id="2420" w:author="Clay Cressler" w:date="2020-08-11T17:14:00Z">
          <w:pPr>
            <w:pStyle w:val="Bibliography"/>
          </w:pPr>
        </w:pPrChange>
      </w:pPr>
      <w:del w:id="2421" w:author="Clay Cressler" w:date="2020-08-07T11:14:00Z">
        <w:r w:rsidRPr="00B147C5" w:rsidDel="00B022D9">
          <w:rPr>
            <w:rPrChange w:id="2422" w:author="Clay Cressler" w:date="2020-08-11T17:14:00Z">
              <w:rPr/>
            </w:rPrChange>
          </w:rPr>
          <w:delText xml:space="preserve">Lee, D.E., Berger, R.W., Tietz, J.R., Warzybok, P., Bradley, R.W., Orr, A.J., </w:delText>
        </w:r>
        <w:r w:rsidRPr="00B147C5" w:rsidDel="00B022D9">
          <w:rPr>
            <w:i/>
            <w:iCs/>
            <w:rPrChange w:id="2423" w:author="Clay Cressler" w:date="2020-08-11T17:14:00Z">
              <w:rPr>
                <w:i/>
                <w:iCs/>
              </w:rPr>
            </w:rPrChange>
          </w:rPr>
          <w:delText>et al.</w:delText>
        </w:r>
        <w:r w:rsidRPr="00B147C5" w:rsidDel="00B022D9">
          <w:rPr>
            <w:rPrChange w:id="2424" w:author="Clay Cressler" w:date="2020-08-11T17:14:00Z">
              <w:rPr/>
            </w:rPrChange>
          </w:rPr>
          <w:delText xml:space="preserve"> (2018). Initial growth of northern fur seal (</w:delText>
        </w:r>
        <w:r w:rsidRPr="00B147C5" w:rsidDel="00B022D9">
          <w:rPr>
            <w:i/>
            <w:iCs/>
            <w:rPrChange w:id="2425" w:author="Clay Cressler" w:date="2020-08-11T17:14:00Z">
              <w:rPr>
                <w:i/>
                <w:iCs/>
              </w:rPr>
            </w:rPrChange>
          </w:rPr>
          <w:delText>Callorhinus ursinus</w:delText>
        </w:r>
        <w:r w:rsidRPr="00B147C5" w:rsidDel="00B022D9">
          <w:rPr>
            <w:rPrChange w:id="2426" w:author="Clay Cressler" w:date="2020-08-11T17:14:00Z">
              <w:rPr/>
            </w:rPrChange>
          </w:rPr>
          <w:delText xml:space="preserve">) colonies at the South Farallon, San Miguel, and Bogoslof Islands. </w:delText>
        </w:r>
        <w:r w:rsidRPr="00B147C5" w:rsidDel="00B022D9">
          <w:rPr>
            <w:i/>
            <w:iCs/>
            <w:rPrChange w:id="2427" w:author="Clay Cressler" w:date="2020-08-11T17:14:00Z">
              <w:rPr>
                <w:i/>
                <w:iCs/>
              </w:rPr>
            </w:rPrChange>
          </w:rPr>
          <w:delText>J Mammal</w:delText>
        </w:r>
        <w:r w:rsidRPr="00B147C5" w:rsidDel="00B022D9">
          <w:rPr>
            <w:rPrChange w:id="2428" w:author="Clay Cressler" w:date="2020-08-11T17:14:00Z">
              <w:rPr/>
            </w:rPrChange>
          </w:rPr>
          <w:delText>, 99, 1529–1538.</w:delText>
        </w:r>
      </w:del>
    </w:p>
    <w:p w14:paraId="2C96088B" w14:textId="65167515" w:rsidR="0073431C" w:rsidRPr="00B147C5" w:rsidDel="00B022D9" w:rsidRDefault="0073431C" w:rsidP="00B147C5">
      <w:pPr>
        <w:pStyle w:val="Bibliography"/>
        <w:rPr>
          <w:del w:id="2429" w:author="Clay Cressler" w:date="2020-08-07T11:14:00Z"/>
          <w:rPrChange w:id="2430" w:author="Clay Cressler" w:date="2020-08-11T17:14:00Z">
            <w:rPr>
              <w:del w:id="2431" w:author="Clay Cressler" w:date="2020-08-07T11:14:00Z"/>
            </w:rPr>
          </w:rPrChange>
        </w:rPr>
        <w:pPrChange w:id="2432" w:author="Clay Cressler" w:date="2020-08-11T17:14:00Z">
          <w:pPr>
            <w:pStyle w:val="Bibliography"/>
          </w:pPr>
        </w:pPrChange>
      </w:pPr>
      <w:del w:id="2433" w:author="Clay Cressler" w:date="2020-08-07T11:14:00Z">
        <w:r w:rsidRPr="00B147C5" w:rsidDel="00B022D9">
          <w:rPr>
            <w:rPrChange w:id="2434" w:author="Clay Cressler" w:date="2020-08-11T17:14:00Z">
              <w:rPr/>
            </w:rPrChange>
          </w:rPr>
          <w:delText xml:space="preserve">Lee, K.P., Simpson, S.J., Clissold, F.J., Brooks, R., Ballard, J.W.O., Taylor, P.W., </w:delText>
        </w:r>
        <w:r w:rsidRPr="00B147C5" w:rsidDel="00B022D9">
          <w:rPr>
            <w:i/>
            <w:iCs/>
            <w:rPrChange w:id="2435" w:author="Clay Cressler" w:date="2020-08-11T17:14:00Z">
              <w:rPr>
                <w:i/>
                <w:iCs/>
              </w:rPr>
            </w:rPrChange>
          </w:rPr>
          <w:delText>et al.</w:delText>
        </w:r>
        <w:r w:rsidRPr="00B147C5" w:rsidDel="00B022D9">
          <w:rPr>
            <w:rPrChange w:id="2436" w:author="Clay Cressler" w:date="2020-08-11T17:14:00Z">
              <w:rPr/>
            </w:rPrChange>
          </w:rPr>
          <w:delText xml:space="preserve"> (2008). Lifespan and reproduction in Drosophila: New insights from nutritional geometry. </w:delText>
        </w:r>
        <w:r w:rsidRPr="00B147C5" w:rsidDel="00B022D9">
          <w:rPr>
            <w:i/>
            <w:iCs/>
            <w:rPrChange w:id="2437" w:author="Clay Cressler" w:date="2020-08-11T17:14:00Z">
              <w:rPr>
                <w:i/>
                <w:iCs/>
              </w:rPr>
            </w:rPrChange>
          </w:rPr>
          <w:delText>Proc Natl Acad Sci U S A</w:delText>
        </w:r>
        <w:r w:rsidRPr="00B147C5" w:rsidDel="00B022D9">
          <w:rPr>
            <w:rPrChange w:id="2438" w:author="Clay Cressler" w:date="2020-08-11T17:14:00Z">
              <w:rPr/>
            </w:rPrChange>
          </w:rPr>
          <w:delText>, 105, 2498–2503.</w:delText>
        </w:r>
      </w:del>
    </w:p>
    <w:p w14:paraId="12D29211" w14:textId="1BE43DC3" w:rsidR="0073431C" w:rsidRPr="00B147C5" w:rsidDel="00B022D9" w:rsidRDefault="0073431C" w:rsidP="00B147C5">
      <w:pPr>
        <w:pStyle w:val="Bibliography"/>
        <w:rPr>
          <w:del w:id="2439" w:author="Clay Cressler" w:date="2020-08-07T11:14:00Z"/>
          <w:rPrChange w:id="2440" w:author="Clay Cressler" w:date="2020-08-11T17:14:00Z">
            <w:rPr>
              <w:del w:id="2441" w:author="Clay Cressler" w:date="2020-08-07T11:14:00Z"/>
            </w:rPr>
          </w:rPrChange>
        </w:rPr>
        <w:pPrChange w:id="2442" w:author="Clay Cressler" w:date="2020-08-11T17:14:00Z">
          <w:pPr>
            <w:pStyle w:val="Bibliography"/>
          </w:pPr>
        </w:pPrChange>
      </w:pPr>
      <w:del w:id="2443" w:author="Clay Cressler" w:date="2020-08-07T11:14:00Z">
        <w:r w:rsidRPr="00B147C5" w:rsidDel="00B022D9">
          <w:rPr>
            <w:rPrChange w:id="2444" w:author="Clay Cressler" w:date="2020-08-11T17:14:00Z">
              <w:rPr/>
            </w:rPrChange>
          </w:rPr>
          <w:delText xml:space="preserve">Lenormand, T., Roze, D. &amp; Rousset, F. (2009). Stochasticity in evolution. </w:delText>
        </w:r>
        <w:r w:rsidRPr="00B147C5" w:rsidDel="00B022D9">
          <w:rPr>
            <w:i/>
            <w:iCs/>
            <w:rPrChange w:id="2445" w:author="Clay Cressler" w:date="2020-08-11T17:14:00Z">
              <w:rPr>
                <w:i/>
                <w:iCs/>
              </w:rPr>
            </w:rPrChange>
          </w:rPr>
          <w:delText>Trends in Ecology &amp; Evolution</w:delText>
        </w:r>
        <w:r w:rsidRPr="00B147C5" w:rsidDel="00B022D9">
          <w:rPr>
            <w:rPrChange w:id="2446" w:author="Clay Cressler" w:date="2020-08-11T17:14:00Z">
              <w:rPr/>
            </w:rPrChange>
          </w:rPr>
          <w:delText>, 24, 157–165.</w:delText>
        </w:r>
      </w:del>
    </w:p>
    <w:p w14:paraId="333A5A49" w14:textId="59E00968" w:rsidR="0073431C" w:rsidRPr="00B147C5" w:rsidDel="00B022D9" w:rsidRDefault="0073431C" w:rsidP="00B147C5">
      <w:pPr>
        <w:pStyle w:val="Bibliography"/>
        <w:rPr>
          <w:del w:id="2447" w:author="Clay Cressler" w:date="2020-08-07T11:14:00Z"/>
          <w:rPrChange w:id="2448" w:author="Clay Cressler" w:date="2020-08-11T17:14:00Z">
            <w:rPr>
              <w:del w:id="2449" w:author="Clay Cressler" w:date="2020-08-07T11:14:00Z"/>
            </w:rPr>
          </w:rPrChange>
        </w:rPr>
        <w:pPrChange w:id="2450" w:author="Clay Cressler" w:date="2020-08-11T17:14:00Z">
          <w:pPr>
            <w:pStyle w:val="Bibliography"/>
          </w:pPr>
        </w:pPrChange>
      </w:pPr>
      <w:del w:id="2451" w:author="Clay Cressler" w:date="2020-08-07T11:14:00Z">
        <w:r w:rsidRPr="00B147C5" w:rsidDel="00B022D9">
          <w:rPr>
            <w:rPrChange w:id="2452" w:author="Clay Cressler" w:date="2020-08-11T17:14:00Z">
              <w:rPr/>
            </w:rPrChange>
          </w:rPr>
          <w:delText xml:space="preserve">Lion, S. (2017). Theoretical approaches in evolutionary ecology: Environmental feedback as a unifying perspective. </w:delText>
        </w:r>
        <w:r w:rsidRPr="00B147C5" w:rsidDel="00B022D9">
          <w:rPr>
            <w:i/>
            <w:iCs/>
            <w:rPrChange w:id="2453" w:author="Clay Cressler" w:date="2020-08-11T17:14:00Z">
              <w:rPr>
                <w:i/>
                <w:iCs/>
              </w:rPr>
            </w:rPrChange>
          </w:rPr>
          <w:delText>The American Naturalist</w:delText>
        </w:r>
        <w:r w:rsidRPr="00B147C5" w:rsidDel="00B022D9">
          <w:rPr>
            <w:rPrChange w:id="2454" w:author="Clay Cressler" w:date="2020-08-11T17:14:00Z">
              <w:rPr/>
            </w:rPrChange>
          </w:rPr>
          <w:delText>, 191, 21–44.</w:delText>
        </w:r>
      </w:del>
    </w:p>
    <w:p w14:paraId="60A680A1" w14:textId="374F22D9" w:rsidR="0073431C" w:rsidRPr="00B147C5" w:rsidDel="00B022D9" w:rsidRDefault="0073431C" w:rsidP="00B147C5">
      <w:pPr>
        <w:pStyle w:val="Bibliography"/>
        <w:rPr>
          <w:del w:id="2455" w:author="Clay Cressler" w:date="2020-08-07T11:14:00Z"/>
          <w:rPrChange w:id="2456" w:author="Clay Cressler" w:date="2020-08-11T17:14:00Z">
            <w:rPr>
              <w:del w:id="2457" w:author="Clay Cressler" w:date="2020-08-07T11:14:00Z"/>
            </w:rPr>
          </w:rPrChange>
        </w:rPr>
        <w:pPrChange w:id="2458" w:author="Clay Cressler" w:date="2020-08-11T17:14:00Z">
          <w:pPr>
            <w:pStyle w:val="Bibliography"/>
          </w:pPr>
        </w:pPrChange>
      </w:pPr>
      <w:del w:id="2459" w:author="Clay Cressler" w:date="2020-08-07T11:14:00Z">
        <w:r w:rsidRPr="00B147C5" w:rsidDel="00B022D9">
          <w:rPr>
            <w:rPrChange w:id="2460" w:author="Clay Cressler" w:date="2020-08-11T17:14:00Z">
              <w:rPr/>
            </w:rPrChange>
          </w:rPr>
          <w:delText xml:space="preserve">Lowe, W.H., Kovach, R.P. &amp; Allendorf, F.W. (2017). Population genetics and demography unite ecology and evolution. </w:delText>
        </w:r>
        <w:r w:rsidRPr="00B147C5" w:rsidDel="00B022D9">
          <w:rPr>
            <w:i/>
            <w:iCs/>
            <w:rPrChange w:id="2461" w:author="Clay Cressler" w:date="2020-08-11T17:14:00Z">
              <w:rPr>
                <w:i/>
                <w:iCs/>
              </w:rPr>
            </w:rPrChange>
          </w:rPr>
          <w:delText>Trends Ecol. Evol. (Amst.)</w:delText>
        </w:r>
        <w:r w:rsidRPr="00B147C5" w:rsidDel="00B022D9">
          <w:rPr>
            <w:rPrChange w:id="2462" w:author="Clay Cressler" w:date="2020-08-11T17:14:00Z">
              <w:rPr/>
            </w:rPrChange>
          </w:rPr>
          <w:delText>, 32, 141–152.</w:delText>
        </w:r>
      </w:del>
    </w:p>
    <w:p w14:paraId="6EA17FB8" w14:textId="37E1F0BD" w:rsidR="0073431C" w:rsidRPr="00B147C5" w:rsidDel="00B022D9" w:rsidRDefault="0073431C" w:rsidP="00B147C5">
      <w:pPr>
        <w:pStyle w:val="Bibliography"/>
        <w:rPr>
          <w:del w:id="2463" w:author="Clay Cressler" w:date="2020-08-07T11:14:00Z"/>
          <w:rPrChange w:id="2464" w:author="Clay Cressler" w:date="2020-08-11T17:14:00Z">
            <w:rPr>
              <w:del w:id="2465" w:author="Clay Cressler" w:date="2020-08-07T11:14:00Z"/>
            </w:rPr>
          </w:rPrChange>
        </w:rPr>
        <w:pPrChange w:id="2466" w:author="Clay Cressler" w:date="2020-08-11T17:14:00Z">
          <w:pPr>
            <w:pStyle w:val="Bibliography"/>
          </w:pPr>
        </w:pPrChange>
      </w:pPr>
      <w:del w:id="2467" w:author="Clay Cressler" w:date="2020-08-07T11:14:00Z">
        <w:r w:rsidRPr="00B147C5" w:rsidDel="00B022D9">
          <w:rPr>
            <w:rPrChange w:id="2468" w:author="Clay Cressler" w:date="2020-08-11T17:14:00Z">
              <w:rPr/>
            </w:rPrChange>
          </w:rPr>
          <w:delText xml:space="preserve">McKane, A.J. &amp; Newman, T.J. (2005). Predator-prey cycles from resonant amplification of demographic stochasticity. </w:delText>
        </w:r>
        <w:r w:rsidRPr="00B147C5" w:rsidDel="00B022D9">
          <w:rPr>
            <w:i/>
            <w:iCs/>
            <w:rPrChange w:id="2469" w:author="Clay Cressler" w:date="2020-08-11T17:14:00Z">
              <w:rPr>
                <w:i/>
                <w:iCs/>
              </w:rPr>
            </w:rPrChange>
          </w:rPr>
          <w:delText>Phys. Rev. Lett.</w:delText>
        </w:r>
        <w:r w:rsidRPr="00B147C5" w:rsidDel="00B022D9">
          <w:rPr>
            <w:rPrChange w:id="2470" w:author="Clay Cressler" w:date="2020-08-11T17:14:00Z">
              <w:rPr/>
            </w:rPrChange>
          </w:rPr>
          <w:delText>, 94, 218102.</w:delText>
        </w:r>
      </w:del>
    </w:p>
    <w:p w14:paraId="44ADB0E0" w14:textId="158A5C39" w:rsidR="0073431C" w:rsidRPr="00B147C5" w:rsidDel="00B022D9" w:rsidRDefault="0073431C" w:rsidP="00B147C5">
      <w:pPr>
        <w:pStyle w:val="Bibliography"/>
        <w:rPr>
          <w:del w:id="2471" w:author="Clay Cressler" w:date="2020-08-07T11:14:00Z"/>
          <w:rPrChange w:id="2472" w:author="Clay Cressler" w:date="2020-08-11T17:14:00Z">
            <w:rPr>
              <w:del w:id="2473" w:author="Clay Cressler" w:date="2020-08-07T11:14:00Z"/>
            </w:rPr>
          </w:rPrChange>
        </w:rPr>
        <w:pPrChange w:id="2474" w:author="Clay Cressler" w:date="2020-08-11T17:14:00Z">
          <w:pPr>
            <w:pStyle w:val="Bibliography"/>
          </w:pPr>
        </w:pPrChange>
      </w:pPr>
      <w:del w:id="2475" w:author="Clay Cressler" w:date="2020-08-07T11:14:00Z">
        <w:r w:rsidRPr="00B147C5" w:rsidDel="00B022D9">
          <w:rPr>
            <w:rPrChange w:id="2476" w:author="Clay Cressler" w:date="2020-08-11T17:14:00Z">
              <w:rPr/>
            </w:rPrChange>
          </w:rPr>
          <w:delText xml:space="preserve">Nicholson, A.J. (1957). The self-adjustment of populations to change. </w:delText>
        </w:r>
        <w:r w:rsidRPr="00B147C5" w:rsidDel="00B022D9">
          <w:rPr>
            <w:i/>
            <w:iCs/>
            <w:rPrChange w:id="2477" w:author="Clay Cressler" w:date="2020-08-11T17:14:00Z">
              <w:rPr>
                <w:i/>
                <w:iCs/>
              </w:rPr>
            </w:rPrChange>
          </w:rPr>
          <w:delText>Cold Spring Harb Symp Quant Biol</w:delText>
        </w:r>
        <w:r w:rsidRPr="00B147C5" w:rsidDel="00B022D9">
          <w:rPr>
            <w:rPrChange w:id="2478" w:author="Clay Cressler" w:date="2020-08-11T17:14:00Z">
              <w:rPr/>
            </w:rPrChange>
          </w:rPr>
          <w:delText>, 22, 153–173.</w:delText>
        </w:r>
      </w:del>
    </w:p>
    <w:p w14:paraId="5667651A" w14:textId="2F0EFBF0" w:rsidR="0073431C" w:rsidRPr="00B147C5" w:rsidDel="00B022D9" w:rsidRDefault="0073431C" w:rsidP="00B147C5">
      <w:pPr>
        <w:pStyle w:val="Bibliography"/>
        <w:rPr>
          <w:del w:id="2479" w:author="Clay Cressler" w:date="2020-08-07T11:14:00Z"/>
          <w:rPrChange w:id="2480" w:author="Clay Cressler" w:date="2020-08-11T17:14:00Z">
            <w:rPr>
              <w:del w:id="2481" w:author="Clay Cressler" w:date="2020-08-07T11:14:00Z"/>
            </w:rPr>
          </w:rPrChange>
        </w:rPr>
        <w:pPrChange w:id="2482" w:author="Clay Cressler" w:date="2020-08-11T17:14:00Z">
          <w:pPr>
            <w:pStyle w:val="Bibliography"/>
          </w:pPr>
        </w:pPrChange>
      </w:pPr>
      <w:del w:id="2483" w:author="Clay Cressler" w:date="2020-08-07T11:14:00Z">
        <w:r w:rsidRPr="00B147C5" w:rsidDel="00B022D9">
          <w:rPr>
            <w:rPrChange w:id="2484" w:author="Clay Cressler" w:date="2020-08-11T17:14:00Z">
              <w:rPr/>
            </w:rPrChange>
          </w:rPr>
          <w:delText xml:space="preserve">Parsons, T.L., Lambert, A., Day, T. &amp; Gandon, S. (2018). Pathogen evolution in finite populations: slow and steady spreads the best. </w:delText>
        </w:r>
        <w:r w:rsidRPr="00B147C5" w:rsidDel="00B022D9">
          <w:rPr>
            <w:i/>
            <w:iCs/>
            <w:rPrChange w:id="2485" w:author="Clay Cressler" w:date="2020-08-11T17:14:00Z">
              <w:rPr>
                <w:i/>
                <w:iCs/>
              </w:rPr>
            </w:rPrChange>
          </w:rPr>
          <w:delText>Journal of The Royal Society Interface</w:delText>
        </w:r>
        <w:r w:rsidRPr="00B147C5" w:rsidDel="00B022D9">
          <w:rPr>
            <w:rPrChange w:id="2486" w:author="Clay Cressler" w:date="2020-08-11T17:14:00Z">
              <w:rPr/>
            </w:rPrChange>
          </w:rPr>
          <w:delText>, 15, 20180135.</w:delText>
        </w:r>
      </w:del>
    </w:p>
    <w:p w14:paraId="579E8D95" w14:textId="1F666705" w:rsidR="0073431C" w:rsidRPr="00B147C5" w:rsidDel="00B022D9" w:rsidRDefault="0073431C" w:rsidP="00B147C5">
      <w:pPr>
        <w:pStyle w:val="Bibliography"/>
        <w:rPr>
          <w:del w:id="2487" w:author="Clay Cressler" w:date="2020-08-07T11:14:00Z"/>
          <w:rPrChange w:id="2488" w:author="Clay Cressler" w:date="2020-08-11T17:14:00Z">
            <w:rPr>
              <w:del w:id="2489" w:author="Clay Cressler" w:date="2020-08-07T11:14:00Z"/>
            </w:rPr>
          </w:rPrChange>
        </w:rPr>
        <w:pPrChange w:id="2490" w:author="Clay Cressler" w:date="2020-08-11T17:14:00Z">
          <w:pPr>
            <w:pStyle w:val="Bibliography"/>
          </w:pPr>
        </w:pPrChange>
      </w:pPr>
      <w:del w:id="2491" w:author="Clay Cressler" w:date="2020-08-07T11:14:00Z">
        <w:r w:rsidRPr="00B147C5" w:rsidDel="00B022D9">
          <w:rPr>
            <w:rPrChange w:id="2492" w:author="Clay Cressler" w:date="2020-08-11T17:14:00Z">
              <w:rPr/>
            </w:rPrChange>
          </w:rPr>
          <w:delText xml:space="preserve">Pimentel, D. (1961). Animal population regulation by the genetic feed-back mechanism. </w:delText>
        </w:r>
        <w:r w:rsidRPr="00B147C5" w:rsidDel="00B022D9">
          <w:rPr>
            <w:i/>
            <w:iCs/>
            <w:rPrChange w:id="2493" w:author="Clay Cressler" w:date="2020-08-11T17:14:00Z">
              <w:rPr>
                <w:i/>
                <w:iCs/>
              </w:rPr>
            </w:rPrChange>
          </w:rPr>
          <w:delText>The American Naturalist</w:delText>
        </w:r>
        <w:r w:rsidRPr="00B147C5" w:rsidDel="00B022D9">
          <w:rPr>
            <w:rPrChange w:id="2494" w:author="Clay Cressler" w:date="2020-08-11T17:14:00Z">
              <w:rPr/>
            </w:rPrChange>
          </w:rPr>
          <w:delText>, 95, 65–79.</w:delText>
        </w:r>
      </w:del>
    </w:p>
    <w:p w14:paraId="78AA5F9F" w14:textId="15474103" w:rsidR="0073431C" w:rsidRPr="00B147C5" w:rsidDel="00B022D9" w:rsidRDefault="0073431C" w:rsidP="00B147C5">
      <w:pPr>
        <w:pStyle w:val="Bibliography"/>
        <w:rPr>
          <w:del w:id="2495" w:author="Clay Cressler" w:date="2020-08-07T11:14:00Z"/>
          <w:rPrChange w:id="2496" w:author="Clay Cressler" w:date="2020-08-11T17:14:00Z">
            <w:rPr>
              <w:del w:id="2497" w:author="Clay Cressler" w:date="2020-08-07T11:14:00Z"/>
            </w:rPr>
          </w:rPrChange>
        </w:rPr>
        <w:pPrChange w:id="2498" w:author="Clay Cressler" w:date="2020-08-11T17:14:00Z">
          <w:pPr>
            <w:pStyle w:val="Bibliography"/>
          </w:pPr>
        </w:pPrChange>
      </w:pPr>
      <w:del w:id="2499" w:author="Clay Cressler" w:date="2020-08-07T11:14:00Z">
        <w:r w:rsidRPr="00B147C5" w:rsidDel="00B022D9">
          <w:rPr>
            <w:rPrChange w:id="2500" w:author="Clay Cressler" w:date="2020-08-11T17:14:00Z">
              <w:rPr/>
            </w:rPrChange>
          </w:rPr>
          <w:delText xml:space="preserve">Proulx, S.R. &amp; Day, T. (2001). What can invasion analyses tell us about evolution under stochasticity in finite populations? </w:delText>
        </w:r>
        <w:r w:rsidRPr="00B147C5" w:rsidDel="00B022D9">
          <w:rPr>
            <w:i/>
            <w:iCs/>
            <w:rPrChange w:id="2501" w:author="Clay Cressler" w:date="2020-08-11T17:14:00Z">
              <w:rPr>
                <w:i/>
                <w:iCs/>
              </w:rPr>
            </w:rPrChange>
          </w:rPr>
          <w:delText>Selection</w:delText>
        </w:r>
        <w:r w:rsidRPr="00B147C5" w:rsidDel="00B022D9">
          <w:rPr>
            <w:rPrChange w:id="2502" w:author="Clay Cressler" w:date="2020-08-11T17:14:00Z">
              <w:rPr/>
            </w:rPrChange>
          </w:rPr>
          <w:delText>, 2, 2–15.</w:delText>
        </w:r>
      </w:del>
    </w:p>
    <w:p w14:paraId="3B235671" w14:textId="6706B845" w:rsidR="0073431C" w:rsidRPr="00B147C5" w:rsidDel="00B022D9" w:rsidRDefault="0073431C" w:rsidP="00B147C5">
      <w:pPr>
        <w:pStyle w:val="Bibliography"/>
        <w:rPr>
          <w:del w:id="2503" w:author="Clay Cressler" w:date="2020-08-07T11:14:00Z"/>
          <w:rPrChange w:id="2504" w:author="Clay Cressler" w:date="2020-08-11T17:14:00Z">
            <w:rPr>
              <w:del w:id="2505" w:author="Clay Cressler" w:date="2020-08-07T11:14:00Z"/>
            </w:rPr>
          </w:rPrChange>
        </w:rPr>
        <w:pPrChange w:id="2506" w:author="Clay Cressler" w:date="2020-08-11T17:14:00Z">
          <w:pPr>
            <w:pStyle w:val="Bibliography"/>
          </w:pPr>
        </w:pPrChange>
      </w:pPr>
      <w:del w:id="2507" w:author="Clay Cressler" w:date="2020-08-07T11:14:00Z">
        <w:r w:rsidRPr="00B147C5" w:rsidDel="00B022D9">
          <w:rPr>
            <w:rPrChange w:id="2508" w:author="Clay Cressler" w:date="2020-08-11T17:14:00Z">
              <w:rPr/>
            </w:rPrChange>
          </w:rPr>
          <w:delText xml:space="preserve">Rees, M. &amp; Ellner, S.P. (2019). Why so variable: Can genetic variance in flowering thresholds be maintained by fluctuating selection? </w:delText>
        </w:r>
        <w:r w:rsidRPr="00B147C5" w:rsidDel="00B022D9">
          <w:rPr>
            <w:i/>
            <w:iCs/>
            <w:rPrChange w:id="2509" w:author="Clay Cressler" w:date="2020-08-11T17:14:00Z">
              <w:rPr>
                <w:i/>
                <w:iCs/>
              </w:rPr>
            </w:rPrChange>
          </w:rPr>
          <w:delText>The American Naturalist</w:delText>
        </w:r>
        <w:r w:rsidRPr="00B147C5" w:rsidDel="00B022D9">
          <w:rPr>
            <w:rPrChange w:id="2510" w:author="Clay Cressler" w:date="2020-08-11T17:14:00Z">
              <w:rPr/>
            </w:rPrChange>
          </w:rPr>
          <w:delText>, 194, E13–E29.</w:delText>
        </w:r>
      </w:del>
    </w:p>
    <w:p w14:paraId="55B7F44E" w14:textId="5586CF99" w:rsidR="0073431C" w:rsidRPr="00B147C5" w:rsidDel="00B022D9" w:rsidRDefault="0073431C" w:rsidP="00B147C5">
      <w:pPr>
        <w:pStyle w:val="Bibliography"/>
        <w:rPr>
          <w:del w:id="2511" w:author="Clay Cressler" w:date="2020-08-07T11:14:00Z"/>
          <w:rPrChange w:id="2512" w:author="Clay Cressler" w:date="2020-08-11T17:14:00Z">
            <w:rPr>
              <w:del w:id="2513" w:author="Clay Cressler" w:date="2020-08-07T11:14:00Z"/>
            </w:rPr>
          </w:rPrChange>
        </w:rPr>
        <w:pPrChange w:id="2514" w:author="Clay Cressler" w:date="2020-08-11T17:14:00Z">
          <w:pPr>
            <w:pStyle w:val="Bibliography"/>
          </w:pPr>
        </w:pPrChange>
      </w:pPr>
      <w:del w:id="2515" w:author="Clay Cressler" w:date="2020-08-07T11:14:00Z">
        <w:r w:rsidRPr="00B147C5" w:rsidDel="00B022D9">
          <w:rPr>
            <w:rPrChange w:id="2516" w:author="Clay Cressler" w:date="2020-08-11T17:14:00Z">
              <w:rPr/>
            </w:rPrChange>
          </w:rPr>
          <w:delText xml:space="preserve">Reznick, D., Nunney, L. &amp; Tessier, A. (2000). Big houses, big cars, superfleas and the costs of reproduction. </w:delText>
        </w:r>
        <w:r w:rsidRPr="00B147C5" w:rsidDel="00B022D9">
          <w:rPr>
            <w:i/>
            <w:iCs/>
            <w:rPrChange w:id="2517" w:author="Clay Cressler" w:date="2020-08-11T17:14:00Z">
              <w:rPr>
                <w:i/>
                <w:iCs/>
              </w:rPr>
            </w:rPrChange>
          </w:rPr>
          <w:delText>Trends in Ecology &amp; Evolution</w:delText>
        </w:r>
        <w:r w:rsidRPr="00B147C5" w:rsidDel="00B022D9">
          <w:rPr>
            <w:rPrChange w:id="2518" w:author="Clay Cressler" w:date="2020-08-11T17:14:00Z">
              <w:rPr/>
            </w:rPrChange>
          </w:rPr>
          <w:delText>, 15, 421–425.</w:delText>
        </w:r>
      </w:del>
    </w:p>
    <w:p w14:paraId="0D244A94" w14:textId="278F3795" w:rsidR="0073431C" w:rsidRPr="00B147C5" w:rsidDel="00B022D9" w:rsidRDefault="0073431C" w:rsidP="00B147C5">
      <w:pPr>
        <w:pStyle w:val="Bibliography"/>
        <w:rPr>
          <w:del w:id="2519" w:author="Clay Cressler" w:date="2020-08-07T11:14:00Z"/>
          <w:rPrChange w:id="2520" w:author="Clay Cressler" w:date="2020-08-11T17:14:00Z">
            <w:rPr>
              <w:del w:id="2521" w:author="Clay Cressler" w:date="2020-08-07T11:14:00Z"/>
            </w:rPr>
          </w:rPrChange>
        </w:rPr>
        <w:pPrChange w:id="2522" w:author="Clay Cressler" w:date="2020-08-11T17:14:00Z">
          <w:pPr>
            <w:pStyle w:val="Bibliography"/>
          </w:pPr>
        </w:pPrChange>
      </w:pPr>
      <w:del w:id="2523" w:author="Clay Cressler" w:date="2020-08-07T11:14:00Z">
        <w:r w:rsidRPr="00B147C5" w:rsidDel="00B022D9">
          <w:rPr>
            <w:rPrChange w:id="2524" w:author="Clay Cressler" w:date="2020-08-11T17:14:00Z">
              <w:rPr/>
            </w:rPrChange>
          </w:rPr>
          <w:delText xml:space="preserve">Schoener, T.W. (2011). The newest synthesis: understanding the interplay of evolutionary and ecological dynamics. </w:delText>
        </w:r>
        <w:r w:rsidRPr="00B147C5" w:rsidDel="00B022D9">
          <w:rPr>
            <w:i/>
            <w:iCs/>
            <w:rPrChange w:id="2525" w:author="Clay Cressler" w:date="2020-08-11T17:14:00Z">
              <w:rPr>
                <w:i/>
                <w:iCs/>
              </w:rPr>
            </w:rPrChange>
          </w:rPr>
          <w:delText>Science</w:delText>
        </w:r>
        <w:r w:rsidRPr="00B147C5" w:rsidDel="00B022D9">
          <w:rPr>
            <w:rPrChange w:id="2526" w:author="Clay Cressler" w:date="2020-08-11T17:14:00Z">
              <w:rPr/>
            </w:rPrChange>
          </w:rPr>
          <w:delText>, 331, 426–429.</w:delText>
        </w:r>
      </w:del>
    </w:p>
    <w:p w14:paraId="444DB501" w14:textId="24FC3ACB" w:rsidR="0073431C" w:rsidRPr="00B147C5" w:rsidDel="00B022D9" w:rsidRDefault="0073431C" w:rsidP="00B147C5">
      <w:pPr>
        <w:pStyle w:val="Bibliography"/>
        <w:rPr>
          <w:del w:id="2527" w:author="Clay Cressler" w:date="2020-08-07T11:14:00Z"/>
          <w:rPrChange w:id="2528" w:author="Clay Cressler" w:date="2020-08-11T17:14:00Z">
            <w:rPr>
              <w:del w:id="2529" w:author="Clay Cressler" w:date="2020-08-07T11:14:00Z"/>
            </w:rPr>
          </w:rPrChange>
        </w:rPr>
        <w:pPrChange w:id="2530" w:author="Clay Cressler" w:date="2020-08-11T17:14:00Z">
          <w:pPr>
            <w:pStyle w:val="Bibliography"/>
          </w:pPr>
        </w:pPrChange>
      </w:pPr>
      <w:del w:id="2531" w:author="Clay Cressler" w:date="2020-08-07T11:14:00Z">
        <w:r w:rsidRPr="00B147C5" w:rsidDel="00B022D9">
          <w:rPr>
            <w:rPrChange w:id="2532" w:author="Clay Cressler" w:date="2020-08-11T17:14:00Z">
              <w:rPr/>
            </w:rPrChange>
          </w:rPr>
          <w:delText xml:space="preserve">Sibly, R.M., Barker, D., Denham, M.C., Hone, J. &amp; Pagel, M. (2005). On the regulation of populations of mammals, birds, fish, and insects. </w:delText>
        </w:r>
        <w:r w:rsidRPr="00B147C5" w:rsidDel="00B022D9">
          <w:rPr>
            <w:i/>
            <w:iCs/>
            <w:rPrChange w:id="2533" w:author="Clay Cressler" w:date="2020-08-11T17:14:00Z">
              <w:rPr>
                <w:i/>
                <w:iCs/>
              </w:rPr>
            </w:rPrChange>
          </w:rPr>
          <w:delText>Science</w:delText>
        </w:r>
        <w:r w:rsidRPr="00B147C5" w:rsidDel="00B022D9">
          <w:rPr>
            <w:rPrChange w:id="2534" w:author="Clay Cressler" w:date="2020-08-11T17:14:00Z">
              <w:rPr/>
            </w:rPrChange>
          </w:rPr>
          <w:delText>, 309, 607–610.</w:delText>
        </w:r>
      </w:del>
    </w:p>
    <w:p w14:paraId="7425CBC4" w14:textId="5C53EC1A" w:rsidR="0073431C" w:rsidRPr="00B147C5" w:rsidDel="00B022D9" w:rsidRDefault="0073431C" w:rsidP="00B147C5">
      <w:pPr>
        <w:pStyle w:val="Bibliography"/>
        <w:rPr>
          <w:del w:id="2535" w:author="Clay Cressler" w:date="2020-08-07T11:14:00Z"/>
          <w:rPrChange w:id="2536" w:author="Clay Cressler" w:date="2020-08-11T17:14:00Z">
            <w:rPr>
              <w:del w:id="2537" w:author="Clay Cressler" w:date="2020-08-07T11:14:00Z"/>
            </w:rPr>
          </w:rPrChange>
        </w:rPr>
        <w:pPrChange w:id="2538" w:author="Clay Cressler" w:date="2020-08-11T17:14:00Z">
          <w:pPr>
            <w:pStyle w:val="Bibliography"/>
          </w:pPr>
        </w:pPrChange>
      </w:pPr>
      <w:del w:id="2539" w:author="Clay Cressler" w:date="2020-08-07T11:14:00Z">
        <w:r w:rsidRPr="00B147C5" w:rsidDel="00B022D9">
          <w:rPr>
            <w:rPrChange w:id="2540" w:author="Clay Cressler" w:date="2020-08-11T17:14:00Z">
              <w:rPr/>
            </w:rPrChange>
          </w:rPr>
          <w:delText xml:space="preserve">Start, D., Weis, A.E. &amp; Gilbert, B. (2020). Ecological and evolutionary stochasticity shape natural selection. </w:delText>
        </w:r>
        <w:r w:rsidRPr="00B147C5" w:rsidDel="00B022D9">
          <w:rPr>
            <w:i/>
            <w:iCs/>
            <w:rPrChange w:id="2541" w:author="Clay Cressler" w:date="2020-08-11T17:14:00Z">
              <w:rPr>
                <w:i/>
                <w:iCs/>
              </w:rPr>
            </w:rPrChange>
          </w:rPr>
          <w:delText>The American Naturalist</w:delText>
        </w:r>
        <w:r w:rsidRPr="00B147C5" w:rsidDel="00B022D9">
          <w:rPr>
            <w:rPrChange w:id="2542" w:author="Clay Cressler" w:date="2020-08-11T17:14:00Z">
              <w:rPr/>
            </w:rPrChange>
          </w:rPr>
          <w:delText>, 195, 705–716.</w:delText>
        </w:r>
      </w:del>
    </w:p>
    <w:p w14:paraId="69070753" w14:textId="3DEAAA98" w:rsidR="0073431C" w:rsidRPr="00B147C5" w:rsidDel="00B022D9" w:rsidRDefault="0073431C" w:rsidP="00B147C5">
      <w:pPr>
        <w:pStyle w:val="Bibliography"/>
        <w:rPr>
          <w:del w:id="2543" w:author="Clay Cressler" w:date="2020-08-07T11:14:00Z"/>
          <w:rPrChange w:id="2544" w:author="Clay Cressler" w:date="2020-08-11T17:14:00Z">
            <w:rPr>
              <w:del w:id="2545" w:author="Clay Cressler" w:date="2020-08-07T11:14:00Z"/>
            </w:rPr>
          </w:rPrChange>
        </w:rPr>
        <w:pPrChange w:id="2546" w:author="Clay Cressler" w:date="2020-08-11T17:14:00Z">
          <w:pPr>
            <w:pStyle w:val="Bibliography"/>
          </w:pPr>
        </w:pPrChange>
      </w:pPr>
      <w:del w:id="2547" w:author="Clay Cressler" w:date="2020-08-07T11:14:00Z">
        <w:r w:rsidRPr="00B147C5" w:rsidDel="00B022D9">
          <w:rPr>
            <w:rPrChange w:id="2548" w:author="Clay Cressler" w:date="2020-08-11T17:14:00Z">
              <w:rPr/>
            </w:rPrChange>
          </w:rPr>
          <w:delText xml:space="preserve">Stearns, S.C. (1976). Life-History Tactics: A Review of the Ideas. </w:delText>
        </w:r>
        <w:r w:rsidRPr="00B147C5" w:rsidDel="00B022D9">
          <w:rPr>
            <w:i/>
            <w:iCs/>
            <w:rPrChange w:id="2549" w:author="Clay Cressler" w:date="2020-08-11T17:14:00Z">
              <w:rPr>
                <w:i/>
                <w:iCs/>
              </w:rPr>
            </w:rPrChange>
          </w:rPr>
          <w:delText>The Quarterly Review of Biology</w:delText>
        </w:r>
        <w:r w:rsidRPr="00B147C5" w:rsidDel="00B022D9">
          <w:rPr>
            <w:rPrChange w:id="2550" w:author="Clay Cressler" w:date="2020-08-11T17:14:00Z">
              <w:rPr/>
            </w:rPrChange>
          </w:rPr>
          <w:delText>, 51, 3–47.</w:delText>
        </w:r>
      </w:del>
    </w:p>
    <w:p w14:paraId="4DB0F55C" w14:textId="50DF94B2" w:rsidR="0073431C" w:rsidRPr="00B147C5" w:rsidDel="00B022D9" w:rsidRDefault="0073431C" w:rsidP="00B147C5">
      <w:pPr>
        <w:pStyle w:val="Bibliography"/>
        <w:rPr>
          <w:del w:id="2551" w:author="Clay Cressler" w:date="2020-08-07T11:14:00Z"/>
          <w:rPrChange w:id="2552" w:author="Clay Cressler" w:date="2020-08-11T17:14:00Z">
            <w:rPr>
              <w:del w:id="2553" w:author="Clay Cressler" w:date="2020-08-07T11:14:00Z"/>
            </w:rPr>
          </w:rPrChange>
        </w:rPr>
        <w:pPrChange w:id="2554" w:author="Clay Cressler" w:date="2020-08-11T17:14:00Z">
          <w:pPr>
            <w:pStyle w:val="Bibliography"/>
          </w:pPr>
        </w:pPrChange>
      </w:pPr>
      <w:del w:id="2555" w:author="Clay Cressler" w:date="2020-08-07T11:14:00Z">
        <w:r w:rsidRPr="00B147C5" w:rsidDel="00B022D9">
          <w:rPr>
            <w:rPrChange w:id="2556" w:author="Clay Cressler" w:date="2020-08-11T17:14:00Z">
              <w:rPr/>
            </w:rPrChange>
          </w:rPr>
          <w:delText xml:space="preserve">Stover, J.P., Kendall, B.E. &amp; Fox, G.A. (2012). Demographic heterogeneity impacts density-dependent population dynamics. </w:delText>
        </w:r>
        <w:r w:rsidRPr="00B147C5" w:rsidDel="00B022D9">
          <w:rPr>
            <w:i/>
            <w:iCs/>
            <w:rPrChange w:id="2557" w:author="Clay Cressler" w:date="2020-08-11T17:14:00Z">
              <w:rPr>
                <w:i/>
                <w:iCs/>
              </w:rPr>
            </w:rPrChange>
          </w:rPr>
          <w:delText>Theor Ecol</w:delText>
        </w:r>
        <w:r w:rsidRPr="00B147C5" w:rsidDel="00B022D9">
          <w:rPr>
            <w:rPrChange w:id="2558" w:author="Clay Cressler" w:date="2020-08-11T17:14:00Z">
              <w:rPr/>
            </w:rPrChange>
          </w:rPr>
          <w:delText>, 5, 297–309.</w:delText>
        </w:r>
      </w:del>
    </w:p>
    <w:p w14:paraId="18C1AE14" w14:textId="1ED8C8B3" w:rsidR="0073431C" w:rsidRPr="00B147C5" w:rsidDel="00B022D9" w:rsidRDefault="0073431C" w:rsidP="00B147C5">
      <w:pPr>
        <w:pStyle w:val="Bibliography"/>
        <w:rPr>
          <w:del w:id="2559" w:author="Clay Cressler" w:date="2020-08-07T11:14:00Z"/>
          <w:rPrChange w:id="2560" w:author="Clay Cressler" w:date="2020-08-11T17:14:00Z">
            <w:rPr>
              <w:del w:id="2561" w:author="Clay Cressler" w:date="2020-08-07T11:14:00Z"/>
            </w:rPr>
          </w:rPrChange>
        </w:rPr>
        <w:pPrChange w:id="2562" w:author="Clay Cressler" w:date="2020-08-11T17:14:00Z">
          <w:pPr>
            <w:pStyle w:val="Bibliography"/>
          </w:pPr>
        </w:pPrChange>
      </w:pPr>
      <w:del w:id="2563" w:author="Clay Cressler" w:date="2020-08-07T11:14:00Z">
        <w:r w:rsidRPr="00B147C5" w:rsidDel="00B022D9">
          <w:rPr>
            <w:rPrChange w:id="2564" w:author="Clay Cressler" w:date="2020-08-11T17:14:00Z">
              <w:rPr/>
            </w:rPrChange>
          </w:rPr>
          <w:delText xml:space="preserve">Taper, M.L. &amp; Case, T.J. (1992). Models of character displacement and the theoretical robustness of taxon cycles. </w:delText>
        </w:r>
        <w:r w:rsidRPr="00B147C5" w:rsidDel="00B022D9">
          <w:rPr>
            <w:i/>
            <w:iCs/>
            <w:rPrChange w:id="2565" w:author="Clay Cressler" w:date="2020-08-11T17:14:00Z">
              <w:rPr>
                <w:i/>
                <w:iCs/>
              </w:rPr>
            </w:rPrChange>
          </w:rPr>
          <w:delText>Evolution</w:delText>
        </w:r>
        <w:r w:rsidRPr="00B147C5" w:rsidDel="00B022D9">
          <w:rPr>
            <w:rPrChange w:id="2566" w:author="Clay Cressler" w:date="2020-08-11T17:14:00Z">
              <w:rPr/>
            </w:rPrChange>
          </w:rPr>
          <w:delText>, 46, 317–333.</w:delText>
        </w:r>
      </w:del>
    </w:p>
    <w:p w14:paraId="593FFF12" w14:textId="043751A9" w:rsidR="0073431C" w:rsidRPr="00B147C5" w:rsidDel="00B022D9" w:rsidRDefault="0073431C" w:rsidP="00B147C5">
      <w:pPr>
        <w:pStyle w:val="Bibliography"/>
        <w:rPr>
          <w:del w:id="2567" w:author="Clay Cressler" w:date="2020-08-07T11:14:00Z"/>
          <w:rPrChange w:id="2568" w:author="Clay Cressler" w:date="2020-08-11T17:14:00Z">
            <w:rPr>
              <w:del w:id="2569" w:author="Clay Cressler" w:date="2020-08-07T11:14:00Z"/>
            </w:rPr>
          </w:rPrChange>
        </w:rPr>
        <w:pPrChange w:id="2570" w:author="Clay Cressler" w:date="2020-08-11T17:14:00Z">
          <w:pPr>
            <w:pStyle w:val="Bibliography"/>
          </w:pPr>
        </w:pPrChange>
      </w:pPr>
      <w:del w:id="2571" w:author="Clay Cressler" w:date="2020-08-07T11:14:00Z">
        <w:r w:rsidRPr="00B147C5" w:rsidDel="00B022D9">
          <w:rPr>
            <w:rPrChange w:id="2572" w:author="Clay Cressler" w:date="2020-08-11T17:14:00Z">
              <w:rPr/>
            </w:rPrChange>
          </w:rPr>
          <w:delText xml:space="preserve">Taylor, P. &amp; Day, T. (1997). Evolutionary stability under the replicator and the gradient dynamics. </w:delText>
        </w:r>
        <w:r w:rsidRPr="00B147C5" w:rsidDel="00B022D9">
          <w:rPr>
            <w:i/>
            <w:iCs/>
            <w:rPrChange w:id="2573" w:author="Clay Cressler" w:date="2020-08-11T17:14:00Z">
              <w:rPr>
                <w:i/>
                <w:iCs/>
              </w:rPr>
            </w:rPrChange>
          </w:rPr>
          <w:delText>Evol Ecol</w:delText>
        </w:r>
        <w:r w:rsidRPr="00B147C5" w:rsidDel="00B022D9">
          <w:rPr>
            <w:rPrChange w:id="2574" w:author="Clay Cressler" w:date="2020-08-11T17:14:00Z">
              <w:rPr/>
            </w:rPrChange>
          </w:rPr>
          <w:delText>, 11, 579–590.</w:delText>
        </w:r>
      </w:del>
    </w:p>
    <w:p w14:paraId="07292C29" w14:textId="7BC90238" w:rsidR="0073431C" w:rsidRPr="00B147C5" w:rsidDel="00B022D9" w:rsidRDefault="0073431C" w:rsidP="00B147C5">
      <w:pPr>
        <w:pStyle w:val="Bibliography"/>
        <w:rPr>
          <w:del w:id="2575" w:author="Clay Cressler" w:date="2020-08-07T11:14:00Z"/>
          <w:rPrChange w:id="2576" w:author="Clay Cressler" w:date="2020-08-11T17:14:00Z">
            <w:rPr>
              <w:del w:id="2577" w:author="Clay Cressler" w:date="2020-08-07T11:14:00Z"/>
            </w:rPr>
          </w:rPrChange>
        </w:rPr>
        <w:pPrChange w:id="2578" w:author="Clay Cressler" w:date="2020-08-11T17:14:00Z">
          <w:pPr>
            <w:pStyle w:val="Bibliography"/>
          </w:pPr>
        </w:pPrChange>
      </w:pPr>
      <w:del w:id="2579" w:author="Clay Cressler" w:date="2020-08-07T11:14:00Z">
        <w:r w:rsidRPr="00B147C5" w:rsidDel="00B022D9">
          <w:rPr>
            <w:rPrChange w:id="2580" w:author="Clay Cressler" w:date="2020-08-11T17:14:00Z">
              <w:rPr/>
            </w:rPrChange>
          </w:rPr>
          <w:delText xml:space="preserve">Tirok, K., Bauer, B., Wirtz, K. &amp; Gaedke, U. (2011). Predator-prey dynamics driven by feedback between functionally diverse trophic levels. </w:delText>
        </w:r>
        <w:r w:rsidRPr="00B147C5" w:rsidDel="00B022D9">
          <w:rPr>
            <w:i/>
            <w:iCs/>
            <w:rPrChange w:id="2581" w:author="Clay Cressler" w:date="2020-08-11T17:14:00Z">
              <w:rPr>
                <w:i/>
                <w:iCs/>
              </w:rPr>
            </w:rPrChange>
          </w:rPr>
          <w:delText>PLoS ONE</w:delText>
        </w:r>
        <w:r w:rsidRPr="00B147C5" w:rsidDel="00B022D9">
          <w:rPr>
            <w:rPrChange w:id="2582" w:author="Clay Cressler" w:date="2020-08-11T17:14:00Z">
              <w:rPr/>
            </w:rPrChange>
          </w:rPr>
          <w:delText>, 6, e27357.</w:delText>
        </w:r>
      </w:del>
    </w:p>
    <w:p w14:paraId="518FD378" w14:textId="63BA1E94" w:rsidR="0073431C" w:rsidRPr="00B147C5" w:rsidDel="00B022D9" w:rsidRDefault="0073431C" w:rsidP="00B147C5">
      <w:pPr>
        <w:pStyle w:val="Bibliography"/>
        <w:rPr>
          <w:del w:id="2583" w:author="Clay Cressler" w:date="2020-08-07T11:14:00Z"/>
          <w:rPrChange w:id="2584" w:author="Clay Cressler" w:date="2020-08-11T17:14:00Z">
            <w:rPr>
              <w:del w:id="2585" w:author="Clay Cressler" w:date="2020-08-07T11:14:00Z"/>
            </w:rPr>
          </w:rPrChange>
        </w:rPr>
        <w:pPrChange w:id="2586" w:author="Clay Cressler" w:date="2020-08-11T17:14:00Z">
          <w:pPr>
            <w:pStyle w:val="Bibliography"/>
          </w:pPr>
        </w:pPrChange>
      </w:pPr>
      <w:del w:id="2587" w:author="Clay Cressler" w:date="2020-08-07T11:14:00Z">
        <w:r w:rsidRPr="00B147C5" w:rsidDel="00B022D9">
          <w:rPr>
            <w:rPrChange w:id="2588" w:author="Clay Cressler" w:date="2020-08-11T17:14:00Z">
              <w:rPr/>
            </w:rPrChange>
          </w:rPr>
          <w:delText xml:space="preserve">Vasseur, D.A., Amarasekare, P., Rudolf, V.H.W. &amp; Levine, J.M. (2011). Eco-evolutionary dynamics enable coexistence via neighbor-dependent selection. </w:delText>
        </w:r>
        <w:r w:rsidRPr="00B147C5" w:rsidDel="00B022D9">
          <w:rPr>
            <w:i/>
            <w:iCs/>
            <w:rPrChange w:id="2589" w:author="Clay Cressler" w:date="2020-08-11T17:14:00Z">
              <w:rPr>
                <w:i/>
                <w:iCs/>
              </w:rPr>
            </w:rPrChange>
          </w:rPr>
          <w:delText>Am. Nat.</w:delText>
        </w:r>
        <w:r w:rsidRPr="00B147C5" w:rsidDel="00B022D9">
          <w:rPr>
            <w:rPrChange w:id="2590" w:author="Clay Cressler" w:date="2020-08-11T17:14:00Z">
              <w:rPr/>
            </w:rPrChange>
          </w:rPr>
          <w:delText>, 178, E96–E109.</w:delText>
        </w:r>
      </w:del>
    </w:p>
    <w:p w14:paraId="15B093BD" w14:textId="0990FD4E" w:rsidR="0073431C" w:rsidRPr="00B147C5" w:rsidDel="00B022D9" w:rsidRDefault="0073431C" w:rsidP="00B147C5">
      <w:pPr>
        <w:pStyle w:val="Bibliography"/>
        <w:rPr>
          <w:del w:id="2591" w:author="Clay Cressler" w:date="2020-08-07T11:14:00Z"/>
          <w:rPrChange w:id="2592" w:author="Clay Cressler" w:date="2020-08-11T17:14:00Z">
            <w:rPr>
              <w:del w:id="2593" w:author="Clay Cressler" w:date="2020-08-07T11:14:00Z"/>
            </w:rPr>
          </w:rPrChange>
        </w:rPr>
        <w:pPrChange w:id="2594" w:author="Clay Cressler" w:date="2020-08-11T17:14:00Z">
          <w:pPr>
            <w:pStyle w:val="Bibliography"/>
          </w:pPr>
        </w:pPrChange>
      </w:pPr>
      <w:del w:id="2595" w:author="Clay Cressler" w:date="2020-08-07T11:14:00Z">
        <w:r w:rsidRPr="00B147C5" w:rsidDel="00B022D9">
          <w:rPr>
            <w:rPrChange w:id="2596" w:author="Clay Cressler" w:date="2020-08-11T17:14:00Z">
              <w:rPr/>
            </w:rPrChange>
          </w:rPr>
          <w:delText xml:space="preserve">de Vries, C. &amp; Caswell, H. (2019). Stage-structured evolutionary demography: Linking life histories, population genetics, and ecological dynamics. </w:delText>
        </w:r>
        <w:r w:rsidRPr="00B147C5" w:rsidDel="00B022D9">
          <w:rPr>
            <w:i/>
            <w:iCs/>
            <w:rPrChange w:id="2597" w:author="Clay Cressler" w:date="2020-08-11T17:14:00Z">
              <w:rPr>
                <w:i/>
                <w:iCs/>
              </w:rPr>
            </w:rPrChange>
          </w:rPr>
          <w:delText>The American Naturalist</w:delText>
        </w:r>
        <w:r w:rsidRPr="00B147C5" w:rsidDel="00B022D9">
          <w:rPr>
            <w:rPrChange w:id="2598" w:author="Clay Cressler" w:date="2020-08-11T17:14:00Z">
              <w:rPr/>
            </w:rPrChange>
          </w:rPr>
          <w:delText>, 193, 545–559.</w:delText>
        </w:r>
      </w:del>
    </w:p>
    <w:p w14:paraId="322077C7" w14:textId="00EB37AB" w:rsidR="0073431C" w:rsidRPr="00B147C5" w:rsidDel="00B022D9" w:rsidRDefault="0073431C" w:rsidP="00B147C5">
      <w:pPr>
        <w:pStyle w:val="Bibliography"/>
        <w:rPr>
          <w:del w:id="2599" w:author="Clay Cressler" w:date="2020-08-07T11:14:00Z"/>
          <w:rPrChange w:id="2600" w:author="Clay Cressler" w:date="2020-08-11T17:14:00Z">
            <w:rPr>
              <w:del w:id="2601" w:author="Clay Cressler" w:date="2020-08-07T11:14:00Z"/>
            </w:rPr>
          </w:rPrChange>
        </w:rPr>
        <w:pPrChange w:id="2602" w:author="Clay Cressler" w:date="2020-08-11T17:14:00Z">
          <w:pPr>
            <w:pStyle w:val="Bibliography"/>
          </w:pPr>
        </w:pPrChange>
      </w:pPr>
      <w:del w:id="2603" w:author="Clay Cressler" w:date="2020-08-07T11:14:00Z">
        <w:r w:rsidRPr="00B147C5" w:rsidDel="00B022D9">
          <w:rPr>
            <w:rPrChange w:id="2604" w:author="Clay Cressler" w:date="2020-08-11T17:14:00Z">
              <w:rPr/>
            </w:rPrChange>
          </w:rPr>
          <w:delText xml:space="preserve">Wakano, J.Y. &amp; Iwasa, Y. (2013). Evolutionary Branching in a Finite Population: Deterministic Branching vs. Stochastic Branching. </w:delText>
        </w:r>
        <w:r w:rsidRPr="00B147C5" w:rsidDel="00B022D9">
          <w:rPr>
            <w:i/>
            <w:iCs/>
            <w:rPrChange w:id="2605" w:author="Clay Cressler" w:date="2020-08-11T17:14:00Z">
              <w:rPr>
                <w:i/>
                <w:iCs/>
              </w:rPr>
            </w:rPrChange>
          </w:rPr>
          <w:delText>Genetics</w:delText>
        </w:r>
        <w:r w:rsidRPr="00B147C5" w:rsidDel="00B022D9">
          <w:rPr>
            <w:rPrChange w:id="2606" w:author="Clay Cressler" w:date="2020-08-11T17:14:00Z">
              <w:rPr/>
            </w:rPrChange>
          </w:rPr>
          <w:delText>, 193, 229–241.</w:delText>
        </w:r>
      </w:del>
    </w:p>
    <w:p w14:paraId="229FD706" w14:textId="7CC5986C" w:rsidR="0073431C" w:rsidRPr="00B147C5" w:rsidDel="00B022D9" w:rsidRDefault="0073431C" w:rsidP="00B147C5">
      <w:pPr>
        <w:pStyle w:val="Bibliography"/>
        <w:rPr>
          <w:del w:id="2607" w:author="Clay Cressler" w:date="2020-08-07T11:14:00Z"/>
          <w:rPrChange w:id="2608" w:author="Clay Cressler" w:date="2020-08-11T17:14:00Z">
            <w:rPr>
              <w:del w:id="2609" w:author="Clay Cressler" w:date="2020-08-07T11:14:00Z"/>
            </w:rPr>
          </w:rPrChange>
        </w:rPr>
        <w:pPrChange w:id="2610" w:author="Clay Cressler" w:date="2020-08-11T17:14:00Z">
          <w:pPr>
            <w:pStyle w:val="Bibliography"/>
          </w:pPr>
        </w:pPrChange>
      </w:pPr>
      <w:del w:id="2611" w:author="Clay Cressler" w:date="2020-08-07T11:14:00Z">
        <w:r w:rsidRPr="00B147C5" w:rsidDel="00B022D9">
          <w:rPr>
            <w:rPrChange w:id="2612" w:author="Clay Cressler" w:date="2020-08-11T17:14:00Z">
              <w:rPr/>
            </w:rPrChange>
          </w:rPr>
          <w:delText xml:space="preserve">Wilder, S.M., Le Couteur, D.G. &amp; Simpson, S.J. (2013). Diet mediates the relationship between longevity and reproduction in mammals. </w:delText>
        </w:r>
        <w:r w:rsidRPr="00B147C5" w:rsidDel="00B022D9">
          <w:rPr>
            <w:i/>
            <w:iCs/>
            <w:rPrChange w:id="2613" w:author="Clay Cressler" w:date="2020-08-11T17:14:00Z">
              <w:rPr>
                <w:i/>
                <w:iCs/>
              </w:rPr>
            </w:rPrChange>
          </w:rPr>
          <w:delText>AGE</w:delText>
        </w:r>
        <w:r w:rsidRPr="00B147C5" w:rsidDel="00B022D9">
          <w:rPr>
            <w:rPrChange w:id="2614" w:author="Clay Cressler" w:date="2020-08-11T17:14:00Z">
              <w:rPr/>
            </w:rPrChange>
          </w:rPr>
          <w:delText>, 35, 921–927.</w:delText>
        </w:r>
      </w:del>
    </w:p>
    <w:p w14:paraId="6908D0D4" w14:textId="0DE7E6A0" w:rsidR="0073431C" w:rsidRPr="00B147C5" w:rsidDel="00B022D9" w:rsidRDefault="0073431C" w:rsidP="00B147C5">
      <w:pPr>
        <w:pStyle w:val="Bibliography"/>
        <w:rPr>
          <w:del w:id="2615" w:author="Clay Cressler" w:date="2020-08-07T11:14:00Z"/>
          <w:rPrChange w:id="2616" w:author="Clay Cressler" w:date="2020-08-11T17:14:00Z">
            <w:rPr>
              <w:del w:id="2617" w:author="Clay Cressler" w:date="2020-08-07T11:14:00Z"/>
            </w:rPr>
          </w:rPrChange>
        </w:rPr>
        <w:pPrChange w:id="2618" w:author="Clay Cressler" w:date="2020-08-11T17:14:00Z">
          <w:pPr>
            <w:pStyle w:val="Bibliography"/>
          </w:pPr>
        </w:pPrChange>
      </w:pPr>
      <w:del w:id="2619" w:author="Clay Cressler" w:date="2020-08-07T11:14:00Z">
        <w:r w:rsidRPr="00B147C5" w:rsidDel="00B022D9">
          <w:rPr>
            <w:rPrChange w:id="2620" w:author="Clay Cressler" w:date="2020-08-11T17:14:00Z">
              <w:rPr/>
            </w:rPrChange>
          </w:rPr>
          <w:delText xml:space="preserve">Wright, S. (1931). Evolution in Mendelian populations. </w:delText>
        </w:r>
        <w:r w:rsidRPr="00B147C5" w:rsidDel="00B022D9">
          <w:rPr>
            <w:i/>
            <w:iCs/>
            <w:rPrChange w:id="2621" w:author="Clay Cressler" w:date="2020-08-11T17:14:00Z">
              <w:rPr>
                <w:i/>
                <w:iCs/>
              </w:rPr>
            </w:rPrChange>
          </w:rPr>
          <w:delText>Genetics</w:delText>
        </w:r>
        <w:r w:rsidRPr="00B147C5" w:rsidDel="00B022D9">
          <w:rPr>
            <w:rPrChange w:id="2622" w:author="Clay Cressler" w:date="2020-08-11T17:14:00Z">
              <w:rPr/>
            </w:rPrChange>
          </w:rPr>
          <w:delText>, 16, 97–159.</w:delText>
        </w:r>
      </w:del>
    </w:p>
    <w:p w14:paraId="12403214" w14:textId="14DD42A8" w:rsidR="0073431C" w:rsidRPr="00B147C5" w:rsidDel="00B022D9" w:rsidRDefault="0073431C" w:rsidP="00B147C5">
      <w:pPr>
        <w:pStyle w:val="Bibliography"/>
        <w:rPr>
          <w:del w:id="2623" w:author="Clay Cressler" w:date="2020-08-07T11:14:00Z"/>
          <w:rPrChange w:id="2624" w:author="Clay Cressler" w:date="2020-08-11T17:14:00Z">
            <w:rPr>
              <w:del w:id="2625" w:author="Clay Cressler" w:date="2020-08-07T11:14:00Z"/>
            </w:rPr>
          </w:rPrChange>
        </w:rPr>
        <w:pPrChange w:id="2626" w:author="Clay Cressler" w:date="2020-08-11T17:14:00Z">
          <w:pPr>
            <w:pStyle w:val="Bibliography"/>
          </w:pPr>
        </w:pPrChange>
      </w:pPr>
      <w:del w:id="2627" w:author="Clay Cressler" w:date="2020-08-07T11:14:00Z">
        <w:r w:rsidRPr="00B147C5" w:rsidDel="00B022D9">
          <w:rPr>
            <w:rPrChange w:id="2628" w:author="Clay Cressler" w:date="2020-08-11T17:14:00Z">
              <w:rPr/>
            </w:rPrChange>
          </w:rPr>
          <w:delText xml:space="preserve">Yaari, G., Ben-Zion, Y., Shnerb, N.M. &amp; Vasseur, D.A. (2012). Consistent scaling of persistence time in metapopulations. </w:delText>
        </w:r>
        <w:r w:rsidRPr="00B147C5" w:rsidDel="00B022D9">
          <w:rPr>
            <w:i/>
            <w:iCs/>
            <w:rPrChange w:id="2629" w:author="Clay Cressler" w:date="2020-08-11T17:14:00Z">
              <w:rPr>
                <w:i/>
                <w:iCs/>
              </w:rPr>
            </w:rPrChange>
          </w:rPr>
          <w:delText>Ecology</w:delText>
        </w:r>
        <w:r w:rsidRPr="00B147C5" w:rsidDel="00B022D9">
          <w:rPr>
            <w:rPrChange w:id="2630" w:author="Clay Cressler" w:date="2020-08-11T17:14:00Z">
              <w:rPr/>
            </w:rPrChange>
          </w:rPr>
          <w:delText>, 93, 1214–1227.</w:delText>
        </w:r>
      </w:del>
    </w:p>
    <w:p w14:paraId="43CDF3AB" w14:textId="5E028F58" w:rsidR="0073431C" w:rsidRPr="00B147C5" w:rsidDel="00B022D9" w:rsidRDefault="0073431C" w:rsidP="00B147C5">
      <w:pPr>
        <w:pStyle w:val="Bibliography"/>
        <w:rPr>
          <w:del w:id="2631" w:author="Clay Cressler" w:date="2020-08-07T11:14:00Z"/>
          <w:rPrChange w:id="2632" w:author="Clay Cressler" w:date="2020-08-11T17:14:00Z">
            <w:rPr>
              <w:del w:id="2633" w:author="Clay Cressler" w:date="2020-08-07T11:14:00Z"/>
            </w:rPr>
          </w:rPrChange>
        </w:rPr>
        <w:pPrChange w:id="2634" w:author="Clay Cressler" w:date="2020-08-11T17:14:00Z">
          <w:pPr>
            <w:pStyle w:val="Bibliography"/>
          </w:pPr>
        </w:pPrChange>
      </w:pPr>
      <w:del w:id="2635" w:author="Clay Cressler" w:date="2020-08-07T11:14:00Z">
        <w:r w:rsidRPr="00B147C5" w:rsidDel="00B022D9">
          <w:rPr>
            <w:rPrChange w:id="2636" w:author="Clay Cressler" w:date="2020-08-11T17:14:00Z">
              <w:rPr/>
            </w:rPrChange>
          </w:rPr>
          <w:delText xml:space="preserve">Yoshida, T., Jones, L.E., Ellner, S.P., Fussmann, G.F. &amp; Hairston, Jr., N.G. (2003). Rapid evolution drives ecological dynamics in a predator-prey system. </w:delText>
        </w:r>
        <w:r w:rsidRPr="00B147C5" w:rsidDel="00B022D9">
          <w:rPr>
            <w:i/>
            <w:iCs/>
            <w:rPrChange w:id="2637" w:author="Clay Cressler" w:date="2020-08-11T17:14:00Z">
              <w:rPr>
                <w:i/>
                <w:iCs/>
              </w:rPr>
            </w:rPrChange>
          </w:rPr>
          <w:delText>Nature</w:delText>
        </w:r>
        <w:r w:rsidRPr="00B147C5" w:rsidDel="00B022D9">
          <w:rPr>
            <w:rPrChange w:id="2638" w:author="Clay Cressler" w:date="2020-08-11T17:14:00Z">
              <w:rPr/>
            </w:rPrChange>
          </w:rPr>
          <w:delText>, 424, 303–306.</w:delText>
        </w:r>
      </w:del>
    </w:p>
    <w:p w14:paraId="4F09CF1F" w14:textId="2BCB1DCF" w:rsidR="0073431C" w:rsidRPr="00B147C5" w:rsidDel="00B022D9" w:rsidRDefault="0073431C" w:rsidP="00B147C5">
      <w:pPr>
        <w:pStyle w:val="Bibliography"/>
        <w:rPr>
          <w:del w:id="2639" w:author="Clay Cressler" w:date="2020-08-07T11:14:00Z"/>
          <w:rPrChange w:id="2640" w:author="Clay Cressler" w:date="2020-08-11T17:14:00Z">
            <w:rPr>
              <w:del w:id="2641" w:author="Clay Cressler" w:date="2020-08-07T11:14:00Z"/>
            </w:rPr>
          </w:rPrChange>
        </w:rPr>
        <w:pPrChange w:id="2642" w:author="Clay Cressler" w:date="2020-08-11T17:14:00Z">
          <w:pPr>
            <w:pStyle w:val="Bibliography"/>
          </w:pPr>
        </w:pPrChange>
      </w:pPr>
      <w:del w:id="2643" w:author="Clay Cressler" w:date="2020-08-07T11:14:00Z">
        <w:r w:rsidRPr="00B147C5" w:rsidDel="00B022D9">
          <w:rPr>
            <w:rPrChange w:id="2644" w:author="Clay Cressler" w:date="2020-08-11T17:14:00Z">
              <w:rPr/>
            </w:rPrChange>
          </w:rPr>
          <w:delText xml:space="preserve">Yoshida, T., Jr, N.G.H. &amp; Ellner, S.P. (2004). Evolutionary trade-off between defence against grazing and competitive ability in a simple unicellular alga, Chlorella vulgaris. </w:delText>
        </w:r>
        <w:r w:rsidRPr="00B147C5" w:rsidDel="00B022D9">
          <w:rPr>
            <w:i/>
            <w:iCs/>
            <w:rPrChange w:id="2645" w:author="Clay Cressler" w:date="2020-08-11T17:14:00Z">
              <w:rPr>
                <w:i/>
                <w:iCs/>
              </w:rPr>
            </w:rPrChange>
          </w:rPr>
          <w:delText>Proc Biol Sci.</w:delText>
        </w:r>
        <w:r w:rsidRPr="00B147C5" w:rsidDel="00B022D9">
          <w:rPr>
            <w:rPrChange w:id="2646" w:author="Clay Cressler" w:date="2020-08-11T17:14:00Z">
              <w:rPr/>
            </w:rPrChange>
          </w:rPr>
          <w:delText>, 271, 1947–1953.</w:delText>
        </w:r>
      </w:del>
    </w:p>
    <w:p w14:paraId="4A68769E" w14:textId="6EEFAB4A" w:rsidR="008F3CF5" w:rsidRDefault="008F3CF5" w:rsidP="00B147C5">
      <w:pPr>
        <w:pStyle w:val="Bibliography"/>
        <w:rPr>
          <w:rFonts w:cstheme="minorHAnsi"/>
          <w:b/>
          <w:sz w:val="22"/>
          <w:szCs w:val="22"/>
        </w:rPr>
      </w:pPr>
      <w:r w:rsidRPr="00496E2D">
        <w:rPr>
          <w:rFonts w:cstheme="minorHAnsi"/>
          <w:b/>
          <w:sz w:val="22"/>
          <w:szCs w:val="22"/>
        </w:rPr>
        <w:fldChar w:fldCharType="end"/>
      </w:r>
      <w:r>
        <w:rPr>
          <w:rFonts w:cstheme="minorHAnsi"/>
          <w:b/>
          <w:sz w:val="22"/>
          <w:szCs w:val="22"/>
        </w:rPr>
        <w:br w:type="page"/>
      </w:r>
    </w:p>
    <w:p w14:paraId="249B5FC5" w14:textId="1CDB1484" w:rsidR="008F3CF5" w:rsidRPr="00D90349" w:rsidRDefault="008F3CF5" w:rsidP="008F3CF5">
      <w:pPr>
        <w:spacing w:after="0" w:line="480" w:lineRule="auto"/>
        <w:contextualSpacing/>
        <w:rPr>
          <w:rFonts w:cstheme="minorHAnsi"/>
          <w:sz w:val="22"/>
          <w:szCs w:val="22"/>
        </w:rPr>
      </w:pPr>
      <w:r w:rsidRPr="00D90349">
        <w:rPr>
          <w:rFonts w:cstheme="minorHAnsi"/>
          <w:sz w:val="22"/>
          <w:szCs w:val="22"/>
        </w:rPr>
        <w:lastRenderedPageBreak/>
        <w:t xml:space="preserve">Figure 1. Variation in the relationship between traits and fitness. A. A depiction of how stochasticity and heterogeneity map on to the relationship between traits and fitness. B. An example of this relationship with the damselfly </w:t>
      </w:r>
      <w:proofErr w:type="spellStart"/>
      <w:r w:rsidRPr="00D90349">
        <w:rPr>
          <w:rFonts w:cstheme="minorHAnsi"/>
          <w:i/>
          <w:sz w:val="22"/>
          <w:szCs w:val="22"/>
        </w:rPr>
        <w:t>Coenagrion</w:t>
      </w:r>
      <w:proofErr w:type="spellEnd"/>
      <w:r w:rsidRPr="00D90349">
        <w:rPr>
          <w:rFonts w:cstheme="minorHAnsi"/>
          <w:i/>
          <w:sz w:val="22"/>
          <w:szCs w:val="22"/>
        </w:rPr>
        <w:t xml:space="preserve"> </w:t>
      </w:r>
      <w:proofErr w:type="spellStart"/>
      <w:r w:rsidRPr="00D90349">
        <w:rPr>
          <w:rFonts w:cstheme="minorHAnsi"/>
          <w:i/>
          <w:sz w:val="22"/>
          <w:szCs w:val="22"/>
        </w:rPr>
        <w:t>puella</w:t>
      </w:r>
      <w:proofErr w:type="spellEnd"/>
      <w:r w:rsidRPr="00D90349">
        <w:rPr>
          <w:rFonts w:cstheme="minorHAnsi"/>
          <w:sz w:val="22"/>
          <w:szCs w:val="22"/>
        </w:rPr>
        <w:t xml:space="preserve"> </w:t>
      </w:r>
      <w:r w:rsidRPr="00D90349">
        <w:rPr>
          <w:rFonts w:cstheme="minorHAnsi"/>
          <w:sz w:val="22"/>
          <w:szCs w:val="22"/>
        </w:rPr>
        <w:fldChar w:fldCharType="begin"/>
      </w:r>
      <w:ins w:id="2647" w:author="Clay Cressler" w:date="2020-08-07T11:14:00Z">
        <w:r w:rsidR="00B022D9">
          <w:rPr>
            <w:rFonts w:cstheme="minorHAnsi"/>
            <w:sz w:val="22"/>
            <w:szCs w:val="22"/>
          </w:rPr>
          <w:instrText xml:space="preserve"> ADDIN ZOTERO_ITEM CSL_CITATION {"citationID":"qHWId2dl","properties":{"formattedCitation":"(Banks &amp; Thompson 1987)","plainCitation":"(Banks &amp; Thompson 1987)","noteIndex":0},"citationItems":[{"id":"gBPCYzZI/8OwD6xF2","uris":["http://zotero.org/users/1264037/items/YZCNGSH9"],"uri":["http://zotero.org/users/1264037/items/YZCNGSH9"],"itemData":{"id":7731,"type":"article-journal","abstract":"(1)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del w:id="2648" w:author="Clay Cressler" w:date="2020-08-07T11:14:00Z">
        <w:r w:rsidR="002E50A3" w:rsidDel="00B022D9">
          <w:rPr>
            <w:rFonts w:cstheme="minorHAnsi"/>
            <w:sz w:val="22"/>
            <w:szCs w:val="22"/>
          </w:rPr>
          <w:delInstrText xml:space="preserve"> ADDIN ZOTERO_ITEM CSL_CITATION {"citationID":"qHWId2dl","properties":{"formattedCitation":"(Banks &amp; Thompson 1987)","plainCitation":"(Banks &amp; Thompson 1987)","noteIndex":0},"citationItems":[{"id":7731,"uris":["http://zotero.org/users/1264037/items/YZCNGSH9"],"uri":["http://zotero.org/users/1264037/items/YZCNGSH9"],"itemData":{"id":7731,"type":"article-journal","abstract":"(1)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sidRPr="00D90349">
        <w:rPr>
          <w:rFonts w:cstheme="minorHAnsi"/>
          <w:sz w:val="22"/>
          <w:szCs w:val="22"/>
        </w:rPr>
        <w:fldChar w:fldCharType="separate"/>
      </w:r>
      <w:r w:rsidRPr="00D90349">
        <w:rPr>
          <w:rFonts w:ascii="Calibri" w:hAnsi="Calibri" w:cs="Calibri"/>
          <w:sz w:val="22"/>
        </w:rPr>
        <w:t>(Banks &amp; Thompson 1987)</w:t>
      </w:r>
      <w:r w:rsidRPr="00D90349">
        <w:rPr>
          <w:rFonts w:cstheme="minorHAnsi"/>
          <w:sz w:val="22"/>
          <w:szCs w:val="22"/>
        </w:rPr>
        <w:fldChar w:fldCharType="end"/>
      </w:r>
      <w:r w:rsidRPr="00D90349">
        <w:rPr>
          <w:rFonts w:cstheme="minorHAnsi"/>
          <w:sz w:val="22"/>
          <w:szCs w:val="22"/>
        </w:rPr>
        <w:t>. These data show that lifetime reproductive success (here lifetime clutches) may reach a peak at some intermediate trait value</w:t>
      </w:r>
      <w:r>
        <w:rPr>
          <w:rFonts w:cstheme="minorHAnsi"/>
          <w:sz w:val="22"/>
          <w:szCs w:val="22"/>
        </w:rPr>
        <w:t xml:space="preserve"> (near 4.1 mm</w:t>
      </w:r>
      <w:ins w:id="2649" w:author="John DeLong" w:date="2020-07-21T14:27:00Z">
        <w:r w:rsidR="00CD6A9F">
          <w:rPr>
            <w:rFonts w:cstheme="minorHAnsi"/>
            <w:sz w:val="22"/>
            <w:szCs w:val="22"/>
          </w:rPr>
          <w:t>; shading shows the general vicinity of the optimal trait</w:t>
        </w:r>
      </w:ins>
      <w:r>
        <w:rPr>
          <w:rFonts w:cstheme="minorHAnsi"/>
          <w:sz w:val="22"/>
          <w:szCs w:val="22"/>
        </w:rPr>
        <w:t>)</w:t>
      </w:r>
      <w:r w:rsidRPr="00D90349">
        <w:rPr>
          <w:rFonts w:cstheme="minorHAnsi"/>
          <w:sz w:val="22"/>
          <w:szCs w:val="22"/>
        </w:rPr>
        <w:t>. Simultaneously, individuals may vary dramatically in their realized fitness despi</w:t>
      </w:r>
      <w:r w:rsidR="00F66752">
        <w:rPr>
          <w:rFonts w:cstheme="minorHAnsi"/>
          <w:sz w:val="22"/>
          <w:szCs w:val="22"/>
        </w:rPr>
        <w:t>te having similar traits.</w:t>
      </w:r>
    </w:p>
    <w:p w14:paraId="77B5D045" w14:textId="34472A07" w:rsidR="008F3CF5" w:rsidRPr="00D90349" w:rsidRDefault="008F3CF5" w:rsidP="008F3CF5">
      <w:pPr>
        <w:spacing w:after="0" w:line="480" w:lineRule="auto"/>
        <w:contextualSpacing/>
        <w:rPr>
          <w:rFonts w:cstheme="minorHAnsi"/>
          <w:sz w:val="22"/>
          <w:szCs w:val="22"/>
        </w:rPr>
      </w:pPr>
    </w:p>
    <w:p w14:paraId="1503E0C1" w14:textId="4460C918" w:rsidR="008F3CF5" w:rsidRPr="00D90349" w:rsidRDefault="008F3CF5" w:rsidP="00E71942">
      <w:pPr>
        <w:spacing w:after="0" w:line="480" w:lineRule="auto"/>
        <w:contextualSpacing/>
        <w:rPr>
          <w:rFonts w:cstheme="minorHAnsi"/>
          <w:sz w:val="22"/>
          <w:szCs w:val="22"/>
        </w:rPr>
      </w:pPr>
      <w:r w:rsidRPr="00D90349">
        <w:rPr>
          <w:rFonts w:cstheme="minorHAnsi"/>
          <w:sz w:val="22"/>
          <w:szCs w:val="22"/>
        </w:rPr>
        <w:t xml:space="preserve">Figure 2. Results of a </w:t>
      </w:r>
      <w:ins w:id="2650" w:author="John DeLong" w:date="2020-07-21T16:33:00Z">
        <w:r w:rsidR="00E71942">
          <w:rPr>
            <w:rFonts w:cstheme="minorHAnsi"/>
            <w:sz w:val="22"/>
            <w:szCs w:val="22"/>
          </w:rPr>
          <w:t>non-evolutionary</w:t>
        </w:r>
        <w:r w:rsidR="00E71942" w:rsidRPr="00D90349">
          <w:rPr>
            <w:rFonts w:cstheme="minorHAnsi"/>
            <w:sz w:val="22"/>
            <w:szCs w:val="22"/>
          </w:rPr>
          <w:t xml:space="preserve"> </w:t>
        </w:r>
      </w:ins>
      <w:r w:rsidRPr="00D90349">
        <w:rPr>
          <w:rFonts w:cstheme="minorHAnsi"/>
          <w:sz w:val="22"/>
          <w:szCs w:val="22"/>
        </w:rPr>
        <w:t xml:space="preserve">GEM simulation of the birth-death logistic model evaluating the </w:t>
      </w:r>
      <w:del w:id="2651" w:author="John DeLong" w:date="2020-07-21T16:31:00Z">
        <w:r w:rsidRPr="00D90349" w:rsidDel="00E71942">
          <w:rPr>
            <w:rFonts w:cstheme="minorHAnsi"/>
            <w:sz w:val="22"/>
            <w:szCs w:val="22"/>
          </w:rPr>
          <w:delText xml:space="preserve">isolated </w:delText>
        </w:r>
      </w:del>
      <w:r w:rsidRPr="00D90349">
        <w:rPr>
          <w:rFonts w:cstheme="minorHAnsi"/>
          <w:sz w:val="22"/>
          <w:szCs w:val="22"/>
        </w:rPr>
        <w:t xml:space="preserve">effects of trait </w:t>
      </w:r>
      <w:r>
        <w:rPr>
          <w:rFonts w:cstheme="minorHAnsi"/>
          <w:sz w:val="22"/>
          <w:szCs w:val="22"/>
        </w:rPr>
        <w:t>variation</w:t>
      </w:r>
      <w:r w:rsidRPr="00D90349">
        <w:rPr>
          <w:rFonts w:cstheme="minorHAnsi"/>
          <w:sz w:val="22"/>
          <w:szCs w:val="22"/>
        </w:rPr>
        <w:t xml:space="preserve"> on the dynamics. In these simulations</w:t>
      </w:r>
      <w:ins w:id="2652" w:author="John DeLong" w:date="2020-07-21T16:34:00Z">
        <w:r w:rsidR="00E71942">
          <w:rPr>
            <w:rFonts w:cstheme="minorHAnsi"/>
            <w:sz w:val="22"/>
            <w:szCs w:val="22"/>
          </w:rPr>
          <w:t xml:space="preserve">, </w:t>
        </w:r>
      </w:ins>
      <w:ins w:id="2653" w:author="John DeLong" w:date="2020-07-21T16:32:00Z">
        <w:r w:rsidR="00E71942" w:rsidRPr="00D90349">
          <w:rPr>
            <w:rFonts w:cstheme="minorHAnsi"/>
            <w:sz w:val="22"/>
            <w:szCs w:val="22"/>
          </w:rPr>
          <w:t>heritability was set to zero</w:t>
        </w:r>
      </w:ins>
      <w:ins w:id="2654" w:author="John DeLong" w:date="2020-07-21T16:34:00Z">
        <w:r w:rsidR="00E71942">
          <w:rPr>
            <w:rFonts w:cstheme="minorHAnsi"/>
            <w:sz w:val="22"/>
            <w:szCs w:val="22"/>
          </w:rPr>
          <w:t xml:space="preserve">, and </w:t>
        </w:r>
      </w:ins>
      <w:del w:id="2655" w:author="John DeLong" w:date="2020-07-21T16:34:00Z">
        <w:r w:rsidRPr="00D90349" w:rsidDel="00E71942">
          <w:rPr>
            <w:rFonts w:cstheme="minorHAnsi"/>
            <w:sz w:val="22"/>
            <w:szCs w:val="22"/>
          </w:rPr>
          <w:delText xml:space="preserve">, </w:delText>
        </w:r>
      </w:del>
      <w:r>
        <w:rPr>
          <w:rFonts w:cstheme="minorHAnsi"/>
          <w:sz w:val="22"/>
          <w:szCs w:val="22"/>
        </w:rPr>
        <w:t>variation</w:t>
      </w:r>
      <w:ins w:id="2656" w:author="John DeLong" w:date="2020-07-21T16:34:00Z">
        <w:r w:rsidR="00E71942">
          <w:rPr>
            <w:rFonts w:cstheme="minorHAnsi"/>
            <w:sz w:val="22"/>
            <w:szCs w:val="22"/>
          </w:rPr>
          <w:t xml:space="preserve"> was allowed in neither trait (</w:t>
        </w:r>
      </w:ins>
      <w:ins w:id="2657" w:author="John DeLong" w:date="2020-07-21T19:59:00Z">
        <w:r w:rsidR="00710D59">
          <w:rPr>
            <w:rFonts w:cstheme="minorHAnsi"/>
            <w:sz w:val="22"/>
            <w:szCs w:val="22"/>
          </w:rPr>
          <w:t>A</w:t>
        </w:r>
      </w:ins>
      <w:ins w:id="2658" w:author="John DeLong" w:date="2020-07-21T16:34:00Z">
        <w:r w:rsidR="00E71942">
          <w:rPr>
            <w:rFonts w:cstheme="minorHAnsi"/>
            <w:sz w:val="22"/>
            <w:szCs w:val="22"/>
          </w:rPr>
          <w:t xml:space="preserve">), in only </w:t>
        </w:r>
        <w:proofErr w:type="spellStart"/>
        <w:r w:rsidR="00E71942" w:rsidRPr="00E71942">
          <w:rPr>
            <w:rFonts w:cstheme="minorHAnsi"/>
            <w:i/>
            <w:sz w:val="22"/>
            <w:szCs w:val="22"/>
            <w:rPrChange w:id="2659" w:author="John DeLong" w:date="2020-07-21T16:35:00Z">
              <w:rPr>
                <w:rFonts w:cstheme="minorHAnsi"/>
                <w:sz w:val="22"/>
                <w:szCs w:val="22"/>
              </w:rPr>
            </w:rPrChange>
          </w:rPr>
          <w:t>b</w:t>
        </w:r>
        <w:r w:rsidR="00E71942" w:rsidRPr="00E71942">
          <w:rPr>
            <w:rFonts w:cstheme="minorHAnsi"/>
            <w:sz w:val="22"/>
            <w:szCs w:val="22"/>
            <w:vertAlign w:val="subscript"/>
            <w:rPrChange w:id="2660" w:author="John DeLong" w:date="2020-07-21T16:35:00Z">
              <w:rPr>
                <w:rFonts w:cstheme="minorHAnsi"/>
                <w:sz w:val="22"/>
                <w:szCs w:val="22"/>
              </w:rPr>
            </w:rPrChange>
          </w:rPr>
          <w:t>max</w:t>
        </w:r>
        <w:proofErr w:type="spellEnd"/>
        <w:r w:rsidR="00E71942">
          <w:rPr>
            <w:rFonts w:cstheme="minorHAnsi"/>
            <w:sz w:val="22"/>
            <w:szCs w:val="22"/>
          </w:rPr>
          <w:t xml:space="preserve"> (</w:t>
        </w:r>
      </w:ins>
      <w:ins w:id="2661" w:author="John DeLong" w:date="2020-07-21T19:59:00Z">
        <w:r w:rsidR="00710D59">
          <w:rPr>
            <w:rFonts w:cstheme="minorHAnsi"/>
            <w:sz w:val="22"/>
            <w:szCs w:val="22"/>
          </w:rPr>
          <w:t>B</w:t>
        </w:r>
      </w:ins>
      <w:ins w:id="2662" w:author="John DeLong" w:date="2020-07-21T16:34:00Z">
        <w:r w:rsidR="00E71942">
          <w:rPr>
            <w:rFonts w:cstheme="minorHAnsi"/>
            <w:sz w:val="22"/>
            <w:szCs w:val="22"/>
          </w:rPr>
          <w:t xml:space="preserve">), in only </w:t>
        </w:r>
        <w:proofErr w:type="spellStart"/>
        <w:r w:rsidR="00E71942" w:rsidRPr="00E71942">
          <w:rPr>
            <w:rFonts w:cstheme="minorHAnsi"/>
            <w:i/>
            <w:sz w:val="22"/>
            <w:szCs w:val="22"/>
            <w:rPrChange w:id="2663" w:author="John DeLong" w:date="2020-07-21T16:35:00Z">
              <w:rPr>
                <w:rFonts w:cstheme="minorHAnsi"/>
                <w:sz w:val="22"/>
                <w:szCs w:val="22"/>
              </w:rPr>
            </w:rPrChange>
          </w:rPr>
          <w:t>d</w:t>
        </w:r>
        <w:r w:rsidR="00E71942" w:rsidRPr="00E71942">
          <w:rPr>
            <w:rFonts w:cstheme="minorHAnsi"/>
            <w:sz w:val="22"/>
            <w:szCs w:val="22"/>
            <w:vertAlign w:val="subscript"/>
            <w:rPrChange w:id="2664" w:author="John DeLong" w:date="2020-07-21T16:35:00Z">
              <w:rPr>
                <w:rFonts w:cstheme="minorHAnsi"/>
                <w:sz w:val="22"/>
                <w:szCs w:val="22"/>
              </w:rPr>
            </w:rPrChange>
          </w:rPr>
          <w:t>min</w:t>
        </w:r>
        <w:proofErr w:type="spellEnd"/>
        <w:r w:rsidR="00E71942">
          <w:rPr>
            <w:rFonts w:cstheme="minorHAnsi"/>
            <w:sz w:val="22"/>
            <w:szCs w:val="22"/>
          </w:rPr>
          <w:t xml:space="preserve"> (</w:t>
        </w:r>
      </w:ins>
      <w:ins w:id="2665" w:author="John DeLong" w:date="2020-07-21T19:59:00Z">
        <w:r w:rsidR="00710D59">
          <w:rPr>
            <w:rFonts w:cstheme="minorHAnsi"/>
            <w:sz w:val="22"/>
            <w:szCs w:val="22"/>
          </w:rPr>
          <w:t>C</w:t>
        </w:r>
      </w:ins>
      <w:ins w:id="2666" w:author="John DeLong" w:date="2020-07-21T16:34:00Z">
        <w:r w:rsidR="00E71942">
          <w:rPr>
            <w:rFonts w:cstheme="minorHAnsi"/>
            <w:sz w:val="22"/>
            <w:szCs w:val="22"/>
          </w:rPr>
          <w:t xml:space="preserve">), and in both </w:t>
        </w:r>
      </w:ins>
      <w:proofErr w:type="spellStart"/>
      <w:ins w:id="2667" w:author="John DeLong" w:date="2020-07-21T16:35:00Z">
        <w:r w:rsidR="00E71942" w:rsidRPr="00D76B69">
          <w:rPr>
            <w:rFonts w:cstheme="minorHAnsi"/>
            <w:i/>
            <w:sz w:val="22"/>
            <w:szCs w:val="22"/>
          </w:rPr>
          <w:t>d</w:t>
        </w:r>
        <w:r w:rsidR="00E71942" w:rsidRPr="00D76B69">
          <w:rPr>
            <w:rFonts w:cstheme="minorHAnsi"/>
            <w:sz w:val="22"/>
            <w:szCs w:val="22"/>
            <w:vertAlign w:val="subscript"/>
          </w:rPr>
          <w:t>min</w:t>
        </w:r>
        <w:proofErr w:type="spellEnd"/>
        <w:r w:rsidR="00E71942">
          <w:rPr>
            <w:rFonts w:cstheme="minorHAnsi"/>
            <w:sz w:val="22"/>
            <w:szCs w:val="22"/>
          </w:rPr>
          <w:t xml:space="preserve"> </w:t>
        </w:r>
      </w:ins>
      <w:ins w:id="2668" w:author="John DeLong" w:date="2020-07-21T16:34:00Z">
        <w:r w:rsidR="00E71942">
          <w:rPr>
            <w:rFonts w:cstheme="minorHAnsi"/>
            <w:sz w:val="22"/>
            <w:szCs w:val="22"/>
          </w:rPr>
          <w:t xml:space="preserve">and </w:t>
        </w:r>
      </w:ins>
      <w:proofErr w:type="spellStart"/>
      <w:ins w:id="2669" w:author="John DeLong" w:date="2020-07-21T16:35:00Z">
        <w:r w:rsidR="00E71942" w:rsidRPr="00D76B69">
          <w:rPr>
            <w:rFonts w:cstheme="minorHAnsi"/>
            <w:i/>
            <w:sz w:val="22"/>
            <w:szCs w:val="22"/>
          </w:rPr>
          <w:t>b</w:t>
        </w:r>
        <w:r w:rsidR="00E71942" w:rsidRPr="00D76B69">
          <w:rPr>
            <w:rFonts w:cstheme="minorHAnsi"/>
            <w:sz w:val="22"/>
            <w:szCs w:val="22"/>
            <w:vertAlign w:val="subscript"/>
          </w:rPr>
          <w:t>max</w:t>
        </w:r>
        <w:proofErr w:type="spellEnd"/>
        <w:r w:rsidR="00E71942">
          <w:rPr>
            <w:rFonts w:cstheme="minorHAnsi"/>
            <w:sz w:val="22"/>
            <w:szCs w:val="22"/>
          </w:rPr>
          <w:t xml:space="preserve"> </w:t>
        </w:r>
      </w:ins>
      <w:ins w:id="2670" w:author="John DeLong" w:date="2020-07-21T16:34:00Z">
        <w:r w:rsidR="00E71942">
          <w:rPr>
            <w:rFonts w:cstheme="minorHAnsi"/>
            <w:sz w:val="22"/>
            <w:szCs w:val="22"/>
          </w:rPr>
          <w:t>(</w:t>
        </w:r>
      </w:ins>
      <w:ins w:id="2671" w:author="John DeLong" w:date="2020-07-21T19:59:00Z">
        <w:r w:rsidR="00710D59">
          <w:rPr>
            <w:rFonts w:cstheme="minorHAnsi"/>
            <w:sz w:val="22"/>
            <w:szCs w:val="22"/>
          </w:rPr>
          <w:t>D</w:t>
        </w:r>
      </w:ins>
      <w:ins w:id="2672" w:author="John DeLong" w:date="2020-07-21T16:34:00Z">
        <w:r w:rsidR="00E71942">
          <w:rPr>
            <w:rFonts w:cstheme="minorHAnsi"/>
            <w:sz w:val="22"/>
            <w:szCs w:val="22"/>
          </w:rPr>
          <w:t>).</w:t>
        </w:r>
      </w:ins>
      <w:ins w:id="2673" w:author="John DeLong" w:date="2020-07-21T16:36:00Z">
        <w:r w:rsidR="00E71942">
          <w:rPr>
            <w:rFonts w:cstheme="minorHAnsi"/>
            <w:sz w:val="22"/>
            <w:szCs w:val="22"/>
          </w:rPr>
          <w:t xml:space="preserve"> </w:t>
        </w:r>
      </w:ins>
      <w:del w:id="2674" w:author="John DeLong" w:date="2020-07-21T16:36:00Z">
        <w:r w:rsidRPr="00D90349" w:rsidDel="00E71942">
          <w:rPr>
            <w:rFonts w:cstheme="minorHAnsi"/>
            <w:sz w:val="22"/>
            <w:szCs w:val="22"/>
          </w:rPr>
          <w:delText xml:space="preserve"> in the linked birth and death rates were isolated, and</w:delText>
        </w:r>
      </w:del>
      <w:del w:id="2675" w:author="John DeLong" w:date="2020-07-21T16:32:00Z">
        <w:r w:rsidRPr="00D90349" w:rsidDel="00E71942">
          <w:rPr>
            <w:rFonts w:cstheme="minorHAnsi"/>
            <w:sz w:val="22"/>
            <w:szCs w:val="22"/>
          </w:rPr>
          <w:delText xml:space="preserve"> heritability was set to zero</w:delText>
        </w:r>
      </w:del>
      <w:del w:id="2676" w:author="John DeLong" w:date="2020-07-21T16:36:00Z">
        <w:r w:rsidRPr="00D90349" w:rsidDel="00E71942">
          <w:rPr>
            <w:rFonts w:cstheme="minorHAnsi"/>
            <w:sz w:val="22"/>
            <w:szCs w:val="22"/>
          </w:rPr>
          <w:delText xml:space="preserve">. </w:delText>
        </w:r>
      </w:del>
      <w:r w:rsidRPr="00D90349">
        <w:rPr>
          <w:rFonts w:cstheme="minorHAnsi"/>
          <w:sz w:val="22"/>
          <w:szCs w:val="22"/>
        </w:rPr>
        <w:t xml:space="preserve">In </w:t>
      </w:r>
      <w:del w:id="2677" w:author="John DeLong" w:date="2020-07-21T19:59:00Z">
        <w:r w:rsidRPr="00D90349" w:rsidDel="00710D59">
          <w:rPr>
            <w:rFonts w:cstheme="minorHAnsi"/>
            <w:sz w:val="22"/>
            <w:szCs w:val="22"/>
          </w:rPr>
          <w:delText>the leftmost panel</w:delText>
        </w:r>
      </w:del>
      <w:ins w:id="2678" w:author="John DeLong" w:date="2020-07-21T19:59:00Z">
        <w:r w:rsidR="00710D59">
          <w:rPr>
            <w:rFonts w:cstheme="minorHAnsi"/>
            <w:sz w:val="22"/>
            <w:szCs w:val="22"/>
          </w:rPr>
          <w:t>A</w:t>
        </w:r>
      </w:ins>
      <w:r w:rsidRPr="00D90349">
        <w:rPr>
          <w:rFonts w:cstheme="minorHAnsi"/>
          <w:sz w:val="22"/>
          <w:szCs w:val="22"/>
        </w:rPr>
        <w:t xml:space="preserve">, all trait </w:t>
      </w:r>
      <w:r>
        <w:rPr>
          <w:rFonts w:cstheme="minorHAnsi"/>
          <w:sz w:val="22"/>
          <w:szCs w:val="22"/>
        </w:rPr>
        <w:t>variation</w:t>
      </w:r>
      <w:r w:rsidRPr="00D90349">
        <w:rPr>
          <w:rFonts w:cstheme="minorHAnsi"/>
          <w:sz w:val="22"/>
          <w:szCs w:val="22"/>
        </w:rPr>
        <w:t xml:space="preserve"> was removed, causing the simulations to collapse on the non-evolutionary ordinary differential equation </w:t>
      </w:r>
      <w:ins w:id="2679" w:author="John DeLong" w:date="2020-07-21T20:02:00Z">
        <w:r w:rsidR="00710D59">
          <w:rPr>
            <w:rFonts w:cstheme="minorHAnsi"/>
            <w:sz w:val="22"/>
            <w:szCs w:val="22"/>
          </w:rPr>
          <w:t xml:space="preserve">(ODE) </w:t>
        </w:r>
      </w:ins>
      <w:r w:rsidRPr="00D90349">
        <w:rPr>
          <w:rFonts w:cstheme="minorHAnsi"/>
          <w:sz w:val="22"/>
          <w:szCs w:val="22"/>
        </w:rPr>
        <w:t>solution</w:t>
      </w:r>
      <w:ins w:id="2680" w:author="John DeLong" w:date="2020-07-21T20:03:00Z">
        <w:r w:rsidR="00710D59">
          <w:rPr>
            <w:rFonts w:cstheme="minorHAnsi"/>
            <w:sz w:val="22"/>
            <w:szCs w:val="22"/>
          </w:rPr>
          <w:t xml:space="preserve"> (as generated by Equation 1)</w:t>
        </w:r>
      </w:ins>
      <w:r w:rsidRPr="00D90349">
        <w:rPr>
          <w:rFonts w:cstheme="minorHAnsi"/>
          <w:sz w:val="22"/>
          <w:szCs w:val="22"/>
        </w:rPr>
        <w:t>. This indicates that the GEM effectively collapses to a standard Gillespie simulation</w:t>
      </w:r>
      <w:ins w:id="2681" w:author="John DeLong" w:date="2020-07-21T16:38:00Z">
        <w:r w:rsidR="00E71942">
          <w:rPr>
            <w:rFonts w:cstheme="minorHAnsi"/>
            <w:sz w:val="22"/>
            <w:szCs w:val="22"/>
          </w:rPr>
          <w:t xml:space="preserve"> in the absence of trait variance and heritability</w:t>
        </w:r>
      </w:ins>
      <w:r w:rsidRPr="00D90349">
        <w:rPr>
          <w:rFonts w:cstheme="minorHAnsi"/>
          <w:sz w:val="22"/>
          <w:szCs w:val="22"/>
        </w:rPr>
        <w:t xml:space="preserve">. In </w:t>
      </w:r>
      <w:del w:id="2682" w:author="John DeLong" w:date="2020-07-21T20:00:00Z">
        <w:r w:rsidRPr="00D90349" w:rsidDel="00710D59">
          <w:rPr>
            <w:rFonts w:cstheme="minorHAnsi"/>
            <w:sz w:val="22"/>
            <w:szCs w:val="22"/>
          </w:rPr>
          <w:delText>the second panel from the left</w:delText>
        </w:r>
      </w:del>
      <w:ins w:id="2683" w:author="John DeLong" w:date="2020-07-21T20:00:00Z">
        <w:r w:rsidR="00710D59">
          <w:rPr>
            <w:rFonts w:cstheme="minorHAnsi"/>
            <w:sz w:val="22"/>
            <w:szCs w:val="22"/>
          </w:rPr>
          <w:t>B</w:t>
        </w:r>
      </w:ins>
      <w:r w:rsidRPr="00D90349">
        <w:rPr>
          <w:rFonts w:cstheme="minorHAnsi"/>
          <w:sz w:val="22"/>
          <w:szCs w:val="22"/>
        </w:rPr>
        <w:t xml:space="preserve">, </w:t>
      </w:r>
      <w:r>
        <w:rPr>
          <w:rFonts w:cstheme="minorHAnsi"/>
          <w:sz w:val="22"/>
          <w:szCs w:val="22"/>
        </w:rPr>
        <w:t>variati</w:t>
      </w:r>
      <w:r w:rsidR="005B75BB">
        <w:rPr>
          <w:rFonts w:cstheme="minorHAnsi"/>
          <w:sz w:val="22"/>
          <w:szCs w:val="22"/>
        </w:rPr>
        <w:t>o</w:t>
      </w:r>
      <w:r>
        <w:rPr>
          <w:rFonts w:cstheme="minorHAnsi"/>
          <w:sz w:val="22"/>
          <w:szCs w:val="22"/>
        </w:rPr>
        <w:t>n</w:t>
      </w:r>
      <w:r w:rsidRPr="00D90349">
        <w:rPr>
          <w:rFonts w:cstheme="minorHAnsi"/>
          <w:sz w:val="22"/>
          <w:szCs w:val="22"/>
        </w:rPr>
        <w:t xml:space="preserve"> in mortality </w:t>
      </w:r>
      <w:ins w:id="2684" w:author="John DeLong" w:date="2020-07-21T16:38:00Z">
        <w:r w:rsidR="00B4207C">
          <w:rPr>
            <w:rFonts w:cstheme="minorHAnsi"/>
            <w:sz w:val="22"/>
            <w:szCs w:val="22"/>
          </w:rPr>
          <w:t>(</w:t>
        </w:r>
        <w:proofErr w:type="spellStart"/>
        <w:r w:rsidR="00B4207C" w:rsidRPr="00D76B69">
          <w:rPr>
            <w:rFonts w:cstheme="minorHAnsi"/>
            <w:i/>
            <w:sz w:val="22"/>
            <w:szCs w:val="22"/>
          </w:rPr>
          <w:t>d</w:t>
        </w:r>
        <w:r w:rsidR="00B4207C" w:rsidRPr="00D76B69">
          <w:rPr>
            <w:rFonts w:cstheme="minorHAnsi"/>
            <w:sz w:val="22"/>
            <w:szCs w:val="22"/>
            <w:vertAlign w:val="subscript"/>
          </w:rPr>
          <w:t>min</w:t>
        </w:r>
        <w:proofErr w:type="spellEnd"/>
        <w:r w:rsidR="00B4207C">
          <w:rPr>
            <w:rFonts w:cstheme="minorHAnsi"/>
            <w:sz w:val="22"/>
            <w:szCs w:val="22"/>
          </w:rPr>
          <w:t xml:space="preserve">) </w:t>
        </w:r>
      </w:ins>
      <w:r w:rsidRPr="00D90349">
        <w:rPr>
          <w:rFonts w:cstheme="minorHAnsi"/>
          <w:sz w:val="22"/>
          <w:szCs w:val="22"/>
        </w:rPr>
        <w:t xml:space="preserve">was removed by setting it equal to the mean value </w:t>
      </w:r>
      <w:ins w:id="2685" w:author="John DeLong" w:date="2020-07-21T20:00:00Z">
        <w:r w:rsidR="00710D59">
          <w:rPr>
            <w:rFonts w:cstheme="minorHAnsi"/>
            <w:sz w:val="22"/>
            <w:szCs w:val="22"/>
          </w:rPr>
          <w:t xml:space="preserve">for all individuals, but variation in </w:t>
        </w:r>
        <w:proofErr w:type="spellStart"/>
        <w:r w:rsidR="00710D59" w:rsidRPr="00D76B69">
          <w:rPr>
            <w:rFonts w:cstheme="minorHAnsi"/>
            <w:i/>
            <w:sz w:val="22"/>
            <w:szCs w:val="22"/>
          </w:rPr>
          <w:t>b</w:t>
        </w:r>
        <w:r w:rsidR="00710D59" w:rsidRPr="00D76B69">
          <w:rPr>
            <w:rFonts w:cstheme="minorHAnsi"/>
            <w:sz w:val="22"/>
            <w:szCs w:val="22"/>
            <w:vertAlign w:val="subscript"/>
          </w:rPr>
          <w:t>max</w:t>
        </w:r>
        <w:proofErr w:type="spellEnd"/>
        <w:r w:rsidR="00710D59">
          <w:rPr>
            <w:rFonts w:cstheme="minorHAnsi"/>
            <w:sz w:val="22"/>
            <w:szCs w:val="22"/>
          </w:rPr>
          <w:t xml:space="preserve"> was retained </w:t>
        </w:r>
      </w:ins>
      <w:del w:id="2686" w:author="John DeLong" w:date="2020-07-21T20:00:00Z">
        <w:r w:rsidRPr="00D90349" w:rsidDel="00710D59">
          <w:rPr>
            <w:rFonts w:cstheme="minorHAnsi"/>
            <w:sz w:val="22"/>
            <w:szCs w:val="22"/>
          </w:rPr>
          <w:delText xml:space="preserve">given its link to births </w:delText>
        </w:r>
      </w:del>
      <w:r w:rsidRPr="00D90349">
        <w:rPr>
          <w:rFonts w:cstheme="minorHAnsi"/>
          <w:sz w:val="22"/>
          <w:szCs w:val="22"/>
        </w:rPr>
        <w:t xml:space="preserve">(see main text). In </w:t>
      </w:r>
      <w:del w:id="2687" w:author="John DeLong" w:date="2020-07-21T20:01:00Z">
        <w:r w:rsidRPr="00D90349" w:rsidDel="00710D59">
          <w:rPr>
            <w:rFonts w:cstheme="minorHAnsi"/>
            <w:sz w:val="22"/>
            <w:szCs w:val="22"/>
          </w:rPr>
          <w:delText>the third</w:delText>
        </w:r>
      </w:del>
      <w:ins w:id="2688" w:author="John DeLong" w:date="2020-07-21T20:01:00Z">
        <w:r w:rsidR="00710D59">
          <w:rPr>
            <w:rFonts w:cstheme="minorHAnsi"/>
            <w:sz w:val="22"/>
            <w:szCs w:val="22"/>
          </w:rPr>
          <w:t>C</w:t>
        </w:r>
      </w:ins>
      <w:del w:id="2689" w:author="John DeLong" w:date="2020-07-21T20:01:00Z">
        <w:r w:rsidRPr="00D90349" w:rsidDel="00710D59">
          <w:rPr>
            <w:rFonts w:cstheme="minorHAnsi"/>
            <w:sz w:val="22"/>
            <w:szCs w:val="22"/>
          </w:rPr>
          <w:delText xml:space="preserve"> panel</w:delText>
        </w:r>
      </w:del>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w:t>
      </w:r>
      <w:ins w:id="2690" w:author="John DeLong" w:date="2020-07-21T20:01:00Z">
        <w:r w:rsidR="00710D59">
          <w:rPr>
            <w:rFonts w:cstheme="minorHAnsi"/>
            <w:sz w:val="22"/>
            <w:szCs w:val="22"/>
          </w:rPr>
          <w:t xml:space="preserve">generated variation in </w:t>
        </w:r>
        <w:proofErr w:type="spellStart"/>
        <w:r w:rsidR="00710D59" w:rsidRPr="00D76B69">
          <w:rPr>
            <w:rFonts w:cstheme="minorHAnsi"/>
            <w:i/>
            <w:sz w:val="22"/>
            <w:szCs w:val="22"/>
          </w:rPr>
          <w:t>d</w:t>
        </w:r>
        <w:r w:rsidR="00710D59" w:rsidRPr="00D76B69">
          <w:rPr>
            <w:rFonts w:cstheme="minorHAnsi"/>
            <w:sz w:val="22"/>
            <w:szCs w:val="22"/>
            <w:vertAlign w:val="subscript"/>
          </w:rPr>
          <w:t>min</w:t>
        </w:r>
        <w:proofErr w:type="spellEnd"/>
        <w:r w:rsidR="00710D59">
          <w:rPr>
            <w:rFonts w:cstheme="minorHAnsi"/>
            <w:sz w:val="22"/>
            <w:szCs w:val="22"/>
          </w:rPr>
          <w:t xml:space="preserve"> by calculating it for all individuals from their </w:t>
        </w:r>
        <w:proofErr w:type="spellStart"/>
        <w:r w:rsidR="00710D59" w:rsidRPr="00D76B69">
          <w:rPr>
            <w:rFonts w:cstheme="minorHAnsi"/>
            <w:i/>
            <w:sz w:val="22"/>
            <w:szCs w:val="22"/>
          </w:rPr>
          <w:t>b</w:t>
        </w:r>
        <w:r w:rsidR="00710D59" w:rsidRPr="00D76B69">
          <w:rPr>
            <w:rFonts w:cstheme="minorHAnsi"/>
            <w:sz w:val="22"/>
            <w:szCs w:val="22"/>
            <w:vertAlign w:val="subscript"/>
          </w:rPr>
          <w:t>max</w:t>
        </w:r>
        <w:proofErr w:type="spellEnd"/>
        <w:r w:rsidR="00710D59">
          <w:rPr>
            <w:rFonts w:cstheme="minorHAnsi"/>
            <w:sz w:val="22"/>
            <w:szCs w:val="22"/>
          </w:rPr>
          <w:t xml:space="preserve">, but then resetting </w:t>
        </w:r>
        <w:proofErr w:type="spellStart"/>
        <w:r w:rsidR="00710D59" w:rsidRPr="00D76B69">
          <w:rPr>
            <w:rFonts w:cstheme="minorHAnsi"/>
            <w:i/>
            <w:sz w:val="22"/>
            <w:szCs w:val="22"/>
          </w:rPr>
          <w:t>b</w:t>
        </w:r>
        <w:r w:rsidR="00710D59" w:rsidRPr="00D76B69">
          <w:rPr>
            <w:rFonts w:cstheme="minorHAnsi"/>
            <w:sz w:val="22"/>
            <w:szCs w:val="22"/>
            <w:vertAlign w:val="subscript"/>
          </w:rPr>
          <w:t>max</w:t>
        </w:r>
        <w:proofErr w:type="spellEnd"/>
        <w:r w:rsidR="00710D59">
          <w:rPr>
            <w:rFonts w:cstheme="minorHAnsi"/>
            <w:sz w:val="22"/>
            <w:szCs w:val="22"/>
          </w:rPr>
          <w:t xml:space="preserve"> to the mean. In D, </w:t>
        </w:r>
      </w:ins>
      <w:del w:id="2691" w:author="John DeLong" w:date="2020-07-21T20:01:00Z">
        <w:r w:rsidRPr="00D90349" w:rsidDel="00710D59">
          <w:rPr>
            <w:rFonts w:cstheme="minorHAnsi"/>
            <w:sz w:val="22"/>
            <w:szCs w:val="22"/>
          </w:rPr>
          <w:delText xml:space="preserve">removed </w:delText>
        </w:r>
        <w:r w:rsidDel="00710D59">
          <w:rPr>
            <w:rFonts w:cstheme="minorHAnsi"/>
            <w:sz w:val="22"/>
            <w:szCs w:val="22"/>
          </w:rPr>
          <w:delText>variation</w:delText>
        </w:r>
        <w:r w:rsidRPr="00D90349" w:rsidDel="00710D59">
          <w:rPr>
            <w:rFonts w:cstheme="minorHAnsi"/>
            <w:sz w:val="22"/>
            <w:szCs w:val="22"/>
          </w:rPr>
          <w:delText xml:space="preserve"> in births while retaining </w:delText>
        </w:r>
        <w:r w:rsidDel="00710D59">
          <w:rPr>
            <w:rFonts w:cstheme="minorHAnsi"/>
            <w:sz w:val="22"/>
            <w:szCs w:val="22"/>
          </w:rPr>
          <w:delText xml:space="preserve">it </w:delText>
        </w:r>
        <w:r w:rsidRPr="00D90349" w:rsidDel="00710D59">
          <w:rPr>
            <w:rFonts w:cstheme="minorHAnsi"/>
            <w:sz w:val="22"/>
            <w:szCs w:val="22"/>
          </w:rPr>
          <w:delText xml:space="preserve">in deaths. In the fourth panel, </w:delText>
        </w:r>
      </w:del>
      <w:r>
        <w:rPr>
          <w:rFonts w:cstheme="minorHAnsi"/>
          <w:sz w:val="22"/>
          <w:szCs w:val="22"/>
        </w:rPr>
        <w:t>variation</w:t>
      </w:r>
      <w:r w:rsidRPr="00D90349">
        <w:rPr>
          <w:rFonts w:cstheme="minorHAnsi"/>
          <w:sz w:val="22"/>
          <w:szCs w:val="22"/>
        </w:rPr>
        <w:t xml:space="preserve"> in both traits was retained. This final panel indicates that trait </w:t>
      </w:r>
      <w:r>
        <w:rPr>
          <w:rFonts w:cstheme="minorHAnsi"/>
          <w:sz w:val="22"/>
          <w:szCs w:val="22"/>
        </w:rPr>
        <w:t>variation</w:t>
      </w:r>
      <w:r w:rsidRPr="00D90349">
        <w:rPr>
          <w:rFonts w:cstheme="minorHAnsi"/>
          <w:sz w:val="22"/>
          <w:szCs w:val="22"/>
        </w:rPr>
        <w:t xml:space="preserve"> (demographic heterogeneity) alters the ecology of the system, lowering the abundance at equilibrium relative to that expected from the mean traits themselves.</w:t>
      </w:r>
      <w:r>
        <w:rPr>
          <w:rFonts w:cstheme="minorHAnsi"/>
          <w:sz w:val="22"/>
          <w:szCs w:val="22"/>
        </w:rPr>
        <w:t xml:space="preserve"> The median (dark solid line) and middle 50% (shaded area) of 50 simulations are shown.</w:t>
      </w:r>
    </w:p>
    <w:p w14:paraId="3E1C6965" w14:textId="3D095376" w:rsidR="00E71942" w:rsidRPr="00D90349" w:rsidRDefault="00E71942" w:rsidP="008F3CF5">
      <w:pPr>
        <w:spacing w:after="0" w:line="480" w:lineRule="auto"/>
        <w:contextualSpacing/>
        <w:rPr>
          <w:rFonts w:cstheme="minorHAnsi"/>
          <w:sz w:val="22"/>
          <w:szCs w:val="22"/>
        </w:rPr>
      </w:pPr>
    </w:p>
    <w:p w14:paraId="23301690" w14:textId="3C8CE882" w:rsidR="008F3CF5" w:rsidRPr="00D90349" w:rsidRDefault="008F3CF5" w:rsidP="008F3CF5">
      <w:pPr>
        <w:spacing w:after="0" w:line="480" w:lineRule="auto"/>
        <w:contextualSpacing/>
        <w:rPr>
          <w:rFonts w:cstheme="minorHAnsi"/>
          <w:sz w:val="22"/>
          <w:szCs w:val="22"/>
        </w:rPr>
      </w:pPr>
      <w:r w:rsidRPr="00D90349">
        <w:rPr>
          <w:rFonts w:cstheme="minorHAnsi"/>
          <w:sz w:val="22"/>
          <w:szCs w:val="22"/>
        </w:rPr>
        <w:t xml:space="preserve">Figure 3. Gillespie eco-evolutionary model (GEM) simulations of the birth-death logistic model. The rows show from top to bottom population abundance, mean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variance in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lifetime reproductive success (product of expected births and expected lifespan), and the mean trajectory through the abundance-</w:t>
      </w:r>
      <w:r w:rsidRPr="006317D9">
        <w:rPr>
          <w:rFonts w:cstheme="minorHAnsi"/>
          <w:i/>
          <w:sz w:val="22"/>
          <w:szCs w:val="22"/>
        </w:rPr>
        <w:t xml:space="preserve">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phase plane.</w:t>
      </w:r>
      <w:r w:rsidRPr="00D90349">
        <w:rPr>
          <w:rFonts w:cstheme="minorHAnsi"/>
          <w:sz w:val="22"/>
          <w:szCs w:val="22"/>
        </w:rPr>
        <w:t xml:space="preserve"> The columns show three levels of density dependence in birth and death </w:t>
      </w:r>
      <w:r w:rsidRPr="00D90349">
        <w:rPr>
          <w:rFonts w:cstheme="minorHAnsi"/>
          <w:sz w:val="22"/>
          <w:szCs w:val="22"/>
        </w:rPr>
        <w:lastRenderedPageBreak/>
        <w:t xml:space="preserve">rates (values of </w:t>
      </w:r>
      <w:r w:rsidRPr="00D90349">
        <w:rPr>
          <w:rFonts w:cstheme="minorHAnsi"/>
          <w:i/>
          <w:sz w:val="22"/>
          <w:szCs w:val="22"/>
        </w:rPr>
        <w:t>b</w:t>
      </w:r>
      <w:r w:rsidRPr="00D90349">
        <w:rPr>
          <w:rFonts w:cstheme="minorHAnsi"/>
          <w:sz w:val="22"/>
          <w:szCs w:val="22"/>
          <w:vertAlign w:val="subscript"/>
        </w:rPr>
        <w:t>s</w:t>
      </w:r>
      <w:r w:rsidRPr="00D90349">
        <w:rPr>
          <w:rFonts w:cstheme="minorHAnsi"/>
          <w:sz w:val="22"/>
          <w:szCs w:val="22"/>
        </w:rPr>
        <w:t xml:space="preserve"> and </w:t>
      </w:r>
      <w:r w:rsidRPr="00D90349">
        <w:rPr>
          <w:rFonts w:cstheme="minorHAnsi"/>
          <w:i/>
          <w:sz w:val="22"/>
          <w:szCs w:val="22"/>
        </w:rPr>
        <w:t>d</w:t>
      </w:r>
      <w:r w:rsidRPr="00D90349">
        <w:rPr>
          <w:rFonts w:cstheme="minorHAnsi"/>
          <w:sz w:val="22"/>
          <w:szCs w:val="22"/>
          <w:vertAlign w:val="subscript"/>
        </w:rPr>
        <w:t>s</w:t>
      </w:r>
      <w:r w:rsidRPr="00D90349">
        <w:rPr>
          <w:rFonts w:cstheme="minorHAnsi"/>
          <w:sz w:val="22"/>
          <w:szCs w:val="22"/>
        </w:rPr>
        <w:t>)</w:t>
      </w:r>
      <w:r>
        <w:rPr>
          <w:rFonts w:cstheme="minorHAnsi"/>
          <w:sz w:val="22"/>
          <w:szCs w:val="22"/>
        </w:rPr>
        <w:t xml:space="preserve"> that set the initial carrying capacity at 10, 20, and 40 from </w:t>
      </w:r>
      <w:r w:rsidRPr="00D90349">
        <w:rPr>
          <w:rFonts w:cstheme="minorHAnsi"/>
          <w:sz w:val="22"/>
          <w:szCs w:val="22"/>
        </w:rPr>
        <w:t xml:space="preserve">left to right. </w:t>
      </w:r>
      <w:r>
        <w:rPr>
          <w:rFonts w:cstheme="minorHAnsi"/>
          <w:sz w:val="22"/>
          <w:szCs w:val="22"/>
        </w:rPr>
        <w:t xml:space="preserve">(The initial carrying capacity is the ecological equilibrium if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remained fixed at 1.8.) </w:t>
      </w:r>
      <w:r w:rsidRPr="00D90349">
        <w:rPr>
          <w:rFonts w:cstheme="minorHAnsi"/>
          <w:sz w:val="22"/>
          <w:szCs w:val="22"/>
        </w:rPr>
        <w:t xml:space="preserve">The median and middle 50% of </w:t>
      </w:r>
      <w:r>
        <w:rPr>
          <w:rFonts w:cstheme="minorHAnsi"/>
          <w:sz w:val="22"/>
          <w:szCs w:val="22"/>
        </w:rPr>
        <w:t xml:space="preserve">50 stochastic </w:t>
      </w:r>
      <w:r w:rsidRPr="00D90349">
        <w:rPr>
          <w:rFonts w:cstheme="minorHAnsi"/>
          <w:sz w:val="22"/>
          <w:szCs w:val="22"/>
        </w:rPr>
        <w:t xml:space="preserve">GEM trajectories are in purple and light purple, respectively. The quantitative genetics (QG) </w:t>
      </w:r>
      <w:r>
        <w:rPr>
          <w:rFonts w:cstheme="minorHAnsi"/>
          <w:sz w:val="22"/>
          <w:szCs w:val="22"/>
        </w:rPr>
        <w:t>expectation</w:t>
      </w:r>
      <w:r w:rsidRPr="00D90349">
        <w:rPr>
          <w:rFonts w:cstheme="minorHAnsi"/>
          <w:sz w:val="22"/>
          <w:szCs w:val="22"/>
        </w:rPr>
        <w:t xml:space="preserve"> is in bold orange</w:t>
      </w:r>
      <w:r>
        <w:rPr>
          <w:rFonts w:cstheme="minorHAnsi"/>
          <w:sz w:val="22"/>
          <w:szCs w:val="22"/>
        </w:rPr>
        <w:t xml:space="preserve">. The difference between </w:t>
      </w:r>
      <w:r w:rsidRPr="00D90349">
        <w:rPr>
          <w:rFonts w:cstheme="minorHAnsi"/>
          <w:sz w:val="22"/>
          <w:szCs w:val="22"/>
        </w:rPr>
        <w:t xml:space="preserve">the evolutionary stable strategy (ESS) </w:t>
      </w:r>
      <w:r>
        <w:rPr>
          <w:rFonts w:cstheme="minorHAnsi"/>
          <w:sz w:val="22"/>
          <w:szCs w:val="22"/>
        </w:rPr>
        <w:t>and the</w:t>
      </w:r>
      <w:r w:rsidRPr="006317D9">
        <w:rPr>
          <w:rFonts w:cstheme="minorHAnsi"/>
          <w:sz w:val="22"/>
          <w:szCs w:val="22"/>
        </w:rPr>
        <w:t xml:space="preserve"> </w:t>
      </w:r>
      <w:r w:rsidRPr="00D90349">
        <w:rPr>
          <w:rFonts w:cstheme="minorHAnsi"/>
          <w:sz w:val="22"/>
          <w:szCs w:val="22"/>
        </w:rPr>
        <w:t>transient evolutionary attractors</w:t>
      </w:r>
      <w:r>
        <w:rPr>
          <w:rFonts w:cstheme="minorHAnsi"/>
          <w:sz w:val="22"/>
          <w:szCs w:val="22"/>
        </w:rPr>
        <w:t xml:space="preserve"> (TEAs) can be seen by comparing the dashed orange and pink lines in the second row. L</w:t>
      </w:r>
      <w:r w:rsidRPr="00D90349">
        <w:rPr>
          <w:rFonts w:cstheme="minorHAnsi"/>
          <w:sz w:val="22"/>
          <w:szCs w:val="22"/>
        </w:rPr>
        <w:t xml:space="preserve">ifetime reproductive success as a function of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w:t>
      </w:r>
      <w:r>
        <w:rPr>
          <w:rFonts w:cstheme="minorHAnsi"/>
          <w:sz w:val="22"/>
          <w:szCs w:val="22"/>
        </w:rPr>
        <w:t xml:space="preserve">is shown for </w:t>
      </w:r>
      <w:r w:rsidRPr="00D90349">
        <w:rPr>
          <w:rFonts w:cstheme="minorHAnsi"/>
          <w:sz w:val="22"/>
          <w:szCs w:val="22"/>
        </w:rPr>
        <w:t xml:space="preserve">individuals that </w:t>
      </w:r>
      <w:r>
        <w:rPr>
          <w:rFonts w:cstheme="minorHAnsi"/>
          <w:sz w:val="22"/>
          <w:szCs w:val="22"/>
        </w:rPr>
        <w:t xml:space="preserve">were born and died within the last </w:t>
      </w:r>
      <w:proofErr w:type="gramStart"/>
      <w:r w:rsidR="005B75BB">
        <w:rPr>
          <w:rFonts w:cstheme="minorHAnsi"/>
          <w:sz w:val="22"/>
          <w:szCs w:val="22"/>
        </w:rPr>
        <w:t xml:space="preserve">50 </w:t>
      </w:r>
      <w:r>
        <w:rPr>
          <w:rFonts w:cstheme="minorHAnsi"/>
          <w:sz w:val="22"/>
          <w:szCs w:val="22"/>
        </w:rPr>
        <w:t>time</w:t>
      </w:r>
      <w:proofErr w:type="gramEnd"/>
      <w:r w:rsidR="005B75BB">
        <w:rPr>
          <w:rFonts w:cstheme="minorHAnsi"/>
          <w:sz w:val="22"/>
          <w:szCs w:val="22"/>
        </w:rPr>
        <w:t xml:space="preserve"> </w:t>
      </w:r>
      <w:r>
        <w:rPr>
          <w:rFonts w:cstheme="minorHAnsi"/>
          <w:sz w:val="22"/>
          <w:szCs w:val="22"/>
        </w:rPr>
        <w:t>steps</w:t>
      </w:r>
      <w:r w:rsidRPr="00D90349">
        <w:rPr>
          <w:rFonts w:cstheme="minorHAnsi"/>
          <w:sz w:val="22"/>
          <w:szCs w:val="22"/>
        </w:rPr>
        <w:t>.</w:t>
      </w:r>
      <w:r>
        <w:rPr>
          <w:rFonts w:cstheme="minorHAnsi"/>
          <w:sz w:val="22"/>
          <w:szCs w:val="22"/>
        </w:rPr>
        <w:t xml:space="preserve"> The evidence that the population evolves toward the TEA is the convergence of the purple line in the second row with the dashed pink line and by looking at the phase portrait in the fifth row.</w:t>
      </w:r>
      <w:ins w:id="2692" w:author="John DeLong" w:date="2020-07-18T17:20:00Z">
        <w:r w:rsidR="00583AF2">
          <w:rPr>
            <w:rFonts w:cstheme="minorHAnsi"/>
            <w:sz w:val="22"/>
            <w:szCs w:val="22"/>
          </w:rPr>
          <w:t xml:space="preserve"> The dashed black line in row three is the average initial trait variance in the population.</w:t>
        </w:r>
      </w:ins>
    </w:p>
    <w:p w14:paraId="06DE6650" w14:textId="77777777" w:rsidR="008F3CF5" w:rsidRPr="00D90349" w:rsidRDefault="008F3CF5" w:rsidP="008F3CF5">
      <w:pPr>
        <w:spacing w:after="0" w:line="480" w:lineRule="auto"/>
        <w:contextualSpacing/>
        <w:rPr>
          <w:rFonts w:cstheme="minorHAnsi"/>
          <w:sz w:val="22"/>
          <w:szCs w:val="22"/>
        </w:rPr>
      </w:pPr>
    </w:p>
    <w:p w14:paraId="1D07AFEE" w14:textId="5A6406AD" w:rsidR="008F3CF5" w:rsidRPr="00D90349" w:rsidRDefault="008F3CF5" w:rsidP="008F3CF5">
      <w:pPr>
        <w:spacing w:after="0" w:line="480" w:lineRule="auto"/>
        <w:contextualSpacing/>
        <w:rPr>
          <w:rFonts w:cstheme="minorHAnsi"/>
          <w:sz w:val="22"/>
          <w:szCs w:val="22"/>
        </w:rPr>
      </w:pPr>
      <w:r w:rsidRPr="00D90349">
        <w:rPr>
          <w:rFonts w:cstheme="minorHAnsi"/>
          <w:sz w:val="22"/>
          <w:szCs w:val="22"/>
        </w:rPr>
        <w:t xml:space="preserve">Figure </w:t>
      </w:r>
      <w:r>
        <w:rPr>
          <w:rFonts w:cstheme="minorHAnsi"/>
          <w:sz w:val="22"/>
          <w:szCs w:val="22"/>
        </w:rPr>
        <w:t>4</w:t>
      </w:r>
      <w:r w:rsidRPr="00D90349">
        <w:rPr>
          <w:rFonts w:cstheme="minorHAnsi"/>
          <w:sz w:val="22"/>
          <w:szCs w:val="22"/>
        </w:rPr>
        <w:t xml:space="preserve">. Results of Gillespie eco-evolutionary model (GEM) simulations of the birth-death logistic model for populations culled from </w:t>
      </w:r>
      <w:r>
        <w:rPr>
          <w:rFonts w:cstheme="minorHAnsi"/>
          <w:sz w:val="22"/>
          <w:szCs w:val="22"/>
        </w:rPr>
        <w:t>a</w:t>
      </w:r>
      <w:r w:rsidRPr="00D90349">
        <w:rPr>
          <w:rFonts w:cstheme="minorHAnsi"/>
          <w:sz w:val="22"/>
          <w:szCs w:val="22"/>
        </w:rPr>
        <w:t xml:space="preserve"> starting </w:t>
      </w:r>
      <w:r>
        <w:rPr>
          <w:rFonts w:cstheme="minorHAnsi"/>
          <w:sz w:val="22"/>
          <w:szCs w:val="22"/>
        </w:rPr>
        <w:t>population</w:t>
      </w:r>
      <w:r w:rsidRPr="00D90349">
        <w:rPr>
          <w:rFonts w:cstheme="minorHAnsi"/>
          <w:sz w:val="22"/>
          <w:szCs w:val="22"/>
        </w:rPr>
        <w:t xml:space="preserve"> at the ESS trait </w:t>
      </w:r>
      <w:r>
        <w:rPr>
          <w:rFonts w:cstheme="minorHAnsi"/>
          <w:sz w:val="22"/>
          <w:szCs w:val="22"/>
        </w:rPr>
        <w:t>(</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Pr>
          <w:rFonts w:cstheme="minorHAnsi"/>
          <w:sz w:val="22"/>
          <w:szCs w:val="22"/>
        </w:rPr>
        <w:t>) a</w:t>
      </w:r>
      <w:proofErr w:type="spellStart"/>
      <w:r w:rsidRPr="00D90349">
        <w:rPr>
          <w:rFonts w:cstheme="minorHAnsi"/>
          <w:sz w:val="22"/>
          <w:szCs w:val="22"/>
        </w:rPr>
        <w:t>nd</w:t>
      </w:r>
      <w:proofErr w:type="spellEnd"/>
      <w:r w:rsidRPr="00D90349">
        <w:rPr>
          <w:rFonts w:cstheme="minorHAnsi"/>
          <w:sz w:val="22"/>
          <w:szCs w:val="22"/>
        </w:rPr>
        <w:t xml:space="preserve"> the equilibrium abundance</w:t>
      </w:r>
      <w:r>
        <w:rPr>
          <w:rFonts w:cstheme="minorHAnsi"/>
          <w:sz w:val="22"/>
          <w:szCs w:val="22"/>
        </w:rPr>
        <w:t xml:space="preserve"> (72 individuals)</w:t>
      </w:r>
      <w:r w:rsidRPr="00D90349">
        <w:rPr>
          <w:rFonts w:cstheme="minorHAnsi"/>
          <w:sz w:val="22"/>
          <w:szCs w:val="22"/>
        </w:rPr>
        <w:t xml:space="preserve">. From left to right, the population is culled more severely (to </w:t>
      </w:r>
      <w:r>
        <w:rPr>
          <w:rFonts w:cstheme="minorHAnsi"/>
          <w:sz w:val="22"/>
          <w:szCs w:val="22"/>
        </w:rPr>
        <w:t>50</w:t>
      </w:r>
      <w:r w:rsidRPr="00D90349">
        <w:rPr>
          <w:rFonts w:cstheme="minorHAnsi"/>
          <w:sz w:val="22"/>
          <w:szCs w:val="22"/>
        </w:rPr>
        <w:t xml:space="preserve">, </w:t>
      </w:r>
      <w:r>
        <w:rPr>
          <w:rFonts w:cstheme="minorHAnsi"/>
          <w:sz w:val="22"/>
          <w:szCs w:val="22"/>
        </w:rPr>
        <w:t>3</w:t>
      </w:r>
      <w:r w:rsidRPr="00D90349">
        <w:rPr>
          <w:rFonts w:cstheme="minorHAnsi"/>
          <w:sz w:val="22"/>
          <w:szCs w:val="22"/>
        </w:rPr>
        <w:t xml:space="preserve">0, and </w:t>
      </w:r>
      <w:r>
        <w:rPr>
          <w:rFonts w:cstheme="minorHAnsi"/>
          <w:sz w:val="22"/>
          <w:szCs w:val="22"/>
        </w:rPr>
        <w:t>10</w:t>
      </w:r>
      <w:r w:rsidRPr="00D90349">
        <w:rPr>
          <w:rFonts w:cstheme="minorHAnsi"/>
          <w:sz w:val="22"/>
          <w:szCs w:val="22"/>
        </w:rPr>
        <w:t xml:space="preserve"> from left to right). Layout the same as in Figure </w:t>
      </w:r>
      <w:r>
        <w:rPr>
          <w:rFonts w:cstheme="minorHAnsi"/>
          <w:sz w:val="22"/>
          <w:szCs w:val="22"/>
        </w:rPr>
        <w:t>3 with 50 replicate simulations</w:t>
      </w:r>
      <w:r w:rsidRPr="00D90349">
        <w:rPr>
          <w:rFonts w:cstheme="minorHAnsi"/>
          <w:sz w:val="22"/>
          <w:szCs w:val="22"/>
        </w:rPr>
        <w:t>.</w:t>
      </w:r>
      <w:r w:rsidRPr="003D29BF">
        <w:rPr>
          <w:rFonts w:cstheme="minorHAnsi"/>
          <w:sz w:val="22"/>
          <w:szCs w:val="22"/>
        </w:rPr>
        <w:t xml:space="preserve"> </w:t>
      </w:r>
      <w:r>
        <w:rPr>
          <w:rFonts w:cstheme="minorHAnsi"/>
          <w:sz w:val="22"/>
          <w:szCs w:val="22"/>
        </w:rPr>
        <w:t>The evidence that the population evolves toward the TEA is the convergence of the purple line in the second row with the dashed pink line</w:t>
      </w:r>
      <w:r w:rsidR="005B75BB" w:rsidRPr="005B75BB">
        <w:rPr>
          <w:rFonts w:cstheme="minorHAnsi"/>
          <w:sz w:val="22"/>
          <w:szCs w:val="22"/>
        </w:rPr>
        <w:t xml:space="preserve"> </w:t>
      </w:r>
      <w:r w:rsidR="005B75BB">
        <w:rPr>
          <w:rFonts w:cstheme="minorHAnsi"/>
          <w:sz w:val="22"/>
          <w:szCs w:val="22"/>
        </w:rPr>
        <w:t>and by looking at the phase portrait in the fifth row</w:t>
      </w:r>
      <w:r>
        <w:rPr>
          <w:rFonts w:cstheme="minorHAnsi"/>
          <w:sz w:val="22"/>
          <w:szCs w:val="22"/>
        </w:rPr>
        <w:t>.</w:t>
      </w:r>
    </w:p>
    <w:p w14:paraId="6B0C5668" w14:textId="77777777" w:rsidR="008F3CF5" w:rsidRPr="00D90349" w:rsidRDefault="008F3CF5" w:rsidP="008F3CF5">
      <w:pPr>
        <w:spacing w:after="0" w:line="480" w:lineRule="auto"/>
        <w:contextualSpacing/>
        <w:rPr>
          <w:rFonts w:cstheme="minorHAnsi"/>
          <w:sz w:val="22"/>
          <w:szCs w:val="22"/>
        </w:rPr>
      </w:pPr>
      <w:r w:rsidRPr="00D90349">
        <w:rPr>
          <w:rFonts w:cstheme="minorHAnsi"/>
          <w:sz w:val="22"/>
          <w:szCs w:val="22"/>
        </w:rPr>
        <w:br w:type="page"/>
      </w:r>
    </w:p>
    <w:p w14:paraId="535BBC01" w14:textId="77777777" w:rsidR="008F3CF5" w:rsidRPr="00D90349" w:rsidRDefault="008F3CF5" w:rsidP="008F3CF5">
      <w:pPr>
        <w:spacing w:after="0" w:line="480" w:lineRule="auto"/>
        <w:contextualSpacing/>
        <w:rPr>
          <w:rFonts w:cstheme="minorHAnsi"/>
          <w:sz w:val="22"/>
          <w:szCs w:val="22"/>
        </w:rPr>
      </w:pPr>
      <w:r w:rsidRPr="00D90349">
        <w:rPr>
          <w:rFonts w:cstheme="minorHAnsi"/>
          <w:sz w:val="22"/>
          <w:szCs w:val="22"/>
        </w:rPr>
        <w:lastRenderedPageBreak/>
        <w:t>Figure 1.</w:t>
      </w:r>
    </w:p>
    <w:p w14:paraId="014865AF" w14:textId="6F14D0D6" w:rsidR="008F3CF5" w:rsidRPr="00D90349" w:rsidRDefault="00892895" w:rsidP="008F3CF5">
      <w:pPr>
        <w:spacing w:after="0" w:line="480" w:lineRule="auto"/>
        <w:contextualSpacing/>
        <w:jc w:val="center"/>
        <w:rPr>
          <w:rFonts w:cstheme="minorHAnsi"/>
          <w:sz w:val="22"/>
          <w:szCs w:val="22"/>
        </w:rPr>
      </w:pPr>
      <w:del w:id="2693" w:author="John DeLong" w:date="2020-07-21T14:23:00Z">
        <w:r w:rsidDel="00492A74">
          <w:rPr>
            <w:rFonts w:cstheme="minorHAnsi"/>
            <w:noProof/>
            <w:sz w:val="22"/>
            <w:szCs w:val="22"/>
          </w:rPr>
          <w:drawing>
            <wp:inline distT="0" distB="0" distL="0" distR="0" wp14:anchorId="6729A65A" wp14:editId="21308EB7">
              <wp:extent cx="5943600" cy="3345180"/>
              <wp:effectExtent l="0" t="0" r="0" b="7620"/>
              <wp:docPr id="13" name="Picture 13" descr="C:\Users\jdelong2\AppData\Local\Microsoft\Windows\INetCache\Content.Word\Figure 1 fitness and trai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delong2\AppData\Local\Microsoft\Windows\INetCache\Content.Word\Figure 1 fitness and traits.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del>
      <w:ins w:id="2694" w:author="John DeLong" w:date="2020-07-21T14:26:00Z">
        <w:r w:rsidR="00CD6A9F">
          <w:rPr>
            <w:rFonts w:cstheme="minorHAnsi"/>
            <w:noProof/>
            <w:sz w:val="22"/>
            <w:szCs w:val="22"/>
          </w:rPr>
          <w:drawing>
            <wp:inline distT="0" distB="0" distL="0" distR="0" wp14:anchorId="393B7EE5" wp14:editId="415182D4">
              <wp:extent cx="5934075" cy="3143250"/>
              <wp:effectExtent l="0" t="0" r="9525" b="0"/>
              <wp:docPr id="8" name="Picture 8" descr="C:\Users\jdelong2\AppData\Local\Microsoft\Windows\INetCache\Content.Word\Figure 1 fitness and trai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delong2\AppData\Local\Microsoft\Windows\INetCache\Content.Word\Figure 1 fitness and traits.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ins>
    </w:p>
    <w:p w14:paraId="0C2B6888" w14:textId="77777777" w:rsidR="008F3CF5" w:rsidRPr="00D90349" w:rsidRDefault="008F3CF5" w:rsidP="008F3CF5">
      <w:pPr>
        <w:spacing w:after="0" w:line="480" w:lineRule="auto"/>
        <w:contextualSpacing/>
      </w:pPr>
      <w:r w:rsidRPr="00D90349">
        <w:br w:type="page"/>
      </w:r>
    </w:p>
    <w:p w14:paraId="7855E904" w14:textId="77777777" w:rsidR="008F3CF5" w:rsidRPr="00D90349" w:rsidRDefault="008F3CF5" w:rsidP="008F3CF5">
      <w:pPr>
        <w:spacing w:after="0" w:line="480" w:lineRule="auto"/>
        <w:contextualSpacing/>
        <w:rPr>
          <w:rFonts w:cstheme="minorHAnsi"/>
          <w:sz w:val="22"/>
          <w:szCs w:val="22"/>
        </w:rPr>
      </w:pPr>
      <w:r w:rsidRPr="00D90349">
        <w:rPr>
          <w:rFonts w:cstheme="minorHAnsi"/>
          <w:sz w:val="22"/>
          <w:szCs w:val="22"/>
        </w:rPr>
        <w:lastRenderedPageBreak/>
        <w:t xml:space="preserve">Figure 2. </w:t>
      </w:r>
    </w:p>
    <w:p w14:paraId="12D946D3" w14:textId="5AA36A18" w:rsidR="008F3CF5" w:rsidRPr="00D90349" w:rsidRDefault="008F3CF5" w:rsidP="008F3CF5">
      <w:pPr>
        <w:spacing w:after="0" w:line="480" w:lineRule="auto"/>
        <w:contextualSpacing/>
        <w:jc w:val="center"/>
        <w:rPr>
          <w:rFonts w:eastAsiaTheme="minorEastAsia" w:cstheme="minorHAnsi"/>
          <w:sz w:val="22"/>
          <w:szCs w:val="22"/>
        </w:rPr>
      </w:pPr>
      <w:del w:id="2695" w:author="John DeLong" w:date="2020-07-22T12:01:00Z">
        <w:r w:rsidRPr="00D90349" w:rsidDel="00BD56FB">
          <w:rPr>
            <w:rFonts w:cstheme="minorHAnsi"/>
            <w:noProof/>
            <w:sz w:val="22"/>
            <w:szCs w:val="22"/>
          </w:rPr>
          <w:drawing>
            <wp:inline distT="0" distB="0" distL="0" distR="0" wp14:anchorId="5C0C2333" wp14:editId="385A0A5E">
              <wp:extent cx="5943600" cy="1925955"/>
              <wp:effectExtent l="0" t="0" r="0" b="0"/>
              <wp:docPr id="5" name="Picture 5" descr="C:\Users\jdelong2\AppData\Local\Microsoft\Windows\INetCache\Content.Word\Figure 2 effect of vari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delong2\AppData\Local\Microsoft\Windows\INetCache\Content.Word\Figure 2 effect of variance.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del>
      <w:ins w:id="2696" w:author="John DeLong" w:date="2020-07-22T12:01:00Z">
        <w:r w:rsidR="00BD56FB">
          <w:rPr>
            <w:rFonts w:eastAsiaTheme="minorEastAsia" w:cstheme="minorHAnsi"/>
            <w:noProof/>
            <w:sz w:val="22"/>
            <w:szCs w:val="22"/>
          </w:rPr>
          <w:drawing>
            <wp:inline distT="0" distB="0" distL="0" distR="0" wp14:anchorId="4BC1B18B" wp14:editId="1E72F215">
              <wp:extent cx="5943600" cy="3242945"/>
              <wp:effectExtent l="0" t="0" r="0" b="0"/>
              <wp:docPr id="9" name="Picture 9" descr="C:\Users\jdelong2\AppData\Local\Microsoft\Windows\INetCache\Content.Word\Figure 2 effect of vari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ong2\AppData\Local\Microsoft\Windows\INetCache\Content.Word\Figure 2 effect of variance.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ins>
    </w:p>
    <w:p w14:paraId="347ED69C" w14:textId="77777777" w:rsidR="008F3CF5" w:rsidRPr="00D90349" w:rsidRDefault="008F3CF5" w:rsidP="008F3CF5">
      <w:pPr>
        <w:spacing w:after="0" w:line="480" w:lineRule="auto"/>
        <w:contextualSpacing/>
      </w:pPr>
      <w:r w:rsidRPr="00D90349">
        <w:br w:type="page"/>
      </w:r>
    </w:p>
    <w:p w14:paraId="5954DAFB" w14:textId="75A9D9BF" w:rsidR="008F3CF5" w:rsidRPr="00D90349" w:rsidRDefault="00F66752" w:rsidP="00F66752">
      <w:pPr>
        <w:spacing w:after="0" w:line="480" w:lineRule="auto"/>
        <w:contextualSpacing/>
        <w:rPr>
          <w:rFonts w:cstheme="minorHAnsi"/>
          <w:sz w:val="22"/>
          <w:szCs w:val="22"/>
        </w:rPr>
      </w:pPr>
      <w:r>
        <w:rPr>
          <w:rFonts w:cstheme="minorHAnsi"/>
          <w:sz w:val="22"/>
          <w:szCs w:val="22"/>
        </w:rPr>
        <w:lastRenderedPageBreak/>
        <w:t>Figure 3.</w:t>
      </w:r>
    </w:p>
    <w:p w14:paraId="2761C114" w14:textId="0AEFB838" w:rsidR="008F3CF5" w:rsidRPr="00D90349" w:rsidRDefault="008F3CF5">
      <w:pPr>
        <w:spacing w:after="0" w:line="480" w:lineRule="auto"/>
        <w:contextualSpacing/>
        <w:jc w:val="center"/>
        <w:pPrChange w:id="2697" w:author="John DeLong" w:date="2020-07-23T09:56:00Z">
          <w:pPr>
            <w:spacing w:after="0" w:line="480" w:lineRule="auto"/>
            <w:contextualSpacing/>
          </w:pPr>
        </w:pPrChange>
      </w:pPr>
      <w:del w:id="2698" w:author="John DeLong" w:date="2020-07-23T09:56:00Z">
        <w:r w:rsidDel="0067640B">
          <w:rPr>
            <w:noProof/>
          </w:rPr>
          <w:drawing>
            <wp:inline distT="0" distB="0" distL="0" distR="0" wp14:anchorId="58313FB2" wp14:editId="0A752E24">
              <wp:extent cx="5943600" cy="6801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3 vary K dynamics_long_new2.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801485"/>
                      </a:xfrm>
                      <a:prstGeom prst="rect">
                        <a:avLst/>
                      </a:prstGeom>
                    </pic:spPr>
                  </pic:pic>
                </a:graphicData>
              </a:graphic>
            </wp:inline>
          </w:drawing>
        </w:r>
      </w:del>
      <w:ins w:id="2699" w:author="John DeLong" w:date="2020-07-23T09:56:00Z">
        <w:r w:rsidR="0067640B">
          <w:rPr>
            <w:noProof/>
          </w:rPr>
          <w:drawing>
            <wp:inline distT="0" distB="0" distL="0" distR="0" wp14:anchorId="1195FAAA" wp14:editId="79249186">
              <wp:extent cx="5588000" cy="6358255"/>
              <wp:effectExtent l="0" t="0" r="0" b="4445"/>
              <wp:docPr id="15" name="Picture 15" descr="C:\Users\jdelong2\AppData\Local\Microsoft\Windows\INetCache\Content.Word\Figure 3 vary K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delong2\AppData\Local\Microsoft\Windows\INetCache\Content.Word\Figure 3 vary K dynamics.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8000" cy="6358255"/>
                      </a:xfrm>
                      <a:prstGeom prst="rect">
                        <a:avLst/>
                      </a:prstGeom>
                      <a:noFill/>
                      <a:ln>
                        <a:noFill/>
                      </a:ln>
                    </pic:spPr>
                  </pic:pic>
                </a:graphicData>
              </a:graphic>
            </wp:inline>
          </w:drawing>
        </w:r>
      </w:ins>
    </w:p>
    <w:p w14:paraId="6C38DECD" w14:textId="77777777" w:rsidR="008F3CF5" w:rsidRPr="00D90349" w:rsidRDefault="008F3CF5" w:rsidP="008F3CF5">
      <w:pPr>
        <w:spacing w:after="0" w:line="480" w:lineRule="auto"/>
        <w:contextualSpacing/>
      </w:pPr>
      <w:r w:rsidRPr="00D90349">
        <w:br w:type="page"/>
      </w:r>
    </w:p>
    <w:p w14:paraId="5CC843B3" w14:textId="77777777" w:rsidR="008F3CF5" w:rsidRPr="00D90349" w:rsidRDefault="008F3CF5" w:rsidP="008F3CF5">
      <w:pPr>
        <w:spacing w:after="0" w:line="480" w:lineRule="auto"/>
        <w:contextualSpacing/>
        <w:rPr>
          <w:rFonts w:cstheme="minorHAnsi"/>
          <w:sz w:val="22"/>
          <w:szCs w:val="22"/>
        </w:rPr>
      </w:pPr>
      <w:r w:rsidRPr="00D90349">
        <w:rPr>
          <w:rFonts w:cstheme="minorHAnsi"/>
          <w:sz w:val="22"/>
          <w:szCs w:val="22"/>
        </w:rPr>
        <w:lastRenderedPageBreak/>
        <w:t xml:space="preserve">Figure 4. </w:t>
      </w:r>
    </w:p>
    <w:p w14:paraId="09DA1328" w14:textId="4020D717" w:rsidR="008F3CF5" w:rsidRPr="00D90349" w:rsidRDefault="00EC2CD1" w:rsidP="008F3CF5">
      <w:pPr>
        <w:spacing w:after="0" w:line="480" w:lineRule="auto"/>
        <w:contextualSpacing/>
        <w:jc w:val="center"/>
        <w:rPr>
          <w:rFonts w:cstheme="minorHAnsi"/>
          <w:sz w:val="22"/>
          <w:szCs w:val="22"/>
        </w:rPr>
      </w:pPr>
      <w:del w:id="2700" w:author="John DeLong" w:date="2020-07-23T09:56:00Z">
        <w:r w:rsidDel="0067640B">
          <w:rPr>
            <w:rFonts w:cstheme="minorHAnsi"/>
            <w:noProof/>
            <w:sz w:val="22"/>
            <w:szCs w:val="22"/>
          </w:rPr>
          <w:drawing>
            <wp:inline distT="0" distB="0" distL="0" distR="0" wp14:anchorId="58AACD78" wp14:editId="2F167B9D">
              <wp:extent cx="5181600" cy="6126480"/>
              <wp:effectExtent l="0" t="0" r="0" b="7620"/>
              <wp:docPr id="6" name="Picture 6" descr="C:\Users\jdelong2\AppData\Local\Microsoft\Windows\INetCache\Content.Word\Figure 4 cull from ESS dynamics_new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delong2\AppData\Local\Microsoft\Windows\INetCache\Content.Word\Figure 4 cull from ESS dynamics_new2.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1600" cy="6126480"/>
                      </a:xfrm>
                      <a:prstGeom prst="rect">
                        <a:avLst/>
                      </a:prstGeom>
                      <a:noFill/>
                      <a:ln>
                        <a:noFill/>
                      </a:ln>
                    </pic:spPr>
                  </pic:pic>
                </a:graphicData>
              </a:graphic>
            </wp:inline>
          </w:drawing>
        </w:r>
      </w:del>
      <w:ins w:id="2701" w:author="John DeLong" w:date="2020-07-23T09:56:00Z">
        <w:r w:rsidR="0067640B">
          <w:rPr>
            <w:rFonts w:cstheme="minorHAnsi"/>
            <w:noProof/>
            <w:sz w:val="22"/>
            <w:szCs w:val="22"/>
          </w:rPr>
          <w:drawing>
            <wp:inline distT="0" distB="0" distL="0" distR="0" wp14:anchorId="09A13262" wp14:editId="7857172B">
              <wp:extent cx="5308600" cy="5884545"/>
              <wp:effectExtent l="0" t="0" r="6350" b="1905"/>
              <wp:docPr id="14" name="Picture 14" descr="C:\Users\jdelong2\AppData\Local\Microsoft\Windows\INetCache\Content.Word\Figure 4 cull from ESS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delong2\AppData\Local\Microsoft\Windows\INetCache\Content.Word\Figure 4 cull from ESS dynamics.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8600" cy="5884545"/>
                      </a:xfrm>
                      <a:prstGeom prst="rect">
                        <a:avLst/>
                      </a:prstGeom>
                      <a:noFill/>
                      <a:ln>
                        <a:noFill/>
                      </a:ln>
                    </pic:spPr>
                  </pic:pic>
                </a:graphicData>
              </a:graphic>
            </wp:inline>
          </w:drawing>
        </w:r>
      </w:ins>
    </w:p>
    <w:p w14:paraId="0E1D92F1" w14:textId="77BADD71" w:rsidR="008F3CF5" w:rsidRPr="00D90349" w:rsidRDefault="008F3CF5" w:rsidP="008F3CF5">
      <w:pPr>
        <w:spacing w:after="0" w:line="480" w:lineRule="auto"/>
        <w:contextualSpacing/>
      </w:pPr>
    </w:p>
    <w:p w14:paraId="1F9ADDE0" w14:textId="77777777" w:rsidR="008F3CF5" w:rsidRPr="00D90349" w:rsidRDefault="008F3CF5" w:rsidP="008F3CF5">
      <w:pPr>
        <w:spacing w:after="0" w:line="480" w:lineRule="auto"/>
        <w:contextualSpacing/>
      </w:pPr>
      <w:r w:rsidRPr="00D90349">
        <w:br w:type="page"/>
      </w:r>
    </w:p>
    <w:p w14:paraId="79BDC76E" w14:textId="6E397F2F" w:rsidR="008F3CF5" w:rsidRPr="004C4F12" w:rsidRDefault="008F3CF5" w:rsidP="008F3CF5">
      <w:pPr>
        <w:spacing w:after="0" w:line="480" w:lineRule="auto"/>
        <w:contextualSpacing/>
        <w:rPr>
          <w:b/>
        </w:rPr>
      </w:pPr>
      <w:r w:rsidRPr="004C4F12">
        <w:rPr>
          <w:b/>
        </w:rPr>
        <w:lastRenderedPageBreak/>
        <w:t xml:space="preserve">DeLong and </w:t>
      </w:r>
      <w:proofErr w:type="spellStart"/>
      <w:r w:rsidRPr="004C4F12">
        <w:rPr>
          <w:b/>
        </w:rPr>
        <w:t>Cressler</w:t>
      </w:r>
      <w:proofErr w:type="spellEnd"/>
      <w:r w:rsidRPr="004C4F12">
        <w:rPr>
          <w:b/>
        </w:rPr>
        <w:t>, “</w:t>
      </w:r>
      <w:r w:rsidR="00CA0709" w:rsidRPr="00717F57">
        <w:rPr>
          <w:b/>
        </w:rPr>
        <w:t>Stochasticity directs adaptive evolution toward transient evolutionary attractors</w:t>
      </w:r>
      <w:r w:rsidRPr="004C4F12">
        <w:rPr>
          <w:b/>
        </w:rPr>
        <w:t>”</w:t>
      </w:r>
    </w:p>
    <w:p w14:paraId="0098C718" w14:textId="77777777" w:rsidR="008F3CF5" w:rsidRPr="0080469A" w:rsidRDefault="008F3CF5" w:rsidP="008F3CF5">
      <w:pPr>
        <w:spacing w:after="0" w:line="480" w:lineRule="auto"/>
        <w:contextualSpacing/>
        <w:rPr>
          <w:b/>
        </w:rPr>
      </w:pPr>
      <w:r w:rsidRPr="0080469A">
        <w:rPr>
          <w:b/>
        </w:rPr>
        <w:t>Appendix S1. Heritability rules.</w:t>
      </w:r>
    </w:p>
    <w:p w14:paraId="001A8837" w14:textId="5560A3D9" w:rsidR="008F3CF5" w:rsidRDefault="008F3CF5" w:rsidP="008F3CF5">
      <w:pPr>
        <w:spacing w:after="0" w:line="480" w:lineRule="auto"/>
        <w:contextualSpacing/>
        <w:rPr>
          <w:rFonts w:cstheme="minorHAnsi"/>
        </w:rPr>
      </w:pPr>
      <w:r>
        <w:t xml:space="preserve">In a GEM, births and deaths occur through an iterative, stochastic process given an underlying model. In the </w:t>
      </w:r>
      <w:r w:rsidRPr="00496E2D">
        <w:rPr>
          <w:rFonts w:cstheme="minorHAnsi"/>
        </w:rPr>
        <w:t xml:space="preserve">event </w:t>
      </w:r>
      <w:r>
        <w:rPr>
          <w:rFonts w:cstheme="minorHAnsi"/>
        </w:rPr>
        <w:t>of</w:t>
      </w:r>
      <w:r w:rsidRPr="00496E2D">
        <w:rPr>
          <w:rFonts w:cstheme="minorHAnsi"/>
        </w:rPr>
        <w:t xml:space="preserve"> a birth, a new individual is added to the population given some rule for heritability of that trait. In these simulations, we follow the heritability rules </w:t>
      </w:r>
      <w:r>
        <w:rPr>
          <w:rFonts w:cstheme="minorHAnsi"/>
        </w:rPr>
        <w:t>derived and presented</w:t>
      </w:r>
      <w:r w:rsidRPr="00496E2D">
        <w:rPr>
          <w:rFonts w:cstheme="minorHAnsi"/>
        </w:rPr>
        <w:t xml:space="preserve"> in </w:t>
      </w:r>
      <w:r w:rsidRPr="00496E2D">
        <w:rPr>
          <w:rFonts w:cstheme="minorHAnsi"/>
        </w:rPr>
        <w:fldChar w:fldCharType="begin"/>
      </w:r>
      <w:ins w:id="2702" w:author="Clay Cressler" w:date="2020-08-07T11:14:00Z">
        <w:r w:rsidR="00B022D9">
          <w:rPr>
            <w:rFonts w:cstheme="minorHAnsi"/>
          </w:rPr>
          <w:instrText xml:space="preserve"> ADDIN ZOTERO_ITEM CSL_CITATION {"citationID":"pxiad0Zs","properties":{"formattedCitation":"(DeLong &amp; Luhring 2018; DeLong &amp; Belmaker 2019)","plainCitation":"(DeLong &amp; Luhring 2018; DeLong &amp; Belmaker 2019)","noteIndex":0},"citationItems":[{"id":"gBPCYzZI/ipYRFigy","uris":["http://zotero.org/users/1264037/items/CPMJ5H34"],"uri":["http://zotero.org/users/1264037/items/CPMJ5H34"],"itemData":{"id":6088,"type":"article-journal","abstract":"Age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M."}],"issued":{"date-parts":[["2018",4,1]]}}},{"id":"gBPCYzZI/6LxJZ21U","uris":["http://zotero.org/users/1264037/items/XCPYDJP6"],"uri":["http://zotero.org/users/1264037/items/XCPYDJP6"],"itemData":{"id":7518,"type":"article-journal","abstract":"Invading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2703" w:author="Clay Cressler" w:date="2020-08-07T11:14:00Z">
        <w:r w:rsidR="002E50A3" w:rsidDel="00B022D9">
          <w:rPr>
            <w:rFonts w:cstheme="minorHAnsi"/>
          </w:rPr>
          <w:delInstrText xml:space="preserve"> ADDIN ZOTERO_ITEM CSL_CITATION {"citationID":"pxiad0Zs","properties":{"formattedCitation":"(DeLong &amp; Luhring 2018; DeLong &amp; Belmaker 2019)","plainCitation":"(DeLong &amp; Luhring 2018; DeLong &amp; Belmaker 2019)","noteIndex":0},"citationItems":[{"id":6088,"uris":["http://zotero.org/users/1264037/items/CPMJ5H34"],"uri":["http://zotero.org/users/1264037/items/CPMJ5H34"],"itemData":{"id":6088,"type":"article-journal","abstract":"Age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sidRPr="00496E2D">
        <w:rPr>
          <w:rFonts w:cstheme="minorHAnsi"/>
        </w:rPr>
        <w:fldChar w:fldCharType="separate"/>
      </w:r>
      <w:bookmarkStart w:id="2704" w:name="__Fieldmark__1414_3467020329"/>
      <w:bookmarkStart w:id="2705" w:name="__Fieldmark__437_3467020329"/>
      <w:r w:rsidRPr="008E50B7">
        <w:rPr>
          <w:rFonts w:ascii="Calibri" w:hAnsi="Calibri" w:cs="Calibri"/>
        </w:rPr>
        <w:t xml:space="preserve">(DeLong &amp; </w:t>
      </w:r>
      <w:proofErr w:type="spellStart"/>
      <w:r w:rsidRPr="008E50B7">
        <w:rPr>
          <w:rFonts w:ascii="Calibri" w:hAnsi="Calibri" w:cs="Calibri"/>
        </w:rPr>
        <w:t>Luhring</w:t>
      </w:r>
      <w:proofErr w:type="spellEnd"/>
      <w:r w:rsidRPr="008E50B7">
        <w:rPr>
          <w:rFonts w:ascii="Calibri" w:hAnsi="Calibri" w:cs="Calibri"/>
        </w:rPr>
        <w:t xml:space="preserve"> 2018; DeLong &amp; </w:t>
      </w:r>
      <w:proofErr w:type="spellStart"/>
      <w:r w:rsidRPr="008E50B7">
        <w:rPr>
          <w:rFonts w:ascii="Calibri" w:hAnsi="Calibri" w:cs="Calibri"/>
        </w:rPr>
        <w:t>Belmaker</w:t>
      </w:r>
      <w:proofErr w:type="spellEnd"/>
      <w:r w:rsidRPr="008E50B7">
        <w:rPr>
          <w:rFonts w:ascii="Calibri" w:hAnsi="Calibri" w:cs="Calibri"/>
        </w:rPr>
        <w:t xml:space="preserve"> 2019)</w:t>
      </w:r>
      <w:r w:rsidRPr="00496E2D">
        <w:rPr>
          <w:rFonts w:cstheme="minorHAnsi"/>
        </w:rPr>
        <w:fldChar w:fldCharType="end"/>
      </w:r>
      <w:bookmarkEnd w:id="2704"/>
      <w:bookmarkEnd w:id="2705"/>
      <w:r w:rsidRPr="00496E2D">
        <w:rPr>
          <w:rFonts w:cstheme="minorHAnsi"/>
        </w:rPr>
        <w:t xml:space="preserve"> with the change that we are not using here the weighted mean for the parental trait. </w:t>
      </w:r>
    </w:p>
    <w:p w14:paraId="14E844B5" w14:textId="77777777" w:rsidR="008F3CF5" w:rsidRDefault="008F3CF5" w:rsidP="008F3CF5">
      <w:pPr>
        <w:spacing w:after="0" w:line="480" w:lineRule="auto"/>
        <w:contextualSpacing/>
        <w:rPr>
          <w:rFonts w:cstheme="minorHAnsi"/>
        </w:rPr>
      </w:pPr>
      <w:r>
        <w:rPr>
          <w:rFonts w:cstheme="minorHAnsi"/>
        </w:rPr>
        <w:t>If a birth event occurs in a GEM</w:t>
      </w:r>
      <w:r w:rsidRPr="00496E2D">
        <w:rPr>
          <w:rFonts w:cstheme="minorHAnsi"/>
        </w:rPr>
        <w:t xml:space="preserve">, an offspring trait is randomly drawn from a lognormal distribution with a mean of </w:t>
      </w:r>
      <m:oMath>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offspring</m:t>
            </m:r>
          </m:sub>
        </m:sSub>
        <m:r>
          <w:rPr>
            <w:rFonts w:ascii="Cambria Math" w:eastAsiaTheme="minorEastAsia" w:hAnsi="Cambria Math" w:cstheme="minorHAnsi"/>
          </w:rPr>
          <m:t>=</m:t>
        </m:r>
        <m:d>
          <m:dPr>
            <m:ctrlPr>
              <w:rPr>
                <w:rFonts w:ascii="Cambria Math" w:hAnsi="Cambria Math" w:cstheme="minorHAnsi"/>
              </w:rPr>
            </m:ctrlPr>
          </m:dPr>
          <m:e>
            <m:r>
              <w:rPr>
                <w:rFonts w:ascii="Cambria Math" w:hAnsi="Cambria Math" w:cstheme="minorHAnsi"/>
              </w:rPr>
              <m:t>1-</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e>
        </m:d>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sSub>
          <m:sSubPr>
            <m:ctrlPr>
              <w:rPr>
                <w:rFonts w:ascii="Cambria Math" w:hAnsi="Cambria Math" w:cstheme="minorHAnsi"/>
              </w:rPr>
            </m:ctrlPr>
          </m:sSubPr>
          <m:e>
            <m:r>
              <w:rPr>
                <w:rFonts w:ascii="Cambria Math" w:hAnsi="Cambria Math" w:cstheme="minorHAnsi"/>
              </w:rPr>
              <m:t>b</m:t>
            </m:r>
          </m:e>
          <m:sub>
            <m:r>
              <w:rPr>
                <w:rFonts w:ascii="Cambria Math" w:hAnsi="Cambria Math" w:cstheme="minorHAnsi"/>
              </w:rPr>
              <m:t>max</m:t>
            </m:r>
          </m:sub>
        </m:sSub>
      </m:oMath>
      <w:r w:rsidRPr="00496E2D">
        <w:rPr>
          <w:rFonts w:cstheme="minorHAnsi"/>
        </w:rPr>
        <w:t xml:space="preserve"> , where </w:t>
      </w:r>
      <w:proofErr w:type="spellStart"/>
      <w:r w:rsidRPr="00496E2D">
        <w:rPr>
          <w:rFonts w:eastAsiaTheme="minorEastAsia" w:cstheme="minorHAnsi"/>
          <w:i/>
        </w:rPr>
        <w:t>b</w:t>
      </w:r>
      <w:r w:rsidRPr="00496E2D">
        <w:rPr>
          <w:rFonts w:eastAsiaTheme="minorEastAsia" w:cstheme="minorHAnsi"/>
          <w:vertAlign w:val="subscript"/>
        </w:rPr>
        <w:t>max</w:t>
      </w:r>
      <w:proofErr w:type="spellEnd"/>
      <w:r w:rsidRPr="00496E2D">
        <w:rPr>
          <w:rFonts w:eastAsiaTheme="minorEastAsia" w:cstheme="minorHAnsi"/>
        </w:rPr>
        <w:t xml:space="preserve"> is the actual trait of the current parent</w:t>
      </w:r>
      <w:r>
        <w:rPr>
          <w:rFonts w:eastAsiaTheme="minorEastAsia" w:cstheme="minorHAnsi"/>
        </w:rPr>
        <w:t>,</w:t>
      </w:r>
      <w:r w:rsidRPr="00496E2D">
        <w:rPr>
          <w:rFonts w:eastAsiaTheme="minorEastAsia" w:cstheme="minorHAnsi"/>
        </w:rPr>
        <w:t xml:space="preserve"> </w:t>
      </w:r>
      <m:oMath>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oMath>
      <w:r w:rsidRPr="00496E2D">
        <w:rPr>
          <w:rFonts w:cstheme="minorHAnsi"/>
        </w:rPr>
        <w:t xml:space="preserve"> is the current population mean</w:t>
      </w:r>
      <w:r>
        <w:rPr>
          <w:rFonts w:cstheme="minorHAnsi"/>
        </w:rPr>
        <w:t xml:space="preserve">, and </w:t>
      </w:r>
      <w:r w:rsidRPr="0082632F">
        <w:rPr>
          <w:rFonts w:cstheme="minorHAnsi"/>
          <w:i/>
        </w:rPr>
        <w:t>h</w:t>
      </w:r>
      <w:r w:rsidRPr="0082632F">
        <w:rPr>
          <w:rFonts w:cstheme="minorHAnsi"/>
          <w:vertAlign w:val="superscript"/>
        </w:rPr>
        <w:t>2</w:t>
      </w:r>
      <w:r>
        <w:rPr>
          <w:rFonts w:cstheme="minorHAnsi"/>
        </w:rPr>
        <w:t xml:space="preserve"> is narrow-sense heritability</w:t>
      </w:r>
      <w:r w:rsidRPr="00496E2D">
        <w:rPr>
          <w:rFonts w:cstheme="minorHAnsi"/>
        </w:rPr>
        <w:t>. The standard deviation of this distribution is given as</w:t>
      </w:r>
      <w:r>
        <w:rPr>
          <w:rFonts w:eastAsiaTheme="minorEastAsia" w:cstheme="minorHAnsi"/>
        </w:rPr>
        <w:t xml:space="preserve">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offspring</m:t>
            </m:r>
          </m:sub>
        </m:sSub>
        <m:r>
          <w:rPr>
            <w:rFonts w:ascii="Cambria Math" w:eastAsiaTheme="minorEastAsia" w:hAnsi="Cambria Math" w:cstheme="minorHAnsi"/>
          </w:rPr>
          <m:t>=</m:t>
        </m:r>
        <m:rad>
          <m:radPr>
            <m:degHide m:val="1"/>
            <m:ctrlPr>
              <w:rPr>
                <w:rFonts w:ascii="Cambria Math" w:hAnsi="Cambria Math" w:cstheme="majorHAnsi"/>
                <w:i/>
              </w:rPr>
            </m:ctrlPr>
          </m:radPr>
          <m:deg/>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sup>
                    <m:r>
                      <w:rPr>
                        <w:rFonts w:ascii="Cambria Math" w:hAnsi="Cambria Math" w:cstheme="majorHAnsi"/>
                      </w:rPr>
                      <m:t>2</m:t>
                    </m:r>
                  </m:sup>
                </m:sSup>
              </m:e>
            </m:d>
          </m:e>
        </m:rad>
        <m:d>
          <m:dPr>
            <m:begChr m:val="["/>
            <m:endChr m:val="]"/>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d>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0</m:t>
                </m:r>
              </m:sub>
            </m:sSub>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t</m:t>
                </m:r>
              </m:sub>
            </m:sSub>
          </m:e>
        </m:d>
      </m:oMath>
      <w:r>
        <w:rPr>
          <w:rFonts w:eastAsiaTheme="minorEastAsia" w:cstheme="minorHAnsi"/>
        </w:rPr>
        <w:t>,</w:t>
      </w:r>
      <w:r w:rsidRPr="00496E2D">
        <w:rPr>
          <w:rFonts w:eastAsiaTheme="minorEastAsia" w:cstheme="minorHAnsi"/>
        </w:rPr>
        <w:t xml:space="preserve"> where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0</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in the initial population and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t</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currently. </w:t>
      </w:r>
      <w:r>
        <w:rPr>
          <w:rFonts w:cstheme="minorHAnsi"/>
        </w:rPr>
        <w:t>This trait is then added as a new element of the trait distribution, increasing the size of the population by one and changing the mean and variance of the trait distribution.</w:t>
      </w:r>
    </w:p>
    <w:p w14:paraId="2DA07E80" w14:textId="2ADE39FC" w:rsidR="008F3CF5" w:rsidRDefault="008F3CF5" w:rsidP="008F3CF5">
      <w:pPr>
        <w:spacing w:after="0" w:line="480" w:lineRule="auto"/>
        <w:ind w:firstLine="720"/>
        <w:contextualSpacing/>
        <w:rPr>
          <w:rFonts w:cstheme="minorHAnsi"/>
        </w:rPr>
      </w:pPr>
      <w:r>
        <w:rPr>
          <w:rFonts w:cstheme="minorHAnsi"/>
        </w:rPr>
        <w:t xml:space="preserve">This rule is derived from the equation of the regression line in a parent-offspring regression </w:t>
      </w:r>
      <w:r>
        <w:rPr>
          <w:rFonts w:cstheme="minorHAnsi"/>
        </w:rPr>
        <w:fldChar w:fldCharType="begin"/>
      </w:r>
      <w:ins w:id="2706" w:author="Clay Cressler" w:date="2020-08-07T11:14:00Z">
        <w:r w:rsidR="00B022D9">
          <w:rPr>
            <w:rFonts w:cstheme="minorHAnsi"/>
          </w:rPr>
          <w:instrText xml:space="preserve"> ADDIN ZOTERO_ITEM CSL_CITATION {"citationID":"sGXt540H","properties":{"formattedCitation":"(DeLong &amp; Belmaker 2019)","plainCitation":"(DeLong &amp; Belmaker 2019)","noteIndex":0},"citationItems":[{"id":"gBPCYzZI/6LxJZ21U","uris":["http://zotero.org/users/1264037/items/XCPYDJP6"],"uri":["http://zotero.org/users/1264037/items/XCPYDJP6"],"itemData":{"id":7518,"type":"article-journal","abstract":"Invading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2707" w:author="Clay Cressler" w:date="2020-08-07T11:14:00Z">
        <w:r w:rsidR="002E50A3" w:rsidDel="00B022D9">
          <w:rPr>
            <w:rFonts w:cstheme="minorHAnsi"/>
          </w:rPr>
          <w:delInstrText xml:space="preserve"> ADDIN ZOTERO_ITEM CSL_CITATION {"citationID":"sGXt540H","properties":{"formattedCitation":"(DeLong &amp; Belmaker 2019)","plainCitation":"(DeLong &amp; Belmaker 2019)","noteIndex":0},"citationItems":[{"id":7518,"uris":["http://zotero.org/users/1264037/items/XCPYDJP6"],"uri":["http://zotero.org/users/1264037/items/XCPYDJP6"],"itemData":{"id":7518,"type":"article-journal","abstract":"Invading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Pr>
          <w:rFonts w:cstheme="minorHAnsi"/>
        </w:rPr>
        <w:fldChar w:fldCharType="separate"/>
      </w:r>
      <w:r w:rsidRPr="008E50B7">
        <w:rPr>
          <w:rFonts w:ascii="Calibri" w:hAnsi="Calibri" w:cs="Calibri"/>
        </w:rPr>
        <w:t xml:space="preserve">(DeLong &amp; </w:t>
      </w:r>
      <w:proofErr w:type="spellStart"/>
      <w:r w:rsidRPr="008E50B7">
        <w:rPr>
          <w:rFonts w:ascii="Calibri" w:hAnsi="Calibri" w:cs="Calibri"/>
        </w:rPr>
        <w:t>Belmaker</w:t>
      </w:r>
      <w:proofErr w:type="spellEnd"/>
      <w:r w:rsidRPr="008E50B7">
        <w:rPr>
          <w:rFonts w:ascii="Calibri" w:hAnsi="Calibri" w:cs="Calibri"/>
        </w:rPr>
        <w:t xml:space="preserve"> 2019)</w:t>
      </w:r>
      <w:r>
        <w:rPr>
          <w:rFonts w:cstheme="minorHAnsi"/>
        </w:rPr>
        <w:fldChar w:fldCharType="end"/>
      </w:r>
      <w:r>
        <w:rPr>
          <w:rFonts w:cstheme="minorHAnsi"/>
        </w:rPr>
        <w:t xml:space="preserve">. To verify that the realization of this rule in a GEM implementation generates a parent-offspring regression with an estimated </w:t>
      </w:r>
      <w:r w:rsidRPr="0082632F">
        <w:rPr>
          <w:rFonts w:cstheme="minorHAnsi"/>
          <w:i/>
        </w:rPr>
        <w:t>h</w:t>
      </w:r>
      <w:r w:rsidRPr="0082632F">
        <w:rPr>
          <w:rFonts w:cstheme="minorHAnsi"/>
          <w:vertAlign w:val="superscript"/>
        </w:rPr>
        <w:t>2</w:t>
      </w:r>
      <w:r>
        <w:rPr>
          <w:rFonts w:cstheme="minorHAnsi"/>
          <w:vertAlign w:val="superscript"/>
        </w:rPr>
        <w:t xml:space="preserve"> </w:t>
      </w:r>
      <w:r>
        <w:rPr>
          <w:rFonts w:cstheme="minorHAnsi"/>
        </w:rPr>
        <w:t xml:space="preserve">that matches what was set in the model, we track parent and offspring traits through GEMs initialized with different </w:t>
      </w:r>
      <w:r>
        <w:rPr>
          <w:rFonts w:cstheme="minorHAnsi"/>
          <w:i/>
          <w:iCs/>
        </w:rPr>
        <w:t>h</w:t>
      </w:r>
      <w:r>
        <w:rPr>
          <w:rFonts w:cstheme="minorHAnsi"/>
          <w:i/>
          <w:iCs/>
          <w:vertAlign w:val="superscript"/>
        </w:rPr>
        <w:t>2</w:t>
      </w:r>
      <w:r>
        <w:rPr>
          <w:rFonts w:cstheme="minorHAnsi"/>
        </w:rPr>
        <w:t xml:space="preserve"> </w:t>
      </w:r>
      <w:r>
        <w:rPr>
          <w:rFonts w:eastAsiaTheme="minorEastAsia" w:cstheme="minorHAnsi"/>
        </w:rPr>
        <w:t xml:space="preserve">values (0.9, 0.7, 0.5, and 0.3). Using simple linear regression of offspring traits on </w:t>
      </w:r>
      <w:r>
        <w:rPr>
          <w:rFonts w:eastAsiaTheme="minorEastAsia" w:cstheme="minorHAnsi"/>
        </w:rPr>
        <w:lastRenderedPageBreak/>
        <w:t xml:space="preserve">parent traits, we verify that </w:t>
      </w:r>
      <w:r>
        <w:rPr>
          <w:rFonts w:cstheme="minorHAnsi"/>
        </w:rPr>
        <w:t xml:space="preserve">the estimated </w:t>
      </w:r>
      <w:r>
        <w:rPr>
          <w:rFonts w:cstheme="minorHAnsi"/>
          <w:i/>
          <w:iCs/>
        </w:rPr>
        <w:t>h</w:t>
      </w:r>
      <w:r>
        <w:rPr>
          <w:rFonts w:cstheme="minorHAnsi"/>
          <w:i/>
          <w:iCs/>
          <w:vertAlign w:val="superscript"/>
        </w:rPr>
        <w:t>2</w:t>
      </w:r>
      <w:r>
        <w:rPr>
          <w:rFonts w:cstheme="minorHAnsi"/>
          <w:i/>
          <w:iCs/>
        </w:rPr>
        <w:t xml:space="preserve"> </w:t>
      </w:r>
      <w:r>
        <w:rPr>
          <w:rFonts w:cstheme="minorHAnsi"/>
        </w:rPr>
        <w:t xml:space="preserve">(the slope of the regression) remains close to the </w:t>
      </w:r>
      <w:proofErr w:type="gramStart"/>
      <w:r>
        <w:rPr>
          <w:rFonts w:cstheme="minorHAnsi"/>
        </w:rPr>
        <w:t xml:space="preserve">expected  </w:t>
      </w:r>
      <w:r w:rsidRPr="0082632F">
        <w:rPr>
          <w:rFonts w:cstheme="minorHAnsi"/>
          <w:i/>
        </w:rPr>
        <w:t>h</w:t>
      </w:r>
      <w:proofErr w:type="gramEnd"/>
      <w:r w:rsidRPr="0082632F">
        <w:rPr>
          <w:rFonts w:cstheme="minorHAnsi"/>
          <w:vertAlign w:val="superscript"/>
        </w:rPr>
        <w:t>2</w:t>
      </w:r>
      <w:r>
        <w:rPr>
          <w:rFonts w:cstheme="minorHAnsi"/>
        </w:rPr>
        <w:t xml:space="preserve"> (Fig. S1-S4).</w:t>
      </w:r>
    </w:p>
    <w:p w14:paraId="0121BF0F" w14:textId="77777777" w:rsidR="008F3CF5" w:rsidRDefault="008F3CF5" w:rsidP="008F3CF5">
      <w:pPr>
        <w:spacing w:after="0" w:line="480" w:lineRule="auto"/>
        <w:ind w:firstLine="720"/>
        <w:contextualSpacing/>
        <w:rPr>
          <w:rFonts w:cstheme="minorHAnsi"/>
        </w:rPr>
      </w:pPr>
      <w:r>
        <w:rPr>
          <w:rFonts w:cstheme="minorHAnsi"/>
        </w:rPr>
        <w:t xml:space="preserve">Over any short interval of time in a GEM run, the realized parent-offspring relationship behaves as expected. After accumulating observations over longer runs, however, we see that the </w:t>
      </w:r>
      <w:r w:rsidRPr="0082632F">
        <w:rPr>
          <w:rFonts w:cstheme="minorHAnsi"/>
          <w:i/>
        </w:rPr>
        <w:t>h</w:t>
      </w:r>
      <w:r w:rsidRPr="0082632F">
        <w:rPr>
          <w:rFonts w:cstheme="minorHAnsi"/>
          <w:vertAlign w:val="superscript"/>
        </w:rPr>
        <w:t>2</w:t>
      </w:r>
      <w:r>
        <w:rPr>
          <w:rFonts w:cstheme="minorHAnsi"/>
        </w:rPr>
        <w:t xml:space="preserve"> appears to converge on one. </w:t>
      </w:r>
      <w:r>
        <w:t xml:space="preserve">This is also expected: as the population evolves, the parent and offspring traits move in phenotypic space (as you can see from the changing x- and y-axis ranges in Figs. S1-S4), “smearing” the parent-offspring regressions (each of which has a slope of </w:t>
      </w:r>
      <w:r>
        <w:rPr>
          <w:i/>
          <w:iCs/>
        </w:rPr>
        <w:t>h</w:t>
      </w:r>
      <w:r>
        <w:rPr>
          <w:i/>
          <w:iCs/>
          <w:vertAlign w:val="superscript"/>
        </w:rPr>
        <w:t>2</w:t>
      </w:r>
      <w:r>
        <w:t xml:space="preserve"> at any one moment in time) into a parent-offspring regression that has a slope approaching one</w:t>
      </w:r>
      <w:r>
        <w:rPr>
          <w:rFonts w:cstheme="minorHAnsi"/>
        </w:rPr>
        <w:t xml:space="preserve">. </w:t>
      </w:r>
    </w:p>
    <w:p w14:paraId="06AB4BAA" w14:textId="77777777" w:rsidR="008F3CF5" w:rsidRDefault="008F3CF5" w:rsidP="008F3CF5">
      <w:r>
        <w:rPr>
          <w:noProof/>
        </w:rPr>
        <w:lastRenderedPageBreak/>
        <w:drawing>
          <wp:inline distT="0" distB="0" distL="0" distR="0" wp14:anchorId="212247D5" wp14:editId="3B2A8115">
            <wp:extent cx="5760720" cy="704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7482687C" w14:textId="77777777" w:rsidR="008F3CF5" w:rsidRDefault="008F3CF5" w:rsidP="008F3CF5">
      <w:r>
        <w:t xml:space="preserve">Fig. S1. Parent-offspring regressions through time when </w:t>
      </w:r>
      <w:r>
        <w:rPr>
          <w:i/>
          <w:iCs/>
        </w:rPr>
        <w:t>h</w:t>
      </w:r>
      <w:r>
        <w:rPr>
          <w:i/>
          <w:iCs/>
          <w:vertAlign w:val="superscript"/>
        </w:rPr>
        <w:t>2</w:t>
      </w:r>
      <w:r>
        <w:t xml:space="preserve"> = 0.9.</w:t>
      </w:r>
    </w:p>
    <w:p w14:paraId="49EF5D6E" w14:textId="77777777" w:rsidR="008F3CF5" w:rsidRDefault="008F3CF5" w:rsidP="008F3CF5"/>
    <w:p w14:paraId="7EE033A0" w14:textId="77777777" w:rsidR="008F3CF5" w:rsidRDefault="008F3CF5" w:rsidP="008F3CF5"/>
    <w:p w14:paraId="7A298C30" w14:textId="77777777" w:rsidR="008F3CF5" w:rsidRDefault="008F3CF5" w:rsidP="008F3CF5"/>
    <w:p w14:paraId="26F41270" w14:textId="77777777" w:rsidR="008F3CF5" w:rsidRDefault="008F3CF5" w:rsidP="008F3CF5">
      <w:pPr>
        <w:rPr>
          <w:noProof/>
        </w:rPr>
      </w:pPr>
      <w:r>
        <w:rPr>
          <w:noProof/>
        </w:rPr>
        <w:lastRenderedPageBreak/>
        <w:drawing>
          <wp:inline distT="0" distB="0" distL="0" distR="0" wp14:anchorId="68A6E023" wp14:editId="64F192ED">
            <wp:extent cx="5760720" cy="704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7C74160B" w14:textId="77777777" w:rsidR="008F3CF5" w:rsidRDefault="008F3CF5" w:rsidP="008F3CF5">
      <w:pPr>
        <w:tabs>
          <w:tab w:val="left" w:pos="7673"/>
        </w:tabs>
      </w:pPr>
      <w:r>
        <w:tab/>
      </w:r>
    </w:p>
    <w:p w14:paraId="0C7EAF84" w14:textId="77777777" w:rsidR="008F3CF5" w:rsidRPr="00203CC9" w:rsidRDefault="008F3CF5" w:rsidP="008F3CF5">
      <w:r>
        <w:t xml:space="preserve">Fig. S2. Parent-offspring regressions through time when </w:t>
      </w:r>
      <w:r>
        <w:rPr>
          <w:i/>
          <w:iCs/>
        </w:rPr>
        <w:t>h</w:t>
      </w:r>
      <w:r>
        <w:rPr>
          <w:i/>
          <w:iCs/>
          <w:vertAlign w:val="superscript"/>
        </w:rPr>
        <w:t>2</w:t>
      </w:r>
      <w:r>
        <w:t xml:space="preserve"> = 0.7.</w:t>
      </w:r>
    </w:p>
    <w:p w14:paraId="732016D1" w14:textId="77777777" w:rsidR="008F3CF5" w:rsidRDefault="008F3CF5" w:rsidP="008F3CF5">
      <w:pPr>
        <w:tabs>
          <w:tab w:val="left" w:pos="7673"/>
        </w:tabs>
      </w:pPr>
    </w:p>
    <w:p w14:paraId="31185526" w14:textId="77777777" w:rsidR="008F3CF5" w:rsidRDefault="008F3CF5" w:rsidP="008F3CF5">
      <w:pPr>
        <w:tabs>
          <w:tab w:val="left" w:pos="7673"/>
        </w:tabs>
      </w:pPr>
    </w:p>
    <w:p w14:paraId="0D876B26" w14:textId="77777777" w:rsidR="008F3CF5" w:rsidRDefault="008F3CF5" w:rsidP="008F3CF5">
      <w:pPr>
        <w:tabs>
          <w:tab w:val="left" w:pos="7673"/>
        </w:tabs>
      </w:pPr>
      <w:r>
        <w:rPr>
          <w:noProof/>
        </w:rPr>
        <w:lastRenderedPageBreak/>
        <w:drawing>
          <wp:inline distT="0" distB="0" distL="0" distR="0" wp14:anchorId="229E83BD" wp14:editId="3630A3E1">
            <wp:extent cx="5760721" cy="704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1" cy="7040880"/>
                    </a:xfrm>
                    <a:prstGeom prst="rect">
                      <a:avLst/>
                    </a:prstGeom>
                    <a:noFill/>
                    <a:ln>
                      <a:noFill/>
                    </a:ln>
                  </pic:spPr>
                </pic:pic>
              </a:graphicData>
            </a:graphic>
          </wp:inline>
        </w:drawing>
      </w:r>
    </w:p>
    <w:p w14:paraId="1F264A34" w14:textId="77777777" w:rsidR="008F3CF5" w:rsidRDefault="008F3CF5" w:rsidP="008F3CF5">
      <w:pPr>
        <w:tabs>
          <w:tab w:val="left" w:pos="7673"/>
        </w:tabs>
      </w:pPr>
    </w:p>
    <w:p w14:paraId="1AF9659D" w14:textId="77777777" w:rsidR="008F3CF5" w:rsidRPr="00203CC9" w:rsidRDefault="008F3CF5" w:rsidP="008F3CF5">
      <w:r>
        <w:t xml:space="preserve">Fig. S3. Parent-offspring regressions through time when </w:t>
      </w:r>
      <w:r>
        <w:rPr>
          <w:i/>
          <w:iCs/>
        </w:rPr>
        <w:t>h</w:t>
      </w:r>
      <w:r>
        <w:rPr>
          <w:i/>
          <w:iCs/>
          <w:vertAlign w:val="superscript"/>
        </w:rPr>
        <w:t>2</w:t>
      </w:r>
      <w:r>
        <w:t xml:space="preserve"> = 0.5.</w:t>
      </w:r>
    </w:p>
    <w:p w14:paraId="6CBBFEC4" w14:textId="77777777" w:rsidR="008F3CF5" w:rsidRDefault="008F3CF5" w:rsidP="008F3CF5">
      <w:pPr>
        <w:tabs>
          <w:tab w:val="left" w:pos="7673"/>
        </w:tabs>
      </w:pPr>
    </w:p>
    <w:p w14:paraId="03299107" w14:textId="77777777" w:rsidR="008F3CF5" w:rsidRDefault="008F3CF5" w:rsidP="008F3CF5">
      <w:pPr>
        <w:tabs>
          <w:tab w:val="left" w:pos="7673"/>
        </w:tabs>
      </w:pPr>
    </w:p>
    <w:p w14:paraId="6CAD7BB4" w14:textId="77777777" w:rsidR="008F3CF5" w:rsidRDefault="008F3CF5" w:rsidP="008F3CF5">
      <w:pPr>
        <w:tabs>
          <w:tab w:val="left" w:pos="7673"/>
        </w:tabs>
      </w:pPr>
      <w:r>
        <w:rPr>
          <w:noProof/>
        </w:rPr>
        <w:lastRenderedPageBreak/>
        <w:drawing>
          <wp:inline distT="0" distB="0" distL="0" distR="0" wp14:anchorId="030BCDC0" wp14:editId="76E0FE83">
            <wp:extent cx="5757863" cy="7037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8170" cy="7049985"/>
                    </a:xfrm>
                    <a:prstGeom prst="rect">
                      <a:avLst/>
                    </a:prstGeom>
                    <a:noFill/>
                    <a:ln>
                      <a:noFill/>
                    </a:ln>
                  </pic:spPr>
                </pic:pic>
              </a:graphicData>
            </a:graphic>
          </wp:inline>
        </w:drawing>
      </w:r>
    </w:p>
    <w:p w14:paraId="566F9124" w14:textId="77777777" w:rsidR="008F3CF5" w:rsidRDefault="008F3CF5" w:rsidP="008F3CF5">
      <w:pPr>
        <w:tabs>
          <w:tab w:val="left" w:pos="7673"/>
        </w:tabs>
      </w:pPr>
    </w:p>
    <w:p w14:paraId="11200073" w14:textId="77777777" w:rsidR="008F3CF5" w:rsidRPr="00203CC9" w:rsidRDefault="008F3CF5" w:rsidP="008F3CF5">
      <w:r>
        <w:t xml:space="preserve">Fig. S4. Parent-offspring regressions through time when </w:t>
      </w:r>
      <w:r>
        <w:rPr>
          <w:i/>
          <w:iCs/>
        </w:rPr>
        <w:t>h</w:t>
      </w:r>
      <w:r>
        <w:rPr>
          <w:i/>
          <w:iCs/>
          <w:vertAlign w:val="superscript"/>
        </w:rPr>
        <w:t>2</w:t>
      </w:r>
      <w:r>
        <w:t xml:space="preserve"> = 0.3.</w:t>
      </w:r>
    </w:p>
    <w:p w14:paraId="13BE049C" w14:textId="77777777" w:rsidR="008F3CF5" w:rsidRPr="00496E2D" w:rsidRDefault="008F3CF5" w:rsidP="008F3CF5">
      <w:pPr>
        <w:spacing w:after="0" w:line="480" w:lineRule="auto"/>
        <w:contextualSpacing/>
        <w:rPr>
          <w:rFonts w:cstheme="minorHAnsi"/>
          <w:sz w:val="22"/>
          <w:szCs w:val="22"/>
        </w:rPr>
      </w:pPr>
    </w:p>
    <w:p w14:paraId="7BC39D6D" w14:textId="77777777" w:rsidR="008F3CF5" w:rsidRDefault="008F3CF5" w:rsidP="008F3CF5"/>
    <w:p w14:paraId="1A7B46C0" w14:textId="27E6CDFA" w:rsidR="008F3CF5" w:rsidRPr="004C4F12" w:rsidRDefault="008F3CF5" w:rsidP="008F3CF5">
      <w:pPr>
        <w:spacing w:after="0" w:line="480" w:lineRule="auto"/>
        <w:contextualSpacing/>
        <w:rPr>
          <w:b/>
        </w:rPr>
      </w:pPr>
      <w:r w:rsidRPr="004C4F12">
        <w:rPr>
          <w:b/>
        </w:rPr>
        <w:lastRenderedPageBreak/>
        <w:t xml:space="preserve">DeLong and </w:t>
      </w:r>
      <w:proofErr w:type="spellStart"/>
      <w:r w:rsidRPr="004C4F12">
        <w:rPr>
          <w:b/>
        </w:rPr>
        <w:t>Cressler</w:t>
      </w:r>
      <w:proofErr w:type="spellEnd"/>
      <w:r w:rsidRPr="004C4F12">
        <w:rPr>
          <w:b/>
        </w:rPr>
        <w:t>, “</w:t>
      </w:r>
      <w:r w:rsidR="00CA0709" w:rsidRPr="00717F57">
        <w:rPr>
          <w:b/>
        </w:rPr>
        <w:t>Stochasticity directs adaptive evolution toward transient evolutionary attractors</w:t>
      </w:r>
      <w:r w:rsidRPr="004C4F12">
        <w:rPr>
          <w:b/>
        </w:rPr>
        <w:t>”</w:t>
      </w:r>
    </w:p>
    <w:p w14:paraId="0655F9D0" w14:textId="77777777" w:rsidR="008F3CF5" w:rsidRPr="000A08B2" w:rsidRDefault="008F3CF5" w:rsidP="008F3CF5">
      <w:pPr>
        <w:spacing w:line="480" w:lineRule="auto"/>
        <w:contextualSpacing/>
        <w:rPr>
          <w:b/>
          <w:lang w:val="en-CA"/>
        </w:rPr>
      </w:pPr>
      <w:r w:rsidRPr="0080469A">
        <w:rPr>
          <w:b/>
        </w:rPr>
        <w:t>Appendix S</w:t>
      </w:r>
      <w:r>
        <w:rPr>
          <w:b/>
        </w:rPr>
        <w:t>2</w:t>
      </w:r>
      <w:r w:rsidRPr="0080469A">
        <w:rPr>
          <w:b/>
        </w:rPr>
        <w:t xml:space="preserve">. </w:t>
      </w:r>
      <w:r>
        <w:rPr>
          <w:b/>
        </w:rPr>
        <w:t>Deriving the evolutionary dynamics for the ecological model with culling</w:t>
      </w:r>
    </w:p>
    <w:p w14:paraId="2B5D4DAC" w14:textId="77777777" w:rsidR="008F3CF5" w:rsidRDefault="008F3CF5" w:rsidP="008F3CF5">
      <w:pPr>
        <w:rPr>
          <w:bCs/>
        </w:rPr>
      </w:pPr>
      <w:r>
        <w:rPr>
          <w:bCs/>
        </w:rPr>
        <w:t>Consider the following ecological model:</w:t>
      </w:r>
    </w:p>
    <w:p w14:paraId="3579804C" w14:textId="77777777" w:rsidR="008F3CF5" w:rsidRPr="00A43DD9" w:rsidRDefault="00081C9C" w:rsidP="008F3CF5">
      <w:pPr>
        <w:rPr>
          <w:rFonts w:eastAsiaTheme="minorEastAsia"/>
          <w:sz w:val="22"/>
          <w:szCs w:val="22"/>
        </w:rPr>
      </w:pPr>
      <m:oMathPara>
        <m:oMath>
          <m:f>
            <m:fPr>
              <m:ctrlPr>
                <w:rPr>
                  <w:rFonts w:ascii="Cambria Math" w:hAnsi="Cambria Math"/>
                  <w:bCs/>
                  <w:i/>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 xml:space="preserve">R)R-x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r>
            <w:rPr>
              <w:rFonts w:ascii="Cambria Math" w:eastAsiaTheme="minorEastAsia" w:hAnsi="Cambria Math"/>
              <w:sz w:val="22"/>
              <w:szCs w:val="22"/>
            </w:rPr>
            <m:t>,</m:t>
          </m:r>
        </m:oMath>
      </m:oMathPara>
    </w:p>
    <w:p w14:paraId="113BC206" w14:textId="77777777" w:rsidR="008F3CF5" w:rsidRPr="00A43DD9" w:rsidRDefault="008F3CF5" w:rsidP="008F3CF5">
      <w:pPr>
        <w:rPr>
          <w:rFonts w:eastAsiaTheme="minorEastAsia"/>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min</m:t>
            </m:r>
          </m:sub>
        </m:sSub>
      </m:oMath>
      <w:r>
        <w:rPr>
          <w:rFonts w:eastAsiaTheme="minorEastAsia"/>
          <w:sz w:val="22"/>
          <w:szCs w:val="22"/>
        </w:rPr>
        <w:t xml:space="preserve"> is a function of </w:t>
      </w:r>
      <m:oMath>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t>
            </m:r>
          </m:sub>
        </m:sSub>
      </m:oMath>
      <w:r>
        <w:rPr>
          <w:rFonts w:eastAsiaTheme="minorEastAsia"/>
          <w:sz w:val="22"/>
          <w:szCs w:val="22"/>
        </w:rPr>
        <w:t>.</w:t>
      </w:r>
    </w:p>
    <w:p w14:paraId="3C8F0E90" w14:textId="77777777" w:rsidR="008F3CF5" w:rsidRDefault="008F3CF5" w:rsidP="008F3CF5">
      <w:pPr>
        <w:rPr>
          <w:rFonts w:eastAsiaTheme="minorEastAsia"/>
          <w:sz w:val="22"/>
          <w:szCs w:val="22"/>
        </w:rPr>
      </w:pPr>
    </w:p>
    <w:p w14:paraId="572E6E7F" w14:textId="77777777" w:rsidR="008F3CF5" w:rsidRDefault="008F3CF5" w:rsidP="008F3CF5">
      <w:pPr>
        <w:rPr>
          <w:rFonts w:eastAsiaTheme="minorEastAsia"/>
          <w:sz w:val="22"/>
          <w:szCs w:val="22"/>
        </w:rPr>
      </w:pPr>
      <w:r>
        <w:rPr>
          <w:rFonts w:eastAsiaTheme="minorEastAsia"/>
          <w:sz w:val="22"/>
          <w:szCs w:val="22"/>
        </w:rPr>
        <w:t xml:space="preserve">We will consider two ways of deriving the evolutionary dynamics. </w:t>
      </w:r>
    </w:p>
    <w:p w14:paraId="2B51E337" w14:textId="77777777" w:rsidR="008F3CF5" w:rsidRDefault="008F3CF5" w:rsidP="008F3CF5">
      <w:pPr>
        <w:rPr>
          <w:rFonts w:eastAsiaTheme="minorEastAsia"/>
          <w:sz w:val="22"/>
          <w:szCs w:val="22"/>
        </w:rPr>
      </w:pPr>
    </w:p>
    <w:p w14:paraId="7F869017" w14:textId="6E61FF67" w:rsidR="008F3CF5" w:rsidRDefault="008F3CF5" w:rsidP="008F3CF5">
      <w:pPr>
        <w:rPr>
          <w:rFonts w:eastAsiaTheme="minorEastAsia"/>
        </w:rPr>
      </w:pPr>
      <w:r>
        <w:t xml:space="preserve">In the first, we follow the approach of </w:t>
      </w:r>
      <w:r>
        <w:fldChar w:fldCharType="begin"/>
      </w:r>
      <w:ins w:id="2708" w:author="Clay Cressler" w:date="2020-08-07T11:14:00Z">
        <w:r w:rsidR="00B022D9">
          <w:instrText xml:space="preserve"> ADDIN ZOTERO_ITEM CSL_CITATION {"citationID":"ry28Rfxd","properties":{"formattedCitation":"(Day &amp; Gandon 2006)","plainCitation":"(Day &amp; Gandon 2006)","noteIndex":0},"citationItems":[{"id":46,"uris":["http://zotero.org/users/246158/items/ZYL48RQ8"],"uri":["http://zotero.org/users/246158/items/ZYL48RQ8"],"itemData":{"id":46,"type":"article-journal","container-title":"Disease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ins>
      <w:del w:id="2709" w:author="Clay Cressler" w:date="2020-08-07T11:14:00Z">
        <w:r w:rsidR="008E4F39" w:rsidDel="00B022D9">
          <w:delInstrText xml:space="preserve"> ADDIN ZOTERO_ITEM CSL_CITATION {"citationID":"ry28Rfxd","properties":{"formattedCitation":"(Day &amp; Gandon 2006)","plainCitation":"(Day &amp; Gandon 2006)","noteIndex":0},"citationItems":[{"id":"11N9M0Y2/isSND3sV","uris":["http://zotero.org/users/246158/items/ZYL48RQ8"],"uri":["http://zotero.org/users/246158/items/ZYL48RQ8"],"itemData":{"id":3566,"type":"article-journal","container-title":"Disease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delInstrText>
        </w:r>
      </w:del>
      <w:r>
        <w:fldChar w:fldCharType="separate"/>
      </w:r>
      <w:r>
        <w:rPr>
          <w:rFonts w:ascii="Calibri" w:cs="Calibri"/>
        </w:rPr>
        <w:t xml:space="preserve">(Day &amp; </w:t>
      </w:r>
      <w:proofErr w:type="spellStart"/>
      <w:r>
        <w:rPr>
          <w:rFonts w:ascii="Calibri" w:cs="Calibri"/>
        </w:rPr>
        <w:t>Gandon</w:t>
      </w:r>
      <w:proofErr w:type="spellEnd"/>
      <w:r>
        <w:rPr>
          <w:rFonts w:ascii="Calibri" w:cs="Calibri"/>
        </w:rPr>
        <w:t xml:space="preserve"> 2006)</w:t>
      </w:r>
      <w:r>
        <w:fldChar w:fldCharType="end"/>
      </w:r>
      <w:r>
        <w:t xml:space="preserve"> and derive an exact model for the evolutionary system. Let us consider our population-level model to a model of </w:t>
      </w:r>
      <w:r>
        <w:rPr>
          <w:i/>
          <w:iCs/>
        </w:rPr>
        <w:t xml:space="preserve">n </w:t>
      </w:r>
      <w:r>
        <w:t xml:space="preserve">“genotypes”, </w:t>
      </w:r>
      <m:oMath>
        <m:r>
          <w:rPr>
            <w:rFonts w:ascii="Cambria Math" w:hAnsi="Cambria Math"/>
          </w:rPr>
          <m:t>i={1,2,…,n}</m:t>
        </m:r>
      </m:oMath>
      <w:r>
        <w:rPr>
          <w:rFonts w:eastAsiaTheme="minorEastAsia"/>
        </w:rPr>
        <w:t>. The dynamics of each genot</w:t>
      </w:r>
      <w:proofErr w:type="spellStart"/>
      <w:r>
        <w:rPr>
          <w:rFonts w:eastAsiaTheme="minorEastAsia"/>
        </w:rPr>
        <w:t>ype</w:t>
      </w:r>
      <w:proofErr w:type="spellEnd"/>
      <w:r>
        <w:rPr>
          <w:rFonts w:eastAsiaTheme="minorEastAsia"/>
        </w:rPr>
        <w:t xml:space="preserve"> are given by the equation:</w:t>
      </w:r>
    </w:p>
    <w:p w14:paraId="6852BDC3" w14:textId="77777777" w:rsidR="008F3CF5" w:rsidRPr="00A43DD9" w:rsidRDefault="00081C9C" w:rsidP="008F3CF5">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R</m:t>
              </m:r>
            </m:den>
          </m:f>
          <m:r>
            <w:rPr>
              <w:rFonts w:ascii="Cambria Math" w:eastAsiaTheme="minorEastAsia" w:hAnsi="Cambria Math"/>
            </w:rPr>
            <m:t>,</m:t>
          </m:r>
        </m:oMath>
      </m:oMathPara>
    </w:p>
    <w:p w14:paraId="4946C1F9" w14:textId="77777777" w:rsidR="008F3CF5" w:rsidRDefault="008F3CF5" w:rsidP="008F3CF5">
      <w:pPr>
        <w:rPr>
          <w:rFonts w:eastAsiaTheme="minorEastAsia"/>
        </w:rPr>
      </w:pPr>
      <w:r>
        <w:rPr>
          <w:rFonts w:eastAsiaTheme="minorEastAsia"/>
        </w:rPr>
        <w:t xml:space="preserve">where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oMath>
      <w:r>
        <w:rPr>
          <w:rFonts w:eastAsiaTheme="minorEastAsia"/>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oMath>
      <w:r>
        <w:rPr>
          <w:rFonts w:eastAsiaTheme="minorEastAsia"/>
        </w:rPr>
        <w:t xml:space="preserve"> are the birth and death rate of this genotype, </w:t>
      </w:r>
      <m:oMath>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oMath>
      <w:r>
        <w:rPr>
          <w:rFonts w:eastAsiaTheme="minorEastAsia"/>
        </w:rPr>
        <w:t xml:space="preserve"> is the total population size,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xml:space="preserve"> gives the probability that individuals of this genotype will be among those culled if the total population size is larger than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cull</m:t>
            </m:r>
          </m:sub>
        </m:sSub>
      </m:oMath>
      <w:r>
        <w:rPr>
          <w:rFonts w:eastAsiaTheme="minorEastAsia"/>
        </w:rPr>
        <w:t xml:space="preserve"> (alternatively, you can interpret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xml:space="preserve"> as the relative ra</w:t>
      </w:r>
      <w:proofErr w:type="spellStart"/>
      <w:r>
        <w:rPr>
          <w:rFonts w:eastAsiaTheme="minorEastAsia"/>
        </w:rPr>
        <w:t>te</w:t>
      </w:r>
      <w:proofErr w:type="spellEnd"/>
      <w:r>
        <w:rPr>
          <w:rFonts w:eastAsiaTheme="minorEastAsia"/>
        </w:rPr>
        <w:t xml:space="preserve"> of culling of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w:t>
      </w:r>
    </w:p>
    <w:p w14:paraId="3A8C4905" w14:textId="77777777" w:rsidR="008F3CF5" w:rsidRDefault="008F3CF5" w:rsidP="008F3CF5">
      <w:pPr>
        <w:rPr>
          <w:rFonts w:eastAsiaTheme="minorEastAsia"/>
        </w:rPr>
      </w:pPr>
    </w:p>
    <w:p w14:paraId="32DA1D4F" w14:textId="77777777" w:rsidR="008F3CF5" w:rsidRDefault="008F3CF5" w:rsidP="008F3CF5">
      <w:pPr>
        <w:rPr>
          <w:rFonts w:eastAsiaTheme="minorEastAsia"/>
        </w:rPr>
      </w:pPr>
      <w:r>
        <w:rPr>
          <w:rFonts w:eastAsiaTheme="minorEastAsia"/>
        </w:rPr>
        <w:t xml:space="preserve">Absent any process of mutation (e.g., if heritability was perfect), this is a full description of the evolutionary dynamics of the system. The model could be extended to consider mutation between genotypes (or the creation of new genotypes). However, the above system describes selection among the genotypes, which is the key process which we wish to derive here. </w:t>
      </w:r>
    </w:p>
    <w:p w14:paraId="74A32707" w14:textId="77777777" w:rsidR="008F3CF5" w:rsidRDefault="008F3CF5" w:rsidP="008F3CF5">
      <w:pPr>
        <w:rPr>
          <w:rFonts w:eastAsiaTheme="minorEastAsia"/>
        </w:rPr>
      </w:pPr>
    </w:p>
    <w:p w14:paraId="321D34C0" w14:textId="77777777" w:rsidR="008F3CF5" w:rsidRDefault="008F3CF5" w:rsidP="008F3CF5">
      <w:pPr>
        <w:rPr>
          <w:rFonts w:eastAsiaTheme="minorEastAsia"/>
        </w:rPr>
      </w:pPr>
      <w:r>
        <w:rPr>
          <w:rFonts w:eastAsiaTheme="minorEastAsia"/>
        </w:rPr>
        <w:t xml:space="preserve">We will change variables to track the frequencies of each genotype,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Then the dynamics of this fre</w:t>
      </w:r>
      <w:proofErr w:type="spellStart"/>
      <w:r>
        <w:rPr>
          <w:rFonts w:eastAsiaTheme="minorEastAsia"/>
        </w:rPr>
        <w:t>quency</w:t>
      </w:r>
      <w:proofErr w:type="spellEnd"/>
      <w:r>
        <w:rPr>
          <w:rFonts w:eastAsiaTheme="minorEastAsia"/>
        </w:rPr>
        <w:t xml:space="preserve"> will be given by</w:t>
      </w:r>
    </w:p>
    <w:p w14:paraId="257D714F" w14:textId="77777777" w:rsidR="008F3CF5" w:rsidRPr="001C650D" w:rsidRDefault="00081C9C" w:rsidP="008F3CF5">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eastAsiaTheme="minorEastAsia" w:hAnsi="Cambria Math"/>
            </w:rPr>
            <m:t>.</m:t>
          </m:r>
        </m:oMath>
      </m:oMathPara>
    </w:p>
    <w:p w14:paraId="5870A915" w14:textId="77777777" w:rsidR="008F3CF5" w:rsidRDefault="008F3CF5" w:rsidP="008F3CF5">
      <w:pPr>
        <w:rPr>
          <w:rFonts w:eastAsiaTheme="minorEastAsia"/>
        </w:rPr>
      </w:pPr>
      <w:r>
        <w:t xml:space="preserve">The dynamics of total population size, </w:t>
      </w:r>
      <m:oMath>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oMath>
      <w:r>
        <w:rPr>
          <w:rFonts w:eastAsiaTheme="minorEastAsia"/>
        </w:rPr>
        <w:t>, are given by</w:t>
      </w:r>
    </w:p>
    <w:p w14:paraId="75136C1C" w14:textId="77777777" w:rsidR="008F3CF5" w:rsidRPr="00CC78B6" w:rsidRDefault="00081C9C" w:rsidP="008F3CF5">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i/>
                        </w:rPr>
                      </m:ctrlPr>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rPr>
            <m:t xml:space="preserve"> </m:t>
          </m:r>
        </m:oMath>
      </m:oMathPara>
    </w:p>
    <w:p w14:paraId="05275414" w14:textId="77777777" w:rsidR="008F3CF5" w:rsidRPr="00DA034D" w:rsidRDefault="00081C9C" w:rsidP="008F3CF5">
      <w:pPr>
        <w:rPr>
          <w:rFonts w:eastAsiaTheme="minorEastAsia"/>
          <w:sz w:val="22"/>
          <w:szCs w:val="22"/>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 xml:space="preserve"> p</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oMath>
      </m:oMathPara>
    </w:p>
    <w:p w14:paraId="50D137F1" w14:textId="77777777" w:rsidR="008F3CF5" w:rsidRPr="00DA034D" w:rsidRDefault="00081C9C" w:rsidP="008F3CF5">
      <w:pPr>
        <w:rPr>
          <w:rFonts w:eastAsiaTheme="minorEastAsia"/>
          <w:sz w:val="22"/>
          <w:szCs w:val="22"/>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oMath>
      </m:oMathPara>
    </w:p>
    <w:p w14:paraId="055BE6A1" w14:textId="77777777" w:rsidR="008F3CF5" w:rsidRPr="00CC78B6" w:rsidRDefault="008F3CF5" w:rsidP="008F3CF5">
      <w:pPr>
        <w:rPr>
          <w:rFonts w:eastAsiaTheme="minorEastAsia"/>
        </w:rPr>
      </w:pPr>
    </w:p>
    <w:p w14:paraId="31AB6C4E" w14:textId="77777777" w:rsidR="008F3CF5" w:rsidRDefault="008F3CF5" w:rsidP="008F3CF5">
      <w:r>
        <w:t xml:space="preserve">The sums </w:t>
      </w:r>
      <m:oMath>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m:rPr>
                        <m:sty m:val="p"/>
                      </m:rPr>
                      <w:rPr>
                        <w:rFonts w:ascii="Cambria Math" w:hAnsi="Cambria Math" w:cstheme="minorHAnsi"/>
                        <w:sz w:val="22"/>
                        <w:szCs w:val="22"/>
                      </w:rPr>
                      <m:t xml:space="preserve"> </m:t>
                    </m:r>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t xml:space="preserve"> and </w:t>
      </w:r>
      <m:oMath>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t xml:space="preserve"> are just the average values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oMath>
      <w:r>
        <w:t xml:space="preserve"> and </w:t>
      </w:r>
      <m:oMath>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oMath>
      <w:r>
        <w:t xml:space="preserve"> across all genotypes.</w:t>
      </w:r>
    </w:p>
    <w:p w14:paraId="1866C08F" w14:textId="77777777" w:rsidR="008F3CF5" w:rsidRDefault="008F3CF5" w:rsidP="008F3CF5"/>
    <w:p w14:paraId="38F5E7B8" w14:textId="77777777" w:rsidR="008F3CF5" w:rsidRDefault="008F3CF5" w:rsidP="008F3CF5">
      <w:r>
        <w:t>Then the frequency dynamics are given by</w:t>
      </w:r>
    </w:p>
    <w:p w14:paraId="4CC75968" w14:textId="77777777" w:rsidR="008F3CF5" w:rsidRPr="00DA034D" w:rsidRDefault="00081C9C" w:rsidP="008F3CF5">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eastAsiaTheme="minorEastAsia" w:hAnsi="Cambria Math" w:cstheme="minorHAnsi"/>
              <w:sz w:val="22"/>
              <w:szCs w:val="22"/>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r>
            <w:rPr>
              <w:rFonts w:ascii="Cambria Math" w:hAnsi="Cambria Math"/>
            </w:rPr>
            <m:t xml:space="preserve"> </m:t>
          </m:r>
        </m:oMath>
      </m:oMathPara>
    </w:p>
    <w:p w14:paraId="16BDC346" w14:textId="77777777" w:rsidR="008F3CF5" w:rsidRPr="00DA034D" w:rsidRDefault="00081C9C" w:rsidP="008F3CF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r>
                <w:rPr>
                  <w:rFonts w:ascii="Cambria Math" w:eastAsiaTheme="minorEastAsia"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ctrlPr>
                    <w:rPr>
                      <w:rFonts w:ascii="Cambria Math" w:eastAsiaTheme="minorEastAsia" w:hAnsi="Cambria Math" w:cstheme="minorHAnsi"/>
                      <w:i/>
                      <w:sz w:val="22"/>
                      <w:szCs w:val="22"/>
                    </w:rPr>
                  </m:ctrlPr>
                </m:e>
              </m:d>
              <m:r>
                <w:rPr>
                  <w:rFonts w:ascii="Cambria Math" w:eastAsiaTheme="minorEastAsia" w:hAnsi="Cambria Math" w:cstheme="minorHAnsi"/>
                  <w:sz w:val="22"/>
                  <w:szCs w:val="22"/>
                </w:rPr>
                <m:t>-</m:t>
              </m:r>
              <m:d>
                <m:dPr>
                  <m:ctrlPr>
                    <w:rPr>
                      <w:rFonts w:ascii="Cambria Math" w:eastAsiaTheme="minorEastAsia" w:hAnsi="Cambria Math" w:cstheme="minorHAnsi"/>
                      <w:i/>
                      <w:sz w:val="22"/>
                      <w:szCs w:val="22"/>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ctrlPr>
                    <w:rPr>
                      <w:rFonts w:ascii="Cambria Math" w:hAnsi="Cambria Math"/>
                      <w:i/>
                    </w:rPr>
                  </m:ctrlP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e>
          </m:d>
        </m:oMath>
      </m:oMathPara>
    </w:p>
    <w:p w14:paraId="08F91BC4" w14:textId="77777777" w:rsidR="008F3CF5" w:rsidRDefault="008F3CF5" w:rsidP="008F3CF5">
      <w:pPr>
        <w:rPr>
          <w:rFonts w:eastAsiaTheme="minorEastAsia"/>
        </w:rPr>
      </w:pPr>
      <w:r>
        <w:rPr>
          <w:rFonts w:eastAsiaTheme="minorEastAsia"/>
        </w:rPr>
        <w:t>Thus, the frequency of each genotype depends on the difference between this genotype’s per-capita birth and death rates and the population average birth and death rates. Specifically, if the difference between the maximum birth and minimum death rates for this genotype is larger than the population average, the genotype will increase in frequency.</w:t>
      </w:r>
    </w:p>
    <w:p w14:paraId="57AADEAE" w14:textId="77777777" w:rsidR="008F3CF5" w:rsidRDefault="008F3CF5" w:rsidP="008F3CF5">
      <w:pPr>
        <w:rPr>
          <w:rFonts w:eastAsiaTheme="minorEastAsia"/>
        </w:rPr>
      </w:pPr>
    </w:p>
    <w:p w14:paraId="512DA70E" w14:textId="77777777" w:rsidR="008F3CF5" w:rsidRDefault="008F3CF5" w:rsidP="008F3CF5">
      <w:pPr>
        <w:rPr>
          <w:rFonts w:eastAsiaTheme="minorEastAsia"/>
        </w:rPr>
      </w:pPr>
      <w:r>
        <w:rPr>
          <w:rFonts w:eastAsiaTheme="minorEastAsia"/>
        </w:rPr>
        <w:t xml:space="preserve">Given this equation for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/dt</m:t>
        </m:r>
      </m:oMath>
      <w:r>
        <w:rPr>
          <w:rFonts w:eastAsiaTheme="minorEastAsia"/>
        </w:rPr>
        <w:t xml:space="preserve">, we can derive an equation for the dynamics of the average trait,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m:rPr>
                        <m:sty m:val="p"/>
                      </m:rPr>
                      <w:rPr>
                        <w:rFonts w:ascii="Cambria Math" w:hAnsi="Cambria Math" w:cstheme="minorHAnsi"/>
                        <w:sz w:val="22"/>
                        <w:szCs w:val="22"/>
                      </w:rPr>
                      <m:t xml:space="preserve"> </m:t>
                    </m:r>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rPr>
          <w:rFonts w:eastAsiaTheme="minorEastAsia"/>
        </w:rPr>
        <w:t>:</w:t>
      </w:r>
    </w:p>
    <w:p w14:paraId="5F6EA8DD" w14:textId="77777777" w:rsidR="008F3CF5" w:rsidRPr="001E779F" w:rsidRDefault="00081C9C" w:rsidP="008F3CF5">
      <w:pPr>
        <w:rPr>
          <w:rFonts w:eastAsiaTheme="minorEastAsia"/>
        </w:rPr>
      </w:pPr>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dp</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 xml:space="preserve"> </m:t>
                  </m:r>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 xml:space="preserve"> </m:t>
          </m:r>
          <m:acc>
            <m:accPr>
              <m:chr m:val="̅"/>
              <m:ctrlPr>
                <w:rPr>
                  <w:rFonts w:ascii="Cambria Math" w:hAnsi="Cambria Math"/>
                  <w:i/>
                </w:rPr>
              </m:ctrlPr>
            </m:accPr>
            <m:e>
              <m:r>
                <w:rPr>
                  <w:rFonts w:ascii="Cambria Math" w:hAnsi="Cambria Math"/>
                </w:rPr>
                <m:t>r</m:t>
              </m:r>
            </m:e>
          </m:acc>
        </m:oMath>
      </m:oMathPara>
    </w:p>
    <w:p w14:paraId="33510BE4" w14:textId="77777777" w:rsidR="008F3CF5" w:rsidRDefault="008F3CF5" w:rsidP="008F3CF5">
      <w:pPr>
        <w:rPr>
          <w:rFonts w:eastAsiaTheme="minorEastAsia"/>
        </w:rPr>
      </w:pPr>
      <w:r>
        <w:rPr>
          <w:rFonts w:eastAsiaTheme="minorEastAsia"/>
        </w:rPr>
        <w:t xml:space="preserve">This latter expression is the covariance between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xml:space="preserve"> and </w:t>
      </w:r>
      <m:oMath>
        <m:r>
          <w:rPr>
            <w:rFonts w:ascii="Cambria Math" w:eastAsiaTheme="minorEastAsia" w:hAnsi="Cambria Math"/>
          </w:rPr>
          <m:t>r</m:t>
        </m:r>
      </m:oMath>
      <w:r>
        <w:rPr>
          <w:rFonts w:eastAsiaTheme="minorEastAsia"/>
        </w:rPr>
        <w:t xml:space="preserve"> across all strains; that is,</w:t>
      </w:r>
    </w:p>
    <w:p w14:paraId="4741E8FE" w14:textId="1C645985" w:rsidR="008F3CF5" w:rsidRPr="00DA034D" w:rsidRDefault="00081C9C" w:rsidP="008F3CF5">
      <w:pPr>
        <w:rPr>
          <w:rFonts w:eastAsiaTheme="minorEastAsia"/>
        </w:rPr>
      </w:pPr>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eastAsiaTheme="minorEastAsia" w:hAnsi="Cambria Math"/>
            </w:rPr>
            <m:t>=</m:t>
          </m:r>
          <m:r>
            <m:rPr>
              <m:sty m:val="p"/>
            </m:rPr>
            <w:rPr>
              <w:rFonts w:ascii="Cambria Math" w:eastAsiaTheme="minorEastAsia" w:hAnsi="Cambria Math"/>
            </w:rPr>
            <m:t>cov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,r)</m:t>
          </m:r>
          <m:r>
            <m:rPr>
              <m:sty m:val="p"/>
            </m:rPr>
            <w:rPr>
              <w:rFonts w:eastAsiaTheme="minorEastAsia"/>
            </w:rPr>
            <w:br/>
          </m:r>
        </m:oMath>
      </m:oMathPara>
      <w:r w:rsidR="008F3CF5">
        <w:rPr>
          <w:rFonts w:eastAsiaTheme="minorEastAsia"/>
        </w:rPr>
        <w:t xml:space="preserve">This is Price’s equation </w:t>
      </w:r>
      <w:r w:rsidR="008F3CF5">
        <w:rPr>
          <w:rFonts w:eastAsiaTheme="minorEastAsia"/>
        </w:rPr>
        <w:fldChar w:fldCharType="begin"/>
      </w:r>
      <w:ins w:id="2710" w:author="Clay Cressler" w:date="2020-08-07T11:14:00Z">
        <w:r w:rsidR="00B022D9">
          <w:rPr>
            <w:rFonts w:eastAsiaTheme="minorEastAsia"/>
          </w:rPr>
          <w:instrText xml:space="preserve"> ADDIN ZOTERO_ITEM CSL_CITATION {"citationID":"u5xZNVwr","properties":{"formattedCitation":"(Day &amp; Gandon 2006)","plainCitation":"(Day &amp; Gandon 2006)","noteIndex":0},"citationItems":[{"id":46,"uris":["http://zotero.org/users/246158/items/ZYL48RQ8"],"uri":["http://zotero.org/users/246158/items/ZYL48RQ8"],"itemData":{"id":46,"type":"article-journal","container-title":"Disease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ins>
      <w:del w:id="2711" w:author="Clay Cressler" w:date="2020-08-07T11:14:00Z">
        <w:r w:rsidR="008E4F39" w:rsidDel="00B022D9">
          <w:rPr>
            <w:rFonts w:eastAsiaTheme="minorEastAsia"/>
          </w:rPr>
          <w:delInstrText xml:space="preserve"> ADDIN ZOTERO_ITEM CSL_CITATION {"citationID":"u5xZNVwr","properties":{"formattedCitation":"(Day &amp; Gandon 2006)","plainCitation":"(Day &amp; Gandon 2006)","noteIndex":0},"citationItems":[{"id":"11N9M0Y2/isSND3sV","uris":["http://zotero.org/users/246158/items/ZYL48RQ8"],"uri":["http://zotero.org/users/246158/items/ZYL48RQ8"],"itemData":{"id":3566,"type":"article-journal","container-title":"Disease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delInstrText>
        </w:r>
      </w:del>
      <w:r w:rsidR="008F3CF5">
        <w:rPr>
          <w:rFonts w:eastAsiaTheme="minorEastAsia"/>
        </w:rPr>
        <w:fldChar w:fldCharType="separate"/>
      </w:r>
      <w:r w:rsidR="008F3CF5">
        <w:rPr>
          <w:rFonts w:eastAsiaTheme="minorEastAsia"/>
          <w:noProof/>
        </w:rPr>
        <w:t>(Day &amp; Gandon 2006)</w:t>
      </w:r>
      <w:r w:rsidR="008F3CF5">
        <w:rPr>
          <w:rFonts w:eastAsiaTheme="minorEastAsia"/>
        </w:rPr>
        <w:fldChar w:fldCharType="end"/>
      </w:r>
      <w:r w:rsidR="008F3CF5">
        <w:rPr>
          <w:rFonts w:eastAsiaTheme="minorEastAsia"/>
        </w:rPr>
        <w:t xml:space="preserve">. Assuming normality of the phenotype distribution, </w:t>
      </w:r>
      <w:r w:rsidR="008F3CF5">
        <w:rPr>
          <w:rFonts w:eastAsiaTheme="minorEastAsia"/>
        </w:rPr>
        <w:fldChar w:fldCharType="begin"/>
      </w:r>
      <w:ins w:id="2712" w:author="Clay Cressler" w:date="2020-08-07T11:14:00Z">
        <w:r w:rsidR="00B022D9">
          <w:rPr>
            <w:rFonts w:eastAsiaTheme="minorEastAsia"/>
          </w:rPr>
          <w:instrText xml:space="preserve"> ADDIN ZOTERO_ITEM CSL_CITATION {"citationID":"rMQHMxf1","properties":{"formattedCitation":"(Taylor &amp; Day 1997)","plainCitation":"(Taylor &amp; Day 1997)","noteIndex":0},"citationItems":[{"id":48,"uris":["http://zotero.org/users/246158/items/5I5B4JCN"],"uri":["http://zotero.org/users/246158/items/5I5B4JCN"],"itemData":{"id":48,"type":"article-journal","abstract":"We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dynamics","volume":"11","author":[{"family":"Taylor","given":"Peter"},{"family":"Day","given":"Troy"}],"issued":{"date-parts":[["1997",9,1]]}}}],"schema":"https://github.com/citation-style-language/schema/raw/master/csl-citation.json"} </w:instrText>
        </w:r>
      </w:ins>
      <w:del w:id="2713" w:author="Clay Cressler" w:date="2020-08-07T11:14:00Z">
        <w:r w:rsidR="008E4F39" w:rsidDel="00B022D9">
          <w:rPr>
            <w:rFonts w:eastAsiaTheme="minorEastAsia"/>
          </w:rPr>
          <w:delInstrText xml:space="preserve"> ADDIN ZOTERO_ITEM CSL_CITATION {"citationID":"rMQHMxf1","properties":{"formattedCitation":"(Taylor &amp; Day 1997)","plainCitation":"(Taylor &amp; Day 1997)","noteIndex":0},"citationItems":[{"id":"11N9M0Y2/o1icG9di","uris":["http://zotero.org/users/246158/items/5I5B4JCN"],"uri":["http://zotero.org/users/246158/items/5I5B4JCN"],"itemData":{"id":3563,"type":"article-journal","abstract":"We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dynamics","volume":"11","author":[{"family":"Taylor","given":"Peter"},{"family":"Day","given":"Troy"}],"issued":{"date-parts":[["1997",9,1]]}}}],"schema":"https://github.com/citation-style-language/schema/raw/master/csl-citation.json"} </w:delInstrText>
        </w:r>
      </w:del>
      <w:r w:rsidR="008F3CF5">
        <w:rPr>
          <w:rFonts w:eastAsiaTheme="minorEastAsia"/>
        </w:rPr>
        <w:fldChar w:fldCharType="separate"/>
      </w:r>
      <w:r w:rsidR="008F3CF5">
        <w:rPr>
          <w:rFonts w:eastAsiaTheme="minorEastAsia"/>
          <w:noProof/>
        </w:rPr>
        <w:t>(Taylor &amp; Day 1997)</w:t>
      </w:r>
      <w:r w:rsidR="008F3CF5">
        <w:rPr>
          <w:rFonts w:eastAsiaTheme="minorEastAsia"/>
        </w:rPr>
        <w:fldChar w:fldCharType="end"/>
      </w:r>
      <w:r w:rsidR="008F3CF5">
        <w:rPr>
          <w:rFonts w:eastAsiaTheme="minorEastAsia"/>
        </w:rPr>
        <w:t xml:space="preserve"> show that the covariance is proportional to the product of the additive genetic variance and fitness gradient (the derivative of individual fitness with respect to the individual trait </w:t>
      </w:r>
      <w:r w:rsidR="008F3CF5">
        <w:rPr>
          <w:rFonts w:eastAsiaTheme="minorEastAsia"/>
        </w:rPr>
        <w:fldChar w:fldCharType="begin"/>
      </w:r>
      <w:ins w:id="2714" w:author="Clay Cressler" w:date="2020-08-07T11:14:00Z">
        <w:r w:rsidR="00B022D9">
          <w:rPr>
            <w:rFonts w:eastAsiaTheme="minorEastAsia"/>
          </w:rPr>
          <w:instrText xml:space="preserve"> ADDIN ZOTERO_ITEM CSL_CITATION {"citationID":"ZcE0MXU7","properties":{"formattedCitation":"(Abrams 2001)","plainCitation":"(Abrams 2001)","noteIndex":0},"citationItems":[{"id":52,"uris":["http://zotero.org/users/246158/items/BLRHADGT"],"uri":["http://zotero.org/users/246158/items/BLRHADGT"],"itemData":{"id":52,"type":"article-journal","abstract":"In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2715" w:author="Clay Cressler" w:date="2020-08-07T11:14:00Z">
        <w:r w:rsidR="008E4F39" w:rsidDel="00B022D9">
          <w:rPr>
            <w:rFonts w:eastAsiaTheme="minorEastAsia"/>
          </w:rPr>
          <w:delInstrText xml:space="preserve"> ADDIN ZOTERO_ITEM CSL_CITATION {"citationID":"ZcE0MXU7","properties":{"formattedCitation":"(Abrams 2001)","plainCitation":"(Abrams 2001)","noteIndex":0},"citationItems":[{"id":"11N9M0Y2/KCR3b7g5","uris":["http://zotero.org/users/246158/items/BLRHADGT"],"uri":["http://zotero.org/users/246158/items/BLRHADGT"],"itemData":{"id":3556,"type":"article-journal","abstract":"In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sidR="008F3CF5">
        <w:rPr>
          <w:rFonts w:eastAsiaTheme="minorEastAsia"/>
        </w:rPr>
        <w:fldChar w:fldCharType="separate"/>
      </w:r>
      <w:r w:rsidR="008F3CF5">
        <w:rPr>
          <w:rFonts w:eastAsiaTheme="minorEastAsia"/>
          <w:noProof/>
        </w:rPr>
        <w:t>(Abrams 2001)</w:t>
      </w:r>
      <w:r w:rsidR="008F3CF5">
        <w:rPr>
          <w:rFonts w:eastAsiaTheme="minorEastAsia"/>
        </w:rPr>
        <w:fldChar w:fldCharType="end"/>
      </w:r>
      <w:r w:rsidR="008F3CF5">
        <w:rPr>
          <w:rFonts w:eastAsiaTheme="minorEastAsia"/>
        </w:rPr>
        <w:t>, implying that the evolutionary dynamic can be written as</w:t>
      </w:r>
      <m:oMath>
        <m:r>
          <m:rPr>
            <m:sty m:val="p"/>
          </m:rPr>
          <w:rPr>
            <w:rFonts w:ascii="Cambria Math" w:hAnsi="Cambria Math"/>
          </w:rPr>
          <w:br/>
        </m:r>
      </m:oMath>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eastAsiaTheme="minorEastAsia" w:hAnsi="Cambria Math"/>
            </w:rPr>
            <m:t>=V</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e>
              </m:d>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sub>
          </m:sSub>
        </m:oMath>
      </m:oMathPara>
    </w:p>
    <w:p w14:paraId="469436D5" w14:textId="77777777" w:rsidR="008F3CF5" w:rsidRDefault="008F3CF5" w:rsidP="008F3CF5">
      <w:pPr>
        <w:rPr>
          <w:rFonts w:eastAsiaTheme="minorEastAsia"/>
        </w:rPr>
      </w:pPr>
      <w:r>
        <w:t xml:space="preserve">Since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-c</m:t>
        </m:r>
        <m:sSubSup>
          <m:sSubSupPr>
            <m:ctrlPr>
              <w:rPr>
                <w:rFonts w:ascii="Cambria Math" w:hAnsi="Cambria Math"/>
                <w:i/>
              </w:rPr>
            </m:ctrlPr>
          </m:sSubSupPr>
          <m:e>
            <m:r>
              <w:rPr>
                <w:rFonts w:ascii="Cambria Math" w:hAnsi="Cambria Math"/>
              </w:rPr>
              <m:t>b</m:t>
            </m:r>
          </m:e>
          <m:sub>
            <m:r>
              <w:rPr>
                <w:rFonts w:ascii="Cambria Math" w:hAnsi="Cambria Math"/>
              </w:rPr>
              <m:t>max</m:t>
            </m:r>
          </m:sub>
          <m:sup>
            <m:r>
              <w:rPr>
                <w:rFonts w:ascii="Cambria Math" w:hAnsi="Cambria Math"/>
              </w:rPr>
              <m:t>2</m:t>
            </m:r>
          </m:sup>
        </m:sSubSup>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r>
          <w:rPr>
            <w:rFonts w:ascii="Cambria Math" w:eastAsiaTheme="minorEastAsia" w:hAnsi="Cambria Math"/>
          </w:rPr>
          <m:t>=1-2c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and the evolutionary dynamic in the model with culling is identical to the evolutionary model without culling.</w:t>
      </w:r>
    </w:p>
    <w:p w14:paraId="3F086C0F" w14:textId="77777777" w:rsidR="008F3CF5" w:rsidRDefault="008F3CF5" w:rsidP="008F3CF5">
      <w:pPr>
        <w:rPr>
          <w:rFonts w:eastAsiaTheme="minorEastAsia"/>
        </w:rPr>
      </w:pPr>
    </w:p>
    <w:p w14:paraId="41265DC1" w14:textId="77777777" w:rsidR="008F3CF5" w:rsidRDefault="008F3CF5" w:rsidP="008F3CF5">
      <w:pPr>
        <w:rPr>
          <w:rFonts w:eastAsiaTheme="minorEastAsia"/>
        </w:rPr>
      </w:pPr>
      <w:r>
        <w:rPr>
          <w:rFonts w:eastAsiaTheme="minorEastAsia"/>
        </w:rPr>
        <w:t xml:space="preserve">Note: GEMs actually assume that the trait is actually </w:t>
      </w:r>
      <w:r>
        <w:rPr>
          <w:rFonts w:eastAsiaTheme="minorEastAsia"/>
          <w:i/>
          <w:iCs/>
        </w:rPr>
        <w:t xml:space="preserve">lognormally </w:t>
      </w:r>
      <w:r>
        <w:rPr>
          <w:rFonts w:eastAsiaTheme="minorEastAsia"/>
        </w:rPr>
        <w:t xml:space="preserve">distributed, to prevent negative trait values. This modifies the above derivation only slightly. In particular, </w:t>
      </w: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nary>
                  <m:naryPr>
                    <m:chr m:val="∑"/>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max,i</m:t>
                            </m:r>
                          </m:sub>
                        </m:sSub>
                        <m:sSub>
                          <m:sSubPr>
                            <m:ctrlPr>
                              <w:rPr>
                                <w:rFonts w:ascii="Cambria Math" w:hAnsi="Cambria Math" w:cstheme="minorHAnsi"/>
                                <w:i/>
                                <w:sz w:val="22"/>
                                <w:szCs w:val="22"/>
                              </w:rPr>
                            </m:ctrlPr>
                          </m:sSubPr>
                          <m:e>
                            <m:r>
                              <w:rPr>
                                <w:rFonts w:ascii="Cambria Math" w:hAnsi="Cambria Math" w:cstheme="minorHAnsi"/>
                                <w:sz w:val="22"/>
                                <w:szCs w:val="22"/>
                              </w:rPr>
                              <m:t xml:space="preserve"> p</m:t>
                            </m:r>
                          </m:e>
                          <m:sub>
                            <m:r>
                              <w:rPr>
                                <w:rFonts w:ascii="Cambria Math" w:hAnsi="Cambria Math" w:cstheme="minorHAnsi"/>
                                <w:sz w:val="22"/>
                                <w:szCs w:val="22"/>
                              </w:rPr>
                              <m:t>i</m:t>
                            </m:r>
                          </m:sub>
                        </m:sSub>
                        <m:ctrlPr>
                          <w:rPr>
                            <w:rFonts w:ascii="Cambria Math" w:hAnsi="Cambria Math" w:cstheme="minorHAnsi"/>
                            <w:i/>
                            <w:sz w:val="22"/>
                            <w:szCs w:val="22"/>
                          </w:rPr>
                        </m:ctrlPr>
                      </m:e>
                    </m:d>
                  </m:e>
                </m:nary>
                <m:ctrlPr>
                  <w:rPr>
                    <w:rFonts w:ascii="Cambria Math" w:hAnsi="Cambria Math"/>
                    <w:i/>
                  </w:rPr>
                </m:ctrlPr>
              </m:e>
            </m:d>
          </m:e>
        </m:func>
      </m:oMath>
      <w:r>
        <w:rPr>
          <w:rFonts w:eastAsiaTheme="minorEastAsia"/>
        </w:rPr>
        <w:t>, so the trait dynamics would be given by:</w:t>
      </w:r>
    </w:p>
    <w:p w14:paraId="77E79AF0" w14:textId="77777777" w:rsidR="008F3CF5" w:rsidRPr="00621DFF" w:rsidRDefault="00081C9C" w:rsidP="008F3CF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e>
                  </m:d>
                </m:e>
              </m:func>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dp</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 xml:space="preserve"> </m:t>
                  </m:r>
                  <m:ctrlPr>
                    <w:rPr>
                      <w:rFonts w:ascii="Cambria Math" w:eastAsiaTheme="minorEastAsia" w:hAnsi="Cambria Math" w:cstheme="minorHAnsi"/>
                      <w:i/>
                      <w:sz w:val="22"/>
                      <w:szCs w:val="22"/>
                    </w:rPr>
                  </m:ctrlPr>
                </m:e>
              </m:d>
            </m:e>
          </m:nary>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,r</m:t>
                  </m:r>
                </m:e>
              </m:d>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e>
              </m:d>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sub>
          </m:sSub>
          <m:r>
            <w:rPr>
              <w:rFonts w:ascii="Cambria Math" w:eastAsiaTheme="minorEastAsia" w:hAnsi="Cambria Math"/>
            </w:rPr>
            <m:t>.</m:t>
          </m:r>
        </m:oMath>
      </m:oMathPara>
    </w:p>
    <w:p w14:paraId="0B2FE3A0" w14:textId="77777777" w:rsidR="008F3CF5" w:rsidRPr="00621DFF" w:rsidRDefault="008F3CF5" w:rsidP="008F3CF5">
      <w:pPr>
        <w:rPr>
          <w:rFonts w:eastAsiaTheme="minorEastAsia"/>
        </w:rPr>
      </w:pPr>
      <w:proofErr w:type="gramStart"/>
      <w:r>
        <w:rPr>
          <w:rFonts w:eastAsiaTheme="minorEastAsia"/>
        </w:rPr>
        <w:lastRenderedPageBreak/>
        <w:t>Thus</w:t>
      </w:r>
      <w:proofErr w:type="gramEnd"/>
      <w:r>
        <w:rPr>
          <w:rFonts w:eastAsiaTheme="minorEastAsia"/>
        </w:rPr>
        <w:t xml:space="preserve"> the direction of evolution (and equilibrium) of a lognormally distributed trait will be identical to that of a normally distributed trait, although the rate will differ because of the normalization by the mean trait.</w:t>
      </w:r>
    </w:p>
    <w:p w14:paraId="473C1D1C" w14:textId="77777777" w:rsidR="008F3CF5" w:rsidRDefault="008F3CF5" w:rsidP="008F3CF5">
      <w:pPr>
        <w:rPr>
          <w:rFonts w:eastAsiaTheme="minorEastAsia"/>
        </w:rPr>
      </w:pPr>
    </w:p>
    <w:p w14:paraId="6835868C" w14:textId="77777777" w:rsidR="008F3CF5" w:rsidRDefault="008F3CF5" w:rsidP="008F3CF5">
      <w:pPr>
        <w:rPr>
          <w:rFonts w:eastAsiaTheme="minorEastAsia"/>
        </w:rPr>
      </w:pPr>
      <w:r>
        <w:rPr>
          <w:rFonts w:eastAsiaTheme="minorEastAsia"/>
        </w:rPr>
        <w:t xml:space="preserve">We can also show this using more of an adaptive dynamics approach. That is, consider the invasion of a mutant with a different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xml:space="preserve"> value into a monomorphic resident population. Let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max,r</m:t>
            </m:r>
          </m:sub>
        </m:sSub>
      </m:oMath>
      <w:r>
        <w:rPr>
          <w:rFonts w:eastAsiaTheme="minorEastAsia"/>
        </w:rPr>
        <w:t xml:space="preserve"> be the mutant and resident trait values, respectively. Then the dynamics of the two populations are given by</w:t>
      </w:r>
    </w:p>
    <w:p w14:paraId="68779EB8" w14:textId="77777777" w:rsidR="008F3CF5" w:rsidRPr="00F230FB" w:rsidRDefault="00081C9C" w:rsidP="008F3CF5">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oMath>
      </m:oMathPara>
    </w:p>
    <w:p w14:paraId="5010EE55" w14:textId="77777777" w:rsidR="008F3CF5" w:rsidRDefault="00081C9C" w:rsidP="008F3CF5">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oMath>
      </m:oMathPara>
    </w:p>
    <w:p w14:paraId="34940587" w14:textId="77777777" w:rsidR="008F3CF5" w:rsidRDefault="008F3CF5" w:rsidP="008F3CF5"/>
    <w:p w14:paraId="2DA4CCEF" w14:textId="77777777" w:rsidR="008F3CF5" w:rsidRDefault="008F3CF5" w:rsidP="008F3CF5">
      <w:pPr>
        <w:rPr>
          <w:rFonts w:eastAsiaTheme="minorEastAsia"/>
        </w:rPr>
      </w:pPr>
      <w:r>
        <w:t xml:space="preserve">If we assume that the mutant is attempting to invade from rarity (so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oMath>
      <w:r>
        <w:rPr>
          <w:rFonts w:eastAsiaTheme="minorEastAsia"/>
        </w:rPr>
        <w:t>)</w:t>
      </w:r>
      <w:r>
        <w:t xml:space="preserve">, then whether </w:t>
      </w:r>
      <w:proofErr w:type="spellStart"/>
      <w:r>
        <w:t>is</w:t>
      </w:r>
      <w:proofErr w:type="spellEnd"/>
      <w:r>
        <w:t xml:space="preserve"> will be able to invade will be given by the stability of the equilibrium </w:t>
      </w:r>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r</m:t>
                    </m:r>
                  </m:sub>
                </m:sSub>
              </m:e>
            </m:ac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e>
        </m:d>
        <m:r>
          <w:rPr>
            <w:rFonts w:ascii="Cambria Math" w:hAnsi="Cambria Math"/>
          </w:rPr>
          <m:t>.</m:t>
        </m:r>
      </m:oMath>
      <w:r>
        <w:rPr>
          <w:rFonts w:eastAsiaTheme="minorEastAsia"/>
        </w:rPr>
        <w:t xml:space="preserve"> The stability can be assessed with the Jacobian matrix</w:t>
      </w:r>
    </w:p>
    <w:p w14:paraId="2656ABD7" w14:textId="0D7ECCFB" w:rsidR="008F3CF5" w:rsidRPr="00B84A08" w:rsidRDefault="00081C9C" w:rsidP="008F3CF5">
      <w:pPr>
        <w:rPr>
          <w:rFonts w:eastAsiaTheme="minorEastAsia"/>
        </w:rPr>
      </w:pPr>
      <m:oMathPara>
        <m:oMath>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 xml:space="preserve"> </m:t>
                        </m:r>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r>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
                </m:e>
              </m:d>
            </m:e>
            <m:sub>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r</m:t>
                      </m:r>
                    </m:sub>
                  </m:sSub>
                </m:e>
              </m:ac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sSub>
                          <m:sSubPr>
                            <m:ctrlPr>
                              <w:ins w:id="2716" w:author="John DeLong" w:date="2020-07-18T17:26:00Z">
                                <w:rPr>
                                  <w:rFonts w:ascii="Cambria Math" w:eastAsiaTheme="minorEastAsia" w:hAnsi="Cambria Math" w:cstheme="minorHAnsi"/>
                                  <w:i/>
                                  <w:sz w:val="22"/>
                                  <w:szCs w:val="22"/>
                                </w:rPr>
                              </w:ins>
                            </m:ctrlPr>
                          </m:sSubPr>
                          <m:e>
                            <m:r>
                              <w:ins w:id="2717" w:author="John DeLong" w:date="2020-07-18T17:26:00Z">
                                <w:rPr>
                                  <w:rFonts w:ascii="Cambria Math" w:eastAsiaTheme="minorEastAsia" w:hAnsi="Cambria Math" w:cstheme="minorHAnsi"/>
                                  <w:sz w:val="22"/>
                                  <w:szCs w:val="22"/>
                                </w:rPr>
                                <m:t>R</m:t>
                              </w:ins>
                            </m:r>
                          </m:e>
                          <m:sub>
                            <m:r>
                              <w:ins w:id="2718" w:author="John DeLong" w:date="2020-07-18T17:26:00Z">
                                <w:rPr>
                                  <w:rFonts w:ascii="Cambria Math" w:eastAsiaTheme="minorEastAsia" w:hAnsi="Cambria Math" w:cstheme="minorHAnsi"/>
                                  <w:sz w:val="22"/>
                                  <w:szCs w:val="22"/>
                                </w:rPr>
                                <m:t>r</m:t>
                              </w:ins>
                            </m:r>
                          </m:sub>
                        </m:sSub>
                        <m:r>
                          <w:del w:id="2719" w:author="John DeLong" w:date="2020-07-18T17:26:00Z">
                            <w:rPr>
                              <w:rFonts w:ascii="Cambria Math" w:hAnsi="Cambria Math"/>
                            </w:rPr>
                            <m:t>R</m:t>
                          </w:del>
                        </m:r>
                      </m:e>
                    </m:d>
                    <m:r>
                      <w:rPr>
                        <w:rFonts w:ascii="Cambria Math" w:hAnsi="Cambria Math"/>
                      </w:rPr>
                      <m:t>-</m:t>
                    </m:r>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e>
                    </m:d>
                    <m:r>
                      <w:rPr>
                        <w:rFonts w:ascii="Cambria Math" w:hAnsi="Cambria Math"/>
                      </w:rPr>
                      <m:t xml:space="preserve">-x </m:t>
                    </m:r>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r>
                  <m:e>
                    <m:r>
                      <w:rPr>
                        <w:rFonts w:ascii="Cambria Math" w:hAnsi="Cambria Math"/>
                      </w:rPr>
                      <m:t>0</m:t>
                    </m:r>
                  </m:e>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r</m:t>
                            </m:r>
                          </m:sub>
                        </m:sSub>
                      </m:den>
                    </m:f>
                    <m:r>
                      <m:rPr>
                        <m:sty m:val="p"/>
                      </m:rPr>
                      <w:rPr>
                        <w:rFonts w:ascii="Cambria Math" w:eastAsiaTheme="minorEastAsia" w:hAnsi="Cambria Math" w:cstheme="minorHAnsi"/>
                        <w:sz w:val="22"/>
                        <w:szCs w:val="22"/>
                      </w:rPr>
                      <m:t>max⁡(0,</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ctrlPr>
                          <w:rPr>
                            <w:rFonts w:ascii="Cambria Math" w:eastAsiaTheme="minorEastAsia" w:hAnsi="Cambria Math" w:cstheme="minorHAnsi"/>
                            <w:sz w:val="22"/>
                            <w:szCs w:val="22"/>
                          </w:rPr>
                        </m:ctrlP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e>
                </m:mr>
              </m:m>
            </m:e>
          </m:d>
        </m:oMath>
      </m:oMathPara>
    </w:p>
    <w:p w14:paraId="660B27BA" w14:textId="77777777" w:rsidR="008F3CF5" w:rsidRDefault="008F3CF5" w:rsidP="008F3CF5">
      <w:pPr>
        <w:rPr>
          <w:rFonts w:eastAsiaTheme="minorEastAsia"/>
        </w:rPr>
      </w:pPr>
      <w:r>
        <w:rPr>
          <w:rFonts w:eastAsiaTheme="minorEastAsia"/>
        </w:rPr>
        <w:t>Since this matrix is upper-triangular, the eigenvalues are given along the diagonal. The first eigenvalue determines the stability of the system when the mutant is absent, and we can assume it is negative. Therefore, the mutant can invade if the following is satisfied:</w:t>
      </w:r>
    </w:p>
    <w:p w14:paraId="54FFF57E" w14:textId="77777777" w:rsidR="008F3CF5" w:rsidRDefault="008F3CF5" w:rsidP="008F3CF5"/>
    <w:p w14:paraId="7A79C454" w14:textId="4A706FDA" w:rsidR="008F3CF5" w:rsidRPr="00FE496F" w:rsidRDefault="00081C9C" w:rsidP="008F3CF5">
      <w:pPr>
        <w:rPr>
          <w:rFonts w:eastAsiaTheme="minorEastAsia"/>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r>
                <w:ins w:id="2720" w:author="John DeLong" w:date="2020-07-22T10:23:00Z">
                  <w:rPr>
                    <w:rFonts w:ascii="Cambria Math" w:eastAsiaTheme="minorEastAsia" w:hAnsi="Cambria Math" w:cstheme="minorHAnsi"/>
                    <w:sz w:val="22"/>
                    <w:szCs w:val="22"/>
                  </w:rPr>
                  <m:t>ax,r,cull</m:t>
                </w:ins>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r</m:t>
                  </m:r>
                </m:sub>
              </m:sSub>
            </m:den>
          </m:f>
          <m:r>
            <m:rPr>
              <m:sty m:val="p"/>
            </m:rPr>
            <w:rPr>
              <w:rFonts w:ascii="Cambria Math" w:eastAsiaTheme="minorEastAsia" w:hAnsi="Cambria Math" w:cstheme="minorHAnsi"/>
              <w:sz w:val="22"/>
              <w:szCs w:val="22"/>
            </w:rPr>
            <m:t>max⁡(0,</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ctrlPr>
                <w:rPr>
                  <w:rFonts w:ascii="Cambria Math" w:eastAsiaTheme="minorEastAsia" w:hAnsi="Cambria Math" w:cstheme="minorHAnsi"/>
                  <w:sz w:val="22"/>
                  <w:szCs w:val="22"/>
                </w:rPr>
              </m:ctrlP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)&gt;0</m:t>
          </m:r>
          <m:r>
            <w:rPr>
              <w:rFonts w:ascii="Cambria Math" w:eastAsiaTheme="minorEastAsia" w:hAnsi="Cambria Math"/>
              <w:sz w:val="22"/>
              <w:szCs w:val="22"/>
            </w:rPr>
            <m:t>.</m:t>
          </m:r>
        </m:oMath>
      </m:oMathPara>
    </w:p>
    <w:p w14:paraId="2C6DB763" w14:textId="50AB478C" w:rsidR="008F3CF5" w:rsidRDefault="008F3CF5" w:rsidP="008F3CF5">
      <w:r>
        <w:rPr>
          <w:rFonts w:eastAsiaTheme="minorEastAsia"/>
          <w:sz w:val="22"/>
          <w:szCs w:val="22"/>
        </w:rPr>
        <w:t xml:space="preserve">The quantity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r>
              <w:ins w:id="2721" w:author="Clay Cressler" w:date="2020-08-10T11:59:00Z">
                <w:rPr>
                  <w:rFonts w:ascii="Cambria Math" w:eastAsiaTheme="minorEastAsia" w:hAnsi="Cambria Math" w:cstheme="minorHAnsi"/>
                  <w:sz w:val="22"/>
                  <w:szCs w:val="22"/>
                </w:rPr>
                <m:t>ax,r,cull</m:t>
              </w:ins>
            </m:r>
          </m:sub>
        </m:sSub>
      </m:oMath>
      <w:r>
        <w:rPr>
          <w:rFonts w:eastAsiaTheme="minorEastAsia"/>
          <w:sz w:val="22"/>
          <w:szCs w:val="22"/>
        </w:rPr>
        <w:t xml:space="preserve"> is often termed the “invasion fitness” </w:t>
      </w:r>
      <w:r>
        <w:rPr>
          <w:rFonts w:eastAsiaTheme="minorEastAsia"/>
          <w:sz w:val="22"/>
          <w:szCs w:val="22"/>
        </w:rPr>
        <w:fldChar w:fldCharType="begin"/>
      </w:r>
      <w:ins w:id="2722" w:author="Clay Cressler" w:date="2020-08-07T11:14:00Z">
        <w:r w:rsidR="00B022D9">
          <w:rPr>
            <w:rFonts w:eastAsiaTheme="minorEastAsia"/>
            <w:sz w:val="22"/>
            <w:szCs w:val="22"/>
          </w:rPr>
          <w:instrText xml:space="preserve"> ADDIN ZOTERO_ITEM CSL_CITATION {"citationID":"J2Woo4YH","properties":{"formattedCitation":"(Geritz {\\i{}et al.} 1998)","plainCitation":"(Geritz et al. 1998)","noteIndex":0},"citationItems":[{"id":54,"uris":["http://zotero.org/users/246158/items/E7ULRMFM"],"uri":["http://zotero.org/users/246158/items/E7ULRMFM"],"itemData":{"id":54,"type":"article-journal","abstract":"We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schema":"https://github.com/citation-style-language/schema/raw/master/csl-citation.json"} </w:instrText>
        </w:r>
      </w:ins>
      <w:del w:id="2723" w:author="Clay Cressler" w:date="2020-08-07T11:14:00Z">
        <w:r w:rsidR="008E4F39" w:rsidDel="00B022D9">
          <w:rPr>
            <w:rFonts w:eastAsiaTheme="minorEastAsia"/>
            <w:sz w:val="22"/>
            <w:szCs w:val="22"/>
          </w:rPr>
          <w:delInstrText xml:space="preserve"> ADDIN ZOTERO_ITEM CSL_CITATION {"citationID":"J2Woo4YH","properties":{"formattedCitation":"(Geritz {\\i{}et al.} 1998)","plainCitation":"(Geritz et al. 1998)","noteIndex":0},"citationItems":[{"id":"11N9M0Y2/ZiT5f7WI","uris":["http://zotero.org/users/246158/items/E7ULRMFM"],"uri":["http://zotero.org/users/246158/items/E7ULRMFM"],"itemData":{"id":3553,"type":"article-journal","abstract":"We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schema":"https://github.com/citation-style-language/schema/raw/master/csl-citation.json"} </w:delInstrText>
        </w:r>
      </w:del>
      <w:r>
        <w:rPr>
          <w:rFonts w:eastAsiaTheme="minorEastAsia"/>
          <w:sz w:val="22"/>
          <w:szCs w:val="22"/>
        </w:rPr>
        <w:fldChar w:fldCharType="separate"/>
      </w:r>
      <w:r w:rsidRPr="00706F57">
        <w:rPr>
          <w:rFonts w:ascii="Calibri" w:cs="Calibri"/>
          <w:sz w:val="22"/>
        </w:rPr>
        <w:t>(</w:t>
      </w:r>
      <w:proofErr w:type="spellStart"/>
      <w:r w:rsidRPr="00706F57">
        <w:rPr>
          <w:rFonts w:ascii="Calibri" w:cs="Calibri"/>
          <w:sz w:val="22"/>
        </w:rPr>
        <w:t>Geritz</w:t>
      </w:r>
      <w:proofErr w:type="spellEnd"/>
      <w:r w:rsidRPr="00706F57">
        <w:rPr>
          <w:rFonts w:ascii="Calibri" w:cs="Calibri"/>
          <w:sz w:val="22"/>
        </w:rPr>
        <w:t xml:space="preserve"> </w:t>
      </w:r>
      <w:r w:rsidRPr="00706F57">
        <w:rPr>
          <w:rFonts w:ascii="Calibri" w:cs="Calibri"/>
          <w:i/>
          <w:iCs/>
          <w:sz w:val="22"/>
        </w:rPr>
        <w:t>et al.</w:t>
      </w:r>
      <w:r w:rsidRPr="00706F57">
        <w:rPr>
          <w:rFonts w:ascii="Calibri" w:cs="Calibri"/>
          <w:sz w:val="22"/>
        </w:rPr>
        <w:t xml:space="preserve"> 1998)</w:t>
      </w:r>
      <w:r>
        <w:rPr>
          <w:rFonts w:eastAsiaTheme="minorEastAsia"/>
          <w:sz w:val="22"/>
          <w:szCs w:val="22"/>
        </w:rPr>
        <w:fldChar w:fldCharType="end"/>
      </w:r>
      <w:r>
        <w:rPr>
          <w:rFonts w:eastAsiaTheme="minorEastAsia"/>
          <w:sz w:val="22"/>
          <w:szCs w:val="22"/>
        </w:rPr>
        <w:t xml:space="preserve">, and the derivative of this expression with respect to the mutant trait </w:t>
      </w:r>
      <m:oMath>
        <m:f>
          <m:fPr>
            <m:ctrlPr>
              <w:rPr>
                <w:rFonts w:ascii="Cambria Math" w:eastAsiaTheme="minorEastAsia" w:hAnsi="Cambria Math"/>
                <w:i/>
                <w:sz w:val="22"/>
                <w:szCs w:val="22"/>
              </w:rPr>
            </m:ctrlPr>
          </m:fPr>
          <m:num>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m:t>
                </m:r>
                <m:r>
                  <w:ins w:id="2724" w:author="John DeLong" w:date="2020-07-22T10:23:00Z">
                    <w:rPr>
                      <w:rFonts w:ascii="Cambria Math" w:eastAsiaTheme="minorEastAsia" w:hAnsi="Cambria Math"/>
                      <w:sz w:val="22"/>
                      <w:szCs w:val="22"/>
                    </w:rPr>
                    <m:t>ax,r,cull</m:t>
                  </w:ins>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den>
        </m:f>
      </m:oMath>
      <w:r>
        <w:rPr>
          <w:rFonts w:eastAsiaTheme="minorEastAsia"/>
          <w:sz w:val="22"/>
          <w:szCs w:val="22"/>
        </w:rPr>
        <w:t xml:space="preserve">, evaluated at the value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oMath>
      <w:r>
        <w:rPr>
          <w:rFonts w:eastAsiaTheme="minorEastAsia"/>
          <w:sz w:val="22"/>
          <w:szCs w:val="22"/>
        </w:rPr>
        <w:t xml:space="preserve"> (consistent with the adaptive dynamics assumption that mutations are small), determines the direction </w:t>
      </w:r>
      <w:r>
        <w:rPr>
          <w:rFonts w:eastAsiaTheme="minorEastAsia"/>
          <w:sz w:val="22"/>
          <w:szCs w:val="22"/>
        </w:rPr>
        <w:lastRenderedPageBreak/>
        <w:t xml:space="preserve">of selection. It is clear that </w:t>
      </w:r>
      <m:oMath>
        <m:sSub>
          <m:sSubPr>
            <m:ctrlPr>
              <w:rPr>
                <w:rFonts w:ascii="Cambria Math" w:eastAsiaTheme="minorEastAsia" w:hAnsi="Cambria Math"/>
                <w:i/>
                <w:sz w:val="22"/>
                <w:szCs w:val="22"/>
              </w:rPr>
            </m:ctrlPr>
          </m:sSub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m:t>
                        </m:r>
                        <m:r>
                          <w:ins w:id="2725" w:author="Clay Cressler" w:date="2020-08-10T11:59:00Z">
                            <w:rPr>
                              <w:rFonts w:ascii="Cambria Math" w:eastAsiaTheme="minorEastAsia" w:hAnsi="Cambria Math"/>
                              <w:sz w:val="22"/>
                              <w:szCs w:val="22"/>
                            </w:rPr>
                            <m:t>ax,r,cull</m:t>
                          </w:ins>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den>
                </m:f>
              </m:e>
            </m:d>
          </m:e>
          <m:sub>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sub>
        </m:sSub>
        <m:r>
          <w:rPr>
            <w:rFonts w:ascii="Cambria Math" w:eastAsiaTheme="minorEastAsia" w:hAnsi="Cambria Math"/>
            <w:sz w:val="22"/>
            <w:szCs w:val="22"/>
          </w:rPr>
          <m:t>=1-2c</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oMath>
      <w:r>
        <w:rPr>
          <w:rFonts w:eastAsiaTheme="minorEastAsia"/>
          <w:sz w:val="22"/>
          <w:szCs w:val="22"/>
        </w:rPr>
        <w:t xml:space="preserve">. This is identical to the expression derived above, as expected given that the fitness gradient expressions between QG and AD approaches are often identical </w:t>
      </w:r>
      <w:r>
        <w:rPr>
          <w:rFonts w:eastAsiaTheme="minorEastAsia"/>
          <w:sz w:val="22"/>
          <w:szCs w:val="22"/>
        </w:rPr>
        <w:fldChar w:fldCharType="begin"/>
      </w:r>
      <w:ins w:id="2726" w:author="Clay Cressler" w:date="2020-08-07T11:14:00Z">
        <w:r w:rsidR="00B022D9">
          <w:rPr>
            <w:rFonts w:eastAsiaTheme="minorEastAsia"/>
            <w:sz w:val="22"/>
            <w:szCs w:val="22"/>
          </w:rPr>
          <w:instrText xml:space="preserve"> ADDIN ZOTERO_ITEM CSL_CITATION {"citationID":"d6nmjZtO","properties":{"formattedCitation":"(Abrams {\\i{}et al.} 1993c; Dieckmann &amp; Law 1996; Taylor &amp; Day 1997; Abrams 2001; Doebeli {\\i{}et al.} 2017)","plainCitation":"(Abrams et al. 1993c; Dieckmann &amp; Law 1996; Taylor &amp; Day 1997; Abrams 2001; Doebeli et al. 2017)","noteIndex":0},"citationItems":[{"id":45,"uris":["http://zotero.org/users/246158/items/WL354K73"],"uri":["http://zotero.org/users/246158/items/WL354K73"],"itemData":{"id":45,"type":"article-journal","abstract":"Most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51,"uris":["http://zotero.org/users/246158/items/TKWKEFJJ"],"uri":["http://zotero.org/users/246158/items/TKWKEFJJ"],"itemData":{"id":51,"type":"article-journal","abstract":"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53,"uris":["http://zotero.org/users/246158/items/2JXJG5FS"],"uri":["http://zotero.org/users/246158/items/2JXJG5FS"],"itemData":{"id":53,"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48,"uris":["http://zotero.org/users/246158/items/5I5B4JCN"],"uri":["http://zotero.org/users/246158/items/5I5B4JCN"],"itemData":{"id":48,"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52,"uris":["http://zotero.org/users/246158/items/BLRHADGT"],"uri":["http://zotero.org/users/246158/items/BLRHADGT"],"itemData":{"id":52,"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2727" w:author="Clay Cressler" w:date="2020-08-07T11:14:00Z">
        <w:r w:rsidR="008E4F39" w:rsidDel="00B022D9">
          <w:rPr>
            <w:rFonts w:eastAsiaTheme="minorEastAsia"/>
            <w:sz w:val="22"/>
            <w:szCs w:val="22"/>
          </w:rPr>
          <w:delInstrText xml:space="preserve"> ADDIN ZOTERO_ITEM CSL_CITATION {"citationID":"d6nmjZtO","properties":{"formattedCitation":"(Abrams {\\i{}et al.} 1993c; Dieckmann &amp; Law 1996; Taylor &amp; Day 1997; Abrams 2001; Doebeli {\\i{}et al.} 2017)","plainCitation":"(Abrams et al. 1993c; Dieckmann &amp; Law 1996; Taylor &amp; Day 1997; Abrams 2001; Doebeli et al. 2017)","noteIndex":0},"citationItems":[{"id":"11N9M0Y2/LkpcSB8Z","uris":["http://zotero.org/users/246158/items/WL354K73"],"uri":["http://zotero.org/users/246158/items/WL354K73"],"itemData":{"id":3547,"type":"article-journal","abstract":"Most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PMC5333952","source":"PubMed Central","title":"Towards a mechanistic foundation of evolutionary theory","URL":"https://www.ncbi.nlm.nih.gov/pmc/articles/PMC5333952/","volume":"6","author":[{"family":"Doebeli","given":"Michael"},{"family":"Ispolatov","given":"Yaroslav"},{"family":"Simon","given":"Burt"}],"accessed":{"date-parts":[["2020",5,17]]}}},{"id":"11N9M0Y2/vItZMsmF","uris":["http://zotero.org/users/246158/items/TKWKEFJJ"],"uri":["http://zotero.org/users/246158/items/TKWKEFJJ"],"itemData":{"id":3558,"type":"article-journal","abstract":"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11N9M0Y2/216vMg3l","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11N9M0Y2/o1icG9di","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11N9M0Y2/KCR3b7g5","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eastAsiaTheme="minorEastAsia"/>
          <w:sz w:val="22"/>
          <w:szCs w:val="22"/>
        </w:rPr>
        <w:fldChar w:fldCharType="separate"/>
      </w:r>
      <w:r w:rsidR="002E50A3" w:rsidRPr="003F5283">
        <w:rPr>
          <w:rFonts w:ascii="Calibri" w:hAnsi="Calibri" w:cs="Calibri"/>
          <w:sz w:val="22"/>
        </w:rPr>
        <w:t xml:space="preserve">(Abrams </w:t>
      </w:r>
      <w:r w:rsidR="002E50A3" w:rsidRPr="003F5283">
        <w:rPr>
          <w:rFonts w:ascii="Calibri" w:hAnsi="Calibri" w:cs="Calibri"/>
          <w:i/>
          <w:iCs/>
          <w:sz w:val="22"/>
        </w:rPr>
        <w:t>et al.</w:t>
      </w:r>
      <w:r w:rsidR="002E50A3" w:rsidRPr="003F5283">
        <w:rPr>
          <w:rFonts w:ascii="Calibri" w:hAnsi="Calibri" w:cs="Calibri"/>
          <w:sz w:val="22"/>
        </w:rPr>
        <w:t xml:space="preserve"> 1993c; </w:t>
      </w:r>
      <w:proofErr w:type="spellStart"/>
      <w:r w:rsidR="002E50A3" w:rsidRPr="003F5283">
        <w:rPr>
          <w:rFonts w:ascii="Calibri" w:hAnsi="Calibri" w:cs="Calibri"/>
          <w:sz w:val="22"/>
        </w:rPr>
        <w:t>Dieckmann</w:t>
      </w:r>
      <w:proofErr w:type="spellEnd"/>
      <w:r w:rsidR="002E50A3" w:rsidRPr="003F5283">
        <w:rPr>
          <w:rFonts w:ascii="Calibri" w:hAnsi="Calibri" w:cs="Calibri"/>
          <w:sz w:val="22"/>
        </w:rPr>
        <w:t xml:space="preserve"> &amp; Law 1996; Taylor &amp; Day 1997; Abrams 2001; </w:t>
      </w:r>
      <w:proofErr w:type="spellStart"/>
      <w:r w:rsidR="002E50A3" w:rsidRPr="003F5283">
        <w:rPr>
          <w:rFonts w:ascii="Calibri" w:hAnsi="Calibri" w:cs="Calibri"/>
          <w:sz w:val="22"/>
        </w:rPr>
        <w:t>Doebeli</w:t>
      </w:r>
      <w:proofErr w:type="spellEnd"/>
      <w:r w:rsidR="002E50A3" w:rsidRPr="003F5283">
        <w:rPr>
          <w:rFonts w:ascii="Calibri" w:hAnsi="Calibri" w:cs="Calibri"/>
          <w:sz w:val="22"/>
        </w:rPr>
        <w:t xml:space="preserve"> </w:t>
      </w:r>
      <w:r w:rsidR="002E50A3" w:rsidRPr="003F5283">
        <w:rPr>
          <w:rFonts w:ascii="Calibri" w:hAnsi="Calibri" w:cs="Calibri"/>
          <w:i/>
          <w:iCs/>
          <w:sz w:val="22"/>
        </w:rPr>
        <w:t>et al.</w:t>
      </w:r>
      <w:r w:rsidR="002E50A3" w:rsidRPr="003F5283">
        <w:rPr>
          <w:rFonts w:ascii="Calibri" w:hAnsi="Calibri" w:cs="Calibri"/>
          <w:sz w:val="22"/>
        </w:rPr>
        <w:t xml:space="preserve"> 2017)</w:t>
      </w:r>
      <w:r>
        <w:rPr>
          <w:rFonts w:eastAsiaTheme="minorEastAsia"/>
          <w:sz w:val="22"/>
          <w:szCs w:val="22"/>
        </w:rPr>
        <w:fldChar w:fldCharType="end"/>
      </w:r>
      <w:r>
        <w:rPr>
          <w:rFonts w:eastAsiaTheme="minorEastAsia"/>
          <w:sz w:val="22"/>
          <w:szCs w:val="22"/>
        </w:rPr>
        <w:t xml:space="preserve">. This serves as further confirmation that the evolutionary equilibrium will be independent of culling. </w:t>
      </w:r>
    </w:p>
    <w:p w14:paraId="082127F6" w14:textId="2916B8D0" w:rsidR="008F3CF5" w:rsidRDefault="008F3CF5" w:rsidP="008F3CF5"/>
    <w:p w14:paraId="67BCB9A9" w14:textId="60BF5BBA" w:rsidR="00CA0709" w:rsidRPr="003F5283" w:rsidRDefault="00CA0709" w:rsidP="008F3CF5">
      <w:pPr>
        <w:rPr>
          <w:b/>
        </w:rPr>
      </w:pPr>
      <w:r w:rsidRPr="003F5283">
        <w:rPr>
          <w:b/>
        </w:rPr>
        <w:t>References</w:t>
      </w:r>
    </w:p>
    <w:p w14:paraId="282EDA05" w14:textId="77777777" w:rsidR="00CA0709" w:rsidRDefault="00CA0709" w:rsidP="008F3CF5"/>
    <w:p w14:paraId="1F024C59" w14:textId="77777777" w:rsidR="00B72C50" w:rsidRDefault="00B72C50" w:rsidP="00B72C50">
      <w:pPr>
        <w:ind w:left="720" w:hanging="720"/>
      </w:pPr>
      <w:r>
        <w:t>Abrams. (2001). Modelling the adaptive dynamics of traits involved in inter- and intraspecific interactions: An assessment of three methods. Ecology Letters, 4, 166–175.</w:t>
      </w:r>
    </w:p>
    <w:p w14:paraId="3637BC36" w14:textId="77777777" w:rsidR="00B72C50" w:rsidRDefault="00B72C50" w:rsidP="00B72C50">
      <w:pPr>
        <w:ind w:left="720" w:hanging="720"/>
      </w:pPr>
      <w:r>
        <w:t xml:space="preserve">Abrams, P.A., Matsuda, H. &amp; Harada, Y. (1993). Evolutionarily unstable fitness maxima and stable fitness minima of continuous traits. </w:t>
      </w:r>
      <w:proofErr w:type="spellStart"/>
      <w:r>
        <w:t>Evol</w:t>
      </w:r>
      <w:proofErr w:type="spellEnd"/>
      <w:r>
        <w:t xml:space="preserve"> </w:t>
      </w:r>
      <w:proofErr w:type="spellStart"/>
      <w:r>
        <w:t>Ecol</w:t>
      </w:r>
      <w:proofErr w:type="spellEnd"/>
      <w:r>
        <w:t>, 7, 465–487.</w:t>
      </w:r>
    </w:p>
    <w:p w14:paraId="133C4135" w14:textId="77777777" w:rsidR="00B72C50" w:rsidRDefault="00B72C50" w:rsidP="00B72C50">
      <w:pPr>
        <w:ind w:left="720" w:hanging="720"/>
      </w:pPr>
      <w:r>
        <w:t xml:space="preserve">Day, T. &amp; </w:t>
      </w:r>
      <w:proofErr w:type="spellStart"/>
      <w:r>
        <w:t>Gandon</w:t>
      </w:r>
      <w:proofErr w:type="spellEnd"/>
      <w:r>
        <w:t>, S. (2006). Insights from Price’s equation into evolutionary epidemiology. Disease evolution: models, concepts, and data analyses, 71, 23.</w:t>
      </w:r>
    </w:p>
    <w:p w14:paraId="099E3CB7" w14:textId="77777777" w:rsidR="00B72C50" w:rsidRDefault="00B72C50" w:rsidP="00B72C50">
      <w:pPr>
        <w:ind w:left="720" w:hanging="720"/>
      </w:pPr>
      <w:proofErr w:type="spellStart"/>
      <w:r>
        <w:t>Dieckmann</w:t>
      </w:r>
      <w:proofErr w:type="spellEnd"/>
      <w:r>
        <w:t>, U. &amp; Law, R. (1996). The dynamical theory of coevolution: a derivation from stochastic ecological processes. J Math Biol, 34, 579–612.</w:t>
      </w:r>
    </w:p>
    <w:p w14:paraId="168BDD46" w14:textId="77777777" w:rsidR="00B72C50" w:rsidRDefault="00B72C50" w:rsidP="00B72C50">
      <w:pPr>
        <w:ind w:left="720" w:hanging="720"/>
      </w:pPr>
      <w:proofErr w:type="spellStart"/>
      <w:r>
        <w:t>Doebeli</w:t>
      </w:r>
      <w:proofErr w:type="spellEnd"/>
      <w:r>
        <w:t xml:space="preserve">, M., </w:t>
      </w:r>
      <w:proofErr w:type="spellStart"/>
      <w:r>
        <w:t>Ispolatov</w:t>
      </w:r>
      <w:proofErr w:type="spellEnd"/>
      <w:r>
        <w:t xml:space="preserve">, Y. &amp; Simon, B. (n.d.). Towards a mechanistic foundation of evolutionary theory. </w:t>
      </w:r>
      <w:proofErr w:type="spellStart"/>
      <w:r>
        <w:t>eLife</w:t>
      </w:r>
      <w:proofErr w:type="spellEnd"/>
      <w:r>
        <w:t>, 6.</w:t>
      </w:r>
    </w:p>
    <w:p w14:paraId="0EB48107" w14:textId="77777777" w:rsidR="00B72C50" w:rsidRDefault="00B72C50" w:rsidP="00B72C50">
      <w:pPr>
        <w:ind w:left="720" w:hanging="720"/>
      </w:pPr>
      <w:proofErr w:type="spellStart"/>
      <w:r>
        <w:t>Geritz</w:t>
      </w:r>
      <w:proofErr w:type="spellEnd"/>
      <w:r>
        <w:t xml:space="preserve">, S.A.H., </w:t>
      </w:r>
      <w:proofErr w:type="spellStart"/>
      <w:r>
        <w:t>Kisdi</w:t>
      </w:r>
      <w:proofErr w:type="spellEnd"/>
      <w:r>
        <w:t xml:space="preserve">, E., </w:t>
      </w:r>
      <w:proofErr w:type="spellStart"/>
      <w:r>
        <w:t>Mesze´NA</w:t>
      </w:r>
      <w:proofErr w:type="spellEnd"/>
      <w:r>
        <w:t>, G. &amp; Metz, J.A.J. (1998). Evolutionarily singular strategies and the adaptive growth and branching of the evolutionary tree. Evolutionary Ecology, 12, 35–57.</w:t>
      </w:r>
    </w:p>
    <w:p w14:paraId="3DC69EAB" w14:textId="77777777" w:rsidR="00B72C50" w:rsidRDefault="00B72C50" w:rsidP="00B72C50">
      <w:pPr>
        <w:ind w:left="720" w:hanging="720"/>
      </w:pPr>
      <w:r>
        <w:t xml:space="preserve">Taylor, P. &amp; Day, T. (1997). Evolutionary stability under the replicator and the gradient dynamics. </w:t>
      </w:r>
      <w:proofErr w:type="spellStart"/>
      <w:r>
        <w:t>Evol</w:t>
      </w:r>
      <w:proofErr w:type="spellEnd"/>
      <w:r>
        <w:t xml:space="preserve"> </w:t>
      </w:r>
      <w:proofErr w:type="spellStart"/>
      <w:r>
        <w:t>Ecol</w:t>
      </w:r>
      <w:proofErr w:type="spellEnd"/>
      <w:r>
        <w:t>, 11, 579–590.</w:t>
      </w:r>
    </w:p>
    <w:p w14:paraId="539FDA04" w14:textId="7A5213B6" w:rsidR="004D75B0" w:rsidRDefault="004D75B0"/>
    <w:p w14:paraId="39CB27DA" w14:textId="5055A1AB" w:rsidR="00717F57" w:rsidRDefault="00717F57">
      <w:pPr>
        <w:spacing w:after="160" w:line="259" w:lineRule="auto"/>
      </w:pPr>
      <w:r>
        <w:br w:type="page"/>
      </w:r>
    </w:p>
    <w:p w14:paraId="693DC32C" w14:textId="29CB1CC3" w:rsidR="00717F57" w:rsidRPr="004C4F12" w:rsidRDefault="00717F57" w:rsidP="00717F57">
      <w:pPr>
        <w:spacing w:after="0" w:line="480" w:lineRule="auto"/>
        <w:contextualSpacing/>
        <w:rPr>
          <w:b/>
        </w:rPr>
      </w:pPr>
      <w:r w:rsidRPr="004C4F12">
        <w:rPr>
          <w:b/>
        </w:rPr>
        <w:lastRenderedPageBreak/>
        <w:t xml:space="preserve">DeLong and </w:t>
      </w:r>
      <w:proofErr w:type="spellStart"/>
      <w:r w:rsidRPr="004C4F12">
        <w:rPr>
          <w:b/>
        </w:rPr>
        <w:t>Cressler</w:t>
      </w:r>
      <w:proofErr w:type="spellEnd"/>
      <w:r w:rsidRPr="004C4F12">
        <w:rPr>
          <w:b/>
        </w:rPr>
        <w:t>, “</w:t>
      </w:r>
      <w:r w:rsidRPr="00717F57">
        <w:rPr>
          <w:b/>
        </w:rPr>
        <w:t>Stochasticity directs adaptive evolution toward transient evolutionary attractors</w:t>
      </w:r>
      <w:r w:rsidRPr="004C4F12">
        <w:rPr>
          <w:b/>
        </w:rPr>
        <w:t>”</w:t>
      </w:r>
    </w:p>
    <w:p w14:paraId="01756D05" w14:textId="5CE93B3E" w:rsidR="00717F57" w:rsidRDefault="00717F57" w:rsidP="00717F57">
      <w:pPr>
        <w:spacing w:line="480" w:lineRule="auto"/>
        <w:contextualSpacing/>
        <w:rPr>
          <w:b/>
        </w:rPr>
      </w:pPr>
      <w:r w:rsidRPr="0080469A">
        <w:rPr>
          <w:b/>
        </w:rPr>
        <w:t>Appendix S</w:t>
      </w:r>
      <w:r>
        <w:rPr>
          <w:b/>
        </w:rPr>
        <w:t>3</w:t>
      </w:r>
      <w:r w:rsidRPr="0080469A">
        <w:rPr>
          <w:b/>
        </w:rPr>
        <w:t xml:space="preserve">. </w:t>
      </w:r>
      <w:r>
        <w:rPr>
          <w:b/>
        </w:rPr>
        <w:t>Supplementary results</w:t>
      </w:r>
    </w:p>
    <w:p w14:paraId="614D80E4" w14:textId="3114E381" w:rsidR="00C650A3" w:rsidRDefault="00C650A3" w:rsidP="00C650A3">
      <w:pPr>
        <w:spacing w:after="0" w:line="480" w:lineRule="auto"/>
        <w:contextualSpacing/>
        <w:jc w:val="center"/>
      </w:pPr>
      <w:del w:id="2728" w:author="John DeLong" w:date="2020-07-23T09:55:00Z">
        <w:r w:rsidDel="0067640B">
          <w:rPr>
            <w:noProof/>
          </w:rPr>
          <w:drawing>
            <wp:inline distT="0" distB="0" distL="0" distR="0" wp14:anchorId="1E0FF131" wp14:editId="6827939E">
              <wp:extent cx="4922520" cy="5471160"/>
              <wp:effectExtent l="0" t="0" r="0" b="0"/>
              <wp:docPr id="12" name="Picture 12" descr="C:\Users\jdelong2\AppData\Local\Microsoft\Windows\INetCache\Content.Word\Figure S5 vary 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delong2\AppData\Local\Microsoft\Windows\INetCache\Content.Word\Figure S5 vary c.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2520" cy="5471160"/>
                      </a:xfrm>
                      <a:prstGeom prst="rect">
                        <a:avLst/>
                      </a:prstGeom>
                      <a:noFill/>
                      <a:ln>
                        <a:noFill/>
                      </a:ln>
                    </pic:spPr>
                  </pic:pic>
                </a:graphicData>
              </a:graphic>
            </wp:inline>
          </w:drawing>
        </w:r>
      </w:del>
      <w:ins w:id="2729" w:author="John DeLong" w:date="2020-07-23T09:56:00Z">
        <w:r w:rsidR="0067640B">
          <w:rPr>
            <w:noProof/>
          </w:rPr>
          <w:drawing>
            <wp:inline distT="0" distB="0" distL="0" distR="0" wp14:anchorId="4A3D9B75" wp14:editId="1FD8E211">
              <wp:extent cx="5444899" cy="5909733"/>
              <wp:effectExtent l="0" t="0" r="3810" b="0"/>
              <wp:docPr id="11" name="Picture 11" descr="C:\Users\jdelong2\AppData\Local\Microsoft\Windows\INetCache\Content.Word\Figure S5 vary 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delong2\AppData\Local\Microsoft\Windows\INetCache\Content.Word\Figure S5 vary c.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6769" cy="5911763"/>
                      </a:xfrm>
                      <a:prstGeom prst="rect">
                        <a:avLst/>
                      </a:prstGeom>
                      <a:noFill/>
                      <a:ln>
                        <a:noFill/>
                      </a:ln>
                    </pic:spPr>
                  </pic:pic>
                </a:graphicData>
              </a:graphic>
            </wp:inline>
          </w:drawing>
        </w:r>
      </w:ins>
    </w:p>
    <w:p w14:paraId="175B07AE" w14:textId="317C761A" w:rsidR="00780C1B" w:rsidRPr="00780C1B" w:rsidRDefault="00717F57" w:rsidP="00780C1B">
      <w:pPr>
        <w:spacing w:after="0" w:line="480" w:lineRule="auto"/>
        <w:contextualSpacing/>
        <w:rPr>
          <w:rFonts w:cstheme="minorHAnsi"/>
          <w:sz w:val="22"/>
          <w:szCs w:val="22"/>
        </w:rPr>
      </w:pPr>
      <w:r w:rsidRPr="003F5283">
        <w:t xml:space="preserve">Figure S5. </w:t>
      </w:r>
      <w:r w:rsidR="00780C1B" w:rsidRPr="00780C1B">
        <w:rPr>
          <w:rFonts w:cstheme="minorHAnsi"/>
          <w:sz w:val="22"/>
          <w:szCs w:val="22"/>
        </w:rPr>
        <w:t xml:space="preserve">. Gillespie eco-evolutionary model (GEM) simulations of the birth-death logistic model. The rows show from top to bottom population abundance, mean </w:t>
      </w:r>
      <w:proofErr w:type="spellStart"/>
      <w:r w:rsidR="00780C1B" w:rsidRPr="004A4353">
        <w:rPr>
          <w:rFonts w:cstheme="minorHAnsi"/>
          <w:i/>
          <w:sz w:val="22"/>
          <w:szCs w:val="22"/>
        </w:rPr>
        <w:t>b</w:t>
      </w:r>
      <w:r w:rsidR="00780C1B" w:rsidRPr="004A4353">
        <w:rPr>
          <w:rFonts w:cstheme="minorHAnsi"/>
          <w:sz w:val="22"/>
          <w:szCs w:val="22"/>
          <w:vertAlign w:val="subscript"/>
        </w:rPr>
        <w:t>max</w:t>
      </w:r>
      <w:proofErr w:type="spellEnd"/>
      <w:r w:rsidR="00780C1B" w:rsidRPr="004A4353">
        <w:rPr>
          <w:rFonts w:cstheme="minorHAnsi"/>
          <w:sz w:val="22"/>
          <w:szCs w:val="22"/>
        </w:rPr>
        <w:t xml:space="preserve">, variance in </w:t>
      </w:r>
      <w:proofErr w:type="spellStart"/>
      <w:r w:rsidR="00780C1B" w:rsidRPr="004A4353">
        <w:rPr>
          <w:rFonts w:cstheme="minorHAnsi"/>
          <w:i/>
          <w:sz w:val="22"/>
          <w:szCs w:val="22"/>
        </w:rPr>
        <w:t>b</w:t>
      </w:r>
      <w:r w:rsidR="00780C1B" w:rsidRPr="004A4353">
        <w:rPr>
          <w:rFonts w:cstheme="minorHAnsi"/>
          <w:sz w:val="22"/>
          <w:szCs w:val="22"/>
          <w:vertAlign w:val="subscript"/>
        </w:rPr>
        <w:t>max</w:t>
      </w:r>
      <w:proofErr w:type="spellEnd"/>
      <w:r w:rsidR="00780C1B" w:rsidRPr="004A4353">
        <w:rPr>
          <w:rFonts w:cstheme="minorHAnsi"/>
          <w:sz w:val="22"/>
          <w:szCs w:val="22"/>
        </w:rPr>
        <w:t>, lifetime reproductive success (product of expected births and expected lifespan), and the mean traj</w:t>
      </w:r>
      <w:r w:rsidR="00780C1B" w:rsidRPr="00B72C50">
        <w:rPr>
          <w:rFonts w:cstheme="minorHAnsi"/>
          <w:sz w:val="22"/>
          <w:szCs w:val="22"/>
        </w:rPr>
        <w:t xml:space="preserve">ectory through the </w:t>
      </w:r>
      <w:r w:rsidR="00780C1B" w:rsidRPr="00B72C50">
        <w:rPr>
          <w:rFonts w:cstheme="minorHAnsi"/>
          <w:sz w:val="22"/>
          <w:szCs w:val="22"/>
        </w:rPr>
        <w:lastRenderedPageBreak/>
        <w:t>abundance-</w:t>
      </w:r>
      <w:r w:rsidR="00780C1B" w:rsidRPr="00B72C50">
        <w:rPr>
          <w:rFonts w:cstheme="minorHAnsi"/>
          <w:i/>
          <w:sz w:val="22"/>
          <w:szCs w:val="22"/>
        </w:rPr>
        <w:t xml:space="preserve"> </w:t>
      </w:r>
      <w:proofErr w:type="spellStart"/>
      <w:r w:rsidR="00780C1B" w:rsidRPr="00B72C50">
        <w:rPr>
          <w:rFonts w:cstheme="minorHAnsi"/>
          <w:i/>
          <w:sz w:val="22"/>
          <w:szCs w:val="22"/>
        </w:rPr>
        <w:t>b</w:t>
      </w:r>
      <w:r w:rsidR="00780C1B" w:rsidRPr="00B72C50">
        <w:rPr>
          <w:rFonts w:cstheme="minorHAnsi"/>
          <w:sz w:val="22"/>
          <w:szCs w:val="22"/>
          <w:vertAlign w:val="subscript"/>
        </w:rPr>
        <w:t>max</w:t>
      </w:r>
      <w:proofErr w:type="spellEnd"/>
      <w:r w:rsidR="00780C1B" w:rsidRPr="00B72C50">
        <w:rPr>
          <w:rFonts w:cstheme="minorHAnsi"/>
          <w:sz w:val="22"/>
          <w:szCs w:val="22"/>
        </w:rPr>
        <w:t xml:space="preserve"> phase plane. The columns show three levels of </w:t>
      </w:r>
      <w:r w:rsidR="00780C1B">
        <w:rPr>
          <w:rFonts w:cstheme="minorHAnsi"/>
          <w:sz w:val="22"/>
          <w:szCs w:val="22"/>
        </w:rPr>
        <w:t>the trade-off constant between</w:t>
      </w:r>
      <w:r w:rsidR="00780C1B" w:rsidRPr="00780C1B">
        <w:rPr>
          <w:rFonts w:cstheme="minorHAnsi"/>
          <w:sz w:val="22"/>
          <w:szCs w:val="22"/>
        </w:rPr>
        <w:t xml:space="preserve"> </w:t>
      </w:r>
      <w:proofErr w:type="spellStart"/>
      <w:r w:rsidR="00780C1B" w:rsidRPr="00780C1B">
        <w:rPr>
          <w:rFonts w:cstheme="minorHAnsi"/>
          <w:i/>
          <w:sz w:val="22"/>
          <w:szCs w:val="22"/>
        </w:rPr>
        <w:t>b</w:t>
      </w:r>
      <w:r w:rsidR="00780C1B" w:rsidRPr="00780C1B">
        <w:rPr>
          <w:rFonts w:cstheme="minorHAnsi"/>
          <w:sz w:val="22"/>
          <w:szCs w:val="22"/>
          <w:vertAlign w:val="subscript"/>
        </w:rPr>
        <w:t>max</w:t>
      </w:r>
      <w:proofErr w:type="spellEnd"/>
      <w:r w:rsidR="00780C1B" w:rsidRPr="00780C1B">
        <w:rPr>
          <w:rFonts w:cstheme="minorHAnsi"/>
          <w:sz w:val="22"/>
          <w:szCs w:val="22"/>
        </w:rPr>
        <w:t xml:space="preserve"> </w:t>
      </w:r>
      <w:r w:rsidR="00780C1B">
        <w:rPr>
          <w:rFonts w:cstheme="minorHAnsi"/>
          <w:sz w:val="22"/>
          <w:szCs w:val="22"/>
        </w:rPr>
        <w:t xml:space="preserve">and </w:t>
      </w:r>
      <w:proofErr w:type="spellStart"/>
      <w:r w:rsidR="00780C1B" w:rsidRPr="003F5283">
        <w:rPr>
          <w:rFonts w:cstheme="minorHAnsi"/>
          <w:i/>
          <w:sz w:val="22"/>
          <w:szCs w:val="22"/>
        </w:rPr>
        <w:t>d</w:t>
      </w:r>
      <w:r w:rsidR="00780C1B" w:rsidRPr="003F5283">
        <w:rPr>
          <w:rFonts w:cstheme="minorHAnsi"/>
          <w:sz w:val="22"/>
          <w:szCs w:val="22"/>
          <w:vertAlign w:val="subscript"/>
        </w:rPr>
        <w:t>min</w:t>
      </w:r>
      <w:proofErr w:type="spellEnd"/>
      <w:r w:rsidR="00780C1B">
        <w:rPr>
          <w:rFonts w:cstheme="minorHAnsi"/>
          <w:sz w:val="22"/>
          <w:szCs w:val="22"/>
        </w:rPr>
        <w:t>. (</w:t>
      </w:r>
      <w:r w:rsidR="00780C1B" w:rsidRPr="003F5283">
        <w:rPr>
          <w:rFonts w:cstheme="minorHAnsi"/>
          <w:i/>
          <w:sz w:val="22"/>
          <w:szCs w:val="22"/>
        </w:rPr>
        <w:t>c</w:t>
      </w:r>
      <w:r w:rsidR="00780C1B">
        <w:rPr>
          <w:rFonts w:cstheme="minorHAnsi"/>
          <w:sz w:val="22"/>
          <w:szCs w:val="22"/>
        </w:rPr>
        <w:t xml:space="preserve"> = 0.0</w:t>
      </w:r>
      <w:r w:rsidR="00F66752">
        <w:rPr>
          <w:rFonts w:cstheme="minorHAnsi"/>
          <w:sz w:val="22"/>
          <w:szCs w:val="22"/>
        </w:rPr>
        <w:t>6</w:t>
      </w:r>
      <w:r w:rsidR="00780C1B">
        <w:rPr>
          <w:rFonts w:cstheme="minorHAnsi"/>
          <w:sz w:val="22"/>
          <w:szCs w:val="22"/>
        </w:rPr>
        <w:t xml:space="preserve">, 0.09, and 1.2 </w:t>
      </w:r>
      <w:r w:rsidR="00780C1B" w:rsidRPr="00780C1B">
        <w:rPr>
          <w:rFonts w:cstheme="minorHAnsi"/>
          <w:sz w:val="22"/>
          <w:szCs w:val="22"/>
        </w:rPr>
        <w:t>from left to right</w:t>
      </w:r>
      <w:r w:rsidR="00780C1B">
        <w:rPr>
          <w:rFonts w:cstheme="minorHAnsi"/>
          <w:sz w:val="22"/>
          <w:szCs w:val="22"/>
        </w:rPr>
        <w:t>)</w:t>
      </w:r>
      <w:r w:rsidR="00780C1B" w:rsidRPr="00780C1B">
        <w:rPr>
          <w:rFonts w:cstheme="minorHAnsi"/>
          <w:sz w:val="22"/>
          <w:szCs w:val="22"/>
        </w:rPr>
        <w:t xml:space="preserve">. The median and middle 50% of 50 stochastic GEM trajectories are in purple and light purple, respectively. The quantitative genetics (QG) expectation is in bold orange. The difference between the evolutionary stable strategy (ESS) and the transient evolutionary attractors (TEAs) can be seen by comparing the dashed orange and pink lines in the second row. Lifetime reproductive success as a function of </w:t>
      </w:r>
      <w:proofErr w:type="spellStart"/>
      <w:r w:rsidR="00780C1B" w:rsidRPr="00780C1B">
        <w:rPr>
          <w:rFonts w:cstheme="minorHAnsi"/>
          <w:i/>
          <w:sz w:val="22"/>
          <w:szCs w:val="22"/>
        </w:rPr>
        <w:t>b</w:t>
      </w:r>
      <w:r w:rsidR="00780C1B" w:rsidRPr="00780C1B">
        <w:rPr>
          <w:rFonts w:cstheme="minorHAnsi"/>
          <w:sz w:val="22"/>
          <w:szCs w:val="22"/>
          <w:vertAlign w:val="subscript"/>
        </w:rPr>
        <w:t>max</w:t>
      </w:r>
      <w:proofErr w:type="spellEnd"/>
      <w:r w:rsidR="00780C1B" w:rsidRPr="00780C1B">
        <w:rPr>
          <w:rFonts w:cstheme="minorHAnsi"/>
          <w:sz w:val="22"/>
          <w:szCs w:val="22"/>
        </w:rPr>
        <w:t xml:space="preserve"> is shown for individuals that were born and died within the last 50 time steps. The evidence that the population evolves toward the TEA is the convergence of the purple line in the second row with the dashed pink line and by looking at the phase portrait in the fifth row.</w:t>
      </w:r>
    </w:p>
    <w:p w14:paraId="6E00816A" w14:textId="77777777" w:rsidR="00717F57" w:rsidRDefault="00717F57" w:rsidP="00780C1B"/>
    <w:sectPr w:rsidR="00717F57" w:rsidSect="008E2E83">
      <w:footerReference w:type="default" r:id="rId25"/>
      <w:pgSz w:w="12240" w:h="15840"/>
      <w:pgMar w:top="1440" w:right="1440" w:bottom="1440" w:left="1440" w:header="0" w:footer="0" w:gutter="0"/>
      <w:lnNumType w:countBy="1" w:restart="continuous"/>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hn DeLong" w:date="2020-07-24T14:17:00Z" w:initials="JD">
    <w:p w14:paraId="04305EFF" w14:textId="568F7381" w:rsidR="00B147C5" w:rsidRDefault="00B147C5">
      <w:pPr>
        <w:pStyle w:val="CommentText"/>
      </w:pPr>
      <w:r>
        <w:rPr>
          <w:rStyle w:val="CommentReference"/>
        </w:rPr>
        <w:annotationRef/>
      </w:r>
      <w:r>
        <w:t>Can we say a tiny bit more to please reviewer?</w:t>
      </w:r>
    </w:p>
  </w:comment>
  <w:comment w:id="124" w:author="Clay Cressler" w:date="2020-08-07T11:15:00Z" w:initials="CC">
    <w:p w14:paraId="3581651A" w14:textId="349E1C09" w:rsidR="00B147C5" w:rsidRDefault="00B147C5">
      <w:pPr>
        <w:pStyle w:val="CommentText"/>
      </w:pPr>
      <w:r>
        <w:rPr>
          <w:rStyle w:val="CommentReference"/>
        </w:rPr>
        <w:annotationRef/>
      </w:r>
      <w:r>
        <w:t xml:space="preserve">The deleted sentence here was potentially confusing, since the TEA is the trait value, calling it a </w:t>
      </w:r>
      <w:proofErr w:type="gramStart"/>
      <w:r>
        <w:t>fitness maxima</w:t>
      </w:r>
      <w:proofErr w:type="gramEnd"/>
      <w:r>
        <w:t xml:space="preserve"> seemed a bit odd</w:t>
      </w:r>
    </w:p>
  </w:comment>
  <w:comment w:id="206" w:author="Clay Cressler" w:date="2020-08-07T11:26:00Z" w:initials="CC">
    <w:p w14:paraId="5F8BB008" w14:textId="77777777" w:rsidR="00B147C5" w:rsidRDefault="00B147C5">
      <w:pPr>
        <w:pStyle w:val="CommentText"/>
      </w:pPr>
      <w:r>
        <w:rPr>
          <w:rStyle w:val="CommentReference"/>
        </w:rPr>
        <w:annotationRef/>
      </w:r>
      <w:r>
        <w:t xml:space="preserve">I don’t like this way of describing the population. Calling the </w:t>
      </w:r>
      <w:proofErr w:type="gramStart"/>
      <w:r>
        <w:t>population</w:t>
      </w:r>
      <w:proofErr w:type="gramEnd"/>
      <w:r>
        <w:t xml:space="preserve"> a distribution suggests a statistical distribution rather than a collection of individuals. It’s especially confusing because the very next sentence talks about distributions in this statistical sense.</w:t>
      </w:r>
    </w:p>
    <w:p w14:paraId="1D30406B" w14:textId="77777777" w:rsidR="00B147C5" w:rsidRDefault="00B147C5">
      <w:pPr>
        <w:pStyle w:val="CommentText"/>
      </w:pPr>
    </w:p>
    <w:p w14:paraId="31B72E32" w14:textId="77777777" w:rsidR="00B147C5" w:rsidRDefault="00B147C5">
      <w:pPr>
        <w:pStyle w:val="CommentText"/>
      </w:pPr>
      <w:r>
        <w:t>Why not describe the GEM as an individual-based model – it is such, technically, since you are tracking the fates of individuals. That would help to head off reviewer 2 as well.</w:t>
      </w:r>
    </w:p>
    <w:p w14:paraId="1A94D833" w14:textId="77777777" w:rsidR="00B147C5" w:rsidRDefault="00B147C5">
      <w:pPr>
        <w:pStyle w:val="CommentText"/>
      </w:pPr>
    </w:p>
    <w:p w14:paraId="5382AF38" w14:textId="77777777" w:rsidR="00B147C5" w:rsidRDefault="00B147C5">
      <w:pPr>
        <w:pStyle w:val="CommentText"/>
      </w:pPr>
      <w:r>
        <w:t>E.g., replacing everything starting with, “in a GEM”:</w:t>
      </w:r>
    </w:p>
    <w:p w14:paraId="785C68E2" w14:textId="43D87E7B" w:rsidR="00B147C5" w:rsidRDefault="00B147C5">
      <w:pPr>
        <w:pStyle w:val="CommentText"/>
      </w:pPr>
      <w:r>
        <w:t>“a GEM is an individual-based model where the population is a collection of individuals whose traits are parameters of the ecological model.”</w:t>
      </w:r>
    </w:p>
  </w:comment>
  <w:comment w:id="284" w:author="Clay Cressler" w:date="2020-08-07T11:48:00Z" w:initials="CC">
    <w:p w14:paraId="4363B0F2" w14:textId="79DD1920" w:rsidR="00B147C5" w:rsidRDefault="00B147C5">
      <w:pPr>
        <w:pStyle w:val="CommentText"/>
      </w:pPr>
      <w:r>
        <w:rPr>
          <w:rStyle w:val="CommentReference"/>
        </w:rPr>
        <w:annotationRef/>
      </w:r>
      <w:r>
        <w:t>Since this paper is not about GEMs, I didn’t figure we needed to be so general in our description of the GEM – we could just discuss specifically how GEMs work in this case. I think it might help with some of the confusion the reviewers have been having with what a GEM is.</w:t>
      </w:r>
    </w:p>
  </w:comment>
  <w:comment w:id="434" w:author="Clay Cressler" w:date="2020-08-07T15:40:00Z" w:initials="CC">
    <w:p w14:paraId="67797AFD" w14:textId="1A07D147" w:rsidR="00B147C5" w:rsidRDefault="00B147C5">
      <w:pPr>
        <w:pStyle w:val="CommentText"/>
      </w:pPr>
      <w:r>
        <w:rPr>
          <w:rStyle w:val="CommentReference"/>
        </w:rPr>
        <w:annotationRef/>
      </w:r>
      <w:r>
        <w:t>Do you mean “mean” or “initial” here? I assume you mean initial.</w:t>
      </w:r>
    </w:p>
  </w:comment>
  <w:comment w:id="875" w:author="Clay Cressler" w:date="2020-08-10T10:50:00Z" w:initials="CC">
    <w:p w14:paraId="0598B10A" w14:textId="77777777" w:rsidR="00B147C5" w:rsidRDefault="00B147C5">
      <w:pPr>
        <w:pStyle w:val="CommentText"/>
      </w:pPr>
      <w:r>
        <w:rPr>
          <w:rStyle w:val="CommentReference"/>
        </w:rPr>
        <w:annotationRef/>
      </w:r>
      <w:r>
        <w:t>Is this expected based on previous work looking at the effect of individual variation on equilibria? We should probably investigate if we haven’t.</w:t>
      </w:r>
    </w:p>
    <w:p w14:paraId="6C75C84D" w14:textId="77777777" w:rsidR="00B147C5" w:rsidRDefault="00B147C5">
      <w:pPr>
        <w:pStyle w:val="CommentText"/>
      </w:pPr>
    </w:p>
    <w:p w14:paraId="3AF6021A" w14:textId="6CEA94E4" w:rsidR="00B147C5" w:rsidRDefault="00B147C5">
      <w:pPr>
        <w:pStyle w:val="CommentText"/>
      </w:pPr>
      <w:r>
        <w:t xml:space="preserve">Also, in hindsight, I’m surprised by these results. I would have guessed that introducing variation in </w:t>
      </w:r>
      <w:proofErr w:type="spellStart"/>
      <w:r>
        <w:t>bmax</w:t>
      </w:r>
      <w:proofErr w:type="spellEnd"/>
      <w:r>
        <w:t xml:space="preserve"> alone would lead to higher abundances than when there is variation in both </w:t>
      </w:r>
      <w:proofErr w:type="spellStart"/>
      <w:r>
        <w:t>bmax</w:t>
      </w:r>
      <w:proofErr w:type="spellEnd"/>
      <w:r>
        <w:t xml:space="preserve"> and </w:t>
      </w:r>
      <w:proofErr w:type="spellStart"/>
      <w:r>
        <w:t>dmin</w:t>
      </w:r>
      <w:proofErr w:type="spellEnd"/>
      <w:r>
        <w:t xml:space="preserve"> (because in the former </w:t>
      </w:r>
      <w:proofErr w:type="spellStart"/>
      <w:r>
        <w:t>ind’ls</w:t>
      </w:r>
      <w:proofErr w:type="spellEnd"/>
      <w:r>
        <w:t xml:space="preserve"> with high birth rates don’t also have high death rates). </w:t>
      </w:r>
      <w:proofErr w:type="gramStart"/>
      <w:r>
        <w:t>Similarly</w:t>
      </w:r>
      <w:proofErr w:type="gramEnd"/>
      <w:r>
        <w:t xml:space="preserve"> for variation in </w:t>
      </w:r>
      <w:proofErr w:type="spellStart"/>
      <w:r>
        <w:t>dmin</w:t>
      </w:r>
      <w:proofErr w:type="spellEnd"/>
      <w:r>
        <w:t xml:space="preserve"> alone. I guess what this is indicating is that the additional amount of births from high </w:t>
      </w:r>
      <w:proofErr w:type="spellStart"/>
      <w:r>
        <w:t>bmax</w:t>
      </w:r>
      <w:proofErr w:type="spellEnd"/>
      <w:r>
        <w:t xml:space="preserve"> individuals (compared to </w:t>
      </w:r>
      <w:proofErr w:type="spellStart"/>
      <w:r>
        <w:t>ind’ls</w:t>
      </w:r>
      <w:proofErr w:type="spellEnd"/>
      <w:r>
        <w:t xml:space="preserve"> with the mean </w:t>
      </w:r>
      <w:proofErr w:type="spellStart"/>
      <w:r>
        <w:t>bmax</w:t>
      </w:r>
      <w:proofErr w:type="spellEnd"/>
      <w:r>
        <w:t xml:space="preserve">) is perfectly offset by the reduced amount of births from low </w:t>
      </w:r>
      <w:proofErr w:type="spellStart"/>
      <w:r>
        <w:t>bmax</w:t>
      </w:r>
      <w:proofErr w:type="spellEnd"/>
      <w:r>
        <w:t xml:space="preserve"> individuals.  </w:t>
      </w:r>
    </w:p>
  </w:comment>
  <w:comment w:id="1091" w:author="Clay Cressler" w:date="2020-08-11T17:18:00Z" w:initials="CC">
    <w:p w14:paraId="4E2F68F6" w14:textId="77777777" w:rsidR="00384D59" w:rsidRDefault="00B147C5">
      <w:pPr>
        <w:pStyle w:val="CommentText"/>
      </w:pPr>
      <w:r>
        <w:rPr>
          <w:rStyle w:val="CommentReference"/>
        </w:rPr>
        <w:annotationRef/>
      </w:r>
      <w:r>
        <w:t>I’m not sure about this text. Given the explanation for why we approach TEAs, it would be great if we knew that</w:t>
      </w:r>
      <w:r w:rsidR="00384D59">
        <w:t xml:space="preserve"> what was going on was that, whenever the population approaches a quasi-equilibrium (due to stochasticity), once it hits the quasi-equilibrium the population evolves to maximize LRS rather than per-capita growth rate. That is, essentially, what I say on lines 648-665. </w:t>
      </w:r>
    </w:p>
    <w:p w14:paraId="07215262" w14:textId="77777777" w:rsidR="00384D59" w:rsidRDefault="00384D59">
      <w:pPr>
        <w:pStyle w:val="CommentText"/>
      </w:pPr>
    </w:p>
    <w:p w14:paraId="5A959BAB" w14:textId="1F8F9601" w:rsidR="00B147C5" w:rsidRDefault="00384D59">
      <w:pPr>
        <w:pStyle w:val="CommentText"/>
      </w:pPr>
      <w:r>
        <w:t xml:space="preserve">Basically, this strikes me as a bold claim for which we do not actually have evidence. We think this is true, but we don’t know it to be true. </w:t>
      </w:r>
      <w:r>
        <w:t xml:space="preserve">So unless we are going to put the other ecological models in an Appendix and show that it is true for a wider class of models, I think we need to make it more clear that this is a speculation, not a statement of </w:t>
      </w:r>
      <w:r>
        <w:t>fact.</w:t>
      </w:r>
      <w:r w:rsidR="00B147C5">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305EFF" w15:done="0"/>
  <w15:commentEx w15:paraId="3581651A" w15:done="0"/>
  <w15:commentEx w15:paraId="785C68E2" w15:done="0"/>
  <w15:commentEx w15:paraId="4363B0F2" w15:done="0"/>
  <w15:commentEx w15:paraId="67797AFD" w15:done="0"/>
  <w15:commentEx w15:paraId="3AF6021A" w15:done="0"/>
  <w15:commentEx w15:paraId="5A959B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7B63B" w16cex:dateUtc="2020-08-07T16:15:00Z"/>
  <w16cex:commentExtensible w16cex:durableId="22D7B8E7" w16cex:dateUtc="2020-08-07T16:26:00Z"/>
  <w16cex:commentExtensible w16cex:durableId="22D7BE29" w16cex:dateUtc="2020-08-07T16:48:00Z"/>
  <w16cex:commentExtensible w16cex:durableId="22D7F45A" w16cex:dateUtc="2020-08-07T20:40:00Z"/>
  <w16cex:commentExtensible w16cex:durableId="22DBA50F" w16cex:dateUtc="2020-08-10T15:50:00Z"/>
  <w16cex:commentExtensible w16cex:durableId="22DD516B" w16cex:dateUtc="2020-08-11T2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305EFF" w16cid:durableId="22D7A344"/>
  <w16cid:commentId w16cid:paraId="3581651A" w16cid:durableId="22D7B63B"/>
  <w16cid:commentId w16cid:paraId="785C68E2" w16cid:durableId="22D7B8E7"/>
  <w16cid:commentId w16cid:paraId="4363B0F2" w16cid:durableId="22D7BE29"/>
  <w16cid:commentId w16cid:paraId="67797AFD" w16cid:durableId="22D7F45A"/>
  <w16cid:commentId w16cid:paraId="3AF6021A" w16cid:durableId="22DBA50F"/>
  <w16cid:commentId w16cid:paraId="5A959BAB" w16cid:durableId="22DD51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F5E00" w14:textId="77777777" w:rsidR="00424DAC" w:rsidRDefault="00424DAC">
      <w:pPr>
        <w:spacing w:after="0"/>
      </w:pPr>
      <w:r>
        <w:separator/>
      </w:r>
    </w:p>
  </w:endnote>
  <w:endnote w:type="continuationSeparator" w:id="0">
    <w:p w14:paraId="18B2A04F" w14:textId="77777777" w:rsidR="00424DAC" w:rsidRDefault="00424D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845548"/>
      <w:docPartObj>
        <w:docPartGallery w:val="Page Numbers (Bottom of Page)"/>
        <w:docPartUnique/>
      </w:docPartObj>
    </w:sdtPr>
    <w:sdtEndPr>
      <w:rPr>
        <w:noProof/>
      </w:rPr>
    </w:sdtEndPr>
    <w:sdtContent>
      <w:p w14:paraId="39ABCBC8" w14:textId="27C967C3" w:rsidR="00B147C5" w:rsidRDefault="00B147C5">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EB5971E" w14:textId="77777777" w:rsidR="00B147C5" w:rsidRDefault="00B14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6830D" w14:textId="77777777" w:rsidR="00424DAC" w:rsidRDefault="00424DAC">
      <w:pPr>
        <w:spacing w:after="0"/>
      </w:pPr>
      <w:r>
        <w:separator/>
      </w:r>
    </w:p>
  </w:footnote>
  <w:footnote w:type="continuationSeparator" w:id="0">
    <w:p w14:paraId="56B3A680" w14:textId="77777777" w:rsidR="00424DAC" w:rsidRDefault="00424DAC">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DeLong">
    <w15:presenceInfo w15:providerId="AD" w15:userId="S-1-5-21-527237240-492894223-682003330-19433721"/>
  </w15:person>
  <w15:person w15:author="Clay Cressler">
    <w15:presenceInfo w15:providerId="AD" w15:userId="S::ccressler2@unl.edu::22b9abb6-95bd-4fd0-985d-ccac894f0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CF5"/>
    <w:rsid w:val="00014132"/>
    <w:rsid w:val="000336A7"/>
    <w:rsid w:val="000339BA"/>
    <w:rsid w:val="0007557A"/>
    <w:rsid w:val="00081C9C"/>
    <w:rsid w:val="000944C2"/>
    <w:rsid w:val="000A1773"/>
    <w:rsid w:val="000B2051"/>
    <w:rsid w:val="000C2AFD"/>
    <w:rsid w:val="00115C84"/>
    <w:rsid w:val="001426A7"/>
    <w:rsid w:val="0017109E"/>
    <w:rsid w:val="001A714D"/>
    <w:rsid w:val="001E2211"/>
    <w:rsid w:val="002123BA"/>
    <w:rsid w:val="0022756A"/>
    <w:rsid w:val="002573E0"/>
    <w:rsid w:val="002A62F9"/>
    <w:rsid w:val="002B14E7"/>
    <w:rsid w:val="002E50A3"/>
    <w:rsid w:val="00335740"/>
    <w:rsid w:val="00354789"/>
    <w:rsid w:val="00366E83"/>
    <w:rsid w:val="00384D59"/>
    <w:rsid w:val="003A4ECB"/>
    <w:rsid w:val="003D3837"/>
    <w:rsid w:val="003F5283"/>
    <w:rsid w:val="00424DAC"/>
    <w:rsid w:val="0044055C"/>
    <w:rsid w:val="0045648A"/>
    <w:rsid w:val="00467B07"/>
    <w:rsid w:val="00492A74"/>
    <w:rsid w:val="00496881"/>
    <w:rsid w:val="004A4353"/>
    <w:rsid w:val="004D03C9"/>
    <w:rsid w:val="004D75B0"/>
    <w:rsid w:val="004E4055"/>
    <w:rsid w:val="004E6174"/>
    <w:rsid w:val="005066F6"/>
    <w:rsid w:val="005752F8"/>
    <w:rsid w:val="00583AF2"/>
    <w:rsid w:val="005B75BB"/>
    <w:rsid w:val="005C3F6A"/>
    <w:rsid w:val="00615012"/>
    <w:rsid w:val="00644802"/>
    <w:rsid w:val="0067640B"/>
    <w:rsid w:val="00710D59"/>
    <w:rsid w:val="00717F57"/>
    <w:rsid w:val="0073431C"/>
    <w:rsid w:val="00742076"/>
    <w:rsid w:val="0077234D"/>
    <w:rsid w:val="00780C1B"/>
    <w:rsid w:val="00786892"/>
    <w:rsid w:val="007B2CE4"/>
    <w:rsid w:val="007C6FCA"/>
    <w:rsid w:val="00892895"/>
    <w:rsid w:val="008C759B"/>
    <w:rsid w:val="008E2E83"/>
    <w:rsid w:val="008E4F39"/>
    <w:rsid w:val="008F3CF5"/>
    <w:rsid w:val="008F5878"/>
    <w:rsid w:val="009618B1"/>
    <w:rsid w:val="009B1B5A"/>
    <w:rsid w:val="009C3680"/>
    <w:rsid w:val="00A125F0"/>
    <w:rsid w:val="00A23825"/>
    <w:rsid w:val="00A33FA2"/>
    <w:rsid w:val="00A422C4"/>
    <w:rsid w:val="00A93BC9"/>
    <w:rsid w:val="00B011DD"/>
    <w:rsid w:val="00B022D9"/>
    <w:rsid w:val="00B13DF6"/>
    <w:rsid w:val="00B147C5"/>
    <w:rsid w:val="00B4207C"/>
    <w:rsid w:val="00B444DC"/>
    <w:rsid w:val="00B566C0"/>
    <w:rsid w:val="00B642A2"/>
    <w:rsid w:val="00B72C50"/>
    <w:rsid w:val="00B8099F"/>
    <w:rsid w:val="00BD56FB"/>
    <w:rsid w:val="00BE1773"/>
    <w:rsid w:val="00BE430B"/>
    <w:rsid w:val="00BE4C3E"/>
    <w:rsid w:val="00C33F68"/>
    <w:rsid w:val="00C650A3"/>
    <w:rsid w:val="00CA0709"/>
    <w:rsid w:val="00CD6A9F"/>
    <w:rsid w:val="00D7418A"/>
    <w:rsid w:val="00D919FB"/>
    <w:rsid w:val="00DA3EAD"/>
    <w:rsid w:val="00DC4934"/>
    <w:rsid w:val="00DE7F28"/>
    <w:rsid w:val="00DF1C2D"/>
    <w:rsid w:val="00E7119A"/>
    <w:rsid w:val="00E71942"/>
    <w:rsid w:val="00EB3B5B"/>
    <w:rsid w:val="00EC2CD1"/>
    <w:rsid w:val="00F12521"/>
    <w:rsid w:val="00F30942"/>
    <w:rsid w:val="00F65487"/>
    <w:rsid w:val="00F66752"/>
    <w:rsid w:val="00FA29A2"/>
    <w:rsid w:val="00FD451E"/>
    <w:rsid w:val="00FE6B9B"/>
    <w:rsid w:val="00FF6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5CFED"/>
  <w15:chartTrackingRefBased/>
  <w15:docId w15:val="{1FFE36AD-B850-4E0F-92ED-B42C2EA9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CF5"/>
    <w:pPr>
      <w:spacing w:after="8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F3CF5"/>
    <w:rPr>
      <w:rFonts w:ascii="Segoe UI" w:hAnsi="Segoe UI" w:cs="Segoe UI"/>
      <w:sz w:val="18"/>
      <w:szCs w:val="18"/>
    </w:rPr>
  </w:style>
  <w:style w:type="paragraph" w:styleId="BalloonText">
    <w:name w:val="Balloon Text"/>
    <w:basedOn w:val="Normal"/>
    <w:link w:val="BalloonTextChar"/>
    <w:uiPriority w:val="99"/>
    <w:semiHidden/>
    <w:unhideWhenUsed/>
    <w:qFormat/>
    <w:rsid w:val="008F3CF5"/>
    <w:rPr>
      <w:rFonts w:ascii="Segoe UI" w:hAnsi="Segoe UI" w:cs="Segoe UI"/>
      <w:sz w:val="18"/>
      <w:szCs w:val="18"/>
    </w:rPr>
  </w:style>
  <w:style w:type="character" w:customStyle="1" w:styleId="BalloonTextChar1">
    <w:name w:val="Balloon Text Char1"/>
    <w:basedOn w:val="DefaultParagraphFont"/>
    <w:uiPriority w:val="99"/>
    <w:semiHidden/>
    <w:rsid w:val="008F3CF5"/>
    <w:rPr>
      <w:rFonts w:ascii="Segoe UI" w:hAnsi="Segoe UI" w:cs="Segoe UI"/>
      <w:sz w:val="18"/>
      <w:szCs w:val="18"/>
    </w:rPr>
  </w:style>
  <w:style w:type="character" w:customStyle="1" w:styleId="CommentTextChar">
    <w:name w:val="Comment Text Char"/>
    <w:basedOn w:val="DefaultParagraphFont"/>
    <w:link w:val="CommentText"/>
    <w:uiPriority w:val="99"/>
    <w:semiHidden/>
    <w:qFormat/>
    <w:rsid w:val="008F3CF5"/>
    <w:rPr>
      <w:sz w:val="20"/>
      <w:szCs w:val="20"/>
    </w:rPr>
  </w:style>
  <w:style w:type="paragraph" w:styleId="CommentText">
    <w:name w:val="annotation text"/>
    <w:basedOn w:val="Normal"/>
    <w:link w:val="CommentTextChar"/>
    <w:uiPriority w:val="99"/>
    <w:semiHidden/>
    <w:unhideWhenUsed/>
    <w:qFormat/>
    <w:rsid w:val="008F3CF5"/>
    <w:rPr>
      <w:sz w:val="20"/>
      <w:szCs w:val="20"/>
    </w:rPr>
  </w:style>
  <w:style w:type="character" w:customStyle="1" w:styleId="CommentTextChar1">
    <w:name w:val="Comment Text Char1"/>
    <w:basedOn w:val="DefaultParagraphFont"/>
    <w:uiPriority w:val="99"/>
    <w:semiHidden/>
    <w:rsid w:val="008F3CF5"/>
    <w:rPr>
      <w:sz w:val="20"/>
      <w:szCs w:val="20"/>
    </w:rPr>
  </w:style>
  <w:style w:type="character" w:customStyle="1" w:styleId="CommentSubjectChar">
    <w:name w:val="Comment Subject Char"/>
    <w:basedOn w:val="CommentTextChar"/>
    <w:link w:val="CommentSubject"/>
    <w:uiPriority w:val="99"/>
    <w:semiHidden/>
    <w:qFormat/>
    <w:rsid w:val="008F3CF5"/>
    <w:rPr>
      <w:b/>
      <w:bCs/>
      <w:sz w:val="20"/>
      <w:szCs w:val="20"/>
    </w:rPr>
  </w:style>
  <w:style w:type="paragraph" w:styleId="CommentSubject">
    <w:name w:val="annotation subject"/>
    <w:basedOn w:val="CommentText"/>
    <w:link w:val="CommentSubjectChar"/>
    <w:uiPriority w:val="99"/>
    <w:semiHidden/>
    <w:unhideWhenUsed/>
    <w:qFormat/>
    <w:rsid w:val="008F3CF5"/>
    <w:rPr>
      <w:b/>
      <w:bCs/>
    </w:rPr>
  </w:style>
  <w:style w:type="character" w:customStyle="1" w:styleId="CommentSubjectChar1">
    <w:name w:val="Comment Subject Char1"/>
    <w:basedOn w:val="CommentTextChar1"/>
    <w:uiPriority w:val="99"/>
    <w:semiHidden/>
    <w:rsid w:val="008F3CF5"/>
    <w:rPr>
      <w:b/>
      <w:bCs/>
      <w:sz w:val="20"/>
      <w:szCs w:val="20"/>
    </w:rPr>
  </w:style>
  <w:style w:type="character" w:customStyle="1" w:styleId="BodyTextChar">
    <w:name w:val="Body Text Char"/>
    <w:basedOn w:val="DefaultParagraphFont"/>
    <w:link w:val="BodyText"/>
    <w:rsid w:val="008F3CF5"/>
    <w:rPr>
      <w:sz w:val="24"/>
      <w:szCs w:val="24"/>
    </w:rPr>
  </w:style>
  <w:style w:type="paragraph" w:styleId="BodyText">
    <w:name w:val="Body Text"/>
    <w:basedOn w:val="Normal"/>
    <w:link w:val="BodyTextChar"/>
    <w:rsid w:val="008F3CF5"/>
    <w:pPr>
      <w:spacing w:after="140" w:line="276" w:lineRule="auto"/>
    </w:pPr>
  </w:style>
  <w:style w:type="character" w:customStyle="1" w:styleId="BodyTextChar1">
    <w:name w:val="Body Text Char1"/>
    <w:basedOn w:val="DefaultParagraphFont"/>
    <w:uiPriority w:val="99"/>
    <w:semiHidden/>
    <w:rsid w:val="008F3CF5"/>
    <w:rPr>
      <w:sz w:val="24"/>
      <w:szCs w:val="24"/>
    </w:rPr>
  </w:style>
  <w:style w:type="character" w:customStyle="1" w:styleId="HeaderChar">
    <w:name w:val="Header Char"/>
    <w:basedOn w:val="DefaultParagraphFont"/>
    <w:link w:val="Header"/>
    <w:uiPriority w:val="99"/>
    <w:rsid w:val="008F3CF5"/>
    <w:rPr>
      <w:sz w:val="24"/>
      <w:szCs w:val="24"/>
    </w:rPr>
  </w:style>
  <w:style w:type="paragraph" w:styleId="Header">
    <w:name w:val="header"/>
    <w:basedOn w:val="Normal"/>
    <w:link w:val="HeaderChar"/>
    <w:uiPriority w:val="99"/>
    <w:unhideWhenUsed/>
    <w:rsid w:val="008F3CF5"/>
    <w:pPr>
      <w:tabs>
        <w:tab w:val="center" w:pos="4680"/>
        <w:tab w:val="right" w:pos="9360"/>
      </w:tabs>
      <w:spacing w:after="0"/>
    </w:pPr>
  </w:style>
  <w:style w:type="character" w:customStyle="1" w:styleId="HeaderChar1">
    <w:name w:val="Header Char1"/>
    <w:basedOn w:val="DefaultParagraphFont"/>
    <w:uiPriority w:val="99"/>
    <w:semiHidden/>
    <w:rsid w:val="008F3CF5"/>
    <w:rPr>
      <w:sz w:val="24"/>
      <w:szCs w:val="24"/>
    </w:rPr>
  </w:style>
  <w:style w:type="character" w:customStyle="1" w:styleId="FooterChar">
    <w:name w:val="Footer Char"/>
    <w:basedOn w:val="DefaultParagraphFont"/>
    <w:link w:val="Footer"/>
    <w:uiPriority w:val="99"/>
    <w:rsid w:val="008F3CF5"/>
    <w:rPr>
      <w:sz w:val="24"/>
      <w:szCs w:val="24"/>
    </w:rPr>
  </w:style>
  <w:style w:type="paragraph" w:styleId="Footer">
    <w:name w:val="footer"/>
    <w:basedOn w:val="Normal"/>
    <w:link w:val="FooterChar"/>
    <w:uiPriority w:val="99"/>
    <w:unhideWhenUsed/>
    <w:rsid w:val="008F3CF5"/>
    <w:pPr>
      <w:tabs>
        <w:tab w:val="center" w:pos="4680"/>
        <w:tab w:val="right" w:pos="9360"/>
      </w:tabs>
      <w:spacing w:after="0"/>
    </w:pPr>
  </w:style>
  <w:style w:type="character" w:customStyle="1" w:styleId="FooterChar1">
    <w:name w:val="Footer Char1"/>
    <w:basedOn w:val="DefaultParagraphFont"/>
    <w:uiPriority w:val="99"/>
    <w:semiHidden/>
    <w:rsid w:val="008F3CF5"/>
    <w:rPr>
      <w:sz w:val="24"/>
      <w:szCs w:val="24"/>
    </w:rPr>
  </w:style>
  <w:style w:type="character" w:customStyle="1" w:styleId="orcid-id-https">
    <w:name w:val="orcid-id-https"/>
    <w:basedOn w:val="DefaultParagraphFont"/>
    <w:rsid w:val="008F3CF5"/>
  </w:style>
  <w:style w:type="character" w:styleId="Strong">
    <w:name w:val="Strong"/>
    <w:basedOn w:val="DefaultParagraphFont"/>
    <w:uiPriority w:val="22"/>
    <w:qFormat/>
    <w:rsid w:val="008F3CF5"/>
    <w:rPr>
      <w:b/>
      <w:bCs/>
    </w:rPr>
  </w:style>
  <w:style w:type="character" w:styleId="CommentReference">
    <w:name w:val="annotation reference"/>
    <w:basedOn w:val="DefaultParagraphFont"/>
    <w:uiPriority w:val="99"/>
    <w:semiHidden/>
    <w:unhideWhenUsed/>
    <w:qFormat/>
    <w:rsid w:val="008F3CF5"/>
    <w:rPr>
      <w:sz w:val="16"/>
      <w:szCs w:val="16"/>
    </w:rPr>
  </w:style>
  <w:style w:type="paragraph" w:styleId="Bibliography">
    <w:name w:val="Bibliography"/>
    <w:basedOn w:val="Normal"/>
    <w:next w:val="Normal"/>
    <w:uiPriority w:val="37"/>
    <w:unhideWhenUsed/>
    <w:rsid w:val="008F3CF5"/>
    <w:pPr>
      <w:spacing w:after="0"/>
      <w:ind w:left="720" w:hanging="720"/>
    </w:pPr>
  </w:style>
  <w:style w:type="character" w:styleId="LineNumber">
    <w:name w:val="line number"/>
    <w:basedOn w:val="DefaultParagraphFont"/>
    <w:uiPriority w:val="99"/>
    <w:semiHidden/>
    <w:unhideWhenUsed/>
    <w:rsid w:val="00354789"/>
  </w:style>
  <w:style w:type="paragraph" w:styleId="ListParagraph">
    <w:name w:val="List Paragraph"/>
    <w:basedOn w:val="Normal"/>
    <w:uiPriority w:val="34"/>
    <w:qFormat/>
    <w:rsid w:val="004E6174"/>
    <w:pPr>
      <w:ind w:left="720"/>
      <w:contextualSpacing/>
    </w:pPr>
  </w:style>
  <w:style w:type="character" w:styleId="PlaceholderText">
    <w:name w:val="Placeholder Text"/>
    <w:basedOn w:val="DefaultParagraphFont"/>
    <w:uiPriority w:val="99"/>
    <w:semiHidden/>
    <w:qFormat/>
    <w:rsid w:val="00FE6B9B"/>
    <w:rPr>
      <w:color w:val="808080"/>
    </w:rPr>
  </w:style>
  <w:style w:type="paragraph" w:styleId="Revision">
    <w:name w:val="Revision"/>
    <w:hidden/>
    <w:uiPriority w:val="99"/>
    <w:semiHidden/>
    <w:rsid w:val="00B444D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18" Type="http://schemas.openxmlformats.org/officeDocument/2006/relationships/image" Target="media/image8.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tiff"/><Relationship Id="rId7" Type="http://schemas.openxmlformats.org/officeDocument/2006/relationships/comments" Target="comment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tiff"/><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24" Type="http://schemas.openxmlformats.org/officeDocument/2006/relationships/image" Target="media/image14.tiff"/><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image" Target="media/image13.tiff"/><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 Id="rId22" Type="http://schemas.openxmlformats.org/officeDocument/2006/relationships/image" Target="media/image12.tif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9DCEB-138F-CF45-9DBA-FF7CC28D2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99109</Words>
  <Characters>564927</Characters>
  <Application>Microsoft Office Word</Application>
  <DocSecurity>0</DocSecurity>
  <Lines>4707</Lines>
  <Paragraphs>1325</Paragraphs>
  <ScaleCrop>false</ScaleCrop>
  <HeadingPairs>
    <vt:vector size="2" baseType="variant">
      <vt:variant>
        <vt:lpstr>Title</vt:lpstr>
      </vt:variant>
      <vt:variant>
        <vt:i4>1</vt:i4>
      </vt:variant>
    </vt:vector>
  </HeadingPairs>
  <TitlesOfParts>
    <vt:vector size="1" baseType="lpstr">
      <vt:lpstr/>
    </vt:vector>
  </TitlesOfParts>
  <Company>University of Nebraska - Lincoln</Company>
  <LinksUpToDate>false</LinksUpToDate>
  <CharactersWithSpaces>662711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DeLong</dc:creator>
  <cp:keywords/>
  <dc:description/>
  <cp:lastModifiedBy>Clay Cressler</cp:lastModifiedBy>
  <cp:revision>2</cp:revision>
  <dcterms:created xsi:type="dcterms:W3CDTF">2020-08-11T22:25:00Z</dcterms:created>
  <dcterms:modified xsi:type="dcterms:W3CDTF">2020-08-11T22:25:00Z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id="gBPCYzZI"/&gt;&lt;style id="http://www.zotero.org/styles/ecology-letters" hasBibliography="1" bibliographyStyleHasBeenSet="1"/&gt;&lt;prefs&gt;&lt;pref name="fieldType" value="Field"/&gt;&lt;/prefs&gt;&lt;/data&gt;</vt:lpwstr>
  </property>
</Properties>
</file>