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6F401F" w14:textId="77777777" w:rsidR="00966191" w:rsidRPr="004E10BF" w:rsidRDefault="00966191" w:rsidP="00966191">
      <w:pPr>
        <w:spacing w:after="0" w:line="480" w:lineRule="auto"/>
        <w:contextualSpacing/>
        <w:rPr>
          <w:rFonts w:cstheme="minorHAnsi"/>
          <w:b/>
          <w:sz w:val="28"/>
          <w:szCs w:val="22"/>
        </w:rPr>
      </w:pPr>
      <w:r>
        <w:rPr>
          <w:rFonts w:cstheme="minorHAnsi"/>
          <w:b/>
          <w:sz w:val="28"/>
          <w:szCs w:val="22"/>
        </w:rPr>
        <w:t xml:space="preserve">Stochasticity directs adaptive </w:t>
      </w:r>
      <w:r w:rsidRPr="004E10BF">
        <w:rPr>
          <w:rFonts w:cstheme="minorHAnsi"/>
          <w:b/>
          <w:sz w:val="28"/>
          <w:szCs w:val="22"/>
        </w:rPr>
        <w:t>evolution</w:t>
      </w:r>
      <w:r>
        <w:rPr>
          <w:rFonts w:cstheme="minorHAnsi"/>
          <w:b/>
          <w:sz w:val="28"/>
          <w:szCs w:val="22"/>
        </w:rPr>
        <w:t xml:space="preserve"> toward transient evolutionar</w:t>
      </w:r>
      <w:r w:rsidRPr="004E10BF">
        <w:rPr>
          <w:rFonts w:cstheme="minorHAnsi"/>
          <w:b/>
          <w:sz w:val="28"/>
          <w:szCs w:val="22"/>
        </w:rPr>
        <w:t>y attractors</w:t>
      </w:r>
    </w:p>
    <w:p w14:paraId="38FBB37D" w14:textId="77777777" w:rsidR="00966191" w:rsidRDefault="00966191" w:rsidP="00966191">
      <w:pPr>
        <w:spacing w:after="0" w:line="480" w:lineRule="auto"/>
        <w:contextualSpacing/>
        <w:rPr>
          <w:rFonts w:cstheme="minorHAnsi"/>
          <w:sz w:val="22"/>
          <w:szCs w:val="22"/>
        </w:rPr>
      </w:pPr>
      <w:r w:rsidRPr="00D90349">
        <w:rPr>
          <w:rFonts w:cstheme="minorHAnsi"/>
          <w:i/>
          <w:sz w:val="22"/>
          <w:szCs w:val="22"/>
        </w:rPr>
        <w:t>Type of article</w:t>
      </w:r>
      <w:r>
        <w:rPr>
          <w:rFonts w:cstheme="minorHAnsi"/>
          <w:sz w:val="22"/>
          <w:szCs w:val="22"/>
        </w:rPr>
        <w:t>: Letter</w:t>
      </w:r>
    </w:p>
    <w:p w14:paraId="2B218E2A" w14:textId="77777777" w:rsidR="00966191" w:rsidRDefault="00966191" w:rsidP="00966191">
      <w:pPr>
        <w:spacing w:after="0" w:line="480" w:lineRule="auto"/>
        <w:contextualSpacing/>
        <w:rPr>
          <w:rFonts w:cstheme="minorHAnsi"/>
          <w:sz w:val="22"/>
          <w:szCs w:val="22"/>
        </w:rPr>
      </w:pPr>
      <w:r w:rsidRPr="00D90349">
        <w:rPr>
          <w:rFonts w:cstheme="minorHAnsi"/>
          <w:i/>
          <w:sz w:val="22"/>
          <w:szCs w:val="22"/>
        </w:rPr>
        <w:t>Short title</w:t>
      </w:r>
      <w:r>
        <w:rPr>
          <w:rFonts w:cstheme="minorHAnsi"/>
          <w:sz w:val="22"/>
          <w:szCs w:val="22"/>
        </w:rPr>
        <w:t>: Transient evolutionary attractors</w:t>
      </w:r>
    </w:p>
    <w:p w14:paraId="4157AD3C" w14:textId="77777777" w:rsidR="00966191" w:rsidRPr="00496E2D" w:rsidRDefault="00966191" w:rsidP="00966191">
      <w:pPr>
        <w:spacing w:after="0" w:line="480" w:lineRule="auto"/>
        <w:contextualSpacing/>
        <w:rPr>
          <w:rFonts w:cstheme="minorHAnsi"/>
          <w:sz w:val="22"/>
          <w:szCs w:val="22"/>
        </w:rPr>
      </w:pPr>
    </w:p>
    <w:p w14:paraId="5B9DB7AE" w14:textId="77777777" w:rsidR="00966191" w:rsidRPr="00496E2D" w:rsidRDefault="00966191" w:rsidP="00966191">
      <w:pPr>
        <w:spacing w:after="0" w:line="480" w:lineRule="auto"/>
        <w:contextualSpacing/>
        <w:rPr>
          <w:rFonts w:cstheme="minorHAnsi"/>
          <w:sz w:val="22"/>
          <w:szCs w:val="22"/>
        </w:rPr>
      </w:pPr>
      <w:r w:rsidRPr="00496E2D">
        <w:rPr>
          <w:rFonts w:cstheme="minorHAnsi"/>
          <w:sz w:val="22"/>
          <w:szCs w:val="22"/>
        </w:rPr>
        <w:t>John P. DeLong</w:t>
      </w:r>
      <w:r>
        <w:rPr>
          <w:rFonts w:cstheme="minorHAnsi"/>
          <w:sz w:val="22"/>
          <w:szCs w:val="22"/>
        </w:rPr>
        <w:t>*</w:t>
      </w:r>
      <w:r w:rsidRPr="00AE2FD3">
        <w:rPr>
          <w:rFonts w:cstheme="minorHAnsi"/>
          <w:sz w:val="22"/>
          <w:szCs w:val="22"/>
          <w:vertAlign w:val="superscript"/>
        </w:rPr>
        <w:t>1</w:t>
      </w:r>
      <w:r w:rsidRPr="00496E2D">
        <w:rPr>
          <w:rFonts w:cstheme="minorHAnsi"/>
          <w:sz w:val="22"/>
          <w:szCs w:val="22"/>
        </w:rPr>
        <w:t xml:space="preserve"> and Clayton E. Cressler</w:t>
      </w:r>
      <w:r>
        <w:rPr>
          <w:rFonts w:cstheme="minorHAnsi"/>
          <w:sz w:val="22"/>
          <w:szCs w:val="22"/>
        </w:rPr>
        <w:t>*</w:t>
      </w:r>
      <w:r w:rsidRPr="0071706C">
        <w:rPr>
          <w:rFonts w:cstheme="minorHAnsi"/>
          <w:sz w:val="22"/>
          <w:szCs w:val="22"/>
          <w:vertAlign w:val="superscript"/>
        </w:rPr>
        <w:t>1</w:t>
      </w:r>
    </w:p>
    <w:p w14:paraId="4C9C62BB" w14:textId="77777777" w:rsidR="00966191" w:rsidRPr="00496E2D" w:rsidRDefault="00966191" w:rsidP="00966191">
      <w:pPr>
        <w:spacing w:after="0" w:line="480" w:lineRule="auto"/>
        <w:contextualSpacing/>
        <w:rPr>
          <w:rFonts w:cstheme="minorHAnsi"/>
          <w:sz w:val="22"/>
          <w:szCs w:val="22"/>
        </w:rPr>
      </w:pPr>
      <w:r w:rsidRPr="0071706C">
        <w:rPr>
          <w:rFonts w:cstheme="minorHAnsi"/>
          <w:sz w:val="22"/>
          <w:szCs w:val="22"/>
          <w:vertAlign w:val="superscript"/>
        </w:rPr>
        <w:t>1</w:t>
      </w:r>
      <w:r w:rsidRPr="00496E2D">
        <w:rPr>
          <w:rFonts w:cstheme="minorHAnsi"/>
          <w:sz w:val="22"/>
          <w:szCs w:val="22"/>
        </w:rPr>
        <w:t>School of Biological Sciences, University of Nebraska – Lincoln, Lincoln, NE, 68588, USA</w:t>
      </w:r>
    </w:p>
    <w:p w14:paraId="26847594" w14:textId="77777777" w:rsidR="00966191" w:rsidRPr="00BE1773" w:rsidRDefault="00966191" w:rsidP="00966191">
      <w:pPr>
        <w:spacing w:after="0" w:line="480" w:lineRule="auto"/>
        <w:contextualSpacing/>
        <w:rPr>
          <w:rFonts w:cstheme="minorHAnsi"/>
          <w:sz w:val="22"/>
          <w:szCs w:val="22"/>
        </w:rPr>
      </w:pPr>
      <w:r w:rsidRPr="00BE1773">
        <w:rPr>
          <w:rFonts w:cstheme="minorHAnsi"/>
          <w:sz w:val="22"/>
          <w:szCs w:val="22"/>
        </w:rPr>
        <w:t>*Co-corresponding authors</w:t>
      </w:r>
    </w:p>
    <w:p w14:paraId="429F79D8" w14:textId="77777777" w:rsidR="00966191" w:rsidRPr="00BE1773" w:rsidRDefault="00966191" w:rsidP="00966191">
      <w:pPr>
        <w:spacing w:after="0" w:line="480" w:lineRule="auto"/>
        <w:contextualSpacing/>
        <w:rPr>
          <w:rFonts w:cstheme="minorHAnsi"/>
          <w:sz w:val="22"/>
          <w:szCs w:val="22"/>
        </w:rPr>
      </w:pPr>
      <w:r w:rsidRPr="00BE1773">
        <w:rPr>
          <w:rFonts w:cstheme="minorHAnsi"/>
          <w:sz w:val="22"/>
          <w:szCs w:val="22"/>
        </w:rPr>
        <w:t xml:space="preserve">ORCID for JPD: </w:t>
      </w:r>
      <w:r w:rsidRPr="00BE1773">
        <w:rPr>
          <w:rStyle w:val="orcid-id-https"/>
          <w:sz w:val="22"/>
          <w:szCs w:val="22"/>
        </w:rPr>
        <w:t>0000-0003-0558-8213</w:t>
      </w:r>
    </w:p>
    <w:p w14:paraId="7B122D74" w14:textId="77777777" w:rsidR="00966191" w:rsidRPr="00BE1773" w:rsidRDefault="00966191" w:rsidP="00966191">
      <w:pPr>
        <w:spacing w:after="0" w:line="480" w:lineRule="auto"/>
        <w:contextualSpacing/>
        <w:rPr>
          <w:rStyle w:val="Strong"/>
          <w:sz w:val="22"/>
          <w:szCs w:val="22"/>
        </w:rPr>
      </w:pPr>
      <w:r w:rsidRPr="00BE1773">
        <w:rPr>
          <w:rStyle w:val="Strong"/>
          <w:b w:val="0"/>
          <w:sz w:val="22"/>
          <w:szCs w:val="22"/>
        </w:rPr>
        <w:t>ORCID for CEC:</w:t>
      </w:r>
      <w:r w:rsidRPr="00BE1773">
        <w:rPr>
          <w:rStyle w:val="Strong"/>
          <w:sz w:val="22"/>
          <w:szCs w:val="22"/>
        </w:rPr>
        <w:t xml:space="preserve"> </w:t>
      </w:r>
      <w:r w:rsidRPr="00BE1773">
        <w:rPr>
          <w:sz w:val="22"/>
          <w:szCs w:val="22"/>
        </w:rPr>
        <w:t>0000-0002-6281-2798</w:t>
      </w:r>
    </w:p>
    <w:p w14:paraId="0366C11E" w14:textId="77777777" w:rsidR="00966191" w:rsidRPr="00BE1773" w:rsidRDefault="00966191" w:rsidP="00966191">
      <w:pPr>
        <w:spacing w:after="0" w:line="480" w:lineRule="auto"/>
        <w:contextualSpacing/>
        <w:rPr>
          <w:rFonts w:cstheme="minorHAnsi"/>
          <w:sz w:val="22"/>
          <w:szCs w:val="22"/>
        </w:rPr>
      </w:pPr>
    </w:p>
    <w:p w14:paraId="180B46AF" w14:textId="77777777" w:rsidR="00966191" w:rsidRDefault="00966191" w:rsidP="00966191">
      <w:pPr>
        <w:spacing w:after="0" w:line="480" w:lineRule="auto"/>
        <w:contextualSpacing/>
        <w:rPr>
          <w:rFonts w:cstheme="minorHAnsi"/>
          <w:sz w:val="22"/>
          <w:szCs w:val="22"/>
        </w:rPr>
      </w:pPr>
      <w:r w:rsidRPr="00BE1773">
        <w:rPr>
          <w:rFonts w:cstheme="minorHAnsi"/>
          <w:i/>
          <w:sz w:val="22"/>
          <w:szCs w:val="22"/>
        </w:rPr>
        <w:t>Statement of authorship</w:t>
      </w:r>
      <w:r w:rsidRPr="00BE1773">
        <w:rPr>
          <w:rFonts w:cstheme="minorHAnsi"/>
          <w:sz w:val="22"/>
          <w:szCs w:val="22"/>
        </w:rPr>
        <w:t>: Both authors conceived of the idea and performed modeling analyses. JPD wrote the first draft of the manuscript</w:t>
      </w:r>
      <w:r w:rsidRPr="00D90349">
        <w:rPr>
          <w:rFonts w:cstheme="minorHAnsi"/>
          <w:sz w:val="22"/>
          <w:szCs w:val="22"/>
        </w:rPr>
        <w:t xml:space="preserve">, and </w:t>
      </w:r>
      <w:r>
        <w:rPr>
          <w:rFonts w:cstheme="minorHAnsi"/>
          <w:sz w:val="22"/>
          <w:szCs w:val="22"/>
        </w:rPr>
        <w:t>both</w:t>
      </w:r>
      <w:r w:rsidRPr="00D90349">
        <w:rPr>
          <w:rFonts w:cstheme="minorHAnsi"/>
          <w:sz w:val="22"/>
          <w:szCs w:val="22"/>
        </w:rPr>
        <w:t xml:space="preserve"> authors contributed substanti</w:t>
      </w:r>
      <w:r>
        <w:rPr>
          <w:rFonts w:cstheme="minorHAnsi"/>
          <w:sz w:val="22"/>
          <w:szCs w:val="22"/>
        </w:rPr>
        <w:t>ally to revisions.</w:t>
      </w:r>
    </w:p>
    <w:p w14:paraId="03A3768D" w14:textId="77777777" w:rsidR="00966191" w:rsidRPr="000A1AD1" w:rsidRDefault="00966191" w:rsidP="00966191">
      <w:pPr>
        <w:spacing w:after="0" w:line="480" w:lineRule="auto"/>
        <w:contextualSpacing/>
        <w:rPr>
          <w:rFonts w:cstheme="minorHAnsi"/>
          <w:sz w:val="22"/>
          <w:szCs w:val="22"/>
        </w:rPr>
      </w:pPr>
      <w:r w:rsidRPr="00D90349">
        <w:rPr>
          <w:rFonts w:cstheme="minorHAnsi"/>
          <w:i/>
          <w:sz w:val="22"/>
          <w:szCs w:val="22"/>
        </w:rPr>
        <w:t>Data accessibility statement</w:t>
      </w:r>
      <w:r w:rsidRPr="00D90349">
        <w:rPr>
          <w:rFonts w:cstheme="minorHAnsi"/>
          <w:sz w:val="22"/>
          <w:szCs w:val="22"/>
        </w:rPr>
        <w:t xml:space="preserve">: </w:t>
      </w:r>
      <w:r>
        <w:rPr>
          <w:rFonts w:cstheme="minorHAnsi"/>
          <w:sz w:val="22"/>
          <w:szCs w:val="22"/>
        </w:rPr>
        <w:t>We</w:t>
      </w:r>
      <w:r w:rsidRPr="00D90349">
        <w:rPr>
          <w:rFonts w:cstheme="minorHAnsi"/>
          <w:sz w:val="22"/>
          <w:szCs w:val="22"/>
        </w:rPr>
        <w:t xml:space="preserve"> confirm that, should the m</w:t>
      </w:r>
      <w:r>
        <w:rPr>
          <w:rFonts w:cstheme="minorHAnsi"/>
          <w:sz w:val="22"/>
          <w:szCs w:val="22"/>
        </w:rPr>
        <w:t xml:space="preserve">anuscript be accepted, the code </w:t>
      </w:r>
      <w:r w:rsidRPr="00D90349">
        <w:rPr>
          <w:rFonts w:cstheme="minorHAnsi"/>
          <w:sz w:val="22"/>
          <w:szCs w:val="22"/>
        </w:rPr>
        <w:t>supporting the results will be archived in a</w:t>
      </w:r>
      <w:r>
        <w:rPr>
          <w:rFonts w:cstheme="minorHAnsi"/>
          <w:sz w:val="22"/>
          <w:szCs w:val="22"/>
        </w:rPr>
        <w:t>n appropriate public repository. No new data were used in the manuscript</w:t>
      </w:r>
      <w:r w:rsidRPr="00D90349">
        <w:rPr>
          <w:rFonts w:cstheme="minorHAnsi"/>
          <w:sz w:val="22"/>
          <w:szCs w:val="22"/>
        </w:rPr>
        <w:t>.</w:t>
      </w:r>
    </w:p>
    <w:p w14:paraId="3107C3EF" w14:textId="77777777" w:rsidR="00966191" w:rsidRDefault="00966191" w:rsidP="00966191">
      <w:pPr>
        <w:spacing w:after="0" w:line="480" w:lineRule="auto"/>
        <w:contextualSpacing/>
        <w:rPr>
          <w:rFonts w:cstheme="minorHAnsi"/>
          <w:sz w:val="22"/>
          <w:szCs w:val="22"/>
        </w:rPr>
      </w:pPr>
      <w:r w:rsidRPr="00D90349">
        <w:rPr>
          <w:rFonts w:cstheme="minorHAnsi"/>
          <w:i/>
          <w:sz w:val="22"/>
          <w:szCs w:val="22"/>
        </w:rPr>
        <w:t>Number of words in the abstract</w:t>
      </w:r>
      <w:r>
        <w:rPr>
          <w:rFonts w:cstheme="minorHAnsi"/>
          <w:sz w:val="22"/>
          <w:szCs w:val="22"/>
        </w:rPr>
        <w:t>: 149</w:t>
      </w:r>
    </w:p>
    <w:p w14:paraId="11F470F5" w14:textId="77777777" w:rsidR="00966191" w:rsidRDefault="00966191" w:rsidP="00966191">
      <w:pPr>
        <w:spacing w:after="0" w:line="480" w:lineRule="auto"/>
        <w:contextualSpacing/>
        <w:rPr>
          <w:rFonts w:cstheme="minorHAnsi"/>
          <w:sz w:val="22"/>
          <w:szCs w:val="22"/>
        </w:rPr>
      </w:pPr>
      <w:r w:rsidRPr="00D90349">
        <w:rPr>
          <w:rFonts w:cstheme="minorHAnsi"/>
          <w:i/>
          <w:sz w:val="22"/>
          <w:szCs w:val="22"/>
        </w:rPr>
        <w:t>Number of words in the main text</w:t>
      </w:r>
      <w:r>
        <w:rPr>
          <w:rFonts w:cstheme="minorHAnsi"/>
          <w:sz w:val="22"/>
          <w:szCs w:val="22"/>
        </w:rPr>
        <w:t>: 4950</w:t>
      </w:r>
    </w:p>
    <w:p w14:paraId="699E2544" w14:textId="77777777" w:rsidR="00966191" w:rsidRDefault="00966191" w:rsidP="00966191">
      <w:pPr>
        <w:spacing w:after="0" w:line="480" w:lineRule="auto"/>
        <w:contextualSpacing/>
        <w:rPr>
          <w:rFonts w:cstheme="minorHAnsi"/>
          <w:sz w:val="22"/>
          <w:szCs w:val="22"/>
        </w:rPr>
      </w:pPr>
      <w:r w:rsidRPr="00D90349">
        <w:rPr>
          <w:rFonts w:cstheme="minorHAnsi"/>
          <w:i/>
          <w:sz w:val="22"/>
          <w:szCs w:val="22"/>
        </w:rPr>
        <w:t>Number of references</w:t>
      </w:r>
      <w:r>
        <w:rPr>
          <w:rFonts w:cstheme="minorHAnsi"/>
          <w:sz w:val="22"/>
          <w:szCs w:val="22"/>
        </w:rPr>
        <w:t>: 78</w:t>
      </w:r>
    </w:p>
    <w:p w14:paraId="73089FBB" w14:textId="77777777" w:rsidR="00966191" w:rsidRDefault="00966191" w:rsidP="00966191">
      <w:pPr>
        <w:spacing w:after="0" w:line="480" w:lineRule="auto"/>
        <w:contextualSpacing/>
        <w:rPr>
          <w:rFonts w:cstheme="minorHAnsi"/>
          <w:sz w:val="22"/>
          <w:szCs w:val="22"/>
        </w:rPr>
      </w:pPr>
      <w:r w:rsidRPr="00D90349">
        <w:rPr>
          <w:rFonts w:cstheme="minorHAnsi"/>
          <w:i/>
          <w:sz w:val="22"/>
          <w:szCs w:val="22"/>
        </w:rPr>
        <w:t>Number of figures</w:t>
      </w:r>
      <w:r>
        <w:rPr>
          <w:rFonts w:cstheme="minorHAnsi"/>
          <w:sz w:val="22"/>
          <w:szCs w:val="22"/>
        </w:rPr>
        <w:t>: 4</w:t>
      </w:r>
    </w:p>
    <w:p w14:paraId="2CE4B6B4" w14:textId="77777777" w:rsidR="00966191" w:rsidRDefault="00966191" w:rsidP="00966191">
      <w:pPr>
        <w:spacing w:after="0" w:line="480" w:lineRule="auto"/>
        <w:contextualSpacing/>
        <w:rPr>
          <w:rFonts w:cstheme="minorHAnsi"/>
          <w:sz w:val="22"/>
          <w:szCs w:val="22"/>
        </w:rPr>
      </w:pPr>
      <w:r w:rsidRPr="00D90349">
        <w:rPr>
          <w:rFonts w:cstheme="minorHAnsi"/>
          <w:i/>
          <w:sz w:val="22"/>
          <w:szCs w:val="22"/>
        </w:rPr>
        <w:t>Number of tables</w:t>
      </w:r>
      <w:r>
        <w:rPr>
          <w:rFonts w:cstheme="minorHAnsi"/>
          <w:sz w:val="22"/>
          <w:szCs w:val="22"/>
        </w:rPr>
        <w:t>: 0</w:t>
      </w:r>
    </w:p>
    <w:p w14:paraId="5D41F546" w14:textId="77777777" w:rsidR="00966191" w:rsidRDefault="00966191" w:rsidP="00966191">
      <w:pPr>
        <w:spacing w:after="0" w:line="480" w:lineRule="auto"/>
        <w:contextualSpacing/>
        <w:rPr>
          <w:rFonts w:cstheme="minorHAnsi"/>
          <w:sz w:val="22"/>
          <w:szCs w:val="22"/>
        </w:rPr>
      </w:pPr>
      <w:r w:rsidRPr="00D90349">
        <w:rPr>
          <w:rFonts w:cstheme="minorHAnsi"/>
          <w:i/>
          <w:sz w:val="22"/>
          <w:szCs w:val="22"/>
        </w:rPr>
        <w:t>Number of text boxes</w:t>
      </w:r>
      <w:r>
        <w:rPr>
          <w:rFonts w:cstheme="minorHAnsi"/>
          <w:sz w:val="22"/>
          <w:szCs w:val="22"/>
        </w:rPr>
        <w:t>: 0</w:t>
      </w:r>
    </w:p>
    <w:p w14:paraId="466B6F1F" w14:textId="77777777" w:rsidR="00966191" w:rsidRDefault="00966191" w:rsidP="00966191">
      <w:pPr>
        <w:spacing w:after="0" w:line="480" w:lineRule="auto"/>
        <w:contextualSpacing/>
        <w:rPr>
          <w:rFonts w:cstheme="minorHAnsi"/>
          <w:sz w:val="22"/>
          <w:szCs w:val="22"/>
        </w:rPr>
      </w:pPr>
    </w:p>
    <w:p w14:paraId="2292D94C" w14:textId="77777777" w:rsidR="00966191" w:rsidRDefault="00966191" w:rsidP="00966191">
      <w:pPr>
        <w:spacing w:after="0" w:line="480" w:lineRule="auto"/>
        <w:contextualSpacing/>
        <w:rPr>
          <w:rFonts w:cstheme="minorHAnsi"/>
          <w:b/>
          <w:sz w:val="22"/>
          <w:szCs w:val="22"/>
        </w:rPr>
      </w:pPr>
      <w:r w:rsidRPr="00D90349">
        <w:rPr>
          <w:rFonts w:cstheme="minorHAnsi"/>
          <w:i/>
          <w:sz w:val="22"/>
          <w:szCs w:val="22"/>
        </w:rPr>
        <w:t>Keywords</w:t>
      </w:r>
      <w:r>
        <w:rPr>
          <w:rFonts w:cstheme="minorHAnsi"/>
          <w:sz w:val="22"/>
          <w:szCs w:val="22"/>
        </w:rPr>
        <w:t>: stochastic dynamics, eco-evolutionary dynamics, GEM, Gillespie algorithm, maladaptation, harvest induced evolution</w:t>
      </w:r>
      <w:r>
        <w:rPr>
          <w:rFonts w:cstheme="minorHAnsi"/>
          <w:b/>
          <w:sz w:val="22"/>
          <w:szCs w:val="22"/>
        </w:rPr>
        <w:br w:type="page"/>
      </w:r>
    </w:p>
    <w:p w14:paraId="76A6F4B3" w14:textId="77777777" w:rsidR="00966191" w:rsidRPr="00496E2D" w:rsidRDefault="00966191" w:rsidP="00966191">
      <w:pPr>
        <w:spacing w:after="0" w:line="480" w:lineRule="auto"/>
        <w:contextualSpacing/>
        <w:rPr>
          <w:rFonts w:cstheme="minorHAnsi"/>
          <w:b/>
          <w:sz w:val="22"/>
          <w:szCs w:val="22"/>
        </w:rPr>
      </w:pPr>
      <w:r w:rsidRPr="00496E2D">
        <w:rPr>
          <w:rFonts w:cstheme="minorHAnsi"/>
          <w:b/>
          <w:sz w:val="22"/>
          <w:szCs w:val="22"/>
        </w:rPr>
        <w:lastRenderedPageBreak/>
        <w:t>Abstract</w:t>
      </w:r>
    </w:p>
    <w:p w14:paraId="7E066ACA" w14:textId="282071D7" w:rsidR="00966191" w:rsidRDefault="00966191" w:rsidP="00966191">
      <w:pPr>
        <w:spacing w:after="0" w:line="480" w:lineRule="auto"/>
        <w:contextualSpacing/>
        <w:rPr>
          <w:rFonts w:cstheme="minorHAnsi"/>
          <w:b/>
          <w:sz w:val="22"/>
          <w:szCs w:val="22"/>
        </w:rPr>
      </w:pPr>
      <w:r>
        <w:rPr>
          <w:rFonts w:cstheme="minorHAnsi"/>
          <w:sz w:val="22"/>
          <w:szCs w:val="22"/>
        </w:rPr>
        <w:t>Stochastic processes such as genetic drift may hinder adaptation, but the effect of such stochasticity on evolution via its effect on ecological dynamics is poorly understood. H</w:t>
      </w:r>
      <w:r w:rsidRPr="00496E2D">
        <w:rPr>
          <w:rFonts w:cstheme="minorHAnsi"/>
          <w:sz w:val="22"/>
          <w:szCs w:val="22"/>
        </w:rPr>
        <w:t xml:space="preserve">ere we evaluate patterns of adaptation in a population </w:t>
      </w:r>
      <w:r>
        <w:rPr>
          <w:rFonts w:cstheme="minorHAnsi"/>
          <w:sz w:val="22"/>
          <w:szCs w:val="22"/>
        </w:rPr>
        <w:t>subject to variation in demographic stochasticity</w:t>
      </w:r>
      <w:r w:rsidRPr="00496E2D">
        <w:rPr>
          <w:rFonts w:cstheme="minorHAnsi"/>
          <w:sz w:val="22"/>
          <w:szCs w:val="22"/>
        </w:rPr>
        <w:t xml:space="preserve">. We show that </w:t>
      </w:r>
      <w:r>
        <w:rPr>
          <w:rFonts w:cstheme="minorHAnsi"/>
          <w:sz w:val="22"/>
          <w:szCs w:val="22"/>
        </w:rPr>
        <w:t>stochasticity</w:t>
      </w:r>
      <w:r w:rsidRPr="00496E2D">
        <w:rPr>
          <w:rFonts w:cstheme="minorHAnsi"/>
          <w:sz w:val="22"/>
          <w:szCs w:val="22"/>
        </w:rPr>
        <w:t xml:space="preserve"> </w:t>
      </w:r>
      <w:r>
        <w:rPr>
          <w:rFonts w:cstheme="minorHAnsi"/>
          <w:sz w:val="22"/>
          <w:szCs w:val="22"/>
        </w:rPr>
        <w:t xml:space="preserve">can alter population dynamics and lead to evolutionary outcomes that are not </w:t>
      </w:r>
      <w:r w:rsidRPr="002A61EE">
        <w:rPr>
          <w:rFonts w:cstheme="minorHAnsi"/>
          <w:sz w:val="22"/>
          <w:szCs w:val="22"/>
        </w:rPr>
        <w:t xml:space="preserve">predicted by </w:t>
      </w:r>
      <w:r>
        <w:rPr>
          <w:rFonts w:cstheme="minorHAnsi"/>
          <w:sz w:val="22"/>
          <w:szCs w:val="22"/>
        </w:rPr>
        <w:t>classic</w:t>
      </w:r>
      <w:r w:rsidRPr="002A61EE">
        <w:rPr>
          <w:rFonts w:cstheme="minorHAnsi"/>
          <w:sz w:val="22"/>
          <w:szCs w:val="22"/>
        </w:rPr>
        <w:t xml:space="preserve"> eco-evolutionary modeling approaches</w:t>
      </w:r>
      <w:r>
        <w:rPr>
          <w:rFonts w:cstheme="minorHAnsi"/>
          <w:sz w:val="22"/>
          <w:szCs w:val="22"/>
        </w:rPr>
        <w:t>. We also show, however, that these outcomes are governed by</w:t>
      </w:r>
      <w:r w:rsidRPr="00496E2D">
        <w:rPr>
          <w:rFonts w:cstheme="minorHAnsi"/>
          <w:sz w:val="22"/>
          <w:szCs w:val="22"/>
        </w:rPr>
        <w:t xml:space="preserve"> transient evolutionary attractors </w:t>
      </w:r>
      <w:r>
        <w:rPr>
          <w:rFonts w:cstheme="minorHAnsi"/>
          <w:sz w:val="22"/>
          <w:szCs w:val="22"/>
        </w:rPr>
        <w:t xml:space="preserve">(TEAs) – these are </w:t>
      </w:r>
      <w:del w:id="0" w:author="John DeLong" w:date="2020-08-12T16:51:00Z">
        <w:r w:rsidDel="00F15151">
          <w:rPr>
            <w:rFonts w:cstheme="minorHAnsi"/>
            <w:sz w:val="22"/>
            <w:szCs w:val="22"/>
          </w:rPr>
          <w:delText xml:space="preserve">fitness </w:delText>
        </w:r>
      </w:del>
      <w:ins w:id="1" w:author="John DeLong" w:date="2020-08-12T16:51:00Z">
        <w:r w:rsidR="00F15151">
          <w:rPr>
            <w:rFonts w:cstheme="minorHAnsi"/>
            <w:sz w:val="22"/>
            <w:szCs w:val="22"/>
          </w:rPr>
          <w:t xml:space="preserve">maxima in </w:t>
        </w:r>
      </w:ins>
      <w:del w:id="2" w:author="John DeLong" w:date="2020-08-12T16:51:00Z">
        <w:r w:rsidR="00E34358" w:rsidDel="00F15151">
          <w:rPr>
            <w:rFonts w:cstheme="minorHAnsi"/>
            <w:sz w:val="22"/>
            <w:szCs w:val="22"/>
          </w:rPr>
          <w:delText xml:space="preserve">lifetime reproductive success </w:delText>
        </w:r>
      </w:del>
      <w:ins w:id="3" w:author="John DeLong" w:date="2020-08-12T16:51:00Z">
        <w:r w:rsidR="00F15151">
          <w:rPr>
            <w:rFonts w:cstheme="minorHAnsi"/>
            <w:sz w:val="22"/>
            <w:szCs w:val="22"/>
          </w:rPr>
          <w:t xml:space="preserve">lifetime reproductive success </w:t>
        </w:r>
      </w:ins>
      <w:r>
        <w:rPr>
          <w:rFonts w:cstheme="minorHAnsi"/>
          <w:sz w:val="22"/>
          <w:szCs w:val="22"/>
        </w:rPr>
        <w:t xml:space="preserve">when the ecological system is not at equilibrium. These TEAs </w:t>
      </w:r>
      <w:r w:rsidRPr="00496E2D">
        <w:rPr>
          <w:rFonts w:cstheme="minorHAnsi"/>
          <w:sz w:val="22"/>
          <w:szCs w:val="22"/>
        </w:rPr>
        <w:t>alter the path of evolution</w:t>
      </w:r>
      <w:r>
        <w:rPr>
          <w:rFonts w:cstheme="minorHAnsi"/>
          <w:sz w:val="22"/>
          <w:szCs w:val="22"/>
        </w:rPr>
        <w:t xml:space="preserve"> but are not visible through the equilibrium lens that underlies much evolutionary theory</w:t>
      </w:r>
      <w:r w:rsidRPr="00496E2D">
        <w:rPr>
          <w:rFonts w:cstheme="minorHAnsi"/>
          <w:sz w:val="22"/>
          <w:szCs w:val="22"/>
        </w:rPr>
        <w:t xml:space="preserve">. We further show that </w:t>
      </w:r>
      <w:r>
        <w:rPr>
          <w:rFonts w:cstheme="minorHAnsi"/>
          <w:sz w:val="22"/>
          <w:szCs w:val="22"/>
        </w:rPr>
        <w:t>trait-independent culling</w:t>
      </w:r>
      <w:r w:rsidRPr="00496E2D">
        <w:rPr>
          <w:rFonts w:cstheme="minorHAnsi"/>
          <w:sz w:val="22"/>
          <w:szCs w:val="22"/>
        </w:rPr>
        <w:t xml:space="preserve"> can redirect evolution away from </w:t>
      </w:r>
      <w:r>
        <w:rPr>
          <w:rFonts w:cstheme="minorHAnsi"/>
          <w:sz w:val="22"/>
          <w:szCs w:val="22"/>
        </w:rPr>
        <w:t>expected evolutionary equilibria</w:t>
      </w:r>
      <w:r w:rsidRPr="00496E2D">
        <w:rPr>
          <w:rFonts w:cstheme="minorHAnsi"/>
          <w:sz w:val="22"/>
          <w:szCs w:val="22"/>
        </w:rPr>
        <w:t xml:space="preserve"> and toward </w:t>
      </w:r>
      <w:r>
        <w:rPr>
          <w:rFonts w:cstheme="minorHAnsi"/>
          <w:sz w:val="22"/>
          <w:szCs w:val="22"/>
        </w:rPr>
        <w:t>these TEAs</w:t>
      </w:r>
      <w:r w:rsidRPr="00496E2D">
        <w:rPr>
          <w:rFonts w:cstheme="minorHAnsi"/>
          <w:sz w:val="22"/>
          <w:szCs w:val="22"/>
        </w:rPr>
        <w:t xml:space="preserve">. Our results </w:t>
      </w:r>
      <w:r>
        <w:rPr>
          <w:rFonts w:cstheme="minorHAnsi"/>
          <w:sz w:val="22"/>
          <w:szCs w:val="22"/>
        </w:rPr>
        <w:t>reveal</w:t>
      </w:r>
      <w:r w:rsidRPr="00496E2D">
        <w:rPr>
          <w:rFonts w:cstheme="minorHAnsi"/>
          <w:sz w:val="22"/>
          <w:szCs w:val="22"/>
        </w:rPr>
        <w:t xml:space="preserve"> that considering </w:t>
      </w:r>
      <w:r>
        <w:rPr>
          <w:rFonts w:cstheme="minorHAnsi"/>
          <w:sz w:val="22"/>
          <w:szCs w:val="22"/>
        </w:rPr>
        <w:t>population processes</w:t>
      </w:r>
      <w:r w:rsidRPr="00496E2D">
        <w:rPr>
          <w:rFonts w:cstheme="minorHAnsi"/>
          <w:sz w:val="22"/>
          <w:szCs w:val="22"/>
        </w:rPr>
        <w:t xml:space="preserve"> during transient periods can greatly improve our understanding of the path and pace of evolution.</w:t>
      </w:r>
      <w:r>
        <w:rPr>
          <w:rFonts w:cstheme="minorHAnsi"/>
          <w:b/>
          <w:sz w:val="22"/>
          <w:szCs w:val="22"/>
        </w:rPr>
        <w:br w:type="page"/>
      </w:r>
    </w:p>
    <w:p w14:paraId="573BB9A6" w14:textId="77777777" w:rsidR="00966191" w:rsidRPr="00496E2D" w:rsidRDefault="00966191" w:rsidP="00966191">
      <w:pPr>
        <w:spacing w:after="0" w:line="480" w:lineRule="auto"/>
        <w:contextualSpacing/>
        <w:rPr>
          <w:rFonts w:cstheme="minorHAnsi"/>
          <w:sz w:val="22"/>
          <w:szCs w:val="22"/>
        </w:rPr>
      </w:pPr>
      <w:r w:rsidRPr="00496E2D">
        <w:rPr>
          <w:rFonts w:cstheme="minorHAnsi"/>
          <w:b/>
          <w:sz w:val="22"/>
          <w:szCs w:val="22"/>
        </w:rPr>
        <w:lastRenderedPageBreak/>
        <w:t>Introduction</w:t>
      </w:r>
    </w:p>
    <w:p w14:paraId="294DEF4C" w14:textId="32C11DB1" w:rsidR="00966191" w:rsidRPr="00496E2D" w:rsidRDefault="00966191" w:rsidP="00966191">
      <w:pPr>
        <w:spacing w:after="0" w:line="480" w:lineRule="auto"/>
        <w:contextualSpacing/>
        <w:rPr>
          <w:rFonts w:cstheme="minorHAnsi"/>
          <w:sz w:val="22"/>
          <w:szCs w:val="22"/>
        </w:rPr>
      </w:pPr>
      <w:r w:rsidRPr="00496E2D">
        <w:rPr>
          <w:rFonts w:cstheme="minorHAnsi"/>
          <w:sz w:val="22"/>
          <w:szCs w:val="22"/>
        </w:rPr>
        <w:t>Debates over the effects of stochasticity on ecological and evolutionary dynamics go back to foundational work in ecology and evolutionary biology, from Fisher’s and Wright’s contrasting views of the role of mutation</w:t>
      </w:r>
      <w:r>
        <w:rPr>
          <w:rFonts w:cstheme="minorHAnsi"/>
          <w:sz w:val="22"/>
          <w:szCs w:val="22"/>
        </w:rPr>
        <w:t xml:space="preserve"> and drift</w:t>
      </w:r>
      <w:r w:rsidRPr="00496E2D">
        <w:rPr>
          <w:rFonts w:cstheme="minorHAnsi"/>
          <w:sz w:val="22"/>
          <w:szCs w:val="22"/>
        </w:rPr>
        <w:t xml:space="preserve"> </w:t>
      </w:r>
      <w:r w:rsidRPr="00496E2D">
        <w:rPr>
          <w:rFonts w:cstheme="minorHAnsi"/>
          <w:sz w:val="22"/>
          <w:szCs w:val="22"/>
        </w:rPr>
        <w:fldChar w:fldCharType="begin"/>
      </w:r>
      <w:r w:rsidR="00213991">
        <w:rPr>
          <w:rFonts w:cstheme="minorHAnsi"/>
          <w:sz w:val="22"/>
          <w:szCs w:val="22"/>
        </w:rPr>
        <w:instrText xml:space="preserve"> ADDIN ZOTERO_ITEM CSL_CITATION {"citationID":"ExReuFYC","properties":{"formattedCitation":"(Fisher 1930; Wright 1931)","plainCitation":"(Fisher 1930; Wright 1931)","noteIndex":0},"citationItems":[{"id":"OdB3TNWW/WIUwVBjz","uris":["http://zotero.org/users/1264037/items/GX9ZMU5W"],"uri":["http://zotero.org/users/1264037/items/GX9ZMU5W"],"itemData":{"id":2404,"type":"book","abstract":"R A Fisher's classic The Genetical Theory of Natural Selection was first published by the Oxford University Press in 1930. It was the first attempt to assess and explain Darwin's evolutionary theories in terms of the genetic processes underlying them, and was also original in being the first book to establish a firm theoretical basis for evolution. Since then, it has become a classic text in evolutionary biology, with Fisher hailed as one of the greatest evolutionary biologists of this century. This Variorum edition will be the definitive version - the only version of The Genetical Theory in print: it will include both Fisher's original 1930 text and that of a second edition of the book, published by Dover publications in 1958, which is now out of print. It also has a new Foreword, some unpublished material by Fisher that he wrote in his own copy, and letters between Fisher and Darwin's grandson, Leonard Darwin. Students, researchers, and general readers with an interest in the history of evolutionary biology will welcome this new edition.","ISBN":"978-0-19-850440-5","language":"en","number-of-pages":"370","publisher":"OUP Oxford","source":"Google Books","title":"The Genetical Theory of Natural Selection: A Complete Variorum Edition","title-short":"The Genetical Theory of Natural Selection","author":[{"family":"Fisher","given":"R. A."}],"issued":{"date-parts":[["1930"]]}}},{"id":"OdB3TNWW/OQmvJsDd","uris":["http://zotero.org/users/1264037/items/E3RMIJ9C"],"uri":["http://zotero.org/users/1264037/items/E3RMIJ9C"],"itemData":{"id":2403,"type":"article-journal","container-title":"Genetics","ISSN":"0016-6731","issue":"2","journalAbbreviation":"Genetics","note":"PMID: 17246615\nPMCID: PMC1201091","page":"97-159","source":"PubMed Central","title":"Evolution in Mendelian populations","volume":"16","author":[{"family":"Wright","given":"Sewall"}],"issued":{"date-parts":[["1931"]]}}}],"schema":"https://github.com/citation-style-language/schema/raw/master/csl-citation.json"} </w:instrText>
      </w:r>
      <w:r w:rsidRPr="00496E2D">
        <w:rPr>
          <w:rFonts w:cstheme="minorHAnsi"/>
          <w:sz w:val="22"/>
          <w:szCs w:val="22"/>
        </w:rPr>
        <w:fldChar w:fldCharType="separate"/>
      </w:r>
      <w:r w:rsidRPr="008E50B7">
        <w:rPr>
          <w:rFonts w:ascii="Calibri" w:hAnsi="Calibri" w:cs="Calibri"/>
          <w:sz w:val="22"/>
        </w:rPr>
        <w:t>(Fisher 1930; Wright 1931)</w:t>
      </w:r>
      <w:r w:rsidRPr="00496E2D">
        <w:rPr>
          <w:rFonts w:cstheme="minorHAnsi"/>
          <w:sz w:val="22"/>
          <w:szCs w:val="22"/>
        </w:rPr>
        <w:fldChar w:fldCharType="end"/>
      </w:r>
      <w:r w:rsidRPr="00496E2D">
        <w:rPr>
          <w:rFonts w:cstheme="minorHAnsi"/>
          <w:sz w:val="22"/>
          <w:szCs w:val="22"/>
        </w:rPr>
        <w:t xml:space="preserve"> to Nicholson’s and Andrewartha and Birch’s differing opinions about whether populations were primarily regulated by density-dependent or density-independent (e.g., stochastic) processes </w:t>
      </w:r>
      <w:r w:rsidRPr="00496E2D">
        <w:rPr>
          <w:rFonts w:cstheme="minorHAnsi"/>
          <w:sz w:val="22"/>
          <w:szCs w:val="22"/>
        </w:rPr>
        <w:fldChar w:fldCharType="begin"/>
      </w:r>
      <w:r w:rsidR="00213991">
        <w:rPr>
          <w:rFonts w:cstheme="minorHAnsi"/>
          <w:sz w:val="22"/>
          <w:szCs w:val="22"/>
        </w:rPr>
        <w:instrText xml:space="preserve"> ADDIN ZOTERO_ITEM CSL_CITATION {"citationID":"H4HwVLMI","properties":{"formattedCitation":"(Andrewartha &amp; Birch 1954; Nicholson 1957)","plainCitation":"(Andrewartha &amp; Birch 1954; Nicholson 1957)","noteIndex":0},"citationItems":[{"id":"OdB3TNWW/vldhCbMY","uris":["http://zotero.org/users/1264037/items/NAL7V6ZW"],"uri":["http://zotero.org/users/1264037/items/NAL7V6ZW"],"itemData":{"id":7921,"type":"book","language":"en","note":"Google-Books-ID: 3uzaAAAAMAAJ","number-of-pages":"810","publisher":"University of Chicago Press","source":"Google Books","title":"The distribution and abundance of animals","author":[{"family":"Andrewartha","given":"Herbert George"},{"family":"Birch","given":"L. Charles"}],"issued":{"date-parts":[["1954"]]}}},{"id":"OdB3TNWW/TMYd1upo","uris":["http://zotero.org/users/1264037/items/TADT7XWA"],"uri":["http://zotero.org/users/1264037/items/TADT7XWA"],"itemData":{"id":7923,"type":"article-journal","abstract":"Excerpt\nIntroduction\nTo demonstrate how populations may accommodate themselves to changed conditions, and so maintain themselves in being, I shall devote much of this address to discussing the results of laboratory experiments with the Australian sheep-blowfly, Lucilia cuprina Wied. It is true that the particular mechanisms of adjustment revealed are replaced by other mechanisms in many natural populations, but this would be equally true were any other kind of animal studied, whether in the laboratory or in the field. The fact that results obtained with laboratory populations can seldom be regarded as directly applicable to field populations in general is due to the existence of at least a dozen major systems of population regulation, and to the great diversity of influences which cause each population to present a somewhat different problem from all others. However, abundant evidence is provided by both field and laboratory studies showing that the populations of many...","container-title":"Cold Spring Harbor Symposia on Quantitative Biology","DOI":"10.1101/SQB.1957.022.01.017","ISSN":"0091-7451, 1943-4456","journalAbbreviation":"Cold Spring Harb Symp Quant Biol","language":"en","page":"153-173","source":"symposium.cshlp.org","title":"The self-adjustment of populations to change","volume":"22","author":[{"family":"Nicholson","given":"A. J."}],"issued":{"date-parts":[["1957",1,1]]}}}],"schema":"https://github.com/citation-style-language/schema/raw/master/csl-citation.json"} </w:instrText>
      </w:r>
      <w:r w:rsidRPr="00496E2D">
        <w:rPr>
          <w:rFonts w:cstheme="minorHAnsi"/>
          <w:sz w:val="22"/>
          <w:szCs w:val="22"/>
        </w:rPr>
        <w:fldChar w:fldCharType="separate"/>
      </w:r>
      <w:r w:rsidRPr="008E50B7">
        <w:rPr>
          <w:rFonts w:ascii="Calibri" w:hAnsi="Calibri" w:cs="Calibri"/>
          <w:sz w:val="22"/>
        </w:rPr>
        <w:t>(Andrewartha &amp; Birch 1954; Nicholson 1957)</w:t>
      </w:r>
      <w:r w:rsidRPr="00496E2D">
        <w:rPr>
          <w:rFonts w:cstheme="minorHAnsi"/>
          <w:sz w:val="22"/>
          <w:szCs w:val="22"/>
        </w:rPr>
        <w:fldChar w:fldCharType="end"/>
      </w:r>
      <w:r w:rsidRPr="00496E2D">
        <w:rPr>
          <w:rFonts w:cstheme="minorHAnsi"/>
          <w:sz w:val="22"/>
          <w:szCs w:val="22"/>
        </w:rPr>
        <w:t xml:space="preserve">. Mathematical models have proven to be a valuable tool for studying the various ways that stochasticity can impact ecological (reviewed in </w:t>
      </w:r>
      <w:r>
        <w:rPr>
          <w:rFonts w:cstheme="minorHAnsi"/>
          <w:sz w:val="22"/>
          <w:szCs w:val="22"/>
        </w:rPr>
        <w:fldChar w:fldCharType="begin"/>
      </w:r>
      <w:r w:rsidR="00213991">
        <w:rPr>
          <w:rFonts w:cstheme="minorHAnsi"/>
          <w:sz w:val="22"/>
          <w:szCs w:val="22"/>
        </w:rPr>
        <w:instrText xml:space="preserve"> ADDIN ZOTERO_ITEM CSL_CITATION {"citationID":"IyDnlJuo","properties":{"formattedCitation":"(Coulson {\\i{}et al.} 2004; Black &amp; McKane 2012)","plainCitation":"(Coulson et al. 2004; Black &amp; McKane 2012)","dontUpdate":true,"noteIndex":0},"citationItems":[{"id":"OdB3TNWW/f95EtHUp","uris":["http://zotero.org/users/1264037/items/4MS2QKQR"],"uri":["http://zotero.org/users/1264037/items/4MS2QKQR"],"itemData":{"id":7927,"type":"article-journal","abstract":"Population dynamics models remain largely deterministic, although the presence of random fluctuations in nature is well recognized. This deterministic approach is based on the implicit assumption that systems can be separated into a deterministic part that captures the essential features of the system and a random part that can be neglected. But is it possible, in general, to understand population dynamics without the explicit consideration of random fluctuations? Here, we suggest perhaps not, and argue that the dynamics of many systems are a result of interactions between the deterministic nonlinear skeleton and noise.","container-title":"Trends in Ecology &amp; Evolution","DOI":"10.1016/j.tree.2004.05.008","ISSN":"0169-5347","issue":"7","journalAbbreviation":"Trends Ecol. Evol. (Amst.)","language":"eng","note":"PMID: 16701286","page":"359-364","source":"PubMed","title":"Skeletons, noise and population growth: the end of an old debate?","title-short":"Skeletons, noise and population growth","volume":"19","author":[{"family":"Coulson","given":"Tim"},{"family":"Rohani","given":"Pejman"},{"family":"Pascual","given":"Mercedes"}],"issued":{"date-parts":[["2004",7]]}}},{"id":"OdB3TNWW/1qTh04Rh","uris":["http://zotero.org/users/1264037/items/LR4XVR9V"],"uri":["http://zotero.org/users/1264037/items/LR4XVR9V"],"itemData":{"id":7925,"type":"article-journal","abstract":"The increasing use of computer simulation by theoretical ecologists started a move away from models formulated at the population level towards individual-based models. However, many of the models studied at the individual level are not analysed mathematically and remain defined in terms of a computer algorithm. This is not surprising, given that they are intrinsically stochastic and require tools and techniques for their study that may be unfamiliar to ecologists. Here, we argue that the construction of ecological models at the individual level and their subsequent analysis is, in many cases, straightforward and leads to important insights. We discuss recent work that highlights the importance of stochastic effects for parameter ranges and systems where it was previously thought that such effects would be negligible.","container-title":"Trends in Ecology &amp; Evolution","DOI":"10.1016/j.tree.2012.01.014","ISSN":"1872-8383","issue":"6","journalAbbreviation":"Trends Ecol. Evol. (Amst.)","language":"eng","note":"PMID: 22406194","page":"337-345","source":"PubMed","title":"Stochastic formulation of ecological models and their applications","volume":"27","author":[{"family":"Black","given":"Andrew J."},{"family":"McKane","given":"Alan J."}],"issued":{"date-parts":[["2012",6]]}}}],"schema":"https://github.com/citation-style-language/schema/raw/master/csl-citation.json"} </w:instrText>
      </w:r>
      <w:r>
        <w:rPr>
          <w:rFonts w:cstheme="minorHAnsi"/>
          <w:sz w:val="22"/>
          <w:szCs w:val="22"/>
        </w:rPr>
        <w:fldChar w:fldCharType="separate"/>
      </w:r>
      <w:r w:rsidRPr="008E50B7">
        <w:rPr>
          <w:rFonts w:ascii="Calibri" w:hAnsi="Calibri" w:cs="Calibri"/>
          <w:sz w:val="22"/>
        </w:rPr>
        <w:t xml:space="preserve">Coulson </w:t>
      </w:r>
      <w:r w:rsidRPr="008E50B7">
        <w:rPr>
          <w:rFonts w:ascii="Calibri" w:hAnsi="Calibri" w:cs="Calibri"/>
          <w:i/>
          <w:iCs/>
          <w:sz w:val="22"/>
        </w:rPr>
        <w:t>et al.</w:t>
      </w:r>
      <w:r w:rsidRPr="008E50B7">
        <w:rPr>
          <w:rFonts w:ascii="Calibri" w:hAnsi="Calibri" w:cs="Calibri"/>
          <w:sz w:val="22"/>
        </w:rPr>
        <w:t xml:space="preserve"> 2004; Black &amp; McKane 2012)</w:t>
      </w:r>
      <w:r>
        <w:rPr>
          <w:rFonts w:cstheme="minorHAnsi"/>
          <w:sz w:val="22"/>
          <w:szCs w:val="22"/>
        </w:rPr>
        <w:fldChar w:fldCharType="end"/>
      </w:r>
      <w:r w:rsidRPr="00496E2D">
        <w:rPr>
          <w:rFonts w:cstheme="minorHAnsi"/>
          <w:sz w:val="22"/>
          <w:szCs w:val="22"/>
        </w:rPr>
        <w:t xml:space="preserve"> and evolutionary (reviewed in </w:t>
      </w:r>
      <w:r>
        <w:rPr>
          <w:rFonts w:cstheme="minorHAnsi"/>
          <w:sz w:val="22"/>
          <w:szCs w:val="22"/>
        </w:rPr>
        <w:fldChar w:fldCharType="begin"/>
      </w:r>
      <w:r w:rsidR="00213991">
        <w:rPr>
          <w:rFonts w:cstheme="minorHAnsi"/>
          <w:sz w:val="22"/>
          <w:szCs w:val="22"/>
        </w:rPr>
        <w:instrText xml:space="preserve"> ADDIN ZOTERO_ITEM CSL_CITATION {"citationID":"2a9t7TML","properties":{"formattedCitation":"(Lenormand {\\i{}et al.} 2009)","plainCitation":"(Lenormand et al. 2009)","dontUpdate":true,"noteIndex":0},"citationItems":[{"id":"OdB3TNWW/edkhkxyW","uris":["http://zotero.org/users/1264037/items/2T5DREQB"],"uri":["http://zotero.org/users/1264037/items/2T5DREQB"],"itemData":{"id":7690,"type":"article-journal","abstract":"The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debates.","container-title":"Trends in Ecology &amp; Evolution","DOI":"10.1016/j.tree.2008.09.014","ISSN":"0169-5347","issue":"3","journalAbbreviation":"Trends in Ecology &amp; Evolution","page":"157-165","source":"ScienceDirect","title":"Stochasticity in evolution","volume":"24","author":[{"family":"Lenormand","given":"Thomas"},{"family":"Roze","given":"Denis"},{"family":"Rousset","given":"François"}],"issued":{"date-parts":[["2009",3,1]]}}}],"schema":"https://github.com/citation-style-language/schema/raw/master/csl-citation.json"} </w:instrText>
      </w:r>
      <w:r>
        <w:rPr>
          <w:rFonts w:cstheme="minorHAnsi"/>
          <w:sz w:val="22"/>
          <w:szCs w:val="22"/>
        </w:rPr>
        <w:fldChar w:fldCharType="separate"/>
      </w:r>
      <w:proofErr w:type="spellStart"/>
      <w:r w:rsidRPr="008E50B7">
        <w:rPr>
          <w:rFonts w:ascii="Calibri" w:hAnsi="Calibri" w:cs="Calibri"/>
          <w:sz w:val="22"/>
        </w:rPr>
        <w:t>Lenormand</w:t>
      </w:r>
      <w:proofErr w:type="spellEnd"/>
      <w:r w:rsidRPr="008E50B7">
        <w:rPr>
          <w:rFonts w:ascii="Calibri" w:hAnsi="Calibri" w:cs="Calibri"/>
          <w:sz w:val="22"/>
        </w:rPr>
        <w:t xml:space="preserve"> </w:t>
      </w:r>
      <w:r w:rsidRPr="008E50B7">
        <w:rPr>
          <w:rFonts w:ascii="Calibri" w:hAnsi="Calibri" w:cs="Calibri"/>
          <w:i/>
          <w:iCs/>
          <w:sz w:val="22"/>
        </w:rPr>
        <w:t>et al.</w:t>
      </w:r>
      <w:r w:rsidRPr="008E50B7">
        <w:rPr>
          <w:rFonts w:ascii="Calibri" w:hAnsi="Calibri" w:cs="Calibri"/>
          <w:sz w:val="22"/>
        </w:rPr>
        <w:t xml:space="preserve"> 2009)</w:t>
      </w:r>
      <w:r>
        <w:rPr>
          <w:rFonts w:cstheme="minorHAnsi"/>
          <w:sz w:val="22"/>
          <w:szCs w:val="22"/>
        </w:rPr>
        <w:fldChar w:fldCharType="end"/>
      </w:r>
      <w:r w:rsidRPr="00496E2D">
        <w:rPr>
          <w:rFonts w:cstheme="minorHAnsi"/>
          <w:sz w:val="22"/>
          <w:szCs w:val="22"/>
        </w:rPr>
        <w:t xml:space="preserve"> dynamics. For example, evolutionary theory has revealed the potential </w:t>
      </w:r>
      <w:r>
        <w:rPr>
          <w:rFonts w:cstheme="minorHAnsi"/>
          <w:sz w:val="22"/>
          <w:szCs w:val="22"/>
        </w:rPr>
        <w:t xml:space="preserve">for </w:t>
      </w:r>
      <w:r w:rsidRPr="00496E2D">
        <w:rPr>
          <w:rFonts w:cstheme="minorHAnsi"/>
          <w:sz w:val="22"/>
          <w:szCs w:val="22"/>
        </w:rPr>
        <w:t xml:space="preserve">genetic drift to facilitate adaptation (Wright’s “shifting balance” theory; Wright 1931, </w:t>
      </w:r>
      <w:r w:rsidRPr="00496E2D">
        <w:rPr>
          <w:rFonts w:cstheme="minorHAnsi"/>
          <w:sz w:val="22"/>
          <w:szCs w:val="22"/>
        </w:rPr>
        <w:fldChar w:fldCharType="begin"/>
      </w:r>
      <w:r w:rsidR="00213991">
        <w:rPr>
          <w:rFonts w:cstheme="minorHAnsi"/>
          <w:sz w:val="22"/>
          <w:szCs w:val="22"/>
        </w:rPr>
        <w:instrText xml:space="preserve"> ADDIN ZOTERO_ITEM CSL_CITATION {"citationID":"C9UcgKYU","properties":{"formattedCitation":"(Coyne et al. 1997)","plainCitation":"(Coyne et al. 1997)","dontUpdate":true,"noteIndex":0},"citationItems":[{"id":"OdB3TNWW/7BVzKt6a","uris":["http://zotero.org/users/1264037/items/K466JGYG"],"uri":["http://zotero.org/users/1264037/items/K466JGYG"],"itemData":{"id":7929,"type":"article-journal","abstract":"We evaluate Sewall Wright's three-phase “shifting balance” theory of evolution, examining both the theoretical issues and the relevant data from nature and the laboratory. We conclude that while phases I and II of Wright's theory (the movement of populations from one “adaptive peak” to another via drift and selection) can occur under some conditions, genetic drift is often unnecessary for movement between peaks. Phase III of the shifting balance, in which adaptations spread from particular populations to the entire species, faces two major theoretical obstacles: (1) unlike adaptations favored by simple directional selection, adaptations whose fixation requires some genetic drift are often prevented from spreading by barriers to gene flow; and (2) it is difficult to assemble complex adaptations whose constituent parts arise via peak shifts in different demes. Our review of the data from nature shows that although there is some evidence for individual phases of the shifting balance process, there are few empirical observations explained better by Wright's three-phase mechanism than by simple mass selection. Similarly, artificial selection experiments fail to show that selection in subdivided populations produces greater response than does mass selection in large populations. The complexity of the shifting balance process and the difficulty of establishing that adaptive valleys have been crossed by genetic drift make it impossible to test Wright's claim that adaptations commonly originate by this process. In view of these problems, it seems unreasonable to consider the shifting balance process as an important explanation for the evolution of adaptations.","container-title":"Evolution","DOI":"10.1111/j.1558-5646.1997.tb03650.x","ISSN":"1558-5646","issue":"3","language":"en","page":"643-671","source":"Wiley Online Library","title":"Perspective: A Critique of Sewall Wright's Shifting Balance Theory of Evolution","title-short":"Perspective","volume":"51","author":[{"family":"Coyne","given":"Jerry A."},{"family":"Barton","given":"Nicholas H."},{"family":"Turelli","given":"Michael"}],"issued":{"date-parts":[["1997"]]}}}],"schema":"https://github.com/citation-style-language/schema/raw/master/csl-citation.json"} </w:instrText>
      </w:r>
      <w:r w:rsidRPr="00496E2D">
        <w:rPr>
          <w:rFonts w:cstheme="minorHAnsi"/>
          <w:sz w:val="22"/>
          <w:szCs w:val="22"/>
        </w:rPr>
        <w:fldChar w:fldCharType="separate"/>
      </w:r>
      <w:r w:rsidRPr="00496E2D">
        <w:rPr>
          <w:rFonts w:cstheme="minorHAnsi"/>
          <w:sz w:val="22"/>
          <w:szCs w:val="22"/>
        </w:rPr>
        <w:t>Coyne et al. 1997)</w:t>
      </w:r>
      <w:r w:rsidRPr="00496E2D">
        <w:rPr>
          <w:rFonts w:cstheme="minorHAnsi"/>
          <w:sz w:val="22"/>
          <w:szCs w:val="22"/>
        </w:rPr>
        <w:fldChar w:fldCharType="end"/>
      </w:r>
      <w:r w:rsidRPr="00496E2D">
        <w:rPr>
          <w:rFonts w:cstheme="minorHAnsi"/>
          <w:sz w:val="22"/>
          <w:szCs w:val="22"/>
        </w:rPr>
        <w:t xml:space="preserve"> and how stochasticity can shape life history evolution (e.g., “bet hedging” strategies</w:t>
      </w:r>
      <w:r>
        <w:rPr>
          <w:rFonts w:cstheme="minorHAnsi"/>
          <w:sz w:val="22"/>
          <w:szCs w:val="22"/>
        </w:rPr>
        <w:t xml:space="preserve">; </w:t>
      </w:r>
      <w:r>
        <w:rPr>
          <w:rFonts w:cstheme="minorHAnsi"/>
          <w:sz w:val="22"/>
          <w:szCs w:val="22"/>
        </w:rPr>
        <w:fldChar w:fldCharType="begin"/>
      </w:r>
      <w:r w:rsidR="00213991">
        <w:rPr>
          <w:rFonts w:cstheme="minorHAnsi"/>
          <w:sz w:val="22"/>
          <w:szCs w:val="22"/>
        </w:rPr>
        <w:instrText xml:space="preserve"> ADDIN ZOTERO_ITEM CSL_CITATION {"citationID":"hGK57xXK","properties":{"formattedCitation":"(Cohen 1966; Childs {\\i{}et al.} 2010; Rees &amp; Ellner 2019)","plainCitation":"(Cohen 1966; Childs et al. 2010; Rees &amp; Ellner 2019)","dontUpdate":true,"noteIndex":0},"citationItems":[{"id":"OdB3TNWW/epRVm2qO","uris":["http://zotero.org/users/1264037/items/PXYC5PRT"],"uri":["http://zotero.org/users/1264037/items/PXYC5PRT"],"itemData":{"id":7951,"type":"article-journal","abstract":"A model is constructed of optimizing long-term growth rate in a randomly varying environment. Specifically, the model is of an annual plant, the seeds of which can either germinate and yield more seeds in numbers which depend on environmental conditions, or remain dormant in the soil and undergo some decay according to their viability. The optimal germination fraction is derived for any combination of probabilities of the yield of seeds per germinating seed, and of various values of the viability of the seeds. The relevance of the model is discussed.","container-title":"Journal of Theoretical Biology","DOI":"10.1016/0022-5193(66)90188-3","ISSN":"0022-5193","issue":"1","journalAbbreviation":"Journal of Theoretical Biology","language":"en","page":"119-129","source":"ScienceDirect","title":"Optimizing reproduction in a randomly varying environment","volume":"12","author":[{"family":"Cohen","given":"Dan"}],"issued":{"date-parts":[["1966",9,1]]}}},{"id":"OdB3TNWW/osgsvJFx","uris":["http://zotero.org/users/1264037/items/2Q9PU8CM"],"uri":["http://zotero.org/users/1264037/items/2Q9PU8CM"],"itemData":{"id":7948,"type":"article-journal","abstract":"Understanding the adaptations that allow species to live in temporally variable environments is essential for predicting how they may respond to future environmental change. Variation at the intergenerational scale can allow the evolution of bet-hedging strategies: a novel genotype may be favoured over an alternative with higher arithmetic mean fitness if the new genotype experiences a sufficiently large reduction in temporal fitness variation; the successful genotype is said to have traded off its mean and variance in fitness in order to 'hedge its evolutionary bets'. We review the evidence for bet-hedging in a range of simple plant systems that have proved particularly tractable for studying bet-hedging under natural conditions. We begin by outlining the essential theory, reiterating the important distinction between conservative and diversified bet-hedging strategies. We then examine the theory and empirical evidence for the canonical example of bet-hedging: diversification via dormant seeds in annual plants. We discuss the complications that arise when moving beyond this simple case to consider more complex life-history traits, such as flowering size in semelparous perennial plants. Finally, we outline a framework for accommodating these complications, emphasizing the central role that model-based approaches can play.","container-title":"Proceedings. Biological Sciences","DOI":"10.1098/rspb.2010.0707","ISSN":"1471-2954","issue":"1697","journalAbbreviation":"Proc. Biol. Sci.","language":"eng","note":"PMID: 20573624\nPMCID: PMC2982066","page":"3055-3064","source":"PubMed","title":"Evolutionary bet-hedging in the real world: empirical evidence and challenges revealed by plants","title-short":"Evolutionary bet-hedging in the real world","volume":"277","author":[{"family":"Childs","given":"Dylan Z."},{"family":"Metcalf","given":"C. J. E."},{"family":"Rees","given":"Mark"}],"issued":{"date-parts":[["2010",10,22]]}}},{"id":"OdB3TNWW/F6JJzZqg","uris":["http://zotero.org/users/1264037/items/UCH8VKMP"],"uri":["http://zotero.org/users/1264037/items/UCH8VKMP"],"itemData":{"id":8301,"type":"article-journal","abstract":"We use integral projection models (IPMs) and individual-based simulations to study the evolution of genetic variance in two monocarpic plant systems. Previous approaches combining IPMs with an adaptive dynamics–style invasion analysis predicted that genetic variability in the size threshold for flowering will not be maintained, which conflicts with empirical evidence. We ask whether this discrepancy can be resolved by making more realistic assumptions about the underlying genetic architecture, assuming a multilocus quantitative trait in an outcrossing diploid species. To do this, we embed the infinitesimal model of quantitative genetics into an IPM for a size-structured cosexual plant species. The resulting IPM describes the joint dynamics of individual size and breeding value of the evolving trait. We apply this general framework to the monocarpic perennials Oenothera glazioviana and Carlina vulgaris. The evolution of heritable variation in threshold size is explored in both individual-based models (IBMs) and IPMs, using a mutation rate modifier approach. In the Oenothera model, where the environment is constant, there is selection against producing genetically variable offspring. In the Carlina model, where the environment varies between years, genetically variable offspring provide a selective advantage, allowing the maintenance of genetic variability. The contrasting predictions of adaptive dynamics and quantitative genetics models for the same system suggest that fluctuating selection may be more effective at maintaining genetic variation than previously thought.","container-title":"The American Naturalist","DOI":"10.1086/703436","ISSN":"0003-0147","issue":"1","journalAbbreviation":"The American Naturalist","note":"publisher: The University of Chicago Press","page":"E13-E29","source":"journals.uchicago.edu (Atypon)","title":"Why so variable: Can genetic variance in flowering thresholds be maintained by fluctuating selection?","title-short":"Why So Variable","volume":"194","author":[{"family":"Rees","given":"Mark"},{"family":"Ellner","given":"Stephen P."}],"issued":{"date-parts":[["2019",7,1]]}}}],"schema":"https://github.com/citation-style-language/schema/raw/master/csl-citation.json"} </w:instrText>
      </w:r>
      <w:r>
        <w:rPr>
          <w:rFonts w:cstheme="minorHAnsi"/>
          <w:sz w:val="22"/>
          <w:szCs w:val="22"/>
        </w:rPr>
        <w:fldChar w:fldCharType="separate"/>
      </w:r>
      <w:r w:rsidRPr="001409F9">
        <w:rPr>
          <w:rFonts w:ascii="Calibri" w:hAnsi="Calibri" w:cs="Calibri"/>
          <w:sz w:val="22"/>
        </w:rPr>
        <w:t xml:space="preserve">Cohen 1966; Childs </w:t>
      </w:r>
      <w:r w:rsidRPr="001409F9">
        <w:rPr>
          <w:rFonts w:ascii="Calibri" w:hAnsi="Calibri" w:cs="Calibri"/>
          <w:i/>
          <w:iCs/>
          <w:sz w:val="22"/>
        </w:rPr>
        <w:t>et al.</w:t>
      </w:r>
      <w:r w:rsidRPr="001409F9">
        <w:rPr>
          <w:rFonts w:ascii="Calibri" w:hAnsi="Calibri" w:cs="Calibri"/>
          <w:sz w:val="22"/>
        </w:rPr>
        <w:t xml:space="preserve"> 2010; Rees &amp; </w:t>
      </w:r>
      <w:proofErr w:type="spellStart"/>
      <w:r w:rsidRPr="001409F9">
        <w:rPr>
          <w:rFonts w:ascii="Calibri" w:hAnsi="Calibri" w:cs="Calibri"/>
          <w:sz w:val="22"/>
        </w:rPr>
        <w:t>Ellner</w:t>
      </w:r>
      <w:proofErr w:type="spellEnd"/>
      <w:r w:rsidRPr="001409F9">
        <w:rPr>
          <w:rFonts w:ascii="Calibri" w:hAnsi="Calibri" w:cs="Calibri"/>
          <w:sz w:val="22"/>
        </w:rPr>
        <w:t xml:space="preserve"> 2019)</w:t>
      </w:r>
      <w:r>
        <w:rPr>
          <w:rFonts w:cstheme="minorHAnsi"/>
          <w:sz w:val="22"/>
          <w:szCs w:val="22"/>
        </w:rPr>
        <w:fldChar w:fldCharType="end"/>
      </w:r>
      <w:r w:rsidRPr="00496E2D">
        <w:rPr>
          <w:rFonts w:cstheme="minorHAnsi"/>
          <w:sz w:val="22"/>
          <w:szCs w:val="22"/>
        </w:rPr>
        <w:t xml:space="preserve">. Ecological theory has shown how stochasticity can excite an underlying deterministic tendency for a system to oscillate, leading to sustained oscillations </w:t>
      </w:r>
      <w:r w:rsidRPr="00496E2D">
        <w:rPr>
          <w:rFonts w:cstheme="minorHAnsi"/>
          <w:sz w:val="22"/>
          <w:szCs w:val="22"/>
        </w:rPr>
        <w:fldChar w:fldCharType="begin"/>
      </w:r>
      <w:r w:rsidR="00213991">
        <w:rPr>
          <w:rFonts w:cstheme="minorHAnsi"/>
          <w:sz w:val="22"/>
          <w:szCs w:val="22"/>
        </w:rPr>
        <w:instrText xml:space="preserve"> ADDIN ZOTERO_ITEM CSL_CITATION {"citationID":"R8bejq4l","properties":{"formattedCitation":"(Greenman &amp; Benton 2003; McKane &amp; Newman 2005)","plainCitation":"(Greenman &amp; Benton 2003; McKane &amp; Newman 2005)","noteIndex":0},"citationItems":[{"id":"OdB3TNWW/TaADRt5M","uris":["http://zotero.org/users/1264037/items/B3TQVZXS"],"uri":["http://zotero.org/users/1264037/items/B3TQVZXS"],"itemData":{"id":7932,"type":"article-journal","abstract":"Environmental variability is a ubiquitous feature of every organism's habitat. However, the interaction between density dependence and those density-independent factors that are manifested as environmental noise is poorly understood. We are interested in the conditions under which noise interacts with the density dependence to cause amplification of that noise when filtered by the system. For a broad family of structured population models, we show that amplification occurs near the threshold from stable to unstable dynamics by deriving an analytic formula for the amplification under weak noise. We confirm that the effect of noise is to sustain oscillations that would otherwise decay, and we show that it is the amplitude and not the phase that is affected. This is a feature noted in several recent studies. We study this phenomenon in detail for the lurchin and LPA models of population dynamics. We find that the degree of amplification is sensitive to both the noise input and life-history stage through which it acts, that the results hold for surprisingly high levels of noise, and that stochastic chaos (as measured by local Lyapunov exponents) is a concomitant feature of amplification. Further, it is shown that the temporal autocorrelation, or \"color,\" of the noise has a major impact on the system response. We discuss the conditions under which color increases population variance and hence the risk of extinction, and we show that periodicity is sharpened when the color of the noise and dynamics coincide. Otherwise, there is interference, which shows how difficult it is in practice to separate the effects of nonlinearity and noise in short time series. The sensitivity of the population dynamics to noise when close to a bifurcation has wide-ranging consequences for the evolution and ecology of population dynamics.","container-title":"The American Naturalist","DOI":"10.1086/345784","ISSN":"0003-0147","issue":"2","journalAbbreviation":"Am. Nat.","language":"eng","note":"PMID: 12675369","page":"225-239","source":"PubMed","title":"The amplification of environmental noise in population models: causes and consequences","title-short":"The amplification of environmental noise in population models","volume":"161","author":[{"family":"Greenman","given":"J. V."},{"family":"Benton","given":"T. G."}],"issued":{"date-parts":[["2003",2]]}}},{"id":"OdB3TNWW/U7vFwNb1","uris":["http://zotero.org/users/1264037/items/JNXAXCFQ"],"uri":["http://zotero.org/users/1264037/items/JNXAXCFQ"],"itemData":{"id":7934,"type":"article-journal","abstract":"We present the simplest individual level model of predator-prey dynamics and show, via direct calculation, that it exhibits cycling behavior. The deterministic analogue of our model, recovered when the number of individuals is infinitely large, is the Volterra system (with density-dependent prey reproduction) which is well known to fail to predict cycles. This difference in behavior can be traced to a resonant amplification of demographic fluctuations which disappears only when the number of individuals is strictly infinite. Our results indicate that additional biological mechanisms, such as predator satiation, may not be necessary to explain observed predator-prey cycles in real (finite) populations.","container-title":"Physical Review Letters","DOI":"10.1103/PhysRevLett.94.218102","issue":"21","journalAbbreviation":"Phys. Rev. Lett.","page":"218102","source":"APS","title":"Predator-prey cycles from resonant amplification of demographic stochasticity","volume":"94","author":[{"family":"McKane","given":"A. J."},{"family":"Newman","given":"T. J."}],"issued":{"date-parts":[["2005",6,2]]}}}],"schema":"https://github.com/citation-style-language/schema/raw/master/csl-citation.json"} </w:instrText>
      </w:r>
      <w:r w:rsidRPr="00496E2D">
        <w:rPr>
          <w:rFonts w:cstheme="minorHAnsi"/>
          <w:sz w:val="22"/>
          <w:szCs w:val="22"/>
        </w:rPr>
        <w:fldChar w:fldCharType="separate"/>
      </w:r>
      <w:r w:rsidRPr="008E50B7">
        <w:rPr>
          <w:rFonts w:ascii="Calibri" w:hAnsi="Calibri" w:cs="Calibri"/>
          <w:sz w:val="22"/>
        </w:rPr>
        <w:t>(Greenman &amp; Benton 2003; McKane &amp; Newman 2005)</w:t>
      </w:r>
      <w:r w:rsidRPr="00496E2D">
        <w:rPr>
          <w:rFonts w:cstheme="minorHAnsi"/>
          <w:sz w:val="22"/>
          <w:szCs w:val="22"/>
        </w:rPr>
        <w:fldChar w:fldCharType="end"/>
      </w:r>
      <w:r w:rsidRPr="00496E2D">
        <w:rPr>
          <w:rFonts w:cstheme="minorHAnsi"/>
          <w:sz w:val="22"/>
          <w:szCs w:val="22"/>
        </w:rPr>
        <w:t xml:space="preserve">, and how it can cause systems to shift between different deterministic attractors </w:t>
      </w:r>
      <w:r w:rsidRPr="00496E2D">
        <w:rPr>
          <w:rFonts w:cstheme="minorHAnsi"/>
          <w:sz w:val="22"/>
          <w:szCs w:val="22"/>
        </w:rPr>
        <w:fldChar w:fldCharType="begin"/>
      </w:r>
      <w:r w:rsidR="00213991">
        <w:rPr>
          <w:rFonts w:cstheme="minorHAnsi"/>
          <w:sz w:val="22"/>
          <w:szCs w:val="22"/>
        </w:rPr>
        <w:instrText xml:space="preserve"> ADDIN ZOTERO_ITEM CSL_CITATION {"citationID":"eRO3cbmr","properties":{"formattedCitation":"(Henson {\\i{}et al.} 1998; Ives {\\i{}et al.} 2008; Ashwin {\\i{}et al.} 2012; Abbott &amp; Nolting 2017)","plainCitation":"(Henson et al. 1998; Ives et al. 2008; Ashwin et al. 2012; Abbott &amp; Nolting 2017)","noteIndex":0},"citationItems":[{"id":"OdB3TNWW/Lb9EC48E","uris":["http://zotero.org/users/1264037/items/JCF7VKE3"],"uri":["http://zotero.org/users/1264037/items/JCF7VKE3"],"itemData":{"id":7945,"type":"article-journal","abstract":"Oscillatory populations may exhibit a phase change in which, for example, a high–low periodic pattern switches to a low–high pattern. We propose that phase shifts correspond to stochastic jumps between basins of attraction in an appropriate phase space which associates the different phases of a periodic cycle with distinct attractors. This mechanism accounts for two-cycle phase shifts and the occurrence of asynchronous replicates in experimental cultures of Tribolium.","container-title":"Proceedings of the Royal Society of London. Series B: Biological Sciences","DOI":"10.1098/rspb.1998.0564","issue":"1411","journalAbbreviation":"Proceedings of the Royal Society of London. Series B: Biological Sciences","page":"2229-2234","source":"royalsocietypublishing.org (Atypon)","title":"Phase switching in population cycles","volume":"265","author":[{"family":"Henson","given":"S. M."},{"family":"Cushing","given":"J. M."},{"family":"Costantino","given":"R. F."},{"family":"Dennis","given":"B."},{"family":"Desharnais","given":"R. A."}],"issued":{"date-parts":[["1998",11,22]]}}},{"id":"OdB3TNWW/C4c3Ri7m","uris":["http://zotero.org/users/1264037/items/LSIN3975"],"uri":["http://zotero.org/users/1264037/items/LSIN3975"],"itemData":{"id":8299,"type":"article-journal","abstract":"Complex dynamics are often shown by simple ecological models and have been clearly demonstrated in laboratory and natural systems. Yet many classes of theoretically possible dynamics are still poorly documented in nature. Here we study long-term time-series data of a midge, Tanytarsus gracilentus (Diptera: Chironomidae), in Lake Myvatn, Iceland. The midge undergoes density fluctuations of almost six orders of magnitude. Rather than regular cycles, however, these fluctuations have irregular periods of 4-7 years, indicating complex dynamics. We fit three consumer-resource models capable of qualitatively distinct dynamics to the data. Of these, the best-fitting model shows alternative dynamical states in the absence of environmental variability; depending on the initial midge densities, the model shows either fluctuations around a fixed point or high-amplitude cycles. This explains the observed complex population dynamics: high-amplitude but irregular fluctuations occur because stochastic variability causes the dynamics to switch between domains of attraction to the alternative states. In the model, the amplitude of fluctuations depends strongly on minute resource subsidies into the midge habitat. These resource subsidies may be sensitive to human-caused changes in the hydrology of the lake, with human impacts such as dredging leading to higher-amplitude fluctuations. Tanytarsus gracilentus is a key component of the Myvatn ecosystem, representing two-thirds of the secondary productivity of the lake and providing vital food resources to fish and to breeding bird populations. Therefore the high-amplitude, irregular fluctuations in midge densities generated by alternative dynamical states dominate much of the ecology of the lake.","container-title":"Nature","DOI":"10.1038/nature06610","ISSN":"1476-4687","issue":"7183","journalAbbreviation":"Nature","language":"eng","note":"PMID: 18322533","page":"84-87","source":"PubMed","title":"High-amplitude fluctuations and alternative dynamical states of midges in Lake Myvatn","volume":"452","author":[{"family":"Ives","given":"Anthony R."},{"family":"Einarsson","given":"Arni"},{"family":"Jansen","given":"Vincent A. A."},{"family":"Gardarsson","given":"Arnthor"}],"issued":{"date-parts":[["2008",3,6]]}}},{"id":"OdB3TNWW/j4TCOix2","uris":["http://zotero.org/users/1264037/items/6DILK43T"],"uri":["http://zotero.org/users/1264037/items/6DILK43T"],"itemData":{"id":7937,"type":"article-journal","abstract":"Tipping points associated with bifurcations (B-tipping) or induced by noise (N-tipping) are recognized mechanisms that may potentially lead to sudden climate change. We focus here on a novel class of tipping points, where a sufficiently rapid change to an input or parameter of a system may cause the system to ‘tip’ or move away from a branch of attractors. Such rate-dependent tipping, or R-tipping, need not be associated with either bifurcations or noise. We present an example of all three types of tipping in a simple global energy balance model of the climate system, illustrating the possibility of dangerous rates of change even in the absence of noise and of bifurcations in the underlying quasi-static system.","container-title":"Philosophical Transactions of the Royal Society A: Mathematical, Physical and Engineering Sciences","DOI":"10.1098/rsta.2011.0306","issue":"1962","journalAbbreviation":"Philosophical Transactions of the Royal Society A: Mathematical, Physical and Engineering Sciences","page":"1166-1184","source":"royalsocietypublishing.org (Atypon)","title":"Tipping points in open systems: bifurcation, noise-induced and rate-dependent examples in the climate system","title-short":"Tipping points in open systems","volume":"370","author":[{"family":"Ashwin","given":"Peter"},{"family":"Wieczorek","given":"Sebastian"},{"family":"Vitolo","given":"Renato"},{"family":"Cox","given":"Peter"}],"issued":{"date-parts":[["2012",3,13]]}}},{"id":"OdB3TNWW/gqKHFDx7","uris":["http://zotero.org/users/1264037/items/XZ4DY3N4"],"uri":["http://zotero.org/users/1264037/items/XZ4DY3N4"],"itemData":{"id":5827,"type":"article-journal","abstract":"Stochastic models sometimes behave qualitatively differently from their deterministic analogues. We explore the implications of thi</w:instrText>
      </w:r>
      <w:r w:rsidR="00213991" w:rsidRPr="00213991">
        <w:rPr>
          <w:rFonts w:cstheme="minorHAnsi"/>
          <w:sz w:val="22"/>
          <w:szCs w:val="22"/>
          <w:lang w:val="fr-FR"/>
          <w:rPrChange w:id="4" w:author="Clay Cressler" w:date="2020-08-13T10:20:00Z">
            <w:rPr>
              <w:rFonts w:cstheme="minorHAnsi"/>
              <w:sz w:val="22"/>
              <w:szCs w:val="22"/>
            </w:rPr>
          </w:rPrChange>
        </w:rPr>
        <w:instrText xml:space="preserve">s in ecosystems that shift suddenly from one state to another. This phenomenon is usually studied through deterministic models with multiple stable equilibria under a single set of conditions, with stability defined through linear stability analysis. However, in stochastic systems, some unstable states can trap stochastic dynamics for long intervals, essentially masquerading as additional stable states. Using a predator–prey model, we demonstrate that this effect is sufficient to make a stochastic system with one stable state exhibit the same characteristics as an analogous system with alternative stable states. Although this result is surprising with respect to how stability is defined by standard analyses, we show that it is well-anticipated by an alternative approach based on the system's “quasi-potential.” Broadly, understanding the risk of sudden state shifts will require a more holistic understanding of stability in stochastic systems.","collection-title":"Uncertainty in Ecology","container-title":"Ecological Complexity","DOI":"10.1016/j.ecocom.2016.11.004","ISSN":"1476-945X","journalAbbreviation":"Ecological Complexity","page":"181-195","source":"ScienceDirect","title":"Alternative (un)stable states in a stochastic predator–prey model","volume":"32","author":[{"family":"Abbott","given":"Karen C."},{"family":"Nolting","given":"Ben C."}],"issued":{"date-parts":[["2017",12,1]]}}}],"schema":"https://github.com/citation-style-language/schema/raw/master/csl-citation.json"} </w:instrText>
      </w:r>
      <w:r w:rsidRPr="00496E2D">
        <w:rPr>
          <w:rFonts w:cstheme="minorHAnsi"/>
          <w:sz w:val="22"/>
          <w:szCs w:val="22"/>
        </w:rPr>
        <w:fldChar w:fldCharType="separate"/>
      </w:r>
      <w:r w:rsidRPr="001409F9">
        <w:rPr>
          <w:rFonts w:ascii="Calibri" w:hAnsi="Calibri" w:cs="Calibri"/>
          <w:sz w:val="22"/>
          <w:lang w:val="fr-FR"/>
        </w:rPr>
        <w:t>(</w:t>
      </w:r>
      <w:proofErr w:type="spellStart"/>
      <w:r w:rsidRPr="001409F9">
        <w:rPr>
          <w:rFonts w:ascii="Calibri" w:hAnsi="Calibri" w:cs="Calibri"/>
          <w:sz w:val="22"/>
          <w:lang w:val="fr-FR"/>
        </w:rPr>
        <w:t>Henson</w:t>
      </w:r>
      <w:proofErr w:type="spellEnd"/>
      <w:r w:rsidRPr="001409F9">
        <w:rPr>
          <w:rFonts w:ascii="Calibri" w:hAnsi="Calibri" w:cs="Calibri"/>
          <w:sz w:val="22"/>
          <w:lang w:val="fr-FR"/>
        </w:rPr>
        <w:t xml:space="preserve"> </w:t>
      </w:r>
      <w:r w:rsidRPr="001409F9">
        <w:rPr>
          <w:rFonts w:ascii="Calibri" w:hAnsi="Calibri" w:cs="Calibri"/>
          <w:i/>
          <w:iCs/>
          <w:sz w:val="22"/>
          <w:lang w:val="fr-FR"/>
        </w:rPr>
        <w:t>et al.</w:t>
      </w:r>
      <w:r w:rsidRPr="001409F9">
        <w:rPr>
          <w:rFonts w:ascii="Calibri" w:hAnsi="Calibri" w:cs="Calibri"/>
          <w:sz w:val="22"/>
          <w:lang w:val="fr-FR"/>
        </w:rPr>
        <w:t xml:space="preserve"> 1998; Ives </w:t>
      </w:r>
      <w:r w:rsidRPr="001409F9">
        <w:rPr>
          <w:rFonts w:ascii="Calibri" w:hAnsi="Calibri" w:cs="Calibri"/>
          <w:i/>
          <w:iCs/>
          <w:sz w:val="22"/>
          <w:lang w:val="fr-FR"/>
        </w:rPr>
        <w:t>et al.</w:t>
      </w:r>
      <w:r w:rsidRPr="001409F9">
        <w:rPr>
          <w:rFonts w:ascii="Calibri" w:hAnsi="Calibri" w:cs="Calibri"/>
          <w:sz w:val="22"/>
          <w:lang w:val="fr-FR"/>
        </w:rPr>
        <w:t xml:space="preserve"> 2008; </w:t>
      </w:r>
      <w:proofErr w:type="spellStart"/>
      <w:r w:rsidRPr="001409F9">
        <w:rPr>
          <w:rFonts w:ascii="Calibri" w:hAnsi="Calibri" w:cs="Calibri"/>
          <w:sz w:val="22"/>
          <w:lang w:val="fr-FR"/>
        </w:rPr>
        <w:t>Ashwin</w:t>
      </w:r>
      <w:proofErr w:type="spellEnd"/>
      <w:r w:rsidRPr="001409F9">
        <w:rPr>
          <w:rFonts w:ascii="Calibri" w:hAnsi="Calibri" w:cs="Calibri"/>
          <w:sz w:val="22"/>
          <w:lang w:val="fr-FR"/>
        </w:rPr>
        <w:t xml:space="preserve"> </w:t>
      </w:r>
      <w:r w:rsidRPr="001409F9">
        <w:rPr>
          <w:rFonts w:ascii="Calibri" w:hAnsi="Calibri" w:cs="Calibri"/>
          <w:i/>
          <w:iCs/>
          <w:sz w:val="22"/>
          <w:lang w:val="fr-FR"/>
        </w:rPr>
        <w:t>et al.</w:t>
      </w:r>
      <w:r w:rsidRPr="001409F9">
        <w:rPr>
          <w:rFonts w:ascii="Calibri" w:hAnsi="Calibri" w:cs="Calibri"/>
          <w:sz w:val="22"/>
          <w:lang w:val="fr-FR"/>
        </w:rPr>
        <w:t xml:space="preserve"> 2012; Abbott &amp; </w:t>
      </w:r>
      <w:proofErr w:type="spellStart"/>
      <w:r w:rsidRPr="001409F9">
        <w:rPr>
          <w:rFonts w:ascii="Calibri" w:hAnsi="Calibri" w:cs="Calibri"/>
          <w:sz w:val="22"/>
          <w:lang w:val="fr-FR"/>
        </w:rPr>
        <w:t>Nolting</w:t>
      </w:r>
      <w:proofErr w:type="spellEnd"/>
      <w:r w:rsidRPr="001409F9">
        <w:rPr>
          <w:rFonts w:ascii="Calibri" w:hAnsi="Calibri" w:cs="Calibri"/>
          <w:sz w:val="22"/>
          <w:lang w:val="fr-FR"/>
        </w:rPr>
        <w:t xml:space="preserve"> 2017)</w:t>
      </w:r>
      <w:r w:rsidRPr="00496E2D">
        <w:rPr>
          <w:rFonts w:cstheme="minorHAnsi"/>
          <w:sz w:val="22"/>
          <w:szCs w:val="22"/>
        </w:rPr>
        <w:fldChar w:fldCharType="end"/>
      </w:r>
      <w:r w:rsidRPr="001409F9">
        <w:rPr>
          <w:rFonts w:cstheme="minorHAnsi"/>
          <w:sz w:val="22"/>
          <w:szCs w:val="22"/>
          <w:lang w:val="fr-FR"/>
        </w:rPr>
        <w:t xml:space="preserve">. </w:t>
      </w:r>
      <w:r w:rsidRPr="00496E2D">
        <w:rPr>
          <w:rFonts w:cstheme="minorHAnsi"/>
          <w:sz w:val="22"/>
          <w:szCs w:val="22"/>
        </w:rPr>
        <w:t xml:space="preserve">However, despite this long-standing interest, there </w:t>
      </w:r>
      <w:r>
        <w:rPr>
          <w:rFonts w:cstheme="minorHAnsi"/>
          <w:sz w:val="22"/>
          <w:szCs w:val="22"/>
        </w:rPr>
        <w:t>is a need for additional</w:t>
      </w:r>
      <w:r w:rsidRPr="00496E2D">
        <w:rPr>
          <w:rFonts w:cstheme="minorHAnsi"/>
          <w:sz w:val="22"/>
          <w:szCs w:val="22"/>
        </w:rPr>
        <w:t xml:space="preserve"> work studying how stochasticity affects evolutionary dynamics </w:t>
      </w:r>
      <w:r w:rsidRPr="00496E2D">
        <w:rPr>
          <w:rFonts w:cstheme="minorHAnsi"/>
          <w:i/>
          <w:iCs/>
          <w:sz w:val="22"/>
          <w:szCs w:val="22"/>
        </w:rPr>
        <w:t>through</w:t>
      </w:r>
      <w:r w:rsidRPr="00496E2D">
        <w:rPr>
          <w:rFonts w:cstheme="minorHAnsi"/>
          <w:sz w:val="22"/>
          <w:szCs w:val="22"/>
        </w:rPr>
        <w:t xml:space="preserve"> its effects on ecological dynamics.</w:t>
      </w:r>
    </w:p>
    <w:p w14:paraId="2DE1EFDB" w14:textId="19BA7DAE" w:rsidR="00966191" w:rsidRPr="003F5283" w:rsidRDefault="00966191" w:rsidP="00966191">
      <w:pPr>
        <w:spacing w:after="0" w:line="480" w:lineRule="auto"/>
        <w:ind w:firstLine="720"/>
        <w:contextualSpacing/>
        <w:rPr>
          <w:rFonts w:cstheme="minorHAnsi"/>
          <w:sz w:val="22"/>
          <w:szCs w:val="22"/>
        </w:rPr>
      </w:pPr>
      <w:r>
        <w:rPr>
          <w:rFonts w:cstheme="minorHAnsi"/>
          <w:sz w:val="22"/>
          <w:szCs w:val="22"/>
        </w:rPr>
        <w:t xml:space="preserve">A number of theoretical approaches for studying the interplay between ecological and evolutionary dynamics have been proposed (reviewed in </w:t>
      </w:r>
      <w:r>
        <w:rPr>
          <w:rFonts w:cstheme="minorHAnsi"/>
          <w:sz w:val="22"/>
          <w:szCs w:val="22"/>
        </w:rPr>
        <w:fldChar w:fldCharType="begin"/>
      </w:r>
      <w:r w:rsidR="00213991">
        <w:rPr>
          <w:rFonts w:cstheme="minorHAnsi"/>
          <w:sz w:val="22"/>
          <w:szCs w:val="22"/>
        </w:rPr>
        <w:instrText xml:space="preserve"> ADDIN ZOTERO_ITEM CSL_CITATION {"citationID":"ksBbIdHP","properties":{"formattedCitation":"(Abrams 2001)","plainCitation":"(Abrams 2001)","dontUpdate":true,"noteIndex":0},"citationItems":[{"id":3556,"uris":["http://zotero.org/users/246158/items/BLRHADGT"],"uri":["http://zotero.org/users/246158/items/BLRHADGT"],"itemData":{"id":3556,"type":"article-journal","abstract":"In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r>
        <w:rPr>
          <w:rFonts w:cstheme="minorHAnsi"/>
          <w:sz w:val="22"/>
          <w:szCs w:val="22"/>
        </w:rPr>
        <w:fldChar w:fldCharType="separate"/>
      </w:r>
      <w:r>
        <w:rPr>
          <w:rFonts w:ascii="Calibri" w:hAnsi="Calibri" w:cs="Calibri"/>
          <w:sz w:val="22"/>
        </w:rPr>
        <w:t>Abrams 2001)</w:t>
      </w:r>
      <w:r>
        <w:rPr>
          <w:rFonts w:cstheme="minorHAnsi"/>
          <w:sz w:val="22"/>
          <w:szCs w:val="22"/>
        </w:rPr>
        <w:fldChar w:fldCharType="end"/>
      </w:r>
      <w:r>
        <w:rPr>
          <w:rFonts w:cstheme="minorHAnsi"/>
          <w:sz w:val="22"/>
          <w:szCs w:val="22"/>
        </w:rPr>
        <w:t xml:space="preserve">, including quantitative genetics (QG) and adaptive dynamics (AD) approaches </w:t>
      </w:r>
      <w:r>
        <w:rPr>
          <w:rFonts w:cstheme="minorHAnsi"/>
          <w:sz w:val="22"/>
          <w:szCs w:val="22"/>
        </w:rPr>
        <w:fldChar w:fldCharType="begin"/>
      </w:r>
      <w:r w:rsidR="00213991">
        <w:rPr>
          <w:rFonts w:cstheme="minorHAnsi"/>
          <w:sz w:val="22"/>
          <w:szCs w:val="22"/>
        </w:rPr>
        <w:instrText xml:space="preserve"> ADDIN ZOTERO_ITEM CSL_CITATION {"citationID":"Jx9kiRUM","properties":{"formattedCitation":"(Abrams {\\i{}et al.} 1993b; Dieckmann &amp; Law 1996; Geritz {\\i{}et al.} 1998; Abrams 2001)","plainCitation":"(Abrams et al. 1993b; Dieckmann &amp; Law 1996; Geritz et al. 1998; Abrams 2001)","noteIndex":0},"citationItems":[{"id":"OdB3TNWW/iAVp70f5","uris":["http://zotero.org/users/1264037/items/8WSY6HT4"],"uri":["http://zotero.org/users/1264037/items/8WSY6HT4"],"itemData":{"id":7733,"type":"article-journal","abstract":"SummaryWe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3553,"uris":["http://zotero.org/users/246158/items/E7ULRMFM"],"uri":["http://zotero.org/users/246158/items/E7ULRMFM"],"itemData":{"id":3553,"type":"article-journal","abstract":"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populations.","container-title":"Evolutionary Ecology","DOI":"10.1023/A:1006554906681","ISSN":"1573-8477","issue":"1","journalAbbreviation":"Evolutionary Ecology","language":"en","page":"35-57","source":"Springer Link","title":"Evolutionarily singular strategies and the adaptive growth and branching of the evolutionary tree","volume":"12","author":[{"family":"Geritz","given":"S.A.H."},{"family":"Kisdi","given":"E´."},{"family":"Mesze´NA","given":"G."},{"family":"Metz","given":"J.A.J."}],"issued":{"date-parts":[["1998",1,1]]}}},{"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r>
        <w:rPr>
          <w:rFonts w:cstheme="minorHAnsi"/>
          <w:sz w:val="22"/>
          <w:szCs w:val="22"/>
        </w:rPr>
        <w:fldChar w:fldCharType="separate"/>
      </w:r>
      <w:r w:rsidRPr="00FA2351">
        <w:rPr>
          <w:rFonts w:ascii="Calibri" w:hAnsi="Calibri" w:cs="Calibri"/>
          <w:sz w:val="22"/>
        </w:rPr>
        <w:t xml:space="preserve">(Abrams </w:t>
      </w:r>
      <w:r w:rsidRPr="00FA2351">
        <w:rPr>
          <w:rFonts w:ascii="Calibri" w:hAnsi="Calibri" w:cs="Calibri"/>
          <w:i/>
          <w:iCs/>
          <w:sz w:val="22"/>
        </w:rPr>
        <w:t>et al.</w:t>
      </w:r>
      <w:r w:rsidRPr="00FA2351">
        <w:rPr>
          <w:rFonts w:ascii="Calibri" w:hAnsi="Calibri" w:cs="Calibri"/>
          <w:sz w:val="22"/>
        </w:rPr>
        <w:t xml:space="preserve"> 1993b; </w:t>
      </w:r>
      <w:proofErr w:type="spellStart"/>
      <w:r w:rsidRPr="00FA2351">
        <w:rPr>
          <w:rFonts w:ascii="Calibri" w:hAnsi="Calibri" w:cs="Calibri"/>
          <w:sz w:val="22"/>
        </w:rPr>
        <w:t>Dieckmann</w:t>
      </w:r>
      <w:proofErr w:type="spellEnd"/>
      <w:r w:rsidRPr="00FA2351">
        <w:rPr>
          <w:rFonts w:ascii="Calibri" w:hAnsi="Calibri" w:cs="Calibri"/>
          <w:sz w:val="22"/>
        </w:rPr>
        <w:t xml:space="preserve"> &amp; Law 1996; </w:t>
      </w:r>
      <w:proofErr w:type="spellStart"/>
      <w:r w:rsidRPr="00FA2351">
        <w:rPr>
          <w:rFonts w:ascii="Calibri" w:hAnsi="Calibri" w:cs="Calibri"/>
          <w:sz w:val="22"/>
        </w:rPr>
        <w:t>Geritz</w:t>
      </w:r>
      <w:proofErr w:type="spellEnd"/>
      <w:r w:rsidRPr="00FA2351">
        <w:rPr>
          <w:rFonts w:ascii="Calibri" w:hAnsi="Calibri" w:cs="Calibri"/>
          <w:sz w:val="22"/>
        </w:rPr>
        <w:t xml:space="preserve"> </w:t>
      </w:r>
      <w:r w:rsidRPr="00FA2351">
        <w:rPr>
          <w:rFonts w:ascii="Calibri" w:hAnsi="Calibri" w:cs="Calibri"/>
          <w:i/>
          <w:iCs/>
          <w:sz w:val="22"/>
        </w:rPr>
        <w:t>et al.</w:t>
      </w:r>
      <w:r w:rsidRPr="00FA2351">
        <w:rPr>
          <w:rFonts w:ascii="Calibri" w:hAnsi="Calibri" w:cs="Calibri"/>
          <w:sz w:val="22"/>
        </w:rPr>
        <w:t xml:space="preserve"> 1998; Abrams 2001)</w:t>
      </w:r>
      <w:r>
        <w:rPr>
          <w:rFonts w:cstheme="minorHAnsi"/>
          <w:sz w:val="22"/>
          <w:szCs w:val="22"/>
        </w:rPr>
        <w:fldChar w:fldCharType="end"/>
      </w:r>
      <w:r>
        <w:rPr>
          <w:rFonts w:cstheme="minorHAnsi"/>
          <w:sz w:val="22"/>
          <w:szCs w:val="22"/>
        </w:rPr>
        <w:t xml:space="preserve">. While there are important differences between the two methods, for example in their assumptions about reproduction and the relative timescales of ecological and evolutionary processes, their predictions for eco-evolutionary dynamics are often identical. This is because, in both approaches, the direction of selection is determined by the fitness gradient: the derivative of individual </w:t>
      </w:r>
      <w:r>
        <w:rPr>
          <w:rFonts w:cstheme="minorHAnsi"/>
          <w:sz w:val="22"/>
          <w:szCs w:val="22"/>
        </w:rPr>
        <w:lastRenderedPageBreak/>
        <w:t>fitness (</w:t>
      </w:r>
      <m:oMath>
        <m:r>
          <w:rPr>
            <w:rFonts w:ascii="Cambria Math" w:hAnsi="Cambria Math" w:cstheme="minorHAnsi"/>
            <w:sz w:val="22"/>
            <w:szCs w:val="22"/>
          </w:rPr>
          <m:t>W</m:t>
        </m:r>
      </m:oMath>
      <w:r>
        <w:rPr>
          <w:rFonts w:eastAsiaTheme="minorEastAsia" w:cstheme="minorHAnsi"/>
          <w:sz w:val="22"/>
          <w:szCs w:val="22"/>
        </w:rPr>
        <w:t>)</w:t>
      </w:r>
      <w:r>
        <w:rPr>
          <w:rFonts w:cstheme="minorHAnsi"/>
          <w:sz w:val="22"/>
          <w:szCs w:val="22"/>
        </w:rPr>
        <w:t xml:space="preserve"> with respect to the evolving trait (</w:t>
      </w:r>
      <m:oMath>
        <m:r>
          <w:rPr>
            <w:rFonts w:ascii="Cambria Math" w:hAnsi="Cambria Math" w:cstheme="minorHAnsi"/>
            <w:sz w:val="22"/>
            <w:szCs w:val="22"/>
          </w:rPr>
          <m:t>x</m:t>
        </m:r>
      </m:oMath>
      <w:r>
        <w:rPr>
          <w:rFonts w:eastAsiaTheme="minorEastAsia" w:cstheme="minorHAnsi"/>
          <w:sz w:val="22"/>
          <w:szCs w:val="22"/>
        </w:rPr>
        <w:t>)</w:t>
      </w:r>
      <w:r w:rsidRPr="00D919FB">
        <w:rPr>
          <w:rFonts w:eastAsiaTheme="minorEastAsia" w:cstheme="minorHAnsi"/>
          <w:sz w:val="22"/>
          <w:szCs w:val="22"/>
        </w:rPr>
        <w:t xml:space="preserve"> </w:t>
      </w:r>
      <w:r>
        <w:rPr>
          <w:rFonts w:eastAsiaTheme="minorEastAsia" w:cstheme="minorHAnsi"/>
          <w:sz w:val="22"/>
          <w:szCs w:val="22"/>
        </w:rPr>
        <w:fldChar w:fldCharType="begin"/>
      </w:r>
      <w:r w:rsidR="00213991">
        <w:rPr>
          <w:rFonts w:eastAsiaTheme="minorEastAsia" w:cstheme="minorHAnsi"/>
          <w:sz w:val="22"/>
          <w:szCs w:val="22"/>
        </w:rPr>
        <w:instrText xml:space="preserve"> ADDIN ZOTERO_ITEM CSL_CITATION {"citationID":"tV6u3X3J","properties":{"formattedCitation":"(Abrams {\\i{}et al.} 1993b; Abrams 2001; Doebeli {\\i{}et al.} 2017)","plainCitation":"(Abrams et al. 1993b; Abrams 2001; Doebeli et al. 2017)","noteIndex":0},"citationItems":[{"id":3547,"uris":["http://zotero.org/users/246158/items/WL354K73"],"uri":["http://zotero.org/users/246158/items/WL354K73"],"itemData":{"id":3547,"type":"article-journal","abstract":"Most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id":"OdB3TNWW/iAVp70f5","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r>
        <w:rPr>
          <w:rFonts w:eastAsiaTheme="minorEastAsia" w:cstheme="minorHAnsi"/>
          <w:sz w:val="22"/>
          <w:szCs w:val="22"/>
        </w:rPr>
        <w:fldChar w:fldCharType="separate"/>
      </w:r>
      <w:r w:rsidRPr="00FA2351">
        <w:rPr>
          <w:rFonts w:ascii="Calibri" w:hAnsi="Calibri" w:cs="Calibri"/>
          <w:sz w:val="22"/>
        </w:rPr>
        <w:t xml:space="preserve">(Abrams </w:t>
      </w:r>
      <w:r w:rsidRPr="00FA2351">
        <w:rPr>
          <w:rFonts w:ascii="Calibri" w:hAnsi="Calibri" w:cs="Calibri"/>
          <w:i/>
          <w:iCs/>
          <w:sz w:val="22"/>
        </w:rPr>
        <w:t>et al.</w:t>
      </w:r>
      <w:r w:rsidRPr="00FA2351">
        <w:rPr>
          <w:rFonts w:ascii="Calibri" w:hAnsi="Calibri" w:cs="Calibri"/>
          <w:sz w:val="22"/>
        </w:rPr>
        <w:t xml:space="preserve"> 1993b; Abrams 2001; </w:t>
      </w:r>
      <w:proofErr w:type="spellStart"/>
      <w:r w:rsidRPr="00FA2351">
        <w:rPr>
          <w:rFonts w:ascii="Calibri" w:hAnsi="Calibri" w:cs="Calibri"/>
          <w:sz w:val="22"/>
        </w:rPr>
        <w:t>Doebeli</w:t>
      </w:r>
      <w:proofErr w:type="spellEnd"/>
      <w:r w:rsidRPr="00FA2351">
        <w:rPr>
          <w:rFonts w:ascii="Calibri" w:hAnsi="Calibri" w:cs="Calibri"/>
          <w:sz w:val="22"/>
        </w:rPr>
        <w:t xml:space="preserve"> </w:t>
      </w:r>
      <w:r w:rsidRPr="00FA2351">
        <w:rPr>
          <w:rFonts w:ascii="Calibri" w:hAnsi="Calibri" w:cs="Calibri"/>
          <w:i/>
          <w:iCs/>
          <w:sz w:val="22"/>
        </w:rPr>
        <w:t>et al.</w:t>
      </w:r>
      <w:r w:rsidRPr="00FA2351">
        <w:rPr>
          <w:rFonts w:ascii="Calibri" w:hAnsi="Calibri" w:cs="Calibri"/>
          <w:sz w:val="22"/>
        </w:rPr>
        <w:t xml:space="preserve"> 2017)</w:t>
      </w:r>
      <w:r>
        <w:rPr>
          <w:rFonts w:eastAsiaTheme="minorEastAsia" w:cstheme="minorHAnsi"/>
          <w:sz w:val="22"/>
          <w:szCs w:val="22"/>
        </w:rPr>
        <w:fldChar w:fldCharType="end"/>
      </w:r>
      <w:r>
        <w:rPr>
          <w:rFonts w:cstheme="minorHAnsi"/>
          <w:sz w:val="22"/>
          <w:szCs w:val="22"/>
        </w:rPr>
        <w:t>. The dynamics of the mean trait (</w:t>
      </w:r>
      <m:oMath>
        <m:acc>
          <m:accPr>
            <m:chr m:val="̅"/>
            <m:ctrlPr>
              <w:rPr>
                <w:rFonts w:ascii="Cambria Math" w:hAnsi="Cambria Math" w:cstheme="minorHAnsi"/>
                <w:i/>
                <w:sz w:val="22"/>
                <w:szCs w:val="22"/>
              </w:rPr>
            </m:ctrlPr>
          </m:accPr>
          <m:e>
            <m:r>
              <w:rPr>
                <w:rFonts w:ascii="Cambria Math" w:hAnsi="Cambria Math" w:cstheme="minorHAnsi"/>
                <w:sz w:val="22"/>
                <w:szCs w:val="22"/>
              </w:rPr>
              <m:t>x</m:t>
            </m:r>
          </m:e>
        </m:acc>
      </m:oMath>
      <w:r>
        <w:rPr>
          <w:rFonts w:eastAsiaTheme="minorEastAsia" w:cstheme="minorHAnsi"/>
          <w:sz w:val="22"/>
          <w:szCs w:val="22"/>
        </w:rPr>
        <w:t>) are given by:</w:t>
      </w:r>
    </w:p>
    <w:p w14:paraId="4FBB75B5" w14:textId="77777777" w:rsidR="00966191" w:rsidRDefault="00E67044" w:rsidP="00966191">
      <w:pPr>
        <w:spacing w:after="0" w:line="480" w:lineRule="auto"/>
        <w:ind w:firstLine="720"/>
        <w:contextualSpacing/>
        <w:rPr>
          <w:rFonts w:cstheme="minorHAnsi"/>
          <w:sz w:val="22"/>
          <w:szCs w:val="22"/>
        </w:rPr>
      </w:pPr>
      <m:oMathPara>
        <m:oMath>
          <m:f>
            <m:fPr>
              <m:ctrlPr>
                <w:rPr>
                  <w:rFonts w:ascii="Cambria Math" w:hAnsi="Cambria Math" w:cstheme="minorHAnsi"/>
                  <w:i/>
                  <w:sz w:val="22"/>
                  <w:szCs w:val="22"/>
                </w:rPr>
              </m:ctrlPr>
            </m:fPr>
            <m:num>
              <m:r>
                <w:rPr>
                  <w:rFonts w:ascii="Cambria Math" w:hAnsi="Cambria Math" w:cstheme="minorHAnsi"/>
                  <w:sz w:val="22"/>
                  <w:szCs w:val="22"/>
                </w:rPr>
                <m:t>d</m:t>
              </m:r>
              <m:acc>
                <m:accPr>
                  <m:chr m:val="̅"/>
                  <m:ctrlPr>
                    <w:rPr>
                      <w:rFonts w:ascii="Cambria Math" w:hAnsi="Cambria Math" w:cstheme="minorHAnsi"/>
                      <w:i/>
                      <w:sz w:val="22"/>
                      <w:szCs w:val="22"/>
                    </w:rPr>
                  </m:ctrlPr>
                </m:accPr>
                <m:e>
                  <m:r>
                    <w:rPr>
                      <w:rFonts w:ascii="Cambria Math" w:hAnsi="Cambria Math" w:cstheme="minorHAnsi"/>
                      <w:sz w:val="22"/>
                      <w:szCs w:val="22"/>
                    </w:rPr>
                    <m:t>x</m:t>
                  </m:r>
                </m:e>
              </m:acc>
            </m:num>
            <m:den>
              <m:r>
                <w:rPr>
                  <w:rFonts w:ascii="Cambria Math" w:hAnsi="Cambria Math" w:cstheme="minorHAnsi"/>
                  <w:sz w:val="22"/>
                  <w:szCs w:val="22"/>
                </w:rPr>
                <m:t>dt</m:t>
              </m:r>
            </m:den>
          </m:f>
          <m:r>
            <w:rPr>
              <w:rFonts w:ascii="Cambria Math" w:hAnsi="Cambria Math" w:cstheme="minorHAnsi"/>
              <w:sz w:val="22"/>
              <w:szCs w:val="22"/>
            </w:rPr>
            <m:t>∝</m:t>
          </m:r>
          <m:sSub>
            <m:sSubPr>
              <m:ctrlPr>
                <w:rPr>
                  <w:rFonts w:ascii="Cambria Math" w:hAnsi="Cambria Math" w:cstheme="minorHAnsi"/>
                  <w:i/>
                  <w:sz w:val="22"/>
                  <w:szCs w:val="22"/>
                </w:rPr>
              </m:ctrlPr>
            </m:sSubPr>
            <m:e>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m:t>
                      </m:r>
                    </m:num>
                    <m:den>
                      <m:r>
                        <w:rPr>
                          <w:rFonts w:ascii="Cambria Math" w:hAnsi="Cambria Math" w:cstheme="minorHAnsi"/>
                          <w:sz w:val="22"/>
                          <w:szCs w:val="22"/>
                        </w:rPr>
                        <m:t>∂x</m:t>
                      </m:r>
                    </m:den>
                  </m:f>
                </m:e>
              </m:d>
            </m:e>
            <m:sub>
              <m:r>
                <w:rPr>
                  <w:rFonts w:ascii="Cambria Math" w:hAnsi="Cambria Math" w:cstheme="minorHAnsi"/>
                  <w:sz w:val="22"/>
                  <w:szCs w:val="22"/>
                </w:rPr>
                <m:t>x=</m:t>
              </m:r>
              <m:acc>
                <m:accPr>
                  <m:chr m:val="̅"/>
                  <m:ctrlPr>
                    <w:rPr>
                      <w:rFonts w:ascii="Cambria Math" w:hAnsi="Cambria Math" w:cstheme="minorHAnsi"/>
                      <w:i/>
                      <w:sz w:val="22"/>
                      <w:szCs w:val="22"/>
                    </w:rPr>
                  </m:ctrlPr>
                </m:accPr>
                <m:e>
                  <m:r>
                    <w:rPr>
                      <w:rFonts w:ascii="Cambria Math" w:hAnsi="Cambria Math" w:cstheme="minorHAnsi"/>
                      <w:sz w:val="22"/>
                      <w:szCs w:val="22"/>
                    </w:rPr>
                    <m:t>x</m:t>
                  </m:r>
                </m:e>
              </m:acc>
            </m:sub>
          </m:sSub>
          <m:r>
            <w:rPr>
              <w:rFonts w:ascii="Cambria Math" w:eastAsiaTheme="minorEastAsia" w:hAnsi="Cambria Math" w:cstheme="minorHAnsi"/>
              <w:sz w:val="22"/>
              <w:szCs w:val="22"/>
            </w:rPr>
            <m:t>.</m:t>
          </m:r>
        </m:oMath>
      </m:oMathPara>
    </w:p>
    <w:p w14:paraId="659F6FBA" w14:textId="40589EB6" w:rsidR="00966191" w:rsidRPr="001409F9" w:rsidRDefault="00966191" w:rsidP="00966191">
      <w:pPr>
        <w:spacing w:after="0" w:line="480" w:lineRule="auto"/>
        <w:contextualSpacing/>
        <w:rPr>
          <w:rFonts w:cstheme="minorHAnsi"/>
          <w:sz w:val="22"/>
          <w:szCs w:val="22"/>
          <w:lang w:val="fr-FR"/>
        </w:rPr>
      </w:pPr>
      <w:r>
        <w:rPr>
          <w:rFonts w:cstheme="minorHAnsi"/>
          <w:sz w:val="22"/>
          <w:szCs w:val="22"/>
        </w:rPr>
        <w:t xml:space="preserve">An equation of this form can be arrived at either through the equations for trait change in quantitative genetics </w:t>
      </w:r>
      <w:r>
        <w:rPr>
          <w:rFonts w:cstheme="minorHAnsi"/>
          <w:sz w:val="22"/>
          <w:szCs w:val="22"/>
        </w:rPr>
        <w:fldChar w:fldCharType="begin"/>
      </w:r>
      <w:r w:rsidR="00213991">
        <w:rPr>
          <w:rFonts w:cstheme="minorHAnsi"/>
          <w:sz w:val="22"/>
          <w:szCs w:val="22"/>
        </w:rPr>
        <w:instrText xml:space="preserve"> ADDIN ZOTERO_ITEM CSL_CITATION {"citationID":"72hODSxq","properties":{"formattedCitation":"(Lande 1976; Abrams {\\i{}et al.} 1993b)","plainCitation":"(Lande 1976; Abrams et al. 1993b)","noteIndex":0},"citationItems":[{"id":"OdB3TNWW/hxFXyjrF","uris":["http://zotero.org/users/1264037/items/3WQNQ9PQ"],"uri":["http://zotero.org/users/1264037/items/3WQNQ9PQ"],"itemData":{"id":2664,"type":"article-journal","container-title":"Evolution","DOI":"10.2307/2407703","ISSN":"00143820","issue":"2","page":"314-334","source":"CrossRef","title":"Natural selection and random genetic drift in phenotypic evolution","volume":"30","author":[{"family":"Lande","given":"Russell"}],"issued":{"date-parts":[["1976",6]]}}},{"id":"OdB3TNWW/iAVp70f5","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A."},{"family":"Matsuda","given":"Hiroyuki"},{"family":"Harada","given":"Yasushi"}],"issued":{"date-parts":[["1993",9,1]]}}}],"schema":"https://github.com/citation-style-language/schema/raw/master/csl-citation.json"} </w:instrText>
      </w:r>
      <w:r>
        <w:rPr>
          <w:rFonts w:cstheme="minorHAnsi"/>
          <w:sz w:val="22"/>
          <w:szCs w:val="22"/>
        </w:rPr>
        <w:fldChar w:fldCharType="separate"/>
      </w:r>
      <w:r w:rsidRPr="00FA2351">
        <w:rPr>
          <w:rFonts w:ascii="Calibri" w:hAnsi="Calibri" w:cs="Calibri"/>
          <w:sz w:val="22"/>
        </w:rPr>
        <w:t>(</w:t>
      </w:r>
      <w:proofErr w:type="spellStart"/>
      <w:r w:rsidRPr="00FA2351">
        <w:rPr>
          <w:rFonts w:ascii="Calibri" w:hAnsi="Calibri" w:cs="Calibri"/>
          <w:sz w:val="22"/>
        </w:rPr>
        <w:t>Lande</w:t>
      </w:r>
      <w:proofErr w:type="spellEnd"/>
      <w:r w:rsidRPr="00FA2351">
        <w:rPr>
          <w:rFonts w:ascii="Calibri" w:hAnsi="Calibri" w:cs="Calibri"/>
          <w:sz w:val="22"/>
        </w:rPr>
        <w:t xml:space="preserve"> 1976; Abrams </w:t>
      </w:r>
      <w:r w:rsidRPr="00FA2351">
        <w:rPr>
          <w:rFonts w:ascii="Calibri" w:hAnsi="Calibri" w:cs="Calibri"/>
          <w:i/>
          <w:iCs/>
          <w:sz w:val="22"/>
        </w:rPr>
        <w:t>et al.</w:t>
      </w:r>
      <w:r w:rsidRPr="00FA2351">
        <w:rPr>
          <w:rFonts w:ascii="Calibri" w:hAnsi="Calibri" w:cs="Calibri"/>
          <w:sz w:val="22"/>
        </w:rPr>
        <w:t xml:space="preserve"> 1993b)</w:t>
      </w:r>
      <w:r>
        <w:rPr>
          <w:rFonts w:cstheme="minorHAnsi"/>
          <w:sz w:val="22"/>
          <w:szCs w:val="22"/>
        </w:rPr>
        <w:fldChar w:fldCharType="end"/>
      </w:r>
      <w:r>
        <w:rPr>
          <w:rFonts w:cstheme="minorHAnsi"/>
          <w:sz w:val="22"/>
          <w:szCs w:val="22"/>
        </w:rPr>
        <w:t xml:space="preserve"> or through</w:t>
      </w:r>
      <w:ins w:id="5" w:author="John DeLong" w:date="2020-08-12T16:38:00Z">
        <w:r w:rsidR="0091273A">
          <w:rPr>
            <w:rFonts w:cstheme="minorHAnsi"/>
            <w:sz w:val="22"/>
            <w:szCs w:val="22"/>
          </w:rPr>
          <w:t xml:space="preserve"> a simplification of</w:t>
        </w:r>
      </w:ins>
      <w:r>
        <w:rPr>
          <w:rFonts w:cstheme="minorHAnsi"/>
          <w:sz w:val="22"/>
          <w:szCs w:val="22"/>
        </w:rPr>
        <w:t xml:space="preserve"> the master equation of a stochastic birth-death process </w:t>
      </w:r>
      <w:r>
        <w:rPr>
          <w:rFonts w:cstheme="minorHAnsi"/>
          <w:sz w:val="22"/>
          <w:szCs w:val="22"/>
        </w:rPr>
        <w:fldChar w:fldCharType="begin"/>
      </w:r>
      <w:r w:rsidR="00213991">
        <w:rPr>
          <w:rFonts w:cstheme="minorHAnsi"/>
          <w:sz w:val="22"/>
          <w:szCs w:val="22"/>
        </w:rPr>
        <w:instrText xml:space="preserve"> ADDIN ZOTERO_ITEM CSL_CITATION {"citationID":"FM5zySZa","properties":{"formattedCitation":"(Dieckmann &amp; Law 1996)","plainCitation":"(Dieckmann &amp; Law 1996)","noteIndex":0},"citationItems":[{"id":3554,"uris":["http://zotero.org/users/246158/items/2JXJG5FS"],"uri":["http://zotero.org/users/246158/items/2JXJG5FS"],"itemData":{"id":3554,"type":"article-journal","abstract":"In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coevolution","volume":"34","author":[{"family":"Dieckmann","given":"U."},{"family":"Law","given":"R."}],"issued":{"date-parts":[["1996"]]}}}],"schema":"https://github.com/citation-style-language/schema/raw/master/csl-citation.json"} </w:instrText>
      </w:r>
      <w:r>
        <w:rPr>
          <w:rFonts w:cstheme="minorHAnsi"/>
          <w:sz w:val="22"/>
          <w:szCs w:val="22"/>
        </w:rPr>
        <w:fldChar w:fldCharType="separate"/>
      </w:r>
      <w:r w:rsidRPr="00FA2351">
        <w:rPr>
          <w:rFonts w:ascii="Calibri" w:hAnsi="Calibri" w:cs="Calibri"/>
          <w:sz w:val="22"/>
        </w:rPr>
        <w:t>(</w:t>
      </w:r>
      <w:proofErr w:type="spellStart"/>
      <w:r w:rsidRPr="00FA2351">
        <w:rPr>
          <w:rFonts w:ascii="Calibri" w:hAnsi="Calibri" w:cs="Calibri"/>
          <w:sz w:val="22"/>
        </w:rPr>
        <w:t>Dieckmann</w:t>
      </w:r>
      <w:proofErr w:type="spellEnd"/>
      <w:r w:rsidRPr="00FA2351">
        <w:rPr>
          <w:rFonts w:ascii="Calibri" w:hAnsi="Calibri" w:cs="Calibri"/>
          <w:sz w:val="22"/>
        </w:rPr>
        <w:t xml:space="preserve"> &amp; Law 1996)</w:t>
      </w:r>
      <w:r>
        <w:rPr>
          <w:rFonts w:cstheme="minorHAnsi"/>
          <w:sz w:val="22"/>
          <w:szCs w:val="22"/>
        </w:rPr>
        <w:fldChar w:fldCharType="end"/>
      </w:r>
      <w:r>
        <w:rPr>
          <w:rFonts w:cstheme="minorHAnsi"/>
          <w:sz w:val="22"/>
          <w:szCs w:val="22"/>
        </w:rPr>
        <w:t xml:space="preserve">. Given that individual fitness will be affected by ecological interactions, there is broad scope for eco-evolutionary feedbacks to affect the dynamics of both the ecological and evolutionary system </w:t>
      </w:r>
      <w:del w:id="6" w:author="Clay Cressler" w:date="2020-08-13T10:15:00Z">
        <w:r w:rsidDel="00213991">
          <w:rPr>
            <w:rFonts w:cstheme="minorHAnsi"/>
            <w:sz w:val="22"/>
            <w:szCs w:val="22"/>
          </w:rPr>
          <w:delText xml:space="preserve">in </w:delText>
        </w:r>
        <w:commentRangeStart w:id="7"/>
        <w:r w:rsidDel="00213991">
          <w:rPr>
            <w:rFonts w:cstheme="minorHAnsi"/>
            <w:sz w:val="22"/>
            <w:szCs w:val="22"/>
          </w:rPr>
          <w:delText xml:space="preserve">non-intuitive </w:delText>
        </w:r>
        <w:commentRangeEnd w:id="7"/>
        <w:r w:rsidR="00EA69A4" w:rsidDel="00213991">
          <w:rPr>
            <w:rStyle w:val="CommentReference"/>
          </w:rPr>
          <w:commentReference w:id="7"/>
        </w:r>
        <w:r w:rsidDel="00213991">
          <w:rPr>
            <w:rFonts w:cstheme="minorHAnsi"/>
            <w:sz w:val="22"/>
            <w:szCs w:val="22"/>
          </w:rPr>
          <w:delText xml:space="preserve">ways </w:delText>
        </w:r>
      </w:del>
      <w:r w:rsidRPr="00496E2D">
        <w:rPr>
          <w:rFonts w:cstheme="minorHAnsi"/>
          <w:sz w:val="22"/>
          <w:szCs w:val="22"/>
        </w:rPr>
        <w:fldChar w:fldCharType="begin"/>
      </w:r>
      <w:r w:rsidR="00213991">
        <w:rPr>
          <w:rFonts w:cstheme="minorHAnsi"/>
          <w:sz w:val="22"/>
          <w:szCs w:val="22"/>
        </w:rPr>
        <w:instrText xml:space="preserve"> ADDIN ZOTERO_ITEM CSL_CITATION {"citationID":"4cOIUyxl","properties":{"formattedCitation":"(Fussmann {\\i{}et al.} 2003; Cortez &amp; Ellner 2010; Vasseur {\\i{}et al.} 2011; Cortez 2016; Lowe {\\i{}et al.} 2017)","plainCitation":"(Fussmann et al. 2003; Cortez &amp; Ellner 2010; Vasseur et al. 2011; Cortez 2016; Lowe et al. 2017)","noteIndex":0},"citationItems":[{"id":"OdB3TNWW/tXy9XQkf","uris":["http://zotero.org/users/1264037/items/HFNE3XQB"],"uri":["http://zotero.org/users/1264037/items/HFNE3XQB"],"itemData":{"id":1476,"type":"article-journal","abstract":"Microevolution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wild.","container-title":"Proceedings of the Royal Society B","DOI":"10.1098/rspb.2003.2335","ISSN":"0962-8452","issue":"1519","journalAbbreviation":"Proc. Biol. Sci.","language":"eng","note":"PMID: 12803890","page":"1015-1022","source":"NCBI PubMed","title":"Evolution as a critical component of plankton dynamics","volume":"270","author":[{"family":"Fussmann","given":"Gregor F"},{"family":"Ellner","given":"Stephen P"},{"family":"Hairston","given":"Nelson G","suffix":"Jr"}],"issued":{"date-parts":[["2003",5,22]]}}},{"id":"OdB3TNWW/JOvDxHOZ","uris":["http://zotero.org/users/1264037/items/JXRCRFDG"],"uri":["http://zotero.org/users/1264037/items/JXRCRFDG"],"itemData":{"id":1709,"type":"article-journal","abstract":"The accumulation of evidence that ecologically important traits often evolve at the same time and rate as ecological dynamics (e.g., changes in species' abundances or spatial distributions) has outpaced theory describing the interplay between ecological and evolutionary processes with comparable timescales. The disparity between experiment and theory is partially due to the high dimensionality of models that include both evolutionary and ecological dynamics. Here we show how the theory of fast-slow dynamical systems can be used to reduce model dimension, and we use that body of theory to study a general predator-prey system exhibiting fast evolution in either the predator or the prey. Our approach yields graphical methods with predictive power about when new and unique dynamics (e.g., completely out-of-phase oscillations and cryptic dynamics) can arise in ecological systems exhibiting fast evolution. In addition, we derive analytical expressions for determining when such behavior arises and how evolution affects qualitative properties of the ecological dynamics. Finally, while the theory requires a separation of timescales between the ecological and evolutionary processes, our approach yields insight into systems where the rates of those processes are comparable and thus is a step toward creating a general ecoevolutionary theory.","container-title":"The American naturalist","DOI":"10.1086/656485","ISSN":"1537-5323","issue":"5","journalAbbreviation":"Am. Nat.","language":"eng","note":"PMID: 20863225","page":"E109-127","source":"NCBI PubMed","title":"Understanding rapid evolution in predator‐prey interactions using the theory of fast‐slow dynamical systems","volume":"176","author":[{"family":"Cortez","given":"Michael H"},{"family":"Ellner","given":"Stephen P"}],"issued":{"date-parts":[["2010",11]]}}},{"id":"OdB3TNWW/E5FUH8Bl","uris":["http://zotero.org/users/1264037/items/RMJJXW6Q"],"uri":["http://zotero.org/users/1264037/items/RMJJXW6Q"],"itemData":{"id":2660,"type":"article-journal","abstract":"Recent studies suggest that selection can allow coexistence in situations where ecological dynamics lead to competitive exclusion, provided that there is a trade-off between traits optimal for interacting with conspecifics and traits optimal for interacting with heterospecifics. Despite compelling empirical evidence, there is no general framework for elucidating how and when selection will allow coexistence in natural communities. Here we develop such a framework for a mechanism that we term \"neighbor-dependent selection.\" We show that this mechanism can both augment coexistence when ecological conditions allow for niche partitioning and enable coexistence when ecological conditions lead to competitive exclusion. The novel insight is that when ecological conditions lead to exclusion, neighbor-dependent selection can allow coexistence via cycles driven by an intransitive loop; selection causes one species to be a superior interspecific competitor when it is rare and an inferior interspecific competitor when it is abundant. Our framework predicts the conditions under which selection can enable coexistence, as opposed to merely augmenting it, and elucidates the effects of heritability on the eco-evolutionary feedbacks that drive coexistence. Given increasing evidence that evolution operates on ecological timescales, our approach provides one means for evaluating the role of selection and trait evolution in species coexistence.","container-title":"The American naturalist","DOI":"10.1086/662161","ISSN":"1537-5323","issue":"5","journalAbbreviation":"Am. Nat.","note":"PMID: 22030739","page":"E96-E109","source":"NCBI PubMed","title":"Eco-evolutionary dynamics enable coexistence via neighbor-dependent selection","volume":"178","author":[{"family":"Vasseur","given":"David A"},{"family":"Amarasekare","given":"Priyanga"},{"family":"Rudolf","given":"Volker H W"},{"family":"Levine","given":"Jonathan M"}],"issued":{"date-parts":[["2011",11]]}}},{"id":"OdB3TNWW/vqpFPHHA","uris":["http://zotero.org/users/1264037/items/57EAXKAC"],"uri":["http://zotero.org/users/1264037/items/57EAXKAC"],"itemData":{"id":2547,"type":"article-journal","abstract":"Evolution can alter the stability and dynamics of ecological communities; for example, prey evolution can drive cyclic dynamics in predator-prey systems that are not possible in the absence of evolution. However, it is unclear how the magnitude of additive genetic variation in the evolving species mediates those effects. In this study, I explore how the magnitude of prey additive genetic variation determines what effects prey evolution has on the dynamics and stability of predator-prey systems. I use linear stability analysis to decompose the stability of a general eco-evolutionary predator-prey model into components representing the stabilities of the ecological and evolutionary subsystems as well as the interactions between those subsystems. My results show that with low genetic variation, the cyclic dynamics and stability of the system are determined by the ecological subsystem. With increased genetic variation, disruptive selection always destabilizes stable communities, stabilizing selection can stabilize or destabilize communities, and prey evolution can alter predator-prey phase lags. Stability changes occur approximately when the magnitude of genetic variation balances the (in)stabilities of the ecological and evolutionary subsystems. I discuss the connections between my stability results and prior results from the theory of adaptive dynamics.","container-title":"The American Naturalist","DOI":"10.1086/687393","ISSN":"0003-0147","issue":"3","journalAbbreviation":"The American Naturalist","page":"329-341","source":"journals.uchicago.edu (Atypon)","title":"How the magnitude of prey genetic variation alters predator-prey eco-evolutionary dynamics","volume":"188","author":[{"family":"Cortez","given":"Michael H."}],"issued":{"date-parts":[["2016",7,7]]}}},{"id":"OdB3TNWW/cilTJg3f","uris":["http://zotero.org/users/1264037/items/KVGCB6DE"],"uri":["http://zotero.org/users/1264037/items/KVGCB6DE"],"itemData":{"id":8297,"type":"article-journal","abstract":"The inter</w:instrText>
      </w:r>
      <w:r w:rsidR="00213991" w:rsidRPr="00213991">
        <w:rPr>
          <w:rFonts w:cstheme="minorHAnsi"/>
          <w:sz w:val="22"/>
          <w:szCs w:val="22"/>
          <w:lang w:val="fr-FR"/>
          <w:rPrChange w:id="8" w:author="Clay Cressler" w:date="2020-08-13T10:20:00Z">
            <w:rPr>
              <w:rFonts w:cstheme="minorHAnsi"/>
              <w:sz w:val="22"/>
              <w:szCs w:val="22"/>
            </w:rPr>
          </w:rPrChange>
        </w:rPr>
        <w:instrText xml:space="preserve">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itself.","container-title":"Trends in Ecology &amp; Evolution","DOI":"10.1016/j.tree.2016.12.002","ISSN":"1872-8383","issue":"2","journalAbbreviation":"Trends Ecol. Evol. (Amst.)","language":"eng","note":"PMID: 28089120","page":"141-152","source":"PubMed","title":"Population genetics and demography unite ecology and evolution","volume":"32","author":[{"family":"Lowe","given":"Winsor H."},{"family":"Kovach","given":"Ryan P."},{"family":"Allendorf","given":"Fred W."}],"issued":{"date-parts":[["2017"]]}}}],"schema":"https://github.com/citation-style-language/schema/raw/master/csl-citation.json"} </w:instrText>
      </w:r>
      <w:r w:rsidRPr="00496E2D">
        <w:rPr>
          <w:rFonts w:cstheme="minorHAnsi"/>
          <w:sz w:val="22"/>
          <w:szCs w:val="22"/>
        </w:rPr>
        <w:fldChar w:fldCharType="separate"/>
      </w:r>
      <w:r w:rsidRPr="001409F9">
        <w:rPr>
          <w:rFonts w:ascii="Calibri" w:hAnsi="Calibri" w:cs="Calibri"/>
          <w:sz w:val="22"/>
          <w:lang w:val="fr-FR"/>
        </w:rPr>
        <w:t>(</w:t>
      </w:r>
      <w:proofErr w:type="spellStart"/>
      <w:r w:rsidRPr="001409F9">
        <w:rPr>
          <w:rFonts w:ascii="Calibri" w:hAnsi="Calibri" w:cs="Calibri"/>
          <w:sz w:val="22"/>
          <w:lang w:val="fr-FR"/>
        </w:rPr>
        <w:t>Fussmann</w:t>
      </w:r>
      <w:proofErr w:type="spellEnd"/>
      <w:r w:rsidRPr="001409F9">
        <w:rPr>
          <w:rFonts w:ascii="Calibri" w:hAnsi="Calibri" w:cs="Calibri"/>
          <w:sz w:val="22"/>
          <w:lang w:val="fr-FR"/>
        </w:rPr>
        <w:t xml:space="preserve"> </w:t>
      </w:r>
      <w:r w:rsidRPr="001409F9">
        <w:rPr>
          <w:rFonts w:ascii="Calibri" w:hAnsi="Calibri" w:cs="Calibri"/>
          <w:i/>
          <w:iCs/>
          <w:sz w:val="22"/>
          <w:lang w:val="fr-FR"/>
        </w:rPr>
        <w:t>et al.</w:t>
      </w:r>
      <w:r w:rsidRPr="001409F9">
        <w:rPr>
          <w:rFonts w:ascii="Calibri" w:hAnsi="Calibri" w:cs="Calibri"/>
          <w:sz w:val="22"/>
          <w:lang w:val="fr-FR"/>
        </w:rPr>
        <w:t xml:space="preserve"> 2003; Cortez &amp; </w:t>
      </w:r>
      <w:proofErr w:type="spellStart"/>
      <w:r w:rsidRPr="001409F9">
        <w:rPr>
          <w:rFonts w:ascii="Calibri" w:hAnsi="Calibri" w:cs="Calibri"/>
          <w:sz w:val="22"/>
          <w:lang w:val="fr-FR"/>
        </w:rPr>
        <w:t>Ellner</w:t>
      </w:r>
      <w:proofErr w:type="spellEnd"/>
      <w:r w:rsidRPr="001409F9">
        <w:rPr>
          <w:rFonts w:ascii="Calibri" w:hAnsi="Calibri" w:cs="Calibri"/>
          <w:sz w:val="22"/>
          <w:lang w:val="fr-FR"/>
        </w:rPr>
        <w:t xml:space="preserve"> 2010; Vasseur </w:t>
      </w:r>
      <w:r w:rsidRPr="001409F9">
        <w:rPr>
          <w:rFonts w:ascii="Calibri" w:hAnsi="Calibri" w:cs="Calibri"/>
          <w:i/>
          <w:iCs/>
          <w:sz w:val="22"/>
          <w:lang w:val="fr-FR"/>
        </w:rPr>
        <w:t>et al.</w:t>
      </w:r>
      <w:r w:rsidRPr="001409F9">
        <w:rPr>
          <w:rFonts w:ascii="Calibri" w:hAnsi="Calibri" w:cs="Calibri"/>
          <w:sz w:val="22"/>
          <w:lang w:val="fr-FR"/>
        </w:rPr>
        <w:t xml:space="preserve"> 2011; Cortez 2016; Lowe </w:t>
      </w:r>
      <w:r w:rsidRPr="001409F9">
        <w:rPr>
          <w:rFonts w:ascii="Calibri" w:hAnsi="Calibri" w:cs="Calibri"/>
          <w:i/>
          <w:iCs/>
          <w:sz w:val="22"/>
          <w:lang w:val="fr-FR"/>
        </w:rPr>
        <w:t>et al.</w:t>
      </w:r>
      <w:r w:rsidRPr="001409F9">
        <w:rPr>
          <w:rFonts w:ascii="Calibri" w:hAnsi="Calibri" w:cs="Calibri"/>
          <w:sz w:val="22"/>
          <w:lang w:val="fr-FR"/>
        </w:rPr>
        <w:t xml:space="preserve"> 2017)</w:t>
      </w:r>
      <w:r w:rsidRPr="00496E2D">
        <w:rPr>
          <w:rFonts w:cstheme="minorHAnsi"/>
          <w:sz w:val="22"/>
          <w:szCs w:val="22"/>
        </w:rPr>
        <w:fldChar w:fldCharType="end"/>
      </w:r>
      <w:r w:rsidRPr="001409F9">
        <w:rPr>
          <w:rFonts w:cstheme="minorHAnsi"/>
          <w:sz w:val="22"/>
          <w:szCs w:val="22"/>
          <w:lang w:val="fr-FR"/>
        </w:rPr>
        <w:t>.</w:t>
      </w:r>
    </w:p>
    <w:p w14:paraId="308E1DA5" w14:textId="7AD3204B" w:rsidR="00966191" w:rsidRDefault="00966191" w:rsidP="00966191">
      <w:pPr>
        <w:spacing w:after="0" w:line="480" w:lineRule="auto"/>
        <w:ind w:firstLine="720"/>
        <w:contextualSpacing/>
        <w:rPr>
          <w:rFonts w:cstheme="minorHAnsi"/>
          <w:sz w:val="22"/>
          <w:szCs w:val="22"/>
        </w:rPr>
      </w:pPr>
      <w:r>
        <w:rPr>
          <w:rFonts w:cstheme="minorHAnsi"/>
          <w:sz w:val="22"/>
          <w:szCs w:val="22"/>
        </w:rPr>
        <w:t>Given the key role of ecological dynamics in shaping the fitness gradient, s</w:t>
      </w:r>
      <w:r w:rsidRPr="00496E2D">
        <w:rPr>
          <w:rFonts w:cstheme="minorHAnsi"/>
          <w:sz w:val="22"/>
          <w:szCs w:val="22"/>
        </w:rPr>
        <w:t>tochasticity</w:t>
      </w:r>
      <w:r>
        <w:rPr>
          <w:rFonts w:cstheme="minorHAnsi"/>
          <w:sz w:val="22"/>
          <w:szCs w:val="22"/>
        </w:rPr>
        <w:t xml:space="preserve"> that alters ecological dynamics also may influence adaptation </w:t>
      </w:r>
      <w:r>
        <w:rPr>
          <w:rFonts w:cstheme="minorHAnsi"/>
          <w:sz w:val="22"/>
          <w:szCs w:val="22"/>
        </w:rPr>
        <w:fldChar w:fldCharType="begin"/>
      </w:r>
      <w:r w:rsidR="00213991">
        <w:rPr>
          <w:rFonts w:cstheme="minorHAnsi"/>
          <w:sz w:val="22"/>
          <w:szCs w:val="22"/>
        </w:rPr>
        <w:instrText xml:space="preserve"> ADDIN ZOTERO_ITEM CSL_CITATION {"citationID":"WH8MxeTG","properties":{"formattedCitation":"(Lowe {\\i{}et al.} 2017; Start {\\i{}et al.} 2020)","plainCitation":"(Lowe et al. 2017; Start et al. 2020)","noteIndex":0},"citationItems":[{"id":"OdB3TNWW/cilTJg3f","uris":["http://zotero.org/users/1264037/items/KVGCB6DE"],"uri":["http://zotero.org/users/1264037/items/KVGCB6DE"],"itemData":{"id":8297,"type":"article-journal","abstract":"The interplay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itself.","container-title":"Trends in Ecology &amp; Evolution","DOI":"10.1016/j.tree.2016.12.002","ISSN":"1872-8383","issue":"2","journalAbbreviation":"Trends Ecol. Evol. (Amst.)","language":"eng","note":"PMID: 28089120","page":"141-152","source":"PubMed","title":"Population genetics and demography unite ecology and evolution","volume":"32","author":[{"family":"Lowe","given":"Winsor H."},{"family":"Kovach","given":"Ryan P."},{"family":"Allendorf","given":"Fred W."}],"issued":{"date-parts":[["2017"]]}}},{"id":"OdB3TNWW/hTy0buRM","uris":["http://zotero.org/users/1264037/items/2MN6ZHP3"],"uri":["http://zotero.org/users/1264037/items/2MN6ZHP3"],"itemData":{"id":8171,"type":"article-journal","abstract":"The distribution of biodiversity depends on the combined and interactive effects of ecological and evolutionary processes. The joint contribution of these processes has focused almost exclusively on deterministic effects, even though mechanisms that increase the importance of random ecological processes are expected to also increase the importance of random evolutionary processes. Here we manipulate the sizes of old field fragments to generate correlated sampling effects for a focal population (a gall maker) and its enemy community. Traits and communities were more variable in smaller patches. However, because of the preference of some enemies for some trait values (gall sizes), random variation in population mean trait values exacerbated differences in community composition. The random distribution of traits and interactions created predictable but highly variable patterns of natural selection. Our study highlights how stochastic processes can affect ecological and evolutionary processes structuring the strength and direction of selection locally and at larger scales.","container-title":"The American Naturalist","DOI":"10.1086/707364","ISSN":"0003-0147","issue":"4","journalAbbreviation":"The American Naturalist","note":"publisher: The University of Chicago Press","page":"705-716","source":"journals.uchicago.edu (Atypon)","title":"Ecological and evolutionary stochasticity shape natural selection","volume":"195","author":[{"family":"Start","given":"Denon"},{"family":"Weis","given":"Arthur E."},{"family":"Gilbert","given":"Benjamin"}],"issued":{"date-parts":[["2020",4,1]]}}}],"schema":"https://github.com/citation-style-language/schema/raw/master/csl-citation.json"} </w:instrText>
      </w:r>
      <w:r>
        <w:rPr>
          <w:rFonts w:cstheme="minorHAnsi"/>
          <w:sz w:val="22"/>
          <w:szCs w:val="22"/>
        </w:rPr>
        <w:fldChar w:fldCharType="separate"/>
      </w:r>
      <w:r w:rsidRPr="003F5283">
        <w:rPr>
          <w:rFonts w:ascii="Calibri" w:hAnsi="Calibri" w:cs="Calibri"/>
          <w:sz w:val="22"/>
        </w:rPr>
        <w:t xml:space="preserve">(Lowe </w:t>
      </w:r>
      <w:r w:rsidRPr="003F5283">
        <w:rPr>
          <w:rFonts w:ascii="Calibri" w:hAnsi="Calibri" w:cs="Calibri"/>
          <w:i/>
          <w:iCs/>
          <w:sz w:val="22"/>
        </w:rPr>
        <w:t>et al.</w:t>
      </w:r>
      <w:r w:rsidRPr="003F5283">
        <w:rPr>
          <w:rFonts w:ascii="Calibri" w:hAnsi="Calibri" w:cs="Calibri"/>
          <w:sz w:val="22"/>
        </w:rPr>
        <w:t xml:space="preserve"> 2017; Start </w:t>
      </w:r>
      <w:r w:rsidRPr="003F5283">
        <w:rPr>
          <w:rFonts w:ascii="Calibri" w:hAnsi="Calibri" w:cs="Calibri"/>
          <w:i/>
          <w:iCs/>
          <w:sz w:val="22"/>
        </w:rPr>
        <w:t>et al.</w:t>
      </w:r>
      <w:r w:rsidRPr="003F5283">
        <w:rPr>
          <w:rFonts w:ascii="Calibri" w:hAnsi="Calibri" w:cs="Calibri"/>
          <w:sz w:val="22"/>
        </w:rPr>
        <w:t xml:space="preserve"> 2020)</w:t>
      </w:r>
      <w:r>
        <w:rPr>
          <w:rFonts w:cstheme="minorHAnsi"/>
          <w:sz w:val="22"/>
          <w:szCs w:val="22"/>
        </w:rPr>
        <w:fldChar w:fldCharType="end"/>
      </w:r>
      <w:r>
        <w:rPr>
          <w:rFonts w:cstheme="minorHAnsi"/>
          <w:sz w:val="22"/>
          <w:szCs w:val="22"/>
        </w:rPr>
        <w:t xml:space="preserve">. However, both the QG and AD approaches typically assume that populations are large so that demographic stochasticity (random variation in the sequence and number of demographic events) can safely be ignored. Studies that have included demographic stochasticity have shown that it can alter the eco-evolutionary dynamics predicted by QG and AD approaches </w:t>
      </w:r>
      <w:r>
        <w:rPr>
          <w:rFonts w:cstheme="minorHAnsi"/>
          <w:sz w:val="22"/>
          <w:szCs w:val="22"/>
        </w:rPr>
        <w:fldChar w:fldCharType="begin"/>
      </w:r>
      <w:r w:rsidR="00213991">
        <w:rPr>
          <w:rFonts w:cstheme="minorHAnsi"/>
          <w:sz w:val="22"/>
          <w:szCs w:val="22"/>
        </w:rPr>
        <w:instrText xml:space="preserve"> ADDIN ZOTERO_ITEM CSL_CITATION {"citationID":"AEKPXpsx","properties":{"formattedCitation":"(Proulx &amp; Day 2001)","plainCitation":"(Proulx &amp; Day 2001)","noteIndex":0},"citationItems":[{"id":"OdB3TNWW/Yz19voRW","uris":["http://zotero.org/users/1264037/items/XFFU9I85"],"uri":["http://zotero.org/users/1264037/items/XFFU9I85"],"itemData":{"id":8478,"type":"article-journal","abstract":"&lt;section class=\"abstract\"&gt;&lt;p&gt;The geometric mean of fitness is considered to be the main indicator of evolutionary change in stochastic models. However, this measure was initially derived for models with infinite population sizes, where the long-term evolutionary behavior can be described with certainty. In this paper we begin an exploration of the limitations and utility of this approach to evolution in finite populations and discuss alternate methods for predicting evolutionary dynamics. We reanalyze a model of lottery competition under environmental stochasticity by including population finiteness, and show that the geometric mean predictions do not always agree with those based on the fixation probability of rare alleles. Further, the fixation probability can be inserted into adaptive dynamics equations to derive the mean state of the population. We explore the effects of increasing population size on these conclusions through simulations. These simulations show that for small population sizes the fixation probability accurately predicts the course of evolution, but as population size becomes large the geometric mean predictions are upheld. The two approaches are reconciled because the time scale on which the fixation probability approach applies becomes very large as population size grows.&lt;/p&gt;&lt;/section&gt;","container-title":"Selection","DOI":"10.1556/select.2.2001.1-2.2","ISSN":"1585-1931, 1588-287X","issue":"1-2","language":"en_US","note":"publisher: Akadémiai Kiadó\nsection: Selection","page":"2-15","source":"akjournals.com","title":"What can invasion analyses tell us about evolution under stochasticity in finite populations?","volume":"2","author":[{"family":"Proulx","given":"S. R."},{"family":"Day","given":"Troy"}],"issued":{"date-parts":[["2001"]]}}}],"schema":"https://github.com/citation-style-language/schema/raw/master/csl-citation.json"} </w:instrText>
      </w:r>
      <w:r>
        <w:rPr>
          <w:rFonts w:cstheme="minorHAnsi"/>
          <w:sz w:val="22"/>
          <w:szCs w:val="22"/>
        </w:rPr>
        <w:fldChar w:fldCharType="separate"/>
      </w:r>
      <w:r w:rsidRPr="00DC4934">
        <w:rPr>
          <w:rFonts w:ascii="Calibri" w:hAnsi="Calibri" w:cs="Calibri"/>
          <w:sz w:val="22"/>
        </w:rPr>
        <w:t>(Proulx &amp; Day 2001)</w:t>
      </w:r>
      <w:r>
        <w:rPr>
          <w:rFonts w:cstheme="minorHAnsi"/>
          <w:sz w:val="22"/>
          <w:szCs w:val="22"/>
        </w:rPr>
        <w:fldChar w:fldCharType="end"/>
      </w:r>
      <w:r>
        <w:rPr>
          <w:rFonts w:cstheme="minorHAnsi"/>
          <w:sz w:val="22"/>
          <w:szCs w:val="22"/>
        </w:rPr>
        <w:t>. For example, d</w:t>
      </w:r>
      <w:r w:rsidRPr="00496E2D">
        <w:rPr>
          <w:rFonts w:cstheme="minorHAnsi"/>
          <w:sz w:val="22"/>
          <w:szCs w:val="22"/>
        </w:rPr>
        <w:t xml:space="preserve">emographic stochasticity </w:t>
      </w:r>
      <w:r>
        <w:rPr>
          <w:rFonts w:cstheme="minorHAnsi"/>
          <w:sz w:val="22"/>
          <w:szCs w:val="22"/>
        </w:rPr>
        <w:t xml:space="preserve">can affect the dynamics of adaptation </w:t>
      </w:r>
      <w:r w:rsidRPr="00496E2D">
        <w:rPr>
          <w:rFonts w:cstheme="minorHAnsi"/>
          <w:sz w:val="22"/>
          <w:szCs w:val="22"/>
        </w:rPr>
        <w:t xml:space="preserve">through genetic drift </w:t>
      </w:r>
      <w:r w:rsidRPr="00496E2D">
        <w:rPr>
          <w:rFonts w:cstheme="minorHAnsi"/>
          <w:sz w:val="22"/>
          <w:szCs w:val="22"/>
        </w:rPr>
        <w:fldChar w:fldCharType="begin"/>
      </w:r>
      <w:r w:rsidR="00213991">
        <w:rPr>
          <w:rFonts w:cstheme="minorHAnsi"/>
          <w:sz w:val="22"/>
          <w:szCs w:val="22"/>
        </w:rPr>
        <w:instrText xml:space="preserve"> ADDIN ZOTERO_ITEM CSL_CITATION {"citationID":"rnQyK01T","properties":{"formattedCitation":"(Lenormand {\\i{}et al.} 2009)","plainCitation":"(Lenormand et al. 2009)","noteIndex":0},"citationItems":[{"id":"OdB3TNWW/edkhkxyW","uris":["http://zotero.org/users/1264037/items/2T5DREQB"],"uri":["http://zotero.org/users/1264037/items/2T5DREQB"],"itemData":{"id":7690,"type":"article-journal","abstract":"The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debates.","container-title":"Trends in Ecology &amp; Evolution","DOI":"10.1016/j.tree.2008.09.014","ISSN":"0169-5347","issue":"3","journalAbbreviation":"Trends in Ecology &amp; Evolution","page":"157-165","source":"ScienceDirect","title":"Stochasticity in evolution","volume":"24","author":[{"family":"Lenormand","given":"Thomas"},{"family":"Roze","given":"Denis"},{"family":"Rousset","given":"François"}],"issued":{"date-parts":[["2009",3,1]]}}}],"schema":"https://github.com/citation-style-language/schema/raw/master/csl-citation.json"} </w:instrText>
      </w:r>
      <w:r w:rsidRPr="00496E2D">
        <w:rPr>
          <w:rFonts w:cstheme="minorHAnsi"/>
          <w:sz w:val="22"/>
          <w:szCs w:val="22"/>
        </w:rPr>
        <w:fldChar w:fldCharType="separate"/>
      </w:r>
      <w:r w:rsidRPr="008E50B7">
        <w:rPr>
          <w:rFonts w:ascii="Calibri" w:hAnsi="Calibri" w:cs="Calibri"/>
          <w:sz w:val="22"/>
        </w:rPr>
        <w:t>(</w:t>
      </w:r>
      <w:proofErr w:type="spellStart"/>
      <w:r w:rsidRPr="008E50B7">
        <w:rPr>
          <w:rFonts w:ascii="Calibri" w:hAnsi="Calibri" w:cs="Calibri"/>
          <w:sz w:val="22"/>
        </w:rPr>
        <w:t>Lenormand</w:t>
      </w:r>
      <w:proofErr w:type="spellEnd"/>
      <w:r w:rsidRPr="008E50B7">
        <w:rPr>
          <w:rFonts w:ascii="Calibri" w:hAnsi="Calibri" w:cs="Calibri"/>
          <w:sz w:val="22"/>
        </w:rPr>
        <w:t xml:space="preserve"> </w:t>
      </w:r>
      <w:r w:rsidRPr="008E50B7">
        <w:rPr>
          <w:rFonts w:ascii="Calibri" w:hAnsi="Calibri" w:cs="Calibri"/>
          <w:i/>
          <w:iCs/>
          <w:sz w:val="22"/>
        </w:rPr>
        <w:t>et al.</w:t>
      </w:r>
      <w:r w:rsidRPr="008E50B7">
        <w:rPr>
          <w:rFonts w:ascii="Calibri" w:hAnsi="Calibri" w:cs="Calibri"/>
          <w:sz w:val="22"/>
        </w:rPr>
        <w:t xml:space="preserve"> 2009)</w:t>
      </w:r>
      <w:r w:rsidRPr="00496E2D">
        <w:rPr>
          <w:rFonts w:cstheme="minorHAnsi"/>
          <w:sz w:val="22"/>
          <w:szCs w:val="22"/>
        </w:rPr>
        <w:fldChar w:fldCharType="end"/>
      </w:r>
      <w:r>
        <w:rPr>
          <w:rFonts w:cstheme="minorHAnsi"/>
          <w:sz w:val="22"/>
          <w:szCs w:val="22"/>
        </w:rPr>
        <w:t>, the</w:t>
      </w:r>
      <w:r w:rsidRPr="00496E2D">
        <w:rPr>
          <w:rFonts w:cstheme="minorHAnsi"/>
          <w:sz w:val="22"/>
          <w:szCs w:val="22"/>
        </w:rPr>
        <w:t xml:space="preserve"> loss of high-fitness genotypes </w:t>
      </w:r>
      <w:r w:rsidRPr="00496E2D">
        <w:rPr>
          <w:rFonts w:cstheme="minorHAnsi"/>
          <w:sz w:val="22"/>
          <w:szCs w:val="22"/>
        </w:rPr>
        <w:fldChar w:fldCharType="begin"/>
      </w:r>
      <w:r w:rsidR="00213991">
        <w:rPr>
          <w:rFonts w:cstheme="minorHAnsi"/>
          <w:sz w:val="22"/>
          <w:szCs w:val="22"/>
        </w:rPr>
        <w:instrText xml:space="preserve"> ADDIN ZOTERO_ITEM CSL_CITATION {"citationID":"LfTOGqXO","properties":{"formattedCitation":"(Crespi 2000)","plainCitation":"(Crespi 2000)","noteIndex":0},"citationItems":[{"id":"OdB3TNWW/4VQCcg1O","uris":["http://zotero.org/users/1264037/items/MIQAAPP7"],"uri":["http://zotero.org/users/1264037/items/MIQAAPP7"],"itemData":{"id":7708,"type":"article-journal","abstract":"This review contains a description of a research program for the study of maladaptation, defined here in terms of deviation from adaptive peaks. Maladaptation has many genetic causes, including mutation, inbreeding, drift, gene flow, heterozygote advantage and pleiotropy. Degrees of maladaptation are determined by genetic architecture and the relationship between the rates of selective, environmental change and the nature and extent of genetic responses to selection. The empirical analysis of maladaptation requires: (1) recognition of putative maladaptation, using methods from phylogenetics, teleonomy, development and genetics, followed by an assessment of the nature and degree of deviation from adaptation, using studies of natural selection and teleonomy; (2) determination of the causes of the deviation, using analyses of genetics, development, or other methods. Conditions for unambiguously identifying maladaptation are considerably more stringent than those for demonstrating adaptation and remarkably few studies have clearly identified and characterised maladaptative traits. A thorough understanding of the nature of phenotypic variation will never be achieved without an analysis of the scope and usual causes of maladaptation.","container-title":"Heredity","DOI":"10.1046/j.1365-2540.2000.00746.x","ISSN":"0018-067X","journalAbbreviation":"Heredity (Edinb)","language":"eng","note":"PMID: 10886377","page":"623-629","source":"PubMed","title":"The evolution of maladaptation","volume":"84 ( Pt 6)","author":[{"family":"Crespi","given":"B. J."}],"issued":{"date-parts":[["2000",6]]}}}],"schema":"https://github.com/citation-style-language/schema/raw/master/csl-citation.json"} </w:instrText>
      </w:r>
      <w:r w:rsidRPr="00496E2D">
        <w:rPr>
          <w:rFonts w:cstheme="minorHAnsi"/>
          <w:sz w:val="22"/>
          <w:szCs w:val="22"/>
        </w:rPr>
        <w:fldChar w:fldCharType="separate"/>
      </w:r>
      <w:r w:rsidRPr="008E50B7">
        <w:rPr>
          <w:rFonts w:ascii="Calibri" w:hAnsi="Calibri" w:cs="Calibri"/>
          <w:sz w:val="22"/>
        </w:rPr>
        <w:t>(</w:t>
      </w:r>
      <w:proofErr w:type="spellStart"/>
      <w:r w:rsidRPr="008E50B7">
        <w:rPr>
          <w:rFonts w:ascii="Calibri" w:hAnsi="Calibri" w:cs="Calibri"/>
          <w:sz w:val="22"/>
        </w:rPr>
        <w:t>Crespi</w:t>
      </w:r>
      <w:proofErr w:type="spellEnd"/>
      <w:r w:rsidRPr="008E50B7">
        <w:rPr>
          <w:rFonts w:ascii="Calibri" w:hAnsi="Calibri" w:cs="Calibri"/>
          <w:sz w:val="22"/>
        </w:rPr>
        <w:t xml:space="preserve"> 2000)</w:t>
      </w:r>
      <w:r w:rsidRPr="00496E2D">
        <w:rPr>
          <w:rFonts w:cstheme="minorHAnsi"/>
          <w:sz w:val="22"/>
          <w:szCs w:val="22"/>
        </w:rPr>
        <w:fldChar w:fldCharType="end"/>
      </w:r>
      <w:r>
        <w:rPr>
          <w:rFonts w:cstheme="minorHAnsi"/>
          <w:sz w:val="22"/>
          <w:szCs w:val="22"/>
        </w:rPr>
        <w:t xml:space="preserve">, delaying or preventing evolutionary branching due to disruptive selection </w:t>
      </w:r>
      <w:r>
        <w:rPr>
          <w:rFonts w:cstheme="minorHAnsi"/>
          <w:sz w:val="22"/>
          <w:szCs w:val="22"/>
        </w:rPr>
        <w:fldChar w:fldCharType="begin"/>
      </w:r>
      <w:r w:rsidR="00213991">
        <w:rPr>
          <w:rFonts w:cstheme="minorHAnsi"/>
          <w:sz w:val="22"/>
          <w:szCs w:val="22"/>
        </w:rPr>
        <w:instrText xml:space="preserve"> ADDIN ZOTERO_ITEM CSL_CITATION {"citationID":"AerHeZMN","properties":{"formattedCitation":"(Claessen {\\i{}et al.} 2007; Wakano &amp; Iwasa 2013)","plainCitation":"(Claessen et al. 2007; Wakano &amp; Iwasa 2013)","noteIndex":0},"citationItems":[{"id":3569,"uris":["http://zotero.org/users/246158/items/PDHA689K"],"uri":["http://zotero.org/users/246158/items/PDHA689K"],"itemData":{"id":3569,"type":"article-journal","container-title":"Evolutionary Ecology Research","issue":"1","note":"publisher: Evolutionary Ecology, Ltd.","page":"51–69","title":"Delayed evolutionary branching in small populations","volume":"9","author":[{"family":"Claessen","given":"David"},{"family":"Andersson","given":"Jens"},{"family":"Persson","given":"Lennart"},{"family":"Roos","given":"André M","non-dropping-particle":"de"}],"issued":{"date-parts":[["2007"]]}}},{"id":3568,"uris":["http://zotero.org/users/246158/items/L9GQUVDG"],"uri":["http://zotero.org/users/246158/items/L9GQUVDG"],"itemData":{"id":3568,"type":"article-journal","abstract":"Adaptive dynamics formalism demonstrates that, in a constant environment, a continuous trait may first converge to a singular point followed by spontaneous transition from a unimodal trait distribution into a bimodal one, which is called “evolutionary branching.” Most previous analyses of evolutionary branching have been conducted in an infinitely large population. Here, we study the effect of stochasticity caused by the finiteness of the population size on evolutionary branching. By analyzing the dynamics of trait variance, we obtain the condition for evolutionary branching as the one under which trait variance explodes. Genetic drift reduces the trait variance and causes stochastic fluctuation. In a very small population, evolutionary branching does not occur. In larger populations, evolutionary branching may occur, but it occurs in two different manners: in deterministic branching, branching occurs quickly when the population reaches the singular point, while in stochastic branching, the population stays at singularity for a period before branching out. The conditions for these cases and the mean branching-out times are calculated in terms of population size, mutational effects, and selection intensity and are confirmed by direct computer simulations of the individual-based model.","container-title":"Genetics","DOI":"10.1534/genetics.112.144980","ISSN":"0016-6731","issue":"1","journalAbbreviation":"Genetics","note":"PMID: 23105010\nPMCID: PMC3527248","page":"229-241","source":"PubMed Central","title":"Evolutionary Branching in a Finite Population: Deterministic Branching vs. Stochastic Branching","title-short":"Evolutionary Branching in a Finite Population","volume":"193","author":[{"family":"Wakano","given":"Joe Yuichiro"},{"family":"Iwasa","given":"Yoh"}],"issued":{"date-parts":[["2013",1]]}}}],"schema":"https://github.com/citation-style-language/schema/raw/master/csl-citation.json"} </w:instrText>
      </w:r>
      <w:r>
        <w:rPr>
          <w:rFonts w:cstheme="minorHAnsi"/>
          <w:sz w:val="22"/>
          <w:szCs w:val="22"/>
        </w:rPr>
        <w:fldChar w:fldCharType="separate"/>
      </w:r>
      <w:r w:rsidRPr="008066CF">
        <w:rPr>
          <w:rFonts w:ascii="Calibri" w:hAnsi="Calibri" w:cs="Calibri"/>
          <w:sz w:val="22"/>
        </w:rPr>
        <w:t>(</w:t>
      </w:r>
      <w:proofErr w:type="spellStart"/>
      <w:r w:rsidRPr="008066CF">
        <w:rPr>
          <w:rFonts w:ascii="Calibri" w:hAnsi="Calibri" w:cs="Calibri"/>
          <w:sz w:val="22"/>
        </w:rPr>
        <w:t>Claessen</w:t>
      </w:r>
      <w:proofErr w:type="spellEnd"/>
      <w:r w:rsidRPr="008066CF">
        <w:rPr>
          <w:rFonts w:ascii="Calibri" w:hAnsi="Calibri" w:cs="Calibri"/>
          <w:sz w:val="22"/>
        </w:rPr>
        <w:t xml:space="preserve"> </w:t>
      </w:r>
      <w:r w:rsidRPr="008066CF">
        <w:rPr>
          <w:rFonts w:ascii="Calibri" w:hAnsi="Calibri" w:cs="Calibri"/>
          <w:i/>
          <w:iCs/>
          <w:sz w:val="22"/>
        </w:rPr>
        <w:t>et al.</w:t>
      </w:r>
      <w:r w:rsidRPr="008066CF">
        <w:rPr>
          <w:rFonts w:ascii="Calibri" w:hAnsi="Calibri" w:cs="Calibri"/>
          <w:sz w:val="22"/>
        </w:rPr>
        <w:t xml:space="preserve"> 2007; </w:t>
      </w:r>
      <w:proofErr w:type="spellStart"/>
      <w:r w:rsidRPr="008066CF">
        <w:rPr>
          <w:rFonts w:ascii="Calibri" w:hAnsi="Calibri" w:cs="Calibri"/>
          <w:sz w:val="22"/>
        </w:rPr>
        <w:t>Wakano</w:t>
      </w:r>
      <w:proofErr w:type="spellEnd"/>
      <w:r w:rsidRPr="008066CF">
        <w:rPr>
          <w:rFonts w:ascii="Calibri" w:hAnsi="Calibri" w:cs="Calibri"/>
          <w:sz w:val="22"/>
        </w:rPr>
        <w:t xml:space="preserve"> &amp; </w:t>
      </w:r>
      <w:proofErr w:type="spellStart"/>
      <w:r w:rsidRPr="008066CF">
        <w:rPr>
          <w:rFonts w:ascii="Calibri" w:hAnsi="Calibri" w:cs="Calibri"/>
          <w:sz w:val="22"/>
        </w:rPr>
        <w:t>Iwasa</w:t>
      </w:r>
      <w:proofErr w:type="spellEnd"/>
      <w:r w:rsidRPr="008066CF">
        <w:rPr>
          <w:rFonts w:ascii="Calibri" w:hAnsi="Calibri" w:cs="Calibri"/>
          <w:sz w:val="22"/>
        </w:rPr>
        <w:t xml:space="preserve"> 2013)</w:t>
      </w:r>
      <w:r>
        <w:rPr>
          <w:rFonts w:cstheme="minorHAnsi"/>
          <w:sz w:val="22"/>
          <w:szCs w:val="22"/>
        </w:rPr>
        <w:fldChar w:fldCharType="end"/>
      </w:r>
      <w:r>
        <w:rPr>
          <w:rFonts w:cstheme="minorHAnsi"/>
          <w:sz w:val="22"/>
          <w:szCs w:val="22"/>
        </w:rPr>
        <w:t xml:space="preserve">, or leading to the evolution of pathogens with lower transmission rates and virulence </w:t>
      </w:r>
      <w:r>
        <w:rPr>
          <w:rFonts w:cstheme="minorHAnsi"/>
          <w:sz w:val="22"/>
          <w:szCs w:val="22"/>
        </w:rPr>
        <w:fldChar w:fldCharType="begin"/>
      </w:r>
      <w:r w:rsidR="00213991">
        <w:rPr>
          <w:rFonts w:cstheme="minorHAnsi"/>
          <w:sz w:val="22"/>
          <w:szCs w:val="22"/>
        </w:rPr>
        <w:instrText xml:space="preserve"> ADDIN ZOTERO_ITEM CSL_CITATION {"citationID":"yQVBAWCt","properties":{"formattedCitation":"(Humplik {\\i{}et al.} 2014; Parsons {\\i{}et al.} 2018)","plainCitation":"(Humplik et al. 2014; Parsons et al. 2018)","noteIndex":0},"citationItems":[{"id":3575,"uris":["http://zotero.org/users/246158/items/KPPI5AZT"],"uri":["http://zotero.org/users/246158/items/KPPI5AZT"],"itemData":{"id":3575,"type":"article-journal","abstract":"In infectious disease epidemiology the basic reproductive ratio, R0, is defined as the average number of new infections caused by a single infected individual in a fully susceptible population. Many models describing competition for hosts between non-interacting pathogen strains in an infinite population lead to the conclusion that selection favors invasion of new strains if and only if they have higher R0 values than the resident. Here we demonstrate that this picture fails in finite populations. Using a simple stochastic SIS model, we show that in general there is no analogous optimization principle. We find that successive invasions may in some cases lead to strains that infect a smaller fraction of the host population, and that mutually invasible pathogen strains exist. In the limit of weak selection we demonstrate that an optimization principle does exist, although it differs from R0 maximization. For strains with very large R0, we derive an expression for this local fitness function and use it to establish a lower bound for the error caused by neglecting stochastic effects. Furthermore, we apply this weak selection limit to investigate the selection dynamics in the presence of a trade-off between the virulence and the transmission rate of a pathogen.","container-title":"Journal of Theoretical Biology","DOI":"10.1016/j.jtbi.2014.06.039","ISSN":"1095-8541","journalAbbreviation":"J. Theor. Biol.","language":"eng","note":"PMID: 25016046","page":"149-162","source":"PubMed","title":"Evolutionary dynamics of infectious diseases in finite populations","volume":"360","author":[{"family":"Humplik","given":"Jan"},{"family":"Hill","given":"Alison L."},{"family":"Nowak","given":"Martin A."}],"issued":{"date-parts":[["2014",11,7]]}}},{"id":3541,"uris":["http://zotero.org/users/246158/items/ZYZFJMGR"],"uri":["http://zotero.org/users/246158/items/ZYZFJMGR"],"itemData":{"id":3541,"type":"article-journal","abstract":"The theory of life-history evolution provides a powerful framework to understand the evolutionary dynamics of pathogens. It assumes, however, that host populations are large and that one can neglect the effects of demographic stochasticity. Here, we expand the theory to account for the effects of finite population size on the evolution of pathogen virulence. We show that demographic stochasticity introduces additional evolutionary forces that can qualitatively affect the dynamics and the evolutionary outcome. We discuss the importance of the shape of the pathogen fitness landscape on the balance between mutation, selection and genetic drift. This analysis reconciles Adaptive Dynamics with population genetics in finite populations and provides a new theoretical toolbox to study life-history evolution in realistic ecological scenarios.","container-title":"Journal of The Royal Society Interface","DOI":"10.1098/rsif.2018.0135","issue":"147","journalAbbreviation":"Journal of The Royal Society Interface","page":"20180135","source":"royalsocietypublishing.org (Atypon)","title":"Pathogen evolution in finite populations: slow and steady spreads the best","title-short":"Pathogen evolution in finite populations","volume":"15","author":[{"family":"Parsons","given":"Todd L."},{"family":"Lambert","given":"Amaury"},{"family":"Day","given":"Troy"},{"family":"Gandon","given":"Sylvain"}],"issued":{"date-parts":[["2018",10,31]]}}}],"schema":"https://github.com/citation-style-language/schema/raw/master/csl-citation.json"} </w:instrText>
      </w:r>
      <w:r>
        <w:rPr>
          <w:rFonts w:cstheme="minorHAnsi"/>
          <w:sz w:val="22"/>
          <w:szCs w:val="22"/>
        </w:rPr>
        <w:fldChar w:fldCharType="separate"/>
      </w:r>
      <w:r w:rsidRPr="008066CF">
        <w:rPr>
          <w:rFonts w:ascii="Calibri" w:hAnsi="Calibri" w:cs="Calibri"/>
          <w:sz w:val="22"/>
        </w:rPr>
        <w:t>(</w:t>
      </w:r>
      <w:proofErr w:type="spellStart"/>
      <w:r w:rsidRPr="008066CF">
        <w:rPr>
          <w:rFonts w:ascii="Calibri" w:hAnsi="Calibri" w:cs="Calibri"/>
          <w:sz w:val="22"/>
        </w:rPr>
        <w:t>Humplik</w:t>
      </w:r>
      <w:proofErr w:type="spellEnd"/>
      <w:r w:rsidRPr="008066CF">
        <w:rPr>
          <w:rFonts w:ascii="Calibri" w:hAnsi="Calibri" w:cs="Calibri"/>
          <w:sz w:val="22"/>
        </w:rPr>
        <w:t xml:space="preserve"> </w:t>
      </w:r>
      <w:r w:rsidRPr="008066CF">
        <w:rPr>
          <w:rFonts w:ascii="Calibri" w:hAnsi="Calibri" w:cs="Calibri"/>
          <w:i/>
          <w:iCs/>
          <w:sz w:val="22"/>
        </w:rPr>
        <w:t>et al.</w:t>
      </w:r>
      <w:r w:rsidRPr="008066CF">
        <w:rPr>
          <w:rFonts w:ascii="Calibri" w:hAnsi="Calibri" w:cs="Calibri"/>
          <w:sz w:val="22"/>
        </w:rPr>
        <w:t xml:space="preserve"> 2014; Parsons </w:t>
      </w:r>
      <w:r w:rsidRPr="008066CF">
        <w:rPr>
          <w:rFonts w:ascii="Calibri" w:hAnsi="Calibri" w:cs="Calibri"/>
          <w:i/>
          <w:iCs/>
          <w:sz w:val="22"/>
        </w:rPr>
        <w:t>et al.</w:t>
      </w:r>
      <w:r w:rsidRPr="008066CF">
        <w:rPr>
          <w:rFonts w:ascii="Calibri" w:hAnsi="Calibri" w:cs="Calibri"/>
          <w:sz w:val="22"/>
        </w:rPr>
        <w:t xml:space="preserve"> 2018)</w:t>
      </w:r>
      <w:r>
        <w:rPr>
          <w:rFonts w:cstheme="minorHAnsi"/>
          <w:sz w:val="22"/>
          <w:szCs w:val="22"/>
        </w:rPr>
        <w:fldChar w:fldCharType="end"/>
      </w:r>
      <w:r>
        <w:rPr>
          <w:rFonts w:cstheme="minorHAnsi"/>
          <w:sz w:val="22"/>
          <w:szCs w:val="22"/>
        </w:rPr>
        <w:t xml:space="preserve">. </w:t>
      </w:r>
    </w:p>
    <w:p w14:paraId="57140C12" w14:textId="06ADE736" w:rsidR="00966191" w:rsidRPr="00496E2D" w:rsidRDefault="00966191" w:rsidP="00966191">
      <w:pPr>
        <w:spacing w:after="0" w:line="480" w:lineRule="auto"/>
        <w:ind w:firstLine="720"/>
        <w:contextualSpacing/>
        <w:rPr>
          <w:rFonts w:cstheme="minorHAnsi"/>
          <w:sz w:val="22"/>
          <w:szCs w:val="22"/>
        </w:rPr>
      </w:pPr>
      <w:r>
        <w:rPr>
          <w:rFonts w:cstheme="minorHAnsi"/>
          <w:sz w:val="22"/>
          <w:szCs w:val="22"/>
        </w:rPr>
        <w:t xml:space="preserve">In addition, </w:t>
      </w:r>
      <w:r w:rsidRPr="00496E2D">
        <w:rPr>
          <w:rFonts w:cstheme="minorHAnsi"/>
          <w:sz w:val="22"/>
          <w:szCs w:val="22"/>
        </w:rPr>
        <w:t xml:space="preserve">demographic heterogeneity </w:t>
      </w:r>
      <w:r>
        <w:rPr>
          <w:rFonts w:cstheme="minorHAnsi"/>
          <w:sz w:val="22"/>
          <w:szCs w:val="22"/>
        </w:rPr>
        <w:t xml:space="preserve">(differences in expected demographic rates among individuals) may influence evolutionary outcomes through two mechanisms. </w:t>
      </w:r>
      <w:r w:rsidRPr="00496E2D">
        <w:rPr>
          <w:rFonts w:cstheme="minorHAnsi"/>
          <w:sz w:val="22"/>
          <w:szCs w:val="22"/>
        </w:rPr>
        <w:t>First</w:t>
      </w:r>
      <w:r>
        <w:rPr>
          <w:rFonts w:cstheme="minorHAnsi"/>
          <w:sz w:val="22"/>
          <w:szCs w:val="22"/>
        </w:rPr>
        <w:t xml:space="preserve">, variation in traits among individuals can affect ecological and evolutionary dynamics, even if those differences are not heritable </w:t>
      </w:r>
      <w:r w:rsidRPr="00496E2D">
        <w:rPr>
          <w:rFonts w:cstheme="minorHAnsi"/>
          <w:sz w:val="22"/>
          <w:szCs w:val="22"/>
        </w:rPr>
        <w:fldChar w:fldCharType="begin"/>
      </w:r>
      <w:r w:rsidR="00213991">
        <w:rPr>
          <w:rFonts w:cstheme="minorHAnsi"/>
          <w:sz w:val="22"/>
          <w:szCs w:val="22"/>
        </w:rPr>
        <w:instrText xml:space="preserve"> ADDIN ZOTERO_ITEM CSL_CITATION {"citationID":"YpzlknRD","properties":{"formattedCitation":"(Bolnick {\\i{}et al.} 2011; Kendall {\\i{}et al.} 2011; Stover {\\i{}et al.} 2012a; Cressler {\\i{}et al.} 2017)","plainCitation":"(Bolnick et al. 2011; Kendall et al. 2011; Stover et al. 2012a; Cressler et al. 2017)","noteIndex":0},"citationItems":[{"id":"OdB3TNWW/lrx79nwh","uris":["http://zotero.org/users/1264037/items/N6QTS96F"],"uri":["http://zotero.org/users/1264037/items/N6QTS96F"],"itemData":{"id":1227,"type":"article-journal","abstract":"Natural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evolution.","container-title":"Trends in Ecology &amp; Evolution","DOI":"10.1016/j.tree.2011.01.009","ISSN":"0169-5347","issue":"4","journalAbbreviation":"Trends Ecol. Evol.","note":"PMID: 21367482","page":"183-192","source":"NCBI PubMed","title":"Why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A"}],"issued":{"date-parts":[["2011",4]]}}},{"id":"OdB3TNWW/cgwBjFUE","uris":["http://zotero.org/users/1264037/items/XAY6EMUV"],"uri":["http://zotero.org/users/1264037/items/XAY6EMUV"],"itemData":{"id":7710,"type":"article-journal","abstract":"Demographic heterogeneity--variation among individuals in survival and reproduction--is ubiquitous in natural populations. Structured population models address heterogeneity due to age, size, or major developmental stages. However, other important sources of demographic heterogeneity, such as genetic variation, spatial heterogeneity in the environment, maternal effects, and differential exposure to stressors, are often not easily measured and hence are modeled as stochasticity. Recent research has elucidated the role of demographic heterogeneity in changing the magnitude of demographic stochasticity in small populations. Here we demonstrate a previously unrecognized effect: heterogeneous survival in long-lived species can increase the long-term growth rate in populations of any size. We illustrate this result using simple models in which each individual's annual survival rate is independent of age but survival may differ among individuals within a cohort. Similar models, but with nonoverlapping generations, have been extensively studied by demographers, who showed that, because the more \"frail\" individuals are more likely to die at a young age, the average survival rate of the cohort increases with age. Within ecology and evolution, this phenomenon of \"cohort selection\" is increasingly appreciated as a confounding factor in studies of senescence. We show that, when placed in a population model with overlapping generations, this heterogeneity also causes the asymptotic population growth rate lambda to increase, relative to a homogeneous population with the same mean survival rate at birth. The increase occurs because, even integrating over all the cohorts in the population, the population becomes increasingly dominated by the more robust individuals. The growth rate increases monotonically with the variance in survival rates, and the effect can be substantial, easily doubling the growth rate of slow-growing populations. Correlations between parent and offspring phenotype change the magnitude of the increase in lambda, but the increase occurs even for negative parent-offspring correlations. The effect of heterogeneity in reproductive rate on lambda is quite different: growth rate increases with reproductive heterogeneity for positive parent-offspring correlation but decreases for negative parent-offspring correlation. These effects of demographic heterogeneity on lambda have important implications for population dynamics, population viability analysis, and evolution.","container-title":"Ecology","ISSN":"0012-9658","issue":"10","journalAbbreviation":"Ecology","language":"eng","note":"PMID: 22073789","page":"1985-1993","source":"PubMed","title":"Demographic heterogeneity, cohort selection, and population growth","volume":"92","author":[{"family":"Kendall","given":"Bruce E."},{"family":"Fox","given":"Gordon A."},{"family":"Fujiwara","given":"Masami"},{"family":"Nogeire","given":"Theresa M."}],"issued":{"date-parts":[["2011",10]]}}},{"id":"OdB3TNWW/C8GtoX0r","uris":["http://zotero.org/users/1264037/items/CSGTTN3Z"],"uri":["http://zotero.org/users/1264037/items/CSGTTN3Z"],"itemData":{"id":7590,"type":"article-journal","abstract":"Among-individual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A."}],"issued":{"date-parts":[["2012",5,1]]}}},{"id":"OdB3TNWW/vlpZrxsm","uris":["http://zotero.org/users/1264037/items/HQKSNXZC"],"uri":["http://zotero.org/users/1264037/items/HQKSNXZC"],"itemData":{"id":7588,"type":"article-journal","abstract":"Individual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w:instrText>
      </w:r>
      <w:r w:rsidR="00213991" w:rsidRPr="00213991">
        <w:rPr>
          <w:rFonts w:cstheme="minorHAnsi"/>
          <w:sz w:val="22"/>
          <w:szCs w:val="22"/>
          <w:lang w:val="fr-FR"/>
          <w:rPrChange w:id="9" w:author="Clay Cressler" w:date="2020-08-13T10:20:00Z">
            <w:rPr>
              <w:rFonts w:cstheme="minorHAnsi"/>
              <w:sz w:val="22"/>
              <w:szCs w:val="22"/>
            </w:rPr>
          </w:rPrChange>
        </w:rPr>
        <w:instrText xml:space="preserve">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instrText>
      </w:r>
      <w:r w:rsidRPr="00496E2D">
        <w:rPr>
          <w:rFonts w:cstheme="minorHAnsi"/>
          <w:sz w:val="22"/>
          <w:szCs w:val="22"/>
        </w:rPr>
        <w:fldChar w:fldCharType="separate"/>
      </w:r>
      <w:r w:rsidR="00213991" w:rsidRPr="00213991">
        <w:rPr>
          <w:rFonts w:ascii="Calibri" w:hAnsi="Calibri" w:cs="Calibri"/>
          <w:sz w:val="22"/>
          <w:lang w:val="fr-FR"/>
          <w:rPrChange w:id="10" w:author="Clay Cressler" w:date="2020-08-13T10:20:00Z">
            <w:rPr>
              <w:rFonts w:ascii="Calibri" w:hAnsi="Calibri" w:cs="Calibri"/>
              <w:sz w:val="22"/>
            </w:rPr>
          </w:rPrChange>
        </w:rPr>
        <w:t>(</w:t>
      </w:r>
      <w:proofErr w:type="spellStart"/>
      <w:r w:rsidR="00213991" w:rsidRPr="00213991">
        <w:rPr>
          <w:rFonts w:ascii="Calibri" w:hAnsi="Calibri" w:cs="Calibri"/>
          <w:sz w:val="22"/>
          <w:lang w:val="fr-FR"/>
          <w:rPrChange w:id="11" w:author="Clay Cressler" w:date="2020-08-13T10:20:00Z">
            <w:rPr>
              <w:rFonts w:ascii="Calibri" w:hAnsi="Calibri" w:cs="Calibri"/>
              <w:sz w:val="22"/>
            </w:rPr>
          </w:rPrChange>
        </w:rPr>
        <w:t>Bolnick</w:t>
      </w:r>
      <w:proofErr w:type="spellEnd"/>
      <w:r w:rsidR="00213991" w:rsidRPr="00213991">
        <w:rPr>
          <w:rFonts w:ascii="Calibri" w:hAnsi="Calibri" w:cs="Calibri"/>
          <w:sz w:val="22"/>
          <w:lang w:val="fr-FR"/>
          <w:rPrChange w:id="12" w:author="Clay Cressler" w:date="2020-08-13T10:20:00Z">
            <w:rPr>
              <w:rFonts w:ascii="Calibri" w:hAnsi="Calibri" w:cs="Calibri"/>
              <w:sz w:val="22"/>
            </w:rPr>
          </w:rPrChange>
        </w:rPr>
        <w:t xml:space="preserve"> </w:t>
      </w:r>
      <w:r w:rsidR="00213991" w:rsidRPr="00213991">
        <w:rPr>
          <w:rFonts w:ascii="Calibri" w:hAnsi="Calibri" w:cs="Calibri"/>
          <w:i/>
          <w:iCs/>
          <w:sz w:val="22"/>
          <w:lang w:val="fr-FR"/>
          <w:rPrChange w:id="13" w:author="Clay Cressler" w:date="2020-08-13T10:20:00Z">
            <w:rPr>
              <w:rFonts w:ascii="Calibri" w:hAnsi="Calibri" w:cs="Calibri"/>
              <w:i/>
              <w:iCs/>
              <w:sz w:val="22"/>
            </w:rPr>
          </w:rPrChange>
        </w:rPr>
        <w:t>et al.</w:t>
      </w:r>
      <w:r w:rsidR="00213991" w:rsidRPr="00213991">
        <w:rPr>
          <w:rFonts w:ascii="Calibri" w:hAnsi="Calibri" w:cs="Calibri"/>
          <w:sz w:val="22"/>
          <w:lang w:val="fr-FR"/>
          <w:rPrChange w:id="14" w:author="Clay Cressler" w:date="2020-08-13T10:20:00Z">
            <w:rPr>
              <w:rFonts w:ascii="Calibri" w:hAnsi="Calibri" w:cs="Calibri"/>
              <w:sz w:val="22"/>
            </w:rPr>
          </w:rPrChange>
        </w:rPr>
        <w:t xml:space="preserve"> 2011; Kendall </w:t>
      </w:r>
      <w:r w:rsidR="00213991" w:rsidRPr="00213991">
        <w:rPr>
          <w:rFonts w:ascii="Calibri" w:hAnsi="Calibri" w:cs="Calibri"/>
          <w:i/>
          <w:iCs/>
          <w:sz w:val="22"/>
          <w:lang w:val="fr-FR"/>
          <w:rPrChange w:id="15" w:author="Clay Cressler" w:date="2020-08-13T10:20:00Z">
            <w:rPr>
              <w:rFonts w:ascii="Calibri" w:hAnsi="Calibri" w:cs="Calibri"/>
              <w:i/>
              <w:iCs/>
              <w:sz w:val="22"/>
            </w:rPr>
          </w:rPrChange>
        </w:rPr>
        <w:t>et al.</w:t>
      </w:r>
      <w:r w:rsidR="00213991" w:rsidRPr="00213991">
        <w:rPr>
          <w:rFonts w:ascii="Calibri" w:hAnsi="Calibri" w:cs="Calibri"/>
          <w:sz w:val="22"/>
          <w:lang w:val="fr-FR"/>
          <w:rPrChange w:id="16" w:author="Clay Cressler" w:date="2020-08-13T10:20:00Z">
            <w:rPr>
              <w:rFonts w:ascii="Calibri" w:hAnsi="Calibri" w:cs="Calibri"/>
              <w:sz w:val="22"/>
            </w:rPr>
          </w:rPrChange>
        </w:rPr>
        <w:t xml:space="preserve"> 2011; </w:t>
      </w:r>
      <w:proofErr w:type="spellStart"/>
      <w:r w:rsidR="00213991" w:rsidRPr="00213991">
        <w:rPr>
          <w:rFonts w:ascii="Calibri" w:hAnsi="Calibri" w:cs="Calibri"/>
          <w:sz w:val="22"/>
          <w:lang w:val="fr-FR"/>
          <w:rPrChange w:id="17" w:author="Clay Cressler" w:date="2020-08-13T10:20:00Z">
            <w:rPr>
              <w:rFonts w:ascii="Calibri" w:hAnsi="Calibri" w:cs="Calibri"/>
              <w:sz w:val="22"/>
            </w:rPr>
          </w:rPrChange>
        </w:rPr>
        <w:t>Stover</w:t>
      </w:r>
      <w:proofErr w:type="spellEnd"/>
      <w:r w:rsidR="00213991" w:rsidRPr="00213991">
        <w:rPr>
          <w:rFonts w:ascii="Calibri" w:hAnsi="Calibri" w:cs="Calibri"/>
          <w:sz w:val="22"/>
          <w:lang w:val="fr-FR"/>
          <w:rPrChange w:id="18" w:author="Clay Cressler" w:date="2020-08-13T10:20:00Z">
            <w:rPr>
              <w:rFonts w:ascii="Calibri" w:hAnsi="Calibri" w:cs="Calibri"/>
              <w:sz w:val="22"/>
            </w:rPr>
          </w:rPrChange>
        </w:rPr>
        <w:t xml:space="preserve"> </w:t>
      </w:r>
      <w:r w:rsidR="00213991" w:rsidRPr="00213991">
        <w:rPr>
          <w:rFonts w:ascii="Calibri" w:hAnsi="Calibri" w:cs="Calibri"/>
          <w:i/>
          <w:iCs/>
          <w:sz w:val="22"/>
          <w:lang w:val="fr-FR"/>
          <w:rPrChange w:id="19" w:author="Clay Cressler" w:date="2020-08-13T10:20:00Z">
            <w:rPr>
              <w:rFonts w:ascii="Calibri" w:hAnsi="Calibri" w:cs="Calibri"/>
              <w:i/>
              <w:iCs/>
              <w:sz w:val="22"/>
            </w:rPr>
          </w:rPrChange>
        </w:rPr>
        <w:t>et al.</w:t>
      </w:r>
      <w:r w:rsidR="00213991" w:rsidRPr="00213991">
        <w:rPr>
          <w:rFonts w:ascii="Calibri" w:hAnsi="Calibri" w:cs="Calibri"/>
          <w:sz w:val="22"/>
          <w:lang w:val="fr-FR"/>
          <w:rPrChange w:id="20" w:author="Clay Cressler" w:date="2020-08-13T10:20:00Z">
            <w:rPr>
              <w:rFonts w:ascii="Calibri" w:hAnsi="Calibri" w:cs="Calibri"/>
              <w:sz w:val="22"/>
            </w:rPr>
          </w:rPrChange>
        </w:rPr>
        <w:t xml:space="preserve"> 2012a; Cressler </w:t>
      </w:r>
      <w:r w:rsidR="00213991" w:rsidRPr="00213991">
        <w:rPr>
          <w:rFonts w:ascii="Calibri" w:hAnsi="Calibri" w:cs="Calibri"/>
          <w:i/>
          <w:iCs/>
          <w:sz w:val="22"/>
          <w:lang w:val="fr-FR"/>
          <w:rPrChange w:id="21" w:author="Clay Cressler" w:date="2020-08-13T10:20:00Z">
            <w:rPr>
              <w:rFonts w:ascii="Calibri" w:hAnsi="Calibri" w:cs="Calibri"/>
              <w:i/>
              <w:iCs/>
              <w:sz w:val="22"/>
            </w:rPr>
          </w:rPrChange>
        </w:rPr>
        <w:t>et al.</w:t>
      </w:r>
      <w:r w:rsidR="00213991" w:rsidRPr="00213991">
        <w:rPr>
          <w:rFonts w:ascii="Calibri" w:hAnsi="Calibri" w:cs="Calibri"/>
          <w:sz w:val="22"/>
          <w:lang w:val="fr-FR"/>
          <w:rPrChange w:id="22" w:author="Clay Cressler" w:date="2020-08-13T10:20:00Z">
            <w:rPr>
              <w:rFonts w:ascii="Calibri" w:hAnsi="Calibri" w:cs="Calibri"/>
              <w:sz w:val="22"/>
            </w:rPr>
          </w:rPrChange>
        </w:rPr>
        <w:t xml:space="preserve"> 2017)</w:t>
      </w:r>
      <w:r w:rsidRPr="00496E2D">
        <w:rPr>
          <w:rFonts w:cstheme="minorHAnsi"/>
          <w:sz w:val="22"/>
          <w:szCs w:val="22"/>
        </w:rPr>
        <w:fldChar w:fldCharType="end"/>
      </w:r>
      <w:r w:rsidRPr="00EB377A">
        <w:rPr>
          <w:rFonts w:cstheme="minorHAnsi"/>
          <w:sz w:val="22"/>
          <w:szCs w:val="22"/>
          <w:lang w:val="fr-FR"/>
        </w:rPr>
        <w:t xml:space="preserve">. </w:t>
      </w:r>
      <w:r>
        <w:rPr>
          <w:rFonts w:cstheme="minorHAnsi"/>
          <w:sz w:val="22"/>
          <w:szCs w:val="22"/>
        </w:rPr>
        <w:t xml:space="preserve">Second, when trait differences do lead to differences in the expected fitness of those individuals </w:t>
      </w:r>
      <w:r w:rsidRPr="00496E2D">
        <w:rPr>
          <w:rFonts w:cstheme="minorHAnsi"/>
          <w:sz w:val="22"/>
          <w:szCs w:val="22"/>
        </w:rPr>
        <w:t>(Figure 1A)</w:t>
      </w:r>
      <w:r>
        <w:rPr>
          <w:rFonts w:cstheme="minorHAnsi"/>
          <w:sz w:val="22"/>
          <w:szCs w:val="22"/>
        </w:rPr>
        <w:t xml:space="preserve">, </w:t>
      </w:r>
      <w:r w:rsidRPr="00496E2D">
        <w:rPr>
          <w:rFonts w:cstheme="minorHAnsi"/>
          <w:sz w:val="22"/>
          <w:szCs w:val="22"/>
        </w:rPr>
        <w:lastRenderedPageBreak/>
        <w:t xml:space="preserve">demographic stochasticity causes individuals to randomly deviate from </w:t>
      </w:r>
      <w:r>
        <w:rPr>
          <w:rFonts w:cstheme="minorHAnsi"/>
          <w:sz w:val="22"/>
          <w:szCs w:val="22"/>
        </w:rPr>
        <w:t>their expected fitness, which is known as individual demographic stochasticity</w:t>
      </w:r>
      <w:r w:rsidRPr="00496E2D">
        <w:rPr>
          <w:rFonts w:cstheme="minorHAnsi"/>
          <w:sz w:val="22"/>
          <w:szCs w:val="22"/>
        </w:rPr>
        <w:t xml:space="preserve"> </w:t>
      </w:r>
      <w:r w:rsidRPr="00496E2D">
        <w:rPr>
          <w:rFonts w:cstheme="minorHAnsi"/>
          <w:sz w:val="22"/>
          <w:szCs w:val="22"/>
        </w:rPr>
        <w:fldChar w:fldCharType="begin"/>
      </w:r>
      <w:r w:rsidR="00213991">
        <w:rPr>
          <w:rFonts w:cstheme="minorHAnsi"/>
          <w:sz w:val="22"/>
          <w:szCs w:val="22"/>
        </w:rPr>
        <w:instrText xml:space="preserve"> ADDIN ZOTERO_ITEM CSL_CITATION {"citationID":"wxkaVpky","properties":{"formattedCitation":"(van Daalen &amp; Caswell 2017)","plainCitation":"(van Daalen &amp; Caswell 2017)","noteIndex":0},"citationItems":[{"id":"OdB3TNWW/MlcGQyzs","uris":["http://zotero.org/users/1264037/items/QSQTBE98"],"uri":["http://zotero.org/users/1264037/items/QSQTBE98"],"itemData":{"id":5838,"type":"article-journal","abstract":"Lifetime reproductive output (LRO) determines per-generation growth rates, establishes criteria for population growth or decline, and is an important component of fitness. Empirical measurements of LRO reveal high variance among individuals. This variance may result from genuine heterogeneity in individual properties, or from individual stochasticity, the outcome of probabilistic demographic events during the life cycle. To evaluate the extent of individual stochasticity requires the calculation of the statistics of LRO from a demographic model. Mean LRO is routinely calculated (as the net reproductive rate), but the calculation of variances has only recently received attention. Here, we present a complete, exact, analytical, closed-form solution for all the moments of LRO, for age- and stage-classified populations. Previous studies have relied on simulation, iterative solutions, or closed-form analytical solutions that capture only part of the sources of variance. We also present the sensitivity and elasticity of all of the statistics of LRO to parameters defining survival, stage transitions, and (st)age-specific fertility. Selection can operate on variance in LRO only if the variance results from genetic heterogeneity. The potential opportunity for selection is quantified by Crow’s index II\\mathcal {I}, the ratio of the variance to the square of the mean. But variance due to individual stochasticity is only an apparent opportunity for selection. In a comparison of a range of age-classified models for human populations, we find that proportional increases in mortality have very small effects on the mean and variance of LRO, but large positive effects on II\\mathcal {I}. Proportional increases in fertility increase both the mean and variance of LRO, but reduce II\\mathcal {I}. For a size-classified tree population, the elasticity of both mean and variance of LRO to stage-specific mortality are negative; the elasticities to stage-specific fertility are positive.","container-title":"Theoretical Ecology","DOI":"10.1007/s12080-017-0335-2","ISSN":"1874-1738, 1874-1746","issue":"3","journalAbbreviation":"Theor Ecol","language":"en","page":"355-374","source":"link.springer.com","title":"Lifetime reproductive output: individual stochasticity, variance, and sensitivity analysis","title-short":"Lifetime reproductive output","volume":"10","author":[{"family":"Daalen","given":"Silke F.","non-dropping-particle":"van"},{"family":"Caswell","given":"Hal"}],"issued":{"date-parts":[["2017",9,1]]}}}],"schema":"https://github.com/citation-style-language/schema/raw/master/csl-citation.json"} </w:instrText>
      </w:r>
      <w:r w:rsidRPr="00496E2D">
        <w:rPr>
          <w:rFonts w:cstheme="minorHAnsi"/>
          <w:sz w:val="22"/>
          <w:szCs w:val="22"/>
        </w:rPr>
        <w:fldChar w:fldCharType="separate"/>
      </w:r>
      <w:r w:rsidRPr="008E50B7">
        <w:rPr>
          <w:rFonts w:ascii="Calibri" w:hAnsi="Calibri" w:cs="Calibri"/>
          <w:sz w:val="22"/>
        </w:rPr>
        <w:t xml:space="preserve">(van </w:t>
      </w:r>
      <w:proofErr w:type="spellStart"/>
      <w:r w:rsidRPr="008E50B7">
        <w:rPr>
          <w:rFonts w:ascii="Calibri" w:hAnsi="Calibri" w:cs="Calibri"/>
          <w:sz w:val="22"/>
        </w:rPr>
        <w:t>Daalen</w:t>
      </w:r>
      <w:proofErr w:type="spellEnd"/>
      <w:r w:rsidRPr="008E50B7">
        <w:rPr>
          <w:rFonts w:ascii="Calibri" w:hAnsi="Calibri" w:cs="Calibri"/>
          <w:sz w:val="22"/>
        </w:rPr>
        <w:t xml:space="preserve"> &amp; Caswell 2017)</w:t>
      </w:r>
      <w:r w:rsidRPr="00496E2D">
        <w:rPr>
          <w:rFonts w:cstheme="minorHAnsi"/>
          <w:sz w:val="22"/>
          <w:szCs w:val="22"/>
        </w:rPr>
        <w:fldChar w:fldCharType="end"/>
      </w:r>
      <w:r w:rsidRPr="00496E2D">
        <w:rPr>
          <w:rFonts w:cstheme="minorHAnsi"/>
          <w:sz w:val="22"/>
          <w:szCs w:val="22"/>
        </w:rPr>
        <w:t xml:space="preserve">. For example, </w:t>
      </w:r>
      <w:r>
        <w:rPr>
          <w:rFonts w:cstheme="minorHAnsi"/>
          <w:sz w:val="22"/>
          <w:szCs w:val="22"/>
        </w:rPr>
        <w:fldChar w:fldCharType="begin"/>
      </w:r>
      <w:r w:rsidR="00213991">
        <w:rPr>
          <w:rFonts w:cstheme="minorHAnsi"/>
          <w:sz w:val="22"/>
          <w:szCs w:val="22"/>
        </w:rPr>
        <w:instrText xml:space="preserve"> ADDIN ZOTERO_ITEM CSL_CITATION {"citationID":"38kRwvXZ","properties":{"formattedCitation":"(Banks &amp; Thompson 1987)","plainCitation":"(Banks &amp; Thompson 1987)","dontUpdate":true,"noteIndex":0},"citationItems":[{"id":"OdB3TNWW/38Irzfyi","uris":["http://zotero.org/users/1264037/items/YZCNGSH9"],"uri":["http://zotero.org/users/1264037/items/YZCNGSH9"],"itemData":{"id":7731,"type":"article-journal","abstract":"(1)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instrText>
      </w:r>
      <w:r>
        <w:rPr>
          <w:rFonts w:cstheme="minorHAnsi"/>
          <w:sz w:val="22"/>
          <w:szCs w:val="22"/>
        </w:rPr>
        <w:fldChar w:fldCharType="separate"/>
      </w:r>
      <w:r w:rsidRPr="008E50B7">
        <w:rPr>
          <w:rFonts w:ascii="Calibri" w:hAnsi="Calibri" w:cs="Calibri"/>
          <w:sz w:val="22"/>
        </w:rPr>
        <w:t xml:space="preserve">Banks &amp; Thompson </w:t>
      </w:r>
      <w:r>
        <w:rPr>
          <w:rFonts w:ascii="Calibri" w:hAnsi="Calibri" w:cs="Calibri"/>
          <w:sz w:val="22"/>
        </w:rPr>
        <w:t>(</w:t>
      </w:r>
      <w:r w:rsidRPr="008E50B7">
        <w:rPr>
          <w:rFonts w:ascii="Calibri" w:hAnsi="Calibri" w:cs="Calibri"/>
          <w:sz w:val="22"/>
        </w:rPr>
        <w:t>1987)</w:t>
      </w:r>
      <w:r>
        <w:rPr>
          <w:rFonts w:cstheme="minorHAnsi"/>
          <w:sz w:val="22"/>
          <w:szCs w:val="22"/>
        </w:rPr>
        <w:fldChar w:fldCharType="end"/>
      </w:r>
      <w:r>
        <w:rPr>
          <w:rFonts w:cstheme="minorHAnsi"/>
          <w:sz w:val="22"/>
          <w:szCs w:val="22"/>
        </w:rPr>
        <w:t xml:space="preserve"> </w:t>
      </w:r>
      <w:r w:rsidRPr="00496E2D">
        <w:rPr>
          <w:rFonts w:cstheme="minorHAnsi"/>
          <w:sz w:val="22"/>
          <w:szCs w:val="22"/>
        </w:rPr>
        <w:t xml:space="preserve">assessed lifetime reproductive success of the damselfly </w:t>
      </w:r>
      <w:proofErr w:type="spellStart"/>
      <w:r w:rsidRPr="00496E2D">
        <w:rPr>
          <w:rFonts w:cstheme="minorHAnsi"/>
          <w:i/>
          <w:sz w:val="22"/>
          <w:szCs w:val="22"/>
        </w:rPr>
        <w:t>Coenagrion</w:t>
      </w:r>
      <w:proofErr w:type="spellEnd"/>
      <w:r w:rsidRPr="00496E2D">
        <w:rPr>
          <w:rFonts w:cstheme="minorHAnsi"/>
          <w:i/>
          <w:sz w:val="22"/>
          <w:szCs w:val="22"/>
        </w:rPr>
        <w:t xml:space="preserve"> </w:t>
      </w:r>
      <w:proofErr w:type="spellStart"/>
      <w:r w:rsidRPr="00496E2D">
        <w:rPr>
          <w:rFonts w:cstheme="minorHAnsi"/>
          <w:i/>
          <w:sz w:val="22"/>
          <w:szCs w:val="22"/>
        </w:rPr>
        <w:t>puella</w:t>
      </w:r>
      <w:proofErr w:type="spellEnd"/>
      <w:r w:rsidRPr="00496E2D">
        <w:rPr>
          <w:rFonts w:cstheme="minorHAnsi"/>
          <w:sz w:val="22"/>
          <w:szCs w:val="22"/>
        </w:rPr>
        <w:t xml:space="preserve"> with respect to individual head width (Figure 1B). Although there was a </w:t>
      </w:r>
      <w:r>
        <w:rPr>
          <w:rFonts w:cstheme="minorHAnsi"/>
          <w:sz w:val="22"/>
          <w:szCs w:val="22"/>
        </w:rPr>
        <w:t>range of</w:t>
      </w:r>
      <w:r w:rsidRPr="00496E2D">
        <w:rPr>
          <w:rFonts w:cstheme="minorHAnsi"/>
          <w:sz w:val="22"/>
          <w:szCs w:val="22"/>
        </w:rPr>
        <w:t xml:space="preserve"> fitness-maximizing value</w:t>
      </w:r>
      <w:r>
        <w:rPr>
          <w:rFonts w:cstheme="minorHAnsi"/>
          <w:sz w:val="22"/>
          <w:szCs w:val="22"/>
        </w:rPr>
        <w:t>s</w:t>
      </w:r>
      <w:r w:rsidRPr="00496E2D">
        <w:rPr>
          <w:rFonts w:cstheme="minorHAnsi"/>
          <w:sz w:val="22"/>
          <w:szCs w:val="22"/>
        </w:rPr>
        <w:t xml:space="preserve"> of head width</w:t>
      </w:r>
      <w:r>
        <w:rPr>
          <w:rFonts w:cstheme="minorHAnsi"/>
          <w:sz w:val="22"/>
          <w:szCs w:val="22"/>
        </w:rPr>
        <w:t xml:space="preserve"> in the damselfly population</w:t>
      </w:r>
      <w:r w:rsidRPr="00496E2D">
        <w:rPr>
          <w:rFonts w:cstheme="minorHAnsi"/>
          <w:sz w:val="22"/>
          <w:szCs w:val="22"/>
        </w:rPr>
        <w:t xml:space="preserve">, the realized lifetime reproductive success of individuals was quite variable, and many individuals with </w:t>
      </w:r>
      <w:r>
        <w:rPr>
          <w:rFonts w:cstheme="minorHAnsi"/>
          <w:sz w:val="22"/>
          <w:szCs w:val="22"/>
        </w:rPr>
        <w:t>an</w:t>
      </w:r>
      <w:r w:rsidRPr="00496E2D">
        <w:rPr>
          <w:rFonts w:cstheme="minorHAnsi"/>
          <w:sz w:val="22"/>
          <w:szCs w:val="22"/>
        </w:rPr>
        <w:t xml:space="preserve"> optimal head width realized relatively low fitness (Figure 1B). </w:t>
      </w:r>
    </w:p>
    <w:p w14:paraId="371FF32B" w14:textId="00505A20" w:rsidR="00966191" w:rsidRPr="00496E2D" w:rsidRDefault="00966191" w:rsidP="00966191">
      <w:pPr>
        <w:spacing w:after="0" w:line="480" w:lineRule="auto"/>
        <w:ind w:firstLine="720"/>
        <w:contextualSpacing/>
        <w:rPr>
          <w:rFonts w:cstheme="minorHAnsi"/>
          <w:sz w:val="22"/>
          <w:szCs w:val="22"/>
        </w:rPr>
      </w:pPr>
      <w:r>
        <w:rPr>
          <w:rFonts w:cstheme="minorHAnsi"/>
          <w:sz w:val="22"/>
          <w:szCs w:val="22"/>
        </w:rPr>
        <w:t xml:space="preserve">An outstanding question is whether approaches to studying trait dynamics, such as QG and AD, that do not consider the effects of demographic stochasticity can still provide insight into trait evolution when it is present and alters ecological dynamics. </w:t>
      </w:r>
      <w:r w:rsidRPr="00496E2D">
        <w:rPr>
          <w:rFonts w:cstheme="minorHAnsi"/>
          <w:sz w:val="22"/>
          <w:szCs w:val="22"/>
        </w:rPr>
        <w:t xml:space="preserve">To </w:t>
      </w:r>
      <w:r>
        <w:rPr>
          <w:rFonts w:cstheme="minorHAnsi"/>
          <w:sz w:val="22"/>
          <w:szCs w:val="22"/>
        </w:rPr>
        <w:t>answer this question</w:t>
      </w:r>
      <w:r w:rsidRPr="00496E2D">
        <w:rPr>
          <w:rFonts w:cstheme="minorHAnsi"/>
          <w:sz w:val="22"/>
          <w:szCs w:val="22"/>
        </w:rPr>
        <w:t xml:space="preserve">, </w:t>
      </w:r>
      <w:r>
        <w:rPr>
          <w:rFonts w:cstheme="minorHAnsi"/>
          <w:sz w:val="22"/>
          <w:szCs w:val="22"/>
        </w:rPr>
        <w:t xml:space="preserve">here </w:t>
      </w:r>
      <w:r w:rsidRPr="00496E2D">
        <w:rPr>
          <w:rFonts w:cstheme="minorHAnsi"/>
          <w:sz w:val="22"/>
          <w:szCs w:val="22"/>
        </w:rPr>
        <w:t>we use Gillespie eco-evolutionary models [GEMs]</w:t>
      </w:r>
      <w:r>
        <w:rPr>
          <w:rFonts w:cstheme="minorHAnsi"/>
          <w:sz w:val="22"/>
          <w:szCs w:val="22"/>
        </w:rPr>
        <w:t xml:space="preserve"> </w:t>
      </w:r>
      <w:r>
        <w:rPr>
          <w:rFonts w:cstheme="minorHAnsi"/>
          <w:sz w:val="22"/>
          <w:szCs w:val="22"/>
        </w:rPr>
        <w:fldChar w:fldCharType="begin"/>
      </w:r>
      <w:r w:rsidR="00213991">
        <w:rPr>
          <w:rFonts w:cstheme="minorHAnsi"/>
          <w:sz w:val="22"/>
          <w:szCs w:val="22"/>
        </w:rPr>
        <w:instrText xml:space="preserve"> ADDIN ZOTERO_ITEM CSL_CITATION {"citationID":"p81kdM1p","properties":{"formattedCitation":"(DeLong &amp; Gibert 2016; DeLong &amp; Luhring 2018; DeLong &amp; Belmaker 2019)","plainCitation":"(DeLong &amp; Gibert 2016; DeLong &amp; Luhring 2018; DeLong &amp; Belmaker 2019)","noteIndex":0},"citationItems":[{"id":"OdB3TNWW/AUqife06","uris":["http://zotero.org/users/1264037/items/QD62TNZM"],"uri":["http://zotero.org/users/1264037/items/QD62TNZM"],"itemData":{"id":2631,"type":"article-journal","abstract":"Heritable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P."}],"issued":{"date-parts":[["2016",2,1]]}}},{"id":"OdB3TNWW/TLx7CKEP","uris":["http://zotero.org/users/1264037/items/CPMJ5H34"],"uri":["http://zotero.org/users/1264037/items/CPMJ5H34"],"itemData":{"id":6088,"type":"article-journal","abstract":"Age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M."}],"issued":{"date-parts":[["2018",4,1]]}}},{"id":"OdB3TNWW/SWO2uuJ2","uris":["http://zotero.org/users/1264037/items/XCPYDJP6"],"uri":["http://zotero.org/users/1264037/items/XCPYDJP6"],"itemData":{"id":7518,"type":"article-journal","abstract":"Invading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r>
        <w:rPr>
          <w:rFonts w:cstheme="minorHAnsi"/>
          <w:sz w:val="22"/>
          <w:szCs w:val="22"/>
        </w:rPr>
        <w:fldChar w:fldCharType="separate"/>
      </w:r>
      <w:r w:rsidRPr="008E50B7">
        <w:rPr>
          <w:rFonts w:ascii="Calibri" w:hAnsi="Calibri" w:cs="Calibri"/>
          <w:sz w:val="22"/>
        </w:rPr>
        <w:t xml:space="preserve">(DeLong &amp; </w:t>
      </w:r>
      <w:proofErr w:type="spellStart"/>
      <w:r w:rsidRPr="008E50B7">
        <w:rPr>
          <w:rFonts w:ascii="Calibri" w:hAnsi="Calibri" w:cs="Calibri"/>
          <w:sz w:val="22"/>
        </w:rPr>
        <w:t>Gibert</w:t>
      </w:r>
      <w:proofErr w:type="spellEnd"/>
      <w:r w:rsidRPr="008E50B7">
        <w:rPr>
          <w:rFonts w:ascii="Calibri" w:hAnsi="Calibri" w:cs="Calibri"/>
          <w:sz w:val="22"/>
        </w:rPr>
        <w:t xml:space="preserve"> 2016; DeLong &amp; </w:t>
      </w:r>
      <w:proofErr w:type="spellStart"/>
      <w:r w:rsidRPr="008E50B7">
        <w:rPr>
          <w:rFonts w:ascii="Calibri" w:hAnsi="Calibri" w:cs="Calibri"/>
          <w:sz w:val="22"/>
        </w:rPr>
        <w:t>Luhring</w:t>
      </w:r>
      <w:proofErr w:type="spellEnd"/>
      <w:r w:rsidRPr="008E50B7">
        <w:rPr>
          <w:rFonts w:ascii="Calibri" w:hAnsi="Calibri" w:cs="Calibri"/>
          <w:sz w:val="22"/>
        </w:rPr>
        <w:t xml:space="preserve"> 2018; DeLong &amp; </w:t>
      </w:r>
      <w:proofErr w:type="spellStart"/>
      <w:r w:rsidRPr="008E50B7">
        <w:rPr>
          <w:rFonts w:ascii="Calibri" w:hAnsi="Calibri" w:cs="Calibri"/>
          <w:sz w:val="22"/>
        </w:rPr>
        <w:t>Belmaker</w:t>
      </w:r>
      <w:proofErr w:type="spellEnd"/>
      <w:r w:rsidRPr="008E50B7">
        <w:rPr>
          <w:rFonts w:ascii="Calibri" w:hAnsi="Calibri" w:cs="Calibri"/>
          <w:sz w:val="22"/>
        </w:rPr>
        <w:t xml:space="preserve"> 2019)</w:t>
      </w:r>
      <w:r>
        <w:rPr>
          <w:rFonts w:cstheme="minorHAnsi"/>
          <w:sz w:val="22"/>
          <w:szCs w:val="22"/>
        </w:rPr>
        <w:fldChar w:fldCharType="end"/>
      </w:r>
      <w:r>
        <w:rPr>
          <w:rFonts w:cstheme="minorHAnsi"/>
          <w:sz w:val="22"/>
          <w:szCs w:val="22"/>
        </w:rPr>
        <w:t xml:space="preserve"> to generate ecological and evolutionary dynamics through the simulation of stochastic birth-death processes </w:t>
      </w:r>
      <w:r>
        <w:rPr>
          <w:rFonts w:cstheme="minorHAnsi"/>
          <w:sz w:val="22"/>
          <w:szCs w:val="22"/>
        </w:rPr>
        <w:fldChar w:fldCharType="begin"/>
      </w:r>
      <w:r w:rsidR="00213991">
        <w:rPr>
          <w:rFonts w:cstheme="minorHAnsi"/>
          <w:sz w:val="22"/>
          <w:szCs w:val="22"/>
        </w:rPr>
        <w:instrText xml:space="preserve"> ADDIN ZOTERO_ITEM CSL_CITATION {"citationID":"D728ZR7e","properties":{"formattedCitation":"(Dieckmann &amp; Law 1996; Champagnat {\\i{}et al.} 2006; Doebeli {\\i{}et al.} 2017)","plainCitation":"(Dieckmann &amp; Law 1996; Champagnat et al. 2006; Doebeli et al. 2017)","noteIndex":0},"citationItems":[{"id":3554,"uris":["http://zotero.org/users/246158/items/2JXJG5FS"],"uri":["http://zotero.org/users/246158/items/2JXJG5FS"],"itemData":{"id":3554,"type":"article-journal","abstract":"In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3550,"uris":["http://zotero.org/users/246158/items/ZVRQSZWP"],"uri":["http://zotero.org/users/246158/items/ZVRQSZWP"],"itemData":{"id":3550,"type":"article-journal","abstract":"A distinctive signature of living systems is Darwinian evolution, that is, a propensity to generate as well as self-select individual diversity. To capture this essential feature of life while describing the dynamics of populations, mathematical models must be rooted in the microscopic, stochastic description of discrete individuals characterized by one or several adaptive traits and interacting with each other. The simplest models assume asexual reproduction and haploid genetics: an offspring usually inherits the trait values of her progenitor, except when a mutation causes the offspring to take a mutation step to new trait values; selection follows from ecological interactions among individuals. Here we present a rigorous construction of the microscopic population process that captures the probabilistic dynamics over continuous time of birth, mutation, and death, as influenced by the trait values of each individual, and interactions between individuals. A by-product of this formal construction is a general algorithm for efficient numerical simulation of the individual-level model. Once the microscopic process is in place, we derive different macroscopic models of adaptive evolution. These models differ in the renormalization they assume, i.e. in the limits taken, in specific orders, on population size, mutation rate, mutation step, while rescaling time accordingly. The macroscopic models also differ in their mathematical nature: deterministic, in the form of ordinary, integro-, or partial differential equations, or probabilistic, like stochastic partial differential equations or superprocesses. These models include extensions of Kimura's equation (and of its approximation for small mutation effects) to frequency- and density-dependent selection. A novel class of macroscopic models obtains when assuming that individual birth and death occur on a short timescale compared with the timescale of typical population growth. On a timescale of very rare mutations, we establish rigorously the models of \"trait substitution sequences\" and their approximation known as the \"canonical equation of adaptive dynamics\". We extend these models to account for mutation bias and random drift between multiple evolutionary attractors. The renormalization approach used in this study also opens promising avenues to study and predict patterns of life-history allometries, thereby bridging individual physiology, genetic variation, and ecological interactions in a common evolutionary framework.","container-title":"Theoretical Population Biology","DOI":"10.1016/j.tpb.2005.10.004","ISSN":"0040-5809","issue":"3","journalAbbreviation":"Theor Popul Biol","language":"eng","note":"PMID: 16460772","page":"297-321","source":"PubMed","title":"Unifying evolutionary dynamics: from individual stochastic processes to macroscopic models","title-short":"Unifying evolutionary dynamics","volume":"69","author":[{"family":"Champagnat","given":"Nicolas"},{"family":"Ferrière","given":"Régis"},{"family":"Méléard","given":"Sylvie"}],"issued":{"date-parts":[["2006",5]]}}},{"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r>
        <w:rPr>
          <w:rFonts w:cstheme="minorHAnsi"/>
          <w:sz w:val="22"/>
          <w:szCs w:val="22"/>
        </w:rPr>
        <w:fldChar w:fldCharType="separate"/>
      </w:r>
      <w:r w:rsidRPr="00FA2351">
        <w:rPr>
          <w:rFonts w:ascii="Calibri" w:hAnsi="Calibri" w:cs="Calibri"/>
          <w:sz w:val="22"/>
        </w:rPr>
        <w:t>(</w:t>
      </w:r>
      <w:proofErr w:type="spellStart"/>
      <w:r w:rsidRPr="00FA2351">
        <w:rPr>
          <w:rFonts w:ascii="Calibri" w:hAnsi="Calibri" w:cs="Calibri"/>
          <w:sz w:val="22"/>
        </w:rPr>
        <w:t>Dieckmann</w:t>
      </w:r>
      <w:proofErr w:type="spellEnd"/>
      <w:r w:rsidRPr="00FA2351">
        <w:rPr>
          <w:rFonts w:ascii="Calibri" w:hAnsi="Calibri" w:cs="Calibri"/>
          <w:sz w:val="22"/>
        </w:rPr>
        <w:t xml:space="preserve"> &amp; Law 1996; Champagnat </w:t>
      </w:r>
      <w:r w:rsidRPr="00FA2351">
        <w:rPr>
          <w:rFonts w:ascii="Calibri" w:hAnsi="Calibri" w:cs="Calibri"/>
          <w:i/>
          <w:iCs/>
          <w:sz w:val="22"/>
        </w:rPr>
        <w:t>et al.</w:t>
      </w:r>
      <w:r w:rsidRPr="00FA2351">
        <w:rPr>
          <w:rFonts w:ascii="Calibri" w:hAnsi="Calibri" w:cs="Calibri"/>
          <w:sz w:val="22"/>
        </w:rPr>
        <w:t xml:space="preserve"> 2006; </w:t>
      </w:r>
      <w:proofErr w:type="spellStart"/>
      <w:r w:rsidRPr="00FA2351">
        <w:rPr>
          <w:rFonts w:ascii="Calibri" w:hAnsi="Calibri" w:cs="Calibri"/>
          <w:sz w:val="22"/>
        </w:rPr>
        <w:t>Doebeli</w:t>
      </w:r>
      <w:proofErr w:type="spellEnd"/>
      <w:r w:rsidRPr="00FA2351">
        <w:rPr>
          <w:rFonts w:ascii="Calibri" w:hAnsi="Calibri" w:cs="Calibri"/>
          <w:sz w:val="22"/>
        </w:rPr>
        <w:t xml:space="preserve"> </w:t>
      </w:r>
      <w:r w:rsidRPr="00FA2351">
        <w:rPr>
          <w:rFonts w:ascii="Calibri" w:hAnsi="Calibri" w:cs="Calibri"/>
          <w:i/>
          <w:iCs/>
          <w:sz w:val="22"/>
        </w:rPr>
        <w:t>et al.</w:t>
      </w:r>
      <w:r w:rsidRPr="00FA2351">
        <w:rPr>
          <w:rFonts w:ascii="Calibri" w:hAnsi="Calibri" w:cs="Calibri"/>
          <w:sz w:val="22"/>
        </w:rPr>
        <w:t xml:space="preserve"> 2017)</w:t>
      </w:r>
      <w:r>
        <w:rPr>
          <w:rFonts w:cstheme="minorHAnsi"/>
          <w:sz w:val="22"/>
          <w:szCs w:val="22"/>
        </w:rPr>
        <w:fldChar w:fldCharType="end"/>
      </w:r>
      <w:r>
        <w:rPr>
          <w:rFonts w:cstheme="minorHAnsi"/>
          <w:sz w:val="22"/>
          <w:szCs w:val="22"/>
        </w:rPr>
        <w:t xml:space="preserve">. </w:t>
      </w:r>
      <w:r w:rsidRPr="00496E2D">
        <w:rPr>
          <w:rFonts w:cstheme="minorHAnsi"/>
          <w:sz w:val="22"/>
          <w:szCs w:val="22"/>
        </w:rPr>
        <w:t xml:space="preserve">Specifically, we compare the ecological and evolutionary dynamics </w:t>
      </w:r>
      <w:r>
        <w:rPr>
          <w:rFonts w:cstheme="minorHAnsi"/>
          <w:sz w:val="22"/>
          <w:szCs w:val="22"/>
        </w:rPr>
        <w:t>produced by</w:t>
      </w:r>
      <w:r w:rsidRPr="00496E2D">
        <w:rPr>
          <w:rFonts w:cstheme="minorHAnsi"/>
          <w:sz w:val="22"/>
          <w:szCs w:val="22"/>
        </w:rPr>
        <w:t xml:space="preserve"> GEMs to deterministic expectations based on the quantitative genetics (QG) approach</w:t>
      </w:r>
      <w:r>
        <w:rPr>
          <w:rFonts w:cstheme="minorHAnsi"/>
          <w:sz w:val="22"/>
          <w:szCs w:val="22"/>
        </w:rPr>
        <w:t xml:space="preserve"> </w:t>
      </w:r>
      <w:r>
        <w:rPr>
          <w:rFonts w:cstheme="minorHAnsi"/>
          <w:sz w:val="22"/>
          <w:szCs w:val="22"/>
        </w:rPr>
        <w:fldChar w:fldCharType="begin"/>
      </w:r>
      <w:r w:rsidR="00213991">
        <w:rPr>
          <w:rFonts w:cstheme="minorHAnsi"/>
          <w:sz w:val="22"/>
          <w:szCs w:val="22"/>
        </w:rPr>
        <w:instrText xml:space="preserve"> ADDIN ZOTERO_ITEM CSL_CITATION {"citationID":"whIQ0i32","properties":{"formattedCitation":"(Lande 1976; Abrams {\\i{}et al.} 1993b)","plainCitation":"(Lande 1976; Abrams et al. 1993b)","noteIndex":0},"citationItems":[{"id":"OdB3TNWW/hxFXyjrF","uris":["http://zotero.org/users/1264037/items/3WQNQ9PQ"],"uri":["http://zotero.org/users/1264037/items/3WQNQ9PQ"],"itemData":{"id":2664,"type":"article-journal","container-title":"Evolution","DOI":"10.2307/2407703","ISSN":"00143820","issue":"2","page":"314-334","source":"CrossRef","title":"Natural selection and random genetic drift in phenotypic evolution","volume":"30","author":[{"family":"Lande","given":"Russell"}],"issued":{"date-parts":[["1976",6]]}}},{"id":"OdB3TNWW/iAVp70f5","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A."},{"family":"Matsuda","given":"Hiroyuki"},{"family":"Harada","given":"Yasushi"}],"issued":{"date-parts":[["1993",9,1]]}}}],"schema":"https://github.com/citation-style-language/schema/raw/master/csl-citation.json"} </w:instrText>
      </w:r>
      <w:r>
        <w:rPr>
          <w:rFonts w:cstheme="minorHAnsi"/>
          <w:sz w:val="22"/>
          <w:szCs w:val="22"/>
        </w:rPr>
        <w:fldChar w:fldCharType="separate"/>
      </w:r>
      <w:r w:rsidRPr="001409F9">
        <w:rPr>
          <w:rFonts w:ascii="Calibri" w:hAnsi="Calibri" w:cs="Calibri"/>
          <w:sz w:val="22"/>
        </w:rPr>
        <w:t>(</w:t>
      </w:r>
      <w:proofErr w:type="spellStart"/>
      <w:r w:rsidRPr="001409F9">
        <w:rPr>
          <w:rFonts w:ascii="Calibri" w:hAnsi="Calibri" w:cs="Calibri"/>
          <w:sz w:val="22"/>
        </w:rPr>
        <w:t>Lande</w:t>
      </w:r>
      <w:proofErr w:type="spellEnd"/>
      <w:r w:rsidRPr="001409F9">
        <w:rPr>
          <w:rFonts w:ascii="Calibri" w:hAnsi="Calibri" w:cs="Calibri"/>
          <w:sz w:val="22"/>
        </w:rPr>
        <w:t xml:space="preserve"> 1976; Abrams </w:t>
      </w:r>
      <w:r w:rsidRPr="001409F9">
        <w:rPr>
          <w:rFonts w:ascii="Calibri" w:hAnsi="Calibri" w:cs="Calibri"/>
          <w:i/>
          <w:iCs/>
          <w:sz w:val="22"/>
        </w:rPr>
        <w:t>et al.</w:t>
      </w:r>
      <w:r w:rsidRPr="001409F9">
        <w:rPr>
          <w:rFonts w:ascii="Calibri" w:hAnsi="Calibri" w:cs="Calibri"/>
          <w:sz w:val="22"/>
        </w:rPr>
        <w:t xml:space="preserve"> 1993b)</w:t>
      </w:r>
      <w:r>
        <w:rPr>
          <w:rFonts w:cstheme="minorHAnsi"/>
          <w:sz w:val="22"/>
          <w:szCs w:val="22"/>
        </w:rPr>
        <w:fldChar w:fldCharType="end"/>
      </w:r>
      <w:r w:rsidRPr="00496E2D">
        <w:rPr>
          <w:rFonts w:cstheme="minorHAnsi"/>
          <w:sz w:val="22"/>
          <w:szCs w:val="22"/>
        </w:rPr>
        <w:t xml:space="preserve">. </w:t>
      </w:r>
      <w:r>
        <w:rPr>
          <w:rFonts w:cstheme="minorHAnsi"/>
          <w:sz w:val="22"/>
          <w:szCs w:val="22"/>
        </w:rPr>
        <w:t xml:space="preserve">We study the eco-evolutionary dynamics of a simple ecological model of logistic growth </w:t>
      </w:r>
      <w:r w:rsidRPr="00496E2D">
        <w:rPr>
          <w:rFonts w:cstheme="minorHAnsi"/>
          <w:sz w:val="22"/>
          <w:szCs w:val="22"/>
        </w:rPr>
        <w:t xml:space="preserve">in two </w:t>
      </w:r>
      <w:r>
        <w:rPr>
          <w:rFonts w:cstheme="minorHAnsi"/>
          <w:sz w:val="22"/>
          <w:szCs w:val="22"/>
        </w:rPr>
        <w:t>scenarios</w:t>
      </w:r>
      <w:r w:rsidRPr="00496E2D">
        <w:rPr>
          <w:rFonts w:cstheme="minorHAnsi"/>
          <w:sz w:val="22"/>
          <w:szCs w:val="22"/>
        </w:rPr>
        <w:t>: 1) varying the location of the ecological equilibrium (i.e., carrying capacity)</w:t>
      </w:r>
      <w:r>
        <w:rPr>
          <w:rFonts w:cstheme="minorHAnsi"/>
          <w:sz w:val="22"/>
          <w:szCs w:val="22"/>
        </w:rPr>
        <w:t xml:space="preserve"> and 2</w:t>
      </w:r>
      <w:r w:rsidRPr="00496E2D">
        <w:rPr>
          <w:rFonts w:cstheme="minorHAnsi"/>
          <w:sz w:val="22"/>
          <w:szCs w:val="22"/>
        </w:rPr>
        <w:t xml:space="preserve">) introducing </w:t>
      </w:r>
      <w:r>
        <w:rPr>
          <w:rFonts w:cstheme="minorHAnsi"/>
          <w:sz w:val="22"/>
          <w:szCs w:val="22"/>
        </w:rPr>
        <w:t xml:space="preserve">additional mortality (e.g., </w:t>
      </w:r>
      <w:r w:rsidRPr="00496E2D">
        <w:rPr>
          <w:rFonts w:cstheme="minorHAnsi"/>
          <w:sz w:val="22"/>
          <w:szCs w:val="22"/>
        </w:rPr>
        <w:t>cull</w:t>
      </w:r>
      <w:r>
        <w:rPr>
          <w:rFonts w:cstheme="minorHAnsi"/>
          <w:sz w:val="22"/>
          <w:szCs w:val="22"/>
        </w:rPr>
        <w:t>ing) that is unrelated to an individual’s traits.</w:t>
      </w:r>
      <w:r w:rsidRPr="00496E2D">
        <w:rPr>
          <w:rFonts w:cstheme="minorHAnsi"/>
          <w:sz w:val="22"/>
          <w:szCs w:val="22"/>
        </w:rPr>
        <w:t xml:space="preserve"> </w:t>
      </w:r>
      <w:r>
        <w:rPr>
          <w:rFonts w:cstheme="minorHAnsi"/>
          <w:sz w:val="22"/>
          <w:szCs w:val="22"/>
        </w:rPr>
        <w:t xml:space="preserve">Importantly, we </w:t>
      </w:r>
      <w:r w:rsidRPr="00496E2D">
        <w:rPr>
          <w:rFonts w:cstheme="minorHAnsi"/>
          <w:sz w:val="22"/>
          <w:szCs w:val="22"/>
        </w:rPr>
        <w:t>find that the realized evolutionary outcome can still be understood using the deterministic equations</w:t>
      </w:r>
      <w:r>
        <w:rPr>
          <w:rFonts w:cstheme="minorHAnsi"/>
          <w:sz w:val="22"/>
          <w:szCs w:val="22"/>
        </w:rPr>
        <w:t xml:space="preserve"> underlying population growth and the expected values of fitness, even when</w:t>
      </w:r>
      <w:r w:rsidRPr="00496E2D">
        <w:rPr>
          <w:rFonts w:cstheme="minorHAnsi"/>
          <w:sz w:val="22"/>
          <w:szCs w:val="22"/>
        </w:rPr>
        <w:t xml:space="preserve"> </w:t>
      </w:r>
      <w:r>
        <w:rPr>
          <w:rFonts w:cstheme="minorHAnsi"/>
          <w:sz w:val="22"/>
          <w:szCs w:val="22"/>
        </w:rPr>
        <w:t xml:space="preserve">demographic </w:t>
      </w:r>
      <w:r w:rsidRPr="00496E2D">
        <w:rPr>
          <w:rFonts w:cstheme="minorHAnsi"/>
          <w:sz w:val="22"/>
          <w:szCs w:val="22"/>
        </w:rPr>
        <w:t>stochasticity</w:t>
      </w:r>
      <w:r>
        <w:rPr>
          <w:rFonts w:cstheme="minorHAnsi"/>
          <w:sz w:val="22"/>
          <w:szCs w:val="22"/>
        </w:rPr>
        <w:t xml:space="preserve"> </w:t>
      </w:r>
      <w:r w:rsidRPr="00496E2D">
        <w:rPr>
          <w:rFonts w:cstheme="minorHAnsi"/>
          <w:sz w:val="22"/>
          <w:szCs w:val="22"/>
        </w:rPr>
        <w:t>prevent</w:t>
      </w:r>
      <w:r>
        <w:rPr>
          <w:rFonts w:cstheme="minorHAnsi"/>
          <w:sz w:val="22"/>
          <w:szCs w:val="22"/>
        </w:rPr>
        <w:t>s</w:t>
      </w:r>
      <w:r w:rsidRPr="00496E2D">
        <w:rPr>
          <w:rFonts w:cstheme="minorHAnsi"/>
          <w:sz w:val="22"/>
          <w:szCs w:val="22"/>
        </w:rPr>
        <w:t xml:space="preserve"> populations from reaching the expected </w:t>
      </w:r>
      <w:r>
        <w:rPr>
          <w:rFonts w:cstheme="minorHAnsi"/>
          <w:sz w:val="22"/>
          <w:szCs w:val="22"/>
        </w:rPr>
        <w:t>eco-</w:t>
      </w:r>
      <w:r w:rsidRPr="00496E2D">
        <w:rPr>
          <w:rFonts w:cstheme="minorHAnsi"/>
          <w:sz w:val="22"/>
          <w:szCs w:val="22"/>
        </w:rPr>
        <w:t xml:space="preserve">evolutionary </w:t>
      </w:r>
      <w:r>
        <w:rPr>
          <w:rFonts w:cstheme="minorHAnsi"/>
          <w:sz w:val="22"/>
          <w:szCs w:val="22"/>
        </w:rPr>
        <w:t>equilibrium.</w:t>
      </w:r>
      <w:r w:rsidRPr="00496E2D">
        <w:rPr>
          <w:rFonts w:cstheme="minorHAnsi"/>
          <w:sz w:val="22"/>
          <w:szCs w:val="22"/>
        </w:rPr>
        <w:t xml:space="preserve"> In particular, we show that </w:t>
      </w:r>
      <w:r>
        <w:rPr>
          <w:rFonts w:cstheme="minorHAnsi"/>
          <w:sz w:val="22"/>
          <w:szCs w:val="22"/>
        </w:rPr>
        <w:t xml:space="preserve">demographic </w:t>
      </w:r>
      <w:r w:rsidRPr="00496E2D">
        <w:rPr>
          <w:rFonts w:cstheme="minorHAnsi"/>
          <w:sz w:val="22"/>
          <w:szCs w:val="22"/>
        </w:rPr>
        <w:t xml:space="preserve">stochasticity </w:t>
      </w:r>
      <w:r>
        <w:rPr>
          <w:rFonts w:cstheme="minorHAnsi"/>
          <w:sz w:val="22"/>
          <w:szCs w:val="22"/>
        </w:rPr>
        <w:t xml:space="preserve">often causes the population size to be smaller than the deterministic expectation, which </w:t>
      </w:r>
      <w:r w:rsidRPr="00496E2D">
        <w:rPr>
          <w:rFonts w:cstheme="minorHAnsi"/>
          <w:sz w:val="22"/>
          <w:szCs w:val="22"/>
        </w:rPr>
        <w:t>can trap populations at “transient evolutionary attractors” (TEAs)</w:t>
      </w:r>
      <w:r>
        <w:rPr>
          <w:rFonts w:cstheme="minorHAnsi"/>
          <w:sz w:val="22"/>
          <w:szCs w:val="22"/>
        </w:rPr>
        <w:t>. TEAs are trait values that maximize lifetime reproductive success, given the non-equilibrium population size induced by stochasticity</w:t>
      </w:r>
      <w:ins w:id="23" w:author="John DeLong" w:date="2020-08-12T16:58:00Z">
        <w:r w:rsidR="00EA69A4">
          <w:rPr>
            <w:rFonts w:cstheme="minorHAnsi"/>
            <w:sz w:val="22"/>
            <w:szCs w:val="22"/>
          </w:rPr>
          <w:t xml:space="preserve"> or </w:t>
        </w:r>
        <w:r w:rsidR="00EA69A4">
          <w:rPr>
            <w:rFonts w:cstheme="minorHAnsi"/>
            <w:sz w:val="22"/>
            <w:szCs w:val="22"/>
          </w:rPr>
          <w:lastRenderedPageBreak/>
          <w:t>other trait-independent forces acting on abundance</w:t>
        </w:r>
      </w:ins>
      <w:r>
        <w:rPr>
          <w:rFonts w:cstheme="minorHAnsi"/>
          <w:sz w:val="22"/>
          <w:szCs w:val="22"/>
        </w:rPr>
        <w:t xml:space="preserve">, and can be calculated from the deterministic equations governing births and deaths. We suggest </w:t>
      </w:r>
      <w:r w:rsidRPr="00496E2D">
        <w:rPr>
          <w:rFonts w:cstheme="minorHAnsi"/>
          <w:sz w:val="22"/>
          <w:szCs w:val="22"/>
        </w:rPr>
        <w:t>that these TEAs may play an important role driving evolutionary dynamics</w:t>
      </w:r>
      <w:r>
        <w:rPr>
          <w:rFonts w:cstheme="minorHAnsi"/>
          <w:sz w:val="22"/>
          <w:szCs w:val="22"/>
        </w:rPr>
        <w:t xml:space="preserve"> in many natural systems, and more generally, </w:t>
      </w:r>
      <w:r w:rsidRPr="00496E2D">
        <w:rPr>
          <w:rFonts w:cstheme="minorHAnsi"/>
          <w:sz w:val="22"/>
          <w:szCs w:val="22"/>
        </w:rPr>
        <w:t>that understanding transient evolutionary phenomenon may provide new insights into how populations evolve.</w:t>
      </w:r>
    </w:p>
    <w:p w14:paraId="5FC09049" w14:textId="77777777" w:rsidR="00966191" w:rsidRPr="00496E2D" w:rsidRDefault="00966191" w:rsidP="00966191">
      <w:pPr>
        <w:spacing w:after="0" w:line="480" w:lineRule="auto"/>
        <w:contextualSpacing/>
        <w:rPr>
          <w:rFonts w:cstheme="minorHAnsi"/>
          <w:b/>
          <w:bCs/>
          <w:sz w:val="22"/>
          <w:szCs w:val="22"/>
        </w:rPr>
      </w:pPr>
      <w:r w:rsidRPr="00496E2D">
        <w:rPr>
          <w:rFonts w:cstheme="minorHAnsi"/>
          <w:b/>
          <w:bCs/>
          <w:sz w:val="22"/>
          <w:szCs w:val="22"/>
        </w:rPr>
        <w:t>M</w:t>
      </w:r>
      <w:r>
        <w:rPr>
          <w:rFonts w:cstheme="minorHAnsi"/>
          <w:b/>
          <w:bCs/>
          <w:sz w:val="22"/>
          <w:szCs w:val="22"/>
        </w:rPr>
        <w:t>aterial and m</w:t>
      </w:r>
      <w:r w:rsidRPr="00496E2D">
        <w:rPr>
          <w:rFonts w:cstheme="minorHAnsi"/>
          <w:b/>
          <w:bCs/>
          <w:sz w:val="22"/>
          <w:szCs w:val="22"/>
        </w:rPr>
        <w:t>ethods</w:t>
      </w:r>
    </w:p>
    <w:p w14:paraId="796C2E49" w14:textId="1EDEA250" w:rsidR="00966191" w:rsidRDefault="00966191" w:rsidP="00966191">
      <w:pPr>
        <w:spacing w:after="0" w:line="480" w:lineRule="auto"/>
        <w:contextualSpacing/>
        <w:rPr>
          <w:rFonts w:cstheme="minorHAnsi"/>
          <w:sz w:val="22"/>
          <w:szCs w:val="22"/>
        </w:rPr>
      </w:pPr>
      <w:r w:rsidRPr="00496E2D">
        <w:rPr>
          <w:rFonts w:cstheme="minorHAnsi"/>
          <w:i/>
          <w:iCs/>
          <w:sz w:val="22"/>
          <w:szCs w:val="22"/>
        </w:rPr>
        <w:t xml:space="preserve">Deterministic eco-evolutionary dynamics: </w:t>
      </w:r>
      <w:r>
        <w:rPr>
          <w:rFonts w:cstheme="minorHAnsi"/>
          <w:sz w:val="22"/>
          <w:szCs w:val="22"/>
        </w:rPr>
        <w:t>The quantitative genetics</w:t>
      </w:r>
      <w:r w:rsidRPr="00496E2D">
        <w:rPr>
          <w:rFonts w:cstheme="minorHAnsi"/>
          <w:sz w:val="22"/>
          <w:szCs w:val="22"/>
        </w:rPr>
        <w:t xml:space="preserve"> approach</w:t>
      </w:r>
      <w:r>
        <w:rPr>
          <w:rFonts w:cstheme="minorHAnsi"/>
          <w:sz w:val="22"/>
          <w:szCs w:val="22"/>
        </w:rPr>
        <w:t xml:space="preserve"> to modeling eco-evolutionary dynamics allows for ecological and evolutionary dynamics to occur on similar timescales </w:t>
      </w:r>
      <w:r>
        <w:rPr>
          <w:rFonts w:cstheme="minorHAnsi"/>
          <w:sz w:val="22"/>
          <w:szCs w:val="22"/>
        </w:rPr>
        <w:fldChar w:fldCharType="begin"/>
      </w:r>
      <w:r w:rsidR="00213991">
        <w:rPr>
          <w:rFonts w:cstheme="minorHAnsi"/>
          <w:sz w:val="22"/>
          <w:szCs w:val="22"/>
        </w:rPr>
        <w:instrText xml:space="preserve"> ADDIN ZOTERO_ITEM CSL_CITATION {"citationID":"3kgrou1e","properties":{"formattedCitation":"(Abrams 2001)","plainCitation":"(Abrams 2001)","noteIndex":0},"citationItems":[{"id":3556,"uris":["http://zotero.org/users/246158/items/BLRHADGT"],"uri":["http://zotero.org/users/246158/items/BLRHADGT"],"itemData":{"id":3556,"type":"article-journal","abstract":"In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r>
        <w:rPr>
          <w:rFonts w:cstheme="minorHAnsi"/>
          <w:sz w:val="22"/>
          <w:szCs w:val="22"/>
        </w:rPr>
        <w:fldChar w:fldCharType="separate"/>
      </w:r>
      <w:r w:rsidRPr="00FA2351">
        <w:rPr>
          <w:rFonts w:ascii="Calibri" w:hAnsi="Calibri" w:cs="Calibri"/>
          <w:sz w:val="22"/>
        </w:rPr>
        <w:t>(Abrams 2001)</w:t>
      </w:r>
      <w:r>
        <w:rPr>
          <w:rFonts w:cstheme="minorHAnsi"/>
          <w:sz w:val="22"/>
          <w:szCs w:val="22"/>
        </w:rPr>
        <w:fldChar w:fldCharType="end"/>
      </w:r>
      <w:r>
        <w:rPr>
          <w:rFonts w:cstheme="minorHAnsi"/>
          <w:sz w:val="22"/>
          <w:szCs w:val="22"/>
        </w:rPr>
        <w:t xml:space="preserve">. The QG approach derives </w:t>
      </w:r>
      <w:r w:rsidRPr="00496E2D">
        <w:rPr>
          <w:rFonts w:cstheme="minorHAnsi"/>
          <w:sz w:val="22"/>
          <w:szCs w:val="22"/>
        </w:rPr>
        <w:t>the fitness gradient</w:t>
      </w:r>
      <w:r>
        <w:rPr>
          <w:rFonts w:cstheme="minorHAnsi"/>
          <w:sz w:val="22"/>
          <w:szCs w:val="22"/>
        </w:rPr>
        <w:t xml:space="preserve"> equation as an approximation of the quantitative genetics equations of </w:t>
      </w:r>
      <w:proofErr w:type="spellStart"/>
      <w:r>
        <w:rPr>
          <w:rFonts w:cstheme="minorHAnsi"/>
          <w:sz w:val="22"/>
          <w:szCs w:val="22"/>
        </w:rPr>
        <w:t>Lande</w:t>
      </w:r>
      <w:proofErr w:type="spellEnd"/>
      <w:r>
        <w:rPr>
          <w:rFonts w:cstheme="minorHAnsi"/>
          <w:sz w:val="22"/>
          <w:szCs w:val="22"/>
        </w:rPr>
        <w:t xml:space="preserve"> (1976) that assume that the trait distribution is unimodal and that the variance in fitness is greater than the variance in the trait</w:t>
      </w:r>
      <w:r w:rsidRPr="00496E2D">
        <w:rPr>
          <w:rFonts w:cstheme="minorHAnsi"/>
          <w:sz w:val="22"/>
          <w:szCs w:val="22"/>
        </w:rPr>
        <w:t xml:space="preserve"> </w:t>
      </w:r>
      <w:r w:rsidRPr="00496E2D">
        <w:rPr>
          <w:rFonts w:cstheme="minorHAnsi"/>
          <w:sz w:val="22"/>
          <w:szCs w:val="22"/>
        </w:rPr>
        <w:fldChar w:fldCharType="begin"/>
      </w:r>
      <w:r w:rsidR="00213991">
        <w:rPr>
          <w:rFonts w:cstheme="minorHAnsi"/>
          <w:sz w:val="22"/>
          <w:szCs w:val="22"/>
        </w:rPr>
        <w:instrText xml:space="preserve"> ADDIN ZOTERO_ITEM CSL_CITATION {"citationID":"HHc939ZP","properties":{"formattedCitation":"(Iwasa {\\i{}et al.} 1991; Taper &amp; Case 1992; Abrams {\\i{}et al.} 1993a, b; Abrams 2001)","plainCitation":"(Iwasa et al. 1991; Taper &amp; Case 1992; Abrams et al. 1993a, b; Abrams 2001)","noteIndex":0},"citationItems":[{"id":"OdB3TNWW/ufGX2VC4","uris":["http://zotero.org/users/1264037/items/PJDGLEY4"],"uri":["http://zotero.org/users/1264037/items/PJDGLEY4"],"itemData":{"id":8475,"type":"article-journal","abstract":"We use a general additive quantitative genetic model to study the evolution of costly female mate choice by the “handicap” principle. Two necessary conditions must be satisfied for costly preference to evolve. The conditions are (i) biased mutation pressure on viability and (ii) a direct relationship between the degree of expression of the male mating character and viability. These two conditions explain the success and failure of previous models of the “handicap” principle. Our model also applies to other sources of fitness variation like migration and host-parasite coevolution, which cause effects equivalent to biased mutation.","container-title":"Evolution","DOI":"10.1111/j.1558-5646.1991.tb02646.x","ISSN":"1558-5646","issue":"6","language":"en","note":"_eprint: https://onlinelibrary.wiley.com/doi/pdf/10.1111/j.1558-5646.1991.tb02646.x","page":"1431-1442","source":"Wiley Online Library","title":"The evolution of costly mate preferences Ii. the “handicap” principle","volume":"45","author":[{"family":"Iwasa","given":"Yoh"},{"family":"Pomiankowski","given":"Andrew"},{"family":"Nee","given":"Sean"}],"issued":{"date-parts":[["1991"]]}}},{"id":"OdB3TNWW/6HPeYePn","uris":["http://zotero.org/users/1264037/items/26FH6PBS"],"uri":["http://zotero.org/users/1264037/items/26FH6PBS"],"itemData":{"id":7942,"type":"article-journal","abstract":"The appropriateness of the techniques used in modeling character displacement has been the focus of vigorous debate. In this paper, the three competing methods (the coevolutionarily stable community (CSC), the evolutionarily stable strategy (ESS), and quantitative genetic recursion (QGR)) are compared in models using a common ecological setting. Specific predictions of the CSC model have been used to understand features of character displacement among Cnemidophorous lizards on islands off Mexico, Anolis lizards in the Lesser Antilles and Galápagos finches. Nonetheless, the validity of the approach has been repeatedly questioned. Conceptually the three formalisms vary in the degree to which within species variability is allowed in the models. The predictions of the CSC are found not to be robust to even small violation of its fundamental assumption of absolute species monomorphy. We show by simulation and analytical observations that the CSC is not valid under frequency dependent selection, and that the ESS is the limiting case of QGR as intraspecific phenotypic variation goes to zero. Thus the ESS and the QGR models agree closely when the between-phenotype component (BPC) of the niche width is small. However, as the BPC increases, quantitative discrepancies between ESS and QGR predictions increase, although model behavior remains qualitatively similar. A fourth approach, termed “Quantitative Genetic Optimization” (QGO) analysis, is suggested, combining advantages of both the ESS and QGR. Although all approaches support the possibility of taxon cycles, the cycle patterns predicted are qualitatively different and strongly model dependent.","container-title":"Evolution","DOI":"10.1111/j.1558-5646.1992.tb02040.x","ISSN":"1558-5646","issue":"2","language":"en","page":"317-333","source":"Wiley Online Library","title":"Models of character displacement and the theoretical robustness of taxon cycles","volume":"46","author":[{"family":"Taper","given":"Mark L."},{"family":"Case","given":"Ted J."}],"issued":{"date-parts":[["1992"]]}}},{"id":"OdB3TNWW/KCtM3dCo","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id":"OdB3TNWW/iAVp70f5","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r w:rsidRPr="00496E2D">
        <w:rPr>
          <w:rFonts w:cstheme="minorHAnsi"/>
          <w:sz w:val="22"/>
          <w:szCs w:val="22"/>
        </w:rPr>
        <w:fldChar w:fldCharType="separate"/>
      </w:r>
      <w:r w:rsidRPr="009618B1">
        <w:rPr>
          <w:rFonts w:ascii="Calibri" w:hAnsi="Calibri" w:cs="Calibri"/>
          <w:sz w:val="22"/>
        </w:rPr>
        <w:t>(</w:t>
      </w:r>
      <w:proofErr w:type="spellStart"/>
      <w:r w:rsidRPr="009618B1">
        <w:rPr>
          <w:rFonts w:ascii="Calibri" w:hAnsi="Calibri" w:cs="Calibri"/>
          <w:sz w:val="22"/>
        </w:rPr>
        <w:t>Iwasa</w:t>
      </w:r>
      <w:proofErr w:type="spellEnd"/>
      <w:r w:rsidRPr="009618B1">
        <w:rPr>
          <w:rFonts w:ascii="Calibri" w:hAnsi="Calibri" w:cs="Calibri"/>
          <w:sz w:val="22"/>
        </w:rPr>
        <w:t xml:space="preserve"> </w:t>
      </w:r>
      <w:r w:rsidRPr="009618B1">
        <w:rPr>
          <w:rFonts w:ascii="Calibri" w:hAnsi="Calibri" w:cs="Calibri"/>
          <w:i/>
          <w:iCs/>
          <w:sz w:val="22"/>
        </w:rPr>
        <w:t>et al.</w:t>
      </w:r>
      <w:r w:rsidRPr="009618B1">
        <w:rPr>
          <w:rFonts w:ascii="Calibri" w:hAnsi="Calibri" w:cs="Calibri"/>
          <w:sz w:val="22"/>
        </w:rPr>
        <w:t xml:space="preserve"> 1991; Taper &amp; Case 1992; Abrams </w:t>
      </w:r>
      <w:r w:rsidRPr="009618B1">
        <w:rPr>
          <w:rFonts w:ascii="Calibri" w:hAnsi="Calibri" w:cs="Calibri"/>
          <w:i/>
          <w:iCs/>
          <w:sz w:val="22"/>
        </w:rPr>
        <w:t>et al.</w:t>
      </w:r>
      <w:r w:rsidRPr="009618B1">
        <w:rPr>
          <w:rFonts w:ascii="Calibri" w:hAnsi="Calibri" w:cs="Calibri"/>
          <w:sz w:val="22"/>
        </w:rPr>
        <w:t xml:space="preserve"> 1993a, b; Abrams 2001)</w:t>
      </w:r>
      <w:r w:rsidRPr="00496E2D">
        <w:rPr>
          <w:rFonts w:cstheme="minorHAnsi"/>
          <w:sz w:val="22"/>
          <w:szCs w:val="22"/>
        </w:rPr>
        <w:fldChar w:fldCharType="end"/>
      </w:r>
      <w:r>
        <w:rPr>
          <w:rFonts w:cstheme="minorHAnsi"/>
          <w:sz w:val="22"/>
          <w:szCs w:val="22"/>
        </w:rPr>
        <w:t xml:space="preserve">. An identical expression also can be derived from the dynamics of genotypes via the Price equation </w:t>
      </w:r>
      <w:r>
        <w:rPr>
          <w:rFonts w:cstheme="minorHAnsi"/>
          <w:sz w:val="22"/>
          <w:szCs w:val="22"/>
        </w:rPr>
        <w:fldChar w:fldCharType="begin"/>
      </w:r>
      <w:r w:rsidR="00EB5B9D">
        <w:rPr>
          <w:rFonts w:cstheme="minorHAnsi"/>
          <w:sz w:val="22"/>
          <w:szCs w:val="22"/>
        </w:rPr>
        <w:instrText xml:space="preserve"> ADDIN ZOTERO_ITEM CSL_CITATION {"citationID":"tUHpmXGd","properties":{"formattedCitation":"(Taylor &amp; Day 1997; Day &amp; Gandon 2006; Queller 2017)","plainCitation":"(Taylor &amp; Day 1997; Day &amp; Gandon 2006; Queller 2017)","noteIndex":0},"citationItems":[{"id":3563,"uris":["http://zotero.org/users/246158/items/5I5B4JCN"],"uri":["http://zotero.org/users/246158/items/5I5B4JCN"],"itemData":{"id":3563,"type":"article-journal","abstract":"We unite two general models for evolutionary change under the forces of selection, mutation and reproduction, a genetic model (replicator dynamics) and a cultural model (gradient dynamics). Under the assumption of normality, we find that the mean and variance dynamics are essentially identical under the two models and we relate these to the ESS and convergence stability conditions.","container-title":"Evolutionary Ecology","DOI":"10.1007/s10682-997-1513-2","ISSN":"1573-8477","issue":"5","journalAbbreviation":"Evol Ecol","language":"en","page":"579-590","source":"Springer Link","title":"Evolutionary stability under the replicator and the gradient dynamics","volume":"11","author":[{"family":"Taylor","given":"Peter"},{"family":"Day","given":"Troy"}],"issued":{"date-parts":[["1997",9,1]]}}},{"id":3566,"uris":["http://zotero.org/users/246158/items/ZYL48RQ8"],"uri":["http://zotero.org/users/246158/items/ZYL48RQ8"],"itemData":{"id":3566,"type":"article-journal","container-title":"Disease evolution: models, concepts, and data analyses","note":"publisher: American Mathematical Society Providence, Rhode Island","page":"23","title":"Insights from Price’s equation into evolutionary epidemiology","volume":"71","author":[{"family":"Day","given":"Troy"},{"family":"Gandon","given":"Sylvain"}],"issued":{"date-parts":[["2006"]]}}},{"id":3658,"uris":["http://zotero.org/users/246158/items/Y8EY4LN9"],"uri":["http://zotero.org/users/246158/items/Y8EY4LN9"],"itemData":{"id":3658,"type":"article-journal","abstract":"Evolutionary biology is undergirded by an extensive and impressive set of mathematical models. Yet only one result, Fisher's theorem about selection and fitness, is generally accorded the status of a fundamental theorem. I argue that although its fundamental status is justified by its simplicity and scope, there are additional results that seem similarly fundamental. I suggest that the most fundamental theorem of evolution is the Price equation, both because of its simplicity and broad scope and because it can be used to derive four other familiar results that are similarly fundamental: Fisher's average-excess equation, Robertson's secondary theorem of natural selection, the breeder's equation, and Fisher's fundamental theorem. These derivations clarify both the relationships behind these results and their assumptions. Slightly less fundamental results include those for multivariate evolution and social selection. A key feature of fundamental theorems is that they have great simplicity and scope, which are often achieved by sacrificing perfect accuracy. Quantitative genetics has been more productive of fundamental theorems than population genetics, probably because its empirical focus on unknown genotypes freed it from the tyranny of detail and allowed it to focus on general issues.","container-title":"The American Naturalist","DOI":"10.1086/690937","ISSN":"1537-5323","issue":"4","journalAbbreviation":"Am. Nat.","language":"eng","note":"PMID: 28350496","page":"345-353","source":"PubMed","title":"Fundamental Theorems of Evolution","volume":"189","author":[{"family":"Queller","given":"David C."}],"issued":{"date-parts":[["2017"]]}}}],"schema":"https://github.com/citation-style-language/schema/raw/master/csl-citation.json"} </w:instrText>
      </w:r>
      <w:r>
        <w:rPr>
          <w:rFonts w:cstheme="minorHAnsi"/>
          <w:sz w:val="22"/>
          <w:szCs w:val="22"/>
        </w:rPr>
        <w:fldChar w:fldCharType="separate"/>
      </w:r>
      <w:r w:rsidR="00EB5B9D">
        <w:rPr>
          <w:rFonts w:ascii="Calibri" w:hAnsi="Calibri" w:cs="Calibri"/>
          <w:sz w:val="22"/>
        </w:rPr>
        <w:t xml:space="preserve">(Taylor &amp; Day 1997; Day &amp; </w:t>
      </w:r>
      <w:proofErr w:type="spellStart"/>
      <w:r w:rsidR="00EB5B9D">
        <w:rPr>
          <w:rFonts w:ascii="Calibri" w:hAnsi="Calibri" w:cs="Calibri"/>
          <w:sz w:val="22"/>
        </w:rPr>
        <w:t>Gandon</w:t>
      </w:r>
      <w:proofErr w:type="spellEnd"/>
      <w:r w:rsidR="00EB5B9D">
        <w:rPr>
          <w:rFonts w:ascii="Calibri" w:hAnsi="Calibri" w:cs="Calibri"/>
          <w:sz w:val="22"/>
        </w:rPr>
        <w:t xml:space="preserve"> 2006; </w:t>
      </w:r>
      <w:proofErr w:type="spellStart"/>
      <w:r w:rsidR="00EB5B9D">
        <w:rPr>
          <w:rFonts w:ascii="Calibri" w:hAnsi="Calibri" w:cs="Calibri"/>
          <w:sz w:val="22"/>
        </w:rPr>
        <w:t>Queller</w:t>
      </w:r>
      <w:proofErr w:type="spellEnd"/>
      <w:r w:rsidR="00EB5B9D">
        <w:rPr>
          <w:rFonts w:ascii="Calibri" w:hAnsi="Calibri" w:cs="Calibri"/>
          <w:sz w:val="22"/>
        </w:rPr>
        <w:t xml:space="preserve"> 2017)</w:t>
      </w:r>
      <w:r>
        <w:rPr>
          <w:rFonts w:cstheme="minorHAnsi"/>
          <w:sz w:val="22"/>
          <w:szCs w:val="22"/>
        </w:rPr>
        <w:fldChar w:fldCharType="end"/>
      </w:r>
      <w:r>
        <w:rPr>
          <w:rFonts w:cstheme="minorHAnsi"/>
          <w:sz w:val="22"/>
          <w:szCs w:val="22"/>
        </w:rPr>
        <w:t>. The rate of evolutionary change is also affected by the additive genetic variance; this value is often held constant but can be allowed to change dynamically (Abrams et al. 1993b, Taylor &amp; Day 1997</w:t>
      </w:r>
      <w:r>
        <w:rPr>
          <w:rFonts w:cstheme="minorHAnsi"/>
          <w:sz w:val="22"/>
          <w:szCs w:val="22"/>
        </w:rPr>
        <w:fldChar w:fldCharType="begin"/>
      </w:r>
      <w:r w:rsidR="00213991">
        <w:rPr>
          <w:rFonts w:cstheme="minorHAnsi"/>
          <w:sz w:val="22"/>
          <w:szCs w:val="22"/>
        </w:rPr>
        <w:instrText xml:space="preserve"> ADDIN ZOTERO_ITEM CSL_CITATION {"citationID":"M7Eu8tHp","properties":{"formattedCitation":"(Tirok {\\i{}et al.} 2011)","plainCitation":"(Tirok et al. 2011)","dontUpdate":true,"noteIndex":0},"citationItems":[{"id":"OdB3TNWW/SYmUf4rj","uris":["http://zotero.org/users/1264037/items/SR345FXN"],"uri":["http://zotero.org/users/1264037/items/SR345FXN"],"itemData":{"id":2671,"type":"article-journal","abstract":"Neglecting the naturally existing functional diversity of communities and the resulting potential to respond to altered conditions may strongly reduce the realism and predictive power of ecological models. We therefore propose and study a predator-prey model that describes mutual feedback via species shifts in both predator and prey, using a dynamic trait approach. Species compositions of the two trophic levels were described by mean functional traits--prey edibility and predator food-selectivity--and functional diversities by the variances. Altered edibility triggered shifts in food-selectivity so that consumers continuously respond to the present prey composition, and vice versa. This trait-mediated feedback mechanism resulted in a complex dynamic behavior with ongoing oscillations in the mean trait values, reflecting continuous reorganization of the trophic levels. The feedback was only possible if sufficient functional diversity was present in both trophic levels. Functional diversity was internally maintained on the prey level as no niche existed in our system, which was ideal under any composition of the predator level due to the trade-offs between edibility, growth and carrying capacity. The predators were only subject to one trade-off between food-selectivity and grazing ability and in the absence of immigration, one predator type became abundant, i.e., functional diversity declined to zero. In the lack of functional diversity the system showed the same dynamics as conventional models of predator-prey interactions ignoring the potential for shifts in species composition. This way, our study identified the crucial role of trade-offs and their shape in physiological and ecological traits for preserving diversity.","container-title":"PloS One","DOI":"10.1371/journal.pone.0027357","ISSN":"1932-6203","issue":"11","journalAbbreviation":"PLoS ONE","language":"eng","note":"PMID: 22096560\nPMCID: PMC3214039","page":"e27357","source":"PubMed","title":"Predator-prey dynamics driven by feedback between functionally diverse trophic levels","volume":"6","author":[{"family":"Tirok","given":"Katrin"},{"family":"Bauer","given":"Barbara"},{"family":"Wirtz","given":"Kai"},{"family":"Gaedke","given":"Ursula"}],"issued":{"date-parts":[["2011"]]}}}],"schema":"https://github.com/citation-style-language/schema/raw/master/csl-citation.json"} </w:instrText>
      </w:r>
      <w:r>
        <w:rPr>
          <w:rFonts w:cstheme="minorHAnsi"/>
          <w:sz w:val="22"/>
          <w:szCs w:val="22"/>
        </w:rPr>
        <w:fldChar w:fldCharType="separate"/>
      </w:r>
      <w:r>
        <w:rPr>
          <w:rFonts w:ascii="Calibri" w:hAnsi="Calibri" w:cs="Calibri"/>
          <w:sz w:val="22"/>
        </w:rPr>
        <w:t xml:space="preserve">, </w:t>
      </w:r>
      <w:proofErr w:type="spellStart"/>
      <w:r w:rsidRPr="008E4F39">
        <w:rPr>
          <w:rFonts w:ascii="Calibri" w:hAnsi="Calibri" w:cs="Calibri"/>
          <w:sz w:val="22"/>
        </w:rPr>
        <w:t>Tirok</w:t>
      </w:r>
      <w:proofErr w:type="spellEnd"/>
      <w:r w:rsidRPr="008E4F39">
        <w:rPr>
          <w:rFonts w:ascii="Calibri" w:hAnsi="Calibri" w:cs="Calibri"/>
          <w:sz w:val="22"/>
        </w:rPr>
        <w:t xml:space="preserve"> </w:t>
      </w:r>
      <w:r w:rsidRPr="008E4F39">
        <w:rPr>
          <w:rFonts w:ascii="Calibri" w:hAnsi="Calibri" w:cs="Calibri"/>
          <w:i/>
          <w:iCs/>
          <w:sz w:val="22"/>
        </w:rPr>
        <w:t>et al.</w:t>
      </w:r>
      <w:r w:rsidRPr="008E4F39">
        <w:rPr>
          <w:rFonts w:ascii="Calibri" w:hAnsi="Calibri" w:cs="Calibri"/>
          <w:sz w:val="22"/>
        </w:rPr>
        <w:t xml:space="preserve"> 2011)</w:t>
      </w:r>
      <w:r>
        <w:rPr>
          <w:rFonts w:cstheme="minorHAnsi"/>
          <w:sz w:val="22"/>
          <w:szCs w:val="22"/>
        </w:rPr>
        <w:fldChar w:fldCharType="end"/>
      </w:r>
      <w:r>
        <w:rPr>
          <w:rFonts w:cstheme="minorHAnsi"/>
          <w:sz w:val="22"/>
          <w:szCs w:val="22"/>
        </w:rPr>
        <w:t>.</w:t>
      </w:r>
    </w:p>
    <w:p w14:paraId="4638AAB1" w14:textId="77777777" w:rsidR="00966191" w:rsidRPr="00496E2D" w:rsidRDefault="00966191" w:rsidP="00966191">
      <w:pPr>
        <w:spacing w:after="0" w:line="480" w:lineRule="auto"/>
        <w:ind w:firstLine="720"/>
        <w:contextualSpacing/>
        <w:rPr>
          <w:rFonts w:cstheme="minorHAnsi"/>
          <w:b/>
          <w:bCs/>
          <w:sz w:val="22"/>
          <w:szCs w:val="22"/>
        </w:rPr>
      </w:pPr>
      <w:r>
        <w:rPr>
          <w:rFonts w:cstheme="minorHAnsi"/>
          <w:sz w:val="22"/>
          <w:szCs w:val="22"/>
        </w:rPr>
        <w:t xml:space="preserve">To investigate how stochasticity influences evolutionary dynamics, we consider a </w:t>
      </w:r>
      <w:r w:rsidRPr="00496E2D">
        <w:rPr>
          <w:rFonts w:cstheme="minorHAnsi"/>
          <w:sz w:val="22"/>
          <w:szCs w:val="22"/>
        </w:rPr>
        <w:t>simple model for density-dependent population growth</w:t>
      </w:r>
      <w:r>
        <w:rPr>
          <w:rFonts w:cstheme="minorHAnsi"/>
          <w:sz w:val="22"/>
          <w:szCs w:val="22"/>
        </w:rPr>
        <w:t xml:space="preserve"> that can provide deterministic baseline expectations</w:t>
      </w:r>
      <w:r w:rsidRPr="00496E2D">
        <w:rPr>
          <w:rFonts w:cstheme="minorHAnsi"/>
          <w:sz w:val="22"/>
          <w:szCs w:val="22"/>
        </w:rPr>
        <w:t xml:space="preserve">: </w:t>
      </w:r>
    </w:p>
    <w:p w14:paraId="06F93207" w14:textId="77777777" w:rsidR="00966191" w:rsidRPr="00496E2D" w:rsidRDefault="00E67044" w:rsidP="00966191">
      <w:pPr>
        <w:tabs>
          <w:tab w:val="right" w:pos="9360"/>
        </w:tabs>
        <w:spacing w:after="0" w:line="480" w:lineRule="auto"/>
        <w:contextualSpacing/>
        <w:rPr>
          <w:rFonts w:cstheme="minorHAnsi"/>
          <w:b/>
          <w:bCs/>
          <w:sz w:val="22"/>
          <w:szCs w:val="22"/>
        </w:rPr>
      </w:pPr>
      <m:oMath>
        <m:f>
          <m:fPr>
            <m:ctrlPr>
              <w:rPr>
                <w:rFonts w:ascii="Cambria Math" w:hAnsi="Cambria Math" w:cstheme="minorHAnsi"/>
                <w:sz w:val="22"/>
                <w:szCs w:val="22"/>
              </w:rPr>
            </m:ctrlPr>
          </m:fPr>
          <m:num>
            <m:r>
              <w:rPr>
                <w:rFonts w:ascii="Cambria Math" w:hAnsi="Cambria Math" w:cstheme="minorHAnsi"/>
                <w:sz w:val="22"/>
                <w:szCs w:val="22"/>
              </w:rPr>
              <m:t>dR</m:t>
            </m:r>
          </m:num>
          <m:den>
            <m:r>
              <w:rPr>
                <w:rFonts w:ascii="Cambria Math" w:hAnsi="Cambria Math" w:cstheme="minorHAnsi"/>
                <w:sz w:val="22"/>
                <w:szCs w:val="22"/>
              </w:rPr>
              <m:t>dt</m:t>
            </m:r>
          </m:den>
        </m:f>
        <m:r>
          <w:rPr>
            <w:rFonts w:ascii="Cambria Math" w:hAnsi="Cambria Math" w:cstheme="minorHAnsi"/>
            <w:sz w:val="22"/>
            <w:szCs w:val="22"/>
          </w:rPr>
          <m:t>=</m:t>
        </m:r>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e>
        </m:d>
        <m:r>
          <w:rPr>
            <w:rFonts w:ascii="Cambria Math" w:hAnsi="Cambria Math" w:cstheme="minorHAnsi"/>
            <w:sz w:val="22"/>
            <w:szCs w:val="22"/>
          </w:rPr>
          <m:t>R-</m:t>
        </m:r>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R</m:t>
            </m:r>
          </m:e>
        </m:d>
        <m:r>
          <w:rPr>
            <w:rFonts w:ascii="Cambria Math" w:hAnsi="Cambria Math" w:cstheme="minorHAnsi"/>
            <w:sz w:val="22"/>
            <w:szCs w:val="22"/>
          </w:rPr>
          <m:t>R</m:t>
        </m:r>
      </m:oMath>
      <w:r w:rsidR="00966191" w:rsidRPr="00496E2D">
        <w:rPr>
          <w:rFonts w:cstheme="minorHAnsi"/>
          <w:sz w:val="22"/>
          <w:szCs w:val="22"/>
        </w:rPr>
        <w:t xml:space="preserve">, </w:t>
      </w:r>
      <w:r w:rsidR="00966191">
        <w:rPr>
          <w:rFonts w:cstheme="minorHAnsi"/>
          <w:sz w:val="22"/>
          <w:szCs w:val="22"/>
        </w:rPr>
        <w:tab/>
      </w:r>
      <w:r w:rsidR="00966191" w:rsidRPr="00496E2D">
        <w:rPr>
          <w:rFonts w:cstheme="minorHAnsi"/>
          <w:sz w:val="22"/>
          <w:szCs w:val="22"/>
        </w:rPr>
        <w:t>(Equation 1)</w:t>
      </w:r>
    </w:p>
    <w:p w14:paraId="2100F556" w14:textId="3A07040A" w:rsidR="00966191" w:rsidRDefault="00966191" w:rsidP="00966191">
      <w:pPr>
        <w:spacing w:after="0" w:line="480" w:lineRule="auto"/>
        <w:contextualSpacing/>
        <w:rPr>
          <w:rFonts w:cstheme="minorHAnsi"/>
          <w:sz w:val="22"/>
          <w:szCs w:val="22"/>
        </w:rPr>
      </w:pPr>
      <w:r w:rsidRPr="00496E2D">
        <w:rPr>
          <w:rFonts w:cstheme="minorHAnsi"/>
          <w:sz w:val="22"/>
          <w:szCs w:val="22"/>
        </w:rPr>
        <w:t xml:space="preserve">where </w:t>
      </w:r>
      <w:r w:rsidRPr="00496E2D">
        <w:rPr>
          <w:rFonts w:cstheme="minorHAnsi"/>
          <w:i/>
          <w:iCs/>
          <w:sz w:val="22"/>
          <w:szCs w:val="22"/>
        </w:rPr>
        <w:t>R</w:t>
      </w:r>
      <w:r w:rsidRPr="00496E2D">
        <w:rPr>
          <w:rFonts w:cstheme="minorHAnsi"/>
          <w:sz w:val="22"/>
          <w:szCs w:val="22"/>
        </w:rPr>
        <w:t xml:space="preserve"> is population abundance,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rPr>
        <w:t xml:space="preserve"> </w:t>
      </w:r>
      <w:r w:rsidRPr="00496E2D">
        <w:rPr>
          <w:rFonts w:cstheme="minorHAnsi"/>
          <w:sz w:val="22"/>
          <w:szCs w:val="22"/>
        </w:rPr>
        <w:t xml:space="preserve">is the maximum birth rate, </w:t>
      </w:r>
      <w:proofErr w:type="spellStart"/>
      <w:r w:rsidRPr="00496E2D">
        <w:rPr>
          <w:rFonts w:cstheme="minorHAnsi"/>
          <w:i/>
          <w:iCs/>
          <w:sz w:val="22"/>
          <w:szCs w:val="22"/>
        </w:rPr>
        <w:t>d</w:t>
      </w:r>
      <w:r w:rsidRPr="00496E2D">
        <w:rPr>
          <w:rFonts w:cstheme="minorHAnsi"/>
          <w:i/>
          <w:iCs/>
          <w:sz w:val="22"/>
          <w:szCs w:val="22"/>
          <w:vertAlign w:val="subscript"/>
        </w:rPr>
        <w:t>min</w:t>
      </w:r>
      <w:proofErr w:type="spellEnd"/>
      <w:r w:rsidRPr="00496E2D">
        <w:rPr>
          <w:rFonts w:cstheme="minorHAnsi"/>
          <w:i/>
          <w:iCs/>
          <w:sz w:val="22"/>
          <w:szCs w:val="22"/>
        </w:rPr>
        <w:t xml:space="preserve"> </w:t>
      </w:r>
      <w:r w:rsidRPr="00496E2D">
        <w:rPr>
          <w:rFonts w:cstheme="minorHAnsi"/>
          <w:sz w:val="22"/>
          <w:szCs w:val="22"/>
        </w:rPr>
        <w:t xml:space="preserve">is the minimum death rate, and </w:t>
      </w:r>
      <w:r w:rsidRPr="00496E2D">
        <w:rPr>
          <w:rFonts w:cstheme="minorHAnsi"/>
          <w:i/>
          <w:iCs/>
          <w:sz w:val="22"/>
          <w:szCs w:val="22"/>
        </w:rPr>
        <w:t>b</w:t>
      </w:r>
      <w:r w:rsidRPr="00496E2D">
        <w:rPr>
          <w:rFonts w:cstheme="minorHAnsi"/>
          <w:i/>
          <w:iCs/>
          <w:sz w:val="22"/>
          <w:szCs w:val="22"/>
          <w:vertAlign w:val="subscript"/>
        </w:rPr>
        <w:t>s</w:t>
      </w:r>
      <w:r w:rsidRPr="00496E2D">
        <w:rPr>
          <w:rFonts w:cstheme="minorHAnsi"/>
          <w:i/>
          <w:iCs/>
          <w:sz w:val="22"/>
          <w:szCs w:val="22"/>
        </w:rPr>
        <w:t xml:space="preserve"> </w:t>
      </w:r>
      <w:r w:rsidRPr="00496E2D">
        <w:rPr>
          <w:rFonts w:cstheme="minorHAnsi"/>
          <w:sz w:val="22"/>
          <w:szCs w:val="22"/>
        </w:rPr>
        <w:t xml:space="preserve">and </w:t>
      </w:r>
      <w:r w:rsidRPr="00496E2D">
        <w:rPr>
          <w:rFonts w:cstheme="minorHAnsi"/>
          <w:i/>
          <w:iCs/>
          <w:sz w:val="22"/>
          <w:szCs w:val="22"/>
        </w:rPr>
        <w:t>d</w:t>
      </w:r>
      <w:r w:rsidRPr="00496E2D">
        <w:rPr>
          <w:rFonts w:cstheme="minorHAnsi"/>
          <w:i/>
          <w:iCs/>
          <w:sz w:val="22"/>
          <w:szCs w:val="22"/>
          <w:vertAlign w:val="subscript"/>
        </w:rPr>
        <w:t>s</w:t>
      </w:r>
      <w:r w:rsidRPr="00496E2D">
        <w:rPr>
          <w:rFonts w:cstheme="minorHAnsi"/>
          <w:i/>
          <w:iCs/>
          <w:sz w:val="22"/>
          <w:szCs w:val="22"/>
        </w:rPr>
        <w:t xml:space="preserve"> </w:t>
      </w:r>
      <w:r w:rsidRPr="00496E2D">
        <w:rPr>
          <w:rFonts w:cstheme="minorHAnsi"/>
          <w:sz w:val="22"/>
          <w:szCs w:val="22"/>
        </w:rPr>
        <w:t xml:space="preserve">characterize the effects of population abundance on the realized birth and death rates, respectively. </w:t>
      </w:r>
      <w:r>
        <w:rPr>
          <w:rFonts w:cstheme="minorHAnsi"/>
          <w:sz w:val="22"/>
          <w:szCs w:val="22"/>
        </w:rPr>
        <w:t xml:space="preserve">This model is a simple expansion of the logistic model, with maximum rate of population growth given as </w:t>
      </w:r>
      <w:proofErr w:type="spellStart"/>
      <w:r>
        <w:rPr>
          <w:rFonts w:cstheme="minorHAnsi"/>
          <w:i/>
          <w:iCs/>
          <w:sz w:val="22"/>
          <w:szCs w:val="22"/>
        </w:rPr>
        <w:t>r</w:t>
      </w:r>
      <w:r w:rsidRPr="00496E2D">
        <w:rPr>
          <w:rFonts w:cstheme="minorHAnsi"/>
          <w:i/>
          <w:iCs/>
          <w:sz w:val="22"/>
          <w:szCs w:val="22"/>
          <w:vertAlign w:val="subscript"/>
        </w:rPr>
        <w:t>max</w:t>
      </w:r>
      <w:proofErr w:type="spellEnd"/>
      <w:r>
        <w:rPr>
          <w:rFonts w:cstheme="minorHAnsi"/>
          <w:sz w:val="22"/>
          <w:szCs w:val="22"/>
        </w:rPr>
        <w:t xml:space="preserve"> =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rPr>
        <w:t xml:space="preserve"> </w:t>
      </w:r>
      <w:r>
        <w:rPr>
          <w:rFonts w:cstheme="minorHAnsi"/>
          <w:iCs/>
          <w:sz w:val="22"/>
          <w:szCs w:val="22"/>
        </w:rPr>
        <w:t xml:space="preserve">- </w:t>
      </w:r>
      <w:proofErr w:type="spellStart"/>
      <w:r w:rsidRPr="00496E2D">
        <w:rPr>
          <w:rFonts w:cstheme="minorHAnsi"/>
          <w:i/>
          <w:iCs/>
          <w:sz w:val="22"/>
          <w:szCs w:val="22"/>
        </w:rPr>
        <w:t>d</w:t>
      </w:r>
      <w:r w:rsidRPr="00496E2D">
        <w:rPr>
          <w:rFonts w:cstheme="minorHAnsi"/>
          <w:i/>
          <w:iCs/>
          <w:sz w:val="22"/>
          <w:szCs w:val="22"/>
          <w:vertAlign w:val="subscript"/>
        </w:rPr>
        <w:t>min</w:t>
      </w:r>
      <w:proofErr w:type="spellEnd"/>
      <w:r>
        <w:rPr>
          <w:rFonts w:cstheme="minorHAnsi"/>
          <w:sz w:val="22"/>
          <w:szCs w:val="22"/>
        </w:rPr>
        <w:t xml:space="preserve"> and a carrying capacity defined as </w:t>
      </w:r>
      <m:oMath>
        <m:r>
          <w:rPr>
            <w:rFonts w:ascii="Cambria Math" w:hAnsi="Cambria Math" w:cstheme="minorHAnsi"/>
            <w:sz w:val="22"/>
            <w:szCs w:val="22"/>
          </w:rPr>
          <m:t>K=</m:t>
        </m:r>
        <m:f>
          <m:fPr>
            <m:ctrlPr>
              <w:rPr>
                <w:rFonts w:ascii="Cambria Math" w:hAnsi="Cambria Math" w:cstheme="minorHAnsi"/>
                <w:sz w:val="22"/>
                <w:szCs w:val="22"/>
              </w:rPr>
            </m:ctrlPr>
          </m:fPr>
          <m:num>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num>
          <m:den>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den>
        </m:f>
      </m:oMath>
      <w:r>
        <w:rPr>
          <w:rFonts w:cstheme="minorHAnsi"/>
          <w:sz w:val="22"/>
          <w:szCs w:val="22"/>
        </w:rPr>
        <w:t>. We redefine the logistic model this way to allow us to simulate the ecological dynamics as a stochastic birth-death process rather than a process with a net rate of population grow</w:t>
      </w:r>
      <w:proofErr w:type="spellStart"/>
      <w:r>
        <w:rPr>
          <w:rFonts w:cstheme="minorHAnsi"/>
          <w:sz w:val="22"/>
          <w:szCs w:val="22"/>
        </w:rPr>
        <w:t>th</w:t>
      </w:r>
      <w:proofErr w:type="spellEnd"/>
      <w:r>
        <w:rPr>
          <w:rFonts w:cstheme="minorHAnsi"/>
          <w:sz w:val="22"/>
          <w:szCs w:val="22"/>
        </w:rPr>
        <w:t xml:space="preserve"> </w:t>
      </w:r>
      <w:r>
        <w:rPr>
          <w:rFonts w:cstheme="minorHAnsi"/>
          <w:sz w:val="22"/>
          <w:szCs w:val="22"/>
        </w:rPr>
        <w:fldChar w:fldCharType="begin"/>
      </w:r>
      <w:r w:rsidR="00213991">
        <w:rPr>
          <w:rFonts w:cstheme="minorHAnsi"/>
          <w:sz w:val="22"/>
          <w:szCs w:val="22"/>
        </w:rPr>
        <w:instrText xml:space="preserve"> ADDIN ZOTERO_ITEM CSL_CITATION {"citationID":"XJPMPRtg","properties":{"formattedCitation":"(Doebeli {\\i{}et al.} 2017)","plainCitation":"(Doebeli et al. 2017)","noteIndex":0},"citationItems":[{"id":3547,"uris":["http://zotero.org/users/246158/items/WL354K73"],"uri":["http://zotero.org/users/246158/items/WL354K73"],"itemData":{"id":3547,"type":"article-journal","abstract":"Most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r>
        <w:rPr>
          <w:rFonts w:cstheme="minorHAnsi"/>
          <w:sz w:val="22"/>
          <w:szCs w:val="22"/>
        </w:rPr>
        <w:fldChar w:fldCharType="separate"/>
      </w:r>
      <w:r w:rsidRPr="001409F9">
        <w:rPr>
          <w:rFonts w:ascii="Calibri" w:cs="Calibri"/>
          <w:sz w:val="22"/>
        </w:rPr>
        <w:t>(</w:t>
      </w:r>
      <w:proofErr w:type="spellStart"/>
      <w:r w:rsidRPr="001409F9">
        <w:rPr>
          <w:rFonts w:ascii="Calibri" w:cs="Calibri"/>
          <w:sz w:val="22"/>
        </w:rPr>
        <w:t>Doebeli</w:t>
      </w:r>
      <w:proofErr w:type="spellEnd"/>
      <w:r w:rsidRPr="001409F9">
        <w:rPr>
          <w:rFonts w:ascii="Calibri" w:cs="Calibri"/>
          <w:sz w:val="22"/>
        </w:rPr>
        <w:t xml:space="preserve"> </w:t>
      </w:r>
      <w:r w:rsidRPr="001409F9">
        <w:rPr>
          <w:rFonts w:ascii="Calibri" w:cs="Calibri"/>
          <w:i/>
          <w:iCs/>
          <w:sz w:val="22"/>
        </w:rPr>
        <w:t>et al.</w:t>
      </w:r>
      <w:r w:rsidRPr="001409F9">
        <w:rPr>
          <w:rFonts w:ascii="Calibri" w:cs="Calibri"/>
          <w:sz w:val="22"/>
        </w:rPr>
        <w:t xml:space="preserve"> 2017)</w:t>
      </w:r>
      <w:r>
        <w:rPr>
          <w:rFonts w:cstheme="minorHAnsi"/>
          <w:sz w:val="22"/>
          <w:szCs w:val="22"/>
        </w:rPr>
        <w:fldChar w:fldCharType="end"/>
      </w:r>
      <w:r>
        <w:rPr>
          <w:rFonts w:cstheme="minorHAnsi"/>
          <w:sz w:val="22"/>
          <w:szCs w:val="22"/>
        </w:rPr>
        <w:t>. We cho</w:t>
      </w:r>
      <w:del w:id="24" w:author="John DeLong" w:date="2020-08-12T17:00:00Z">
        <w:r w:rsidDel="00EA69A4">
          <w:rPr>
            <w:rFonts w:cstheme="minorHAnsi"/>
            <w:sz w:val="22"/>
            <w:szCs w:val="22"/>
          </w:rPr>
          <w:delText>o</w:delText>
        </w:r>
      </w:del>
      <w:r>
        <w:rPr>
          <w:rFonts w:cstheme="minorHAnsi"/>
          <w:sz w:val="22"/>
          <w:szCs w:val="22"/>
        </w:rPr>
        <w:t xml:space="preserve">se a </w:t>
      </w:r>
      <w:r>
        <w:rPr>
          <w:rFonts w:cstheme="minorHAnsi"/>
          <w:sz w:val="22"/>
          <w:szCs w:val="22"/>
        </w:rPr>
        <w:lastRenderedPageBreak/>
        <w:t xml:space="preserve">logistic-type model as an approximation of the sigmoidal population growth dynamics shown by a variety of organisms in relatively simple scenarios </w:t>
      </w:r>
      <w:r>
        <w:rPr>
          <w:rFonts w:cstheme="minorHAnsi"/>
          <w:sz w:val="22"/>
          <w:szCs w:val="22"/>
        </w:rPr>
        <w:fldChar w:fldCharType="begin"/>
      </w:r>
      <w:r w:rsidR="00213991">
        <w:rPr>
          <w:rFonts w:cstheme="minorHAnsi"/>
          <w:sz w:val="22"/>
          <w:szCs w:val="22"/>
        </w:rPr>
        <w:instrText xml:space="preserve"> ADDIN ZOTERO_ITEM CSL_CITATION {"citationID":"HGrvZjGK","properties":{"formattedCitation":"(Gause 1934; Sibly {\\i{}et al.} 2005; Lee {\\i{}et al.} 2018)","plainCitation":"(Gause 1934; Sibly et al. 2005; Lee et al. 2018)","noteIndex":0},"citationItems":[{"id":"OdB3TNWW/wM9fdZ2J","uris":["http://zotero.org/users/1264037/items/KT2HF4FB"],"uri":["http://zotero.org/users/1264037/items/KT2HF4FB"],"itemData":{"id":355,"type":"book","publisher":"Williams and Wilkins, Baltimore (Reprinted 1964 by Hafner).","title":"The Struggle for Existence.","author":[{"family":"Gause","given":"G.F."}],"issued":{"date-parts":[["1934"]]}}},{"id":"OdB3TNWW/hBl0G1D6","uris":["http://zotero.org/users/1264037/items/EHFHM8E8"],"uri":["http://zotero.org/users/1264037/items/EHFHM8E8"],"itemData":{"id":1742,"type":"article-journal","abstract":"A key unresolved question in population ecology concerns the relationship between a population's size and its growth rate. We estimated this relationship for 1780 time series of mammals, birds, fish, and insects. We found that rates of population growth are high at low population densities but, contrary to previous predictions, decline rapidly with increasing population size and then flatten out, for all four taxa. This produces a strongly concave relationship between a population's growth rate and its size. These findings have fundamental implications for our understanding of animals' lives, suggesting in particular that many animals in these taxa will be found living at densities above the carrying capacity of their environments.","container-title":"Science","DOI":"10.1126/science.1110760","issue":"5734","page":"607-610","source":"HighWire","title":"On the regulation of populations of mammals, birds, fish, and insects","volume":"309","author":[{"family":"Sibly","given":"Richard M."},{"family":"Barker","given":"Daniel"},{"family":"Denham","given":"Michael C."},{"family":"Hone","given":"Jim"},{"family":"Pagel","given":"Mark"}],"issued":{"date-parts":[["2005",7,22]]}}},{"id":"OdB3TNWW/NVEilinr","uris":["http://zotero.org/users/1264037/items/8S5JHUQ2"],"uri":["http://zotero.org/users/1264037/items/8S5JHUQ2"],"itemData":{"id":8319,"type":"article-journal","abstract":"Abstract.  Understanding the colonization or recolonization of breeding sites used by colonial animals is fundamental to metapopulation theory and has practical","container-title":"Journal of Mammalogy","DOI":"10.1093/jmammal/gyy131","ISSN":"0022-2372","issue":"6","journalAbbreviation":"J Mammal","language":"en","note":"publisher: Oxford Academic","page":"1529-1538","source":"academic.oup.com","title":"Initial growth of northern fur seal (&lt;i&gt;Callorhinus ursinus&lt;/i&gt;) colonies at the South Farallon, San Miguel, and Bogoslof Islands","volume":"99","author":[{"family":"Lee","given":"Derek E."},{"family":"Berger","given":"Ryan W."},{"family":"Tietz","given":"James R."},{"family":"Warzybok","given":"Pete"},{"family":"Bradley","given":"Russell W."},{"family":"Orr","given":"Anthony J."},{"family":"Towell","given":"Rodney G."},{"family":"Jahncke","given":"Jaime"}],"issued":{"date-parts":[["2018",12,5]]}}}],"schema":"https://github.com/citation-style-language/schema/raw/master/csl-citation.json"} </w:instrText>
      </w:r>
      <w:r>
        <w:rPr>
          <w:rFonts w:cstheme="minorHAnsi"/>
          <w:sz w:val="22"/>
          <w:szCs w:val="22"/>
        </w:rPr>
        <w:fldChar w:fldCharType="separate"/>
      </w:r>
      <w:r w:rsidRPr="001409F9">
        <w:rPr>
          <w:rFonts w:ascii="Calibri" w:hAnsi="Calibri" w:cs="Calibri"/>
          <w:sz w:val="22"/>
        </w:rPr>
        <w:t>(</w:t>
      </w:r>
      <w:proofErr w:type="spellStart"/>
      <w:r w:rsidRPr="001409F9">
        <w:rPr>
          <w:rFonts w:ascii="Calibri" w:hAnsi="Calibri" w:cs="Calibri"/>
          <w:sz w:val="22"/>
        </w:rPr>
        <w:t>Gause</w:t>
      </w:r>
      <w:proofErr w:type="spellEnd"/>
      <w:r w:rsidRPr="001409F9">
        <w:rPr>
          <w:rFonts w:ascii="Calibri" w:hAnsi="Calibri" w:cs="Calibri"/>
          <w:sz w:val="22"/>
        </w:rPr>
        <w:t xml:space="preserve"> 1934; </w:t>
      </w:r>
      <w:proofErr w:type="spellStart"/>
      <w:r w:rsidRPr="001409F9">
        <w:rPr>
          <w:rFonts w:ascii="Calibri" w:hAnsi="Calibri" w:cs="Calibri"/>
          <w:sz w:val="22"/>
        </w:rPr>
        <w:t>Sibly</w:t>
      </w:r>
      <w:proofErr w:type="spellEnd"/>
      <w:r w:rsidRPr="001409F9">
        <w:rPr>
          <w:rFonts w:ascii="Calibri" w:hAnsi="Calibri" w:cs="Calibri"/>
          <w:sz w:val="22"/>
        </w:rPr>
        <w:t xml:space="preserve"> </w:t>
      </w:r>
      <w:r w:rsidRPr="001409F9">
        <w:rPr>
          <w:rFonts w:ascii="Calibri" w:hAnsi="Calibri" w:cs="Calibri"/>
          <w:i/>
          <w:iCs/>
          <w:sz w:val="22"/>
        </w:rPr>
        <w:t>et al.</w:t>
      </w:r>
      <w:r w:rsidRPr="001409F9">
        <w:rPr>
          <w:rFonts w:ascii="Calibri" w:hAnsi="Calibri" w:cs="Calibri"/>
          <w:sz w:val="22"/>
        </w:rPr>
        <w:t xml:space="preserve"> 2005; Lee </w:t>
      </w:r>
      <w:r w:rsidRPr="001409F9">
        <w:rPr>
          <w:rFonts w:ascii="Calibri" w:hAnsi="Calibri" w:cs="Calibri"/>
          <w:i/>
          <w:iCs/>
          <w:sz w:val="22"/>
        </w:rPr>
        <w:t>et al.</w:t>
      </w:r>
      <w:r w:rsidRPr="001409F9">
        <w:rPr>
          <w:rFonts w:ascii="Calibri" w:hAnsi="Calibri" w:cs="Calibri"/>
          <w:sz w:val="22"/>
        </w:rPr>
        <w:t xml:space="preserve"> 2018)</w:t>
      </w:r>
      <w:r>
        <w:rPr>
          <w:rFonts w:cstheme="minorHAnsi"/>
          <w:sz w:val="22"/>
          <w:szCs w:val="22"/>
        </w:rPr>
        <w:fldChar w:fldCharType="end"/>
      </w:r>
      <w:r>
        <w:rPr>
          <w:rFonts w:cstheme="minorHAnsi"/>
          <w:sz w:val="22"/>
          <w:szCs w:val="22"/>
        </w:rPr>
        <w:t xml:space="preserve">. </w:t>
      </w:r>
    </w:p>
    <w:p w14:paraId="3CD09FF6" w14:textId="78A4A5C8" w:rsidR="00966191" w:rsidRPr="00496E2D" w:rsidRDefault="00966191" w:rsidP="00966191">
      <w:pPr>
        <w:spacing w:after="0" w:line="480" w:lineRule="auto"/>
        <w:ind w:firstLine="720"/>
        <w:contextualSpacing/>
        <w:rPr>
          <w:rFonts w:cstheme="minorHAnsi"/>
          <w:b/>
          <w:bCs/>
          <w:sz w:val="22"/>
          <w:szCs w:val="22"/>
        </w:rPr>
      </w:pPr>
      <w:r w:rsidRPr="00496E2D">
        <w:rPr>
          <w:rFonts w:cstheme="minorHAnsi"/>
          <w:sz w:val="22"/>
          <w:szCs w:val="22"/>
        </w:rPr>
        <w:t>We consider the case where</w:t>
      </w:r>
      <w:ins w:id="25" w:author="John DeLong" w:date="2020-08-12T17:02:00Z">
        <w:r w:rsidR="00EA69A4">
          <w:rPr>
            <w:rFonts w:cstheme="minorHAnsi"/>
            <w:sz w:val="22"/>
            <w:szCs w:val="22"/>
          </w:rPr>
          <w:t xml:space="preserve"> the maximum birth rate (</w:t>
        </w:r>
      </w:ins>
      <w:proofErr w:type="spellStart"/>
      <w:del w:id="26" w:author="John DeLong" w:date="2020-08-12T17:02:00Z">
        <w:r w:rsidRPr="00496E2D" w:rsidDel="00EA69A4">
          <w:rPr>
            <w:rFonts w:cstheme="minorHAnsi"/>
            <w:sz w:val="22"/>
            <w:szCs w:val="22"/>
          </w:rPr>
          <w:delText xml:space="preserve"> </w:delText>
        </w:r>
      </w:del>
      <w:r w:rsidRPr="00496E2D">
        <w:rPr>
          <w:rFonts w:cstheme="minorHAnsi"/>
          <w:i/>
          <w:iCs/>
          <w:sz w:val="22"/>
          <w:szCs w:val="22"/>
        </w:rPr>
        <w:t>b</w:t>
      </w:r>
      <w:r w:rsidRPr="00496E2D">
        <w:rPr>
          <w:rFonts w:cstheme="minorHAnsi"/>
          <w:i/>
          <w:iCs/>
          <w:sz w:val="22"/>
          <w:szCs w:val="22"/>
          <w:vertAlign w:val="subscript"/>
        </w:rPr>
        <w:t>max</w:t>
      </w:r>
      <w:proofErr w:type="spellEnd"/>
      <w:del w:id="27" w:author="John DeLong" w:date="2020-08-12T17:02:00Z">
        <w:r w:rsidRPr="00EA69A4" w:rsidDel="00EA69A4">
          <w:rPr>
            <w:rFonts w:cstheme="minorHAnsi"/>
            <w:iCs/>
            <w:sz w:val="22"/>
            <w:szCs w:val="22"/>
            <w:rPrChange w:id="28" w:author="John DeLong" w:date="2020-08-12T17:02:00Z">
              <w:rPr>
                <w:rFonts w:cstheme="minorHAnsi"/>
                <w:i/>
                <w:iCs/>
                <w:sz w:val="22"/>
                <w:szCs w:val="22"/>
              </w:rPr>
            </w:rPrChange>
          </w:rPr>
          <w:delText xml:space="preserve"> </w:delText>
        </w:r>
      </w:del>
      <w:ins w:id="29" w:author="John DeLong" w:date="2020-08-12T17:02:00Z">
        <w:r w:rsidR="00EA69A4" w:rsidRPr="00EA69A4">
          <w:rPr>
            <w:rFonts w:cstheme="minorHAnsi"/>
            <w:iCs/>
            <w:sz w:val="22"/>
            <w:szCs w:val="22"/>
            <w:rPrChange w:id="30" w:author="John DeLong" w:date="2020-08-12T17:02:00Z">
              <w:rPr>
                <w:rFonts w:cstheme="minorHAnsi"/>
                <w:i/>
                <w:iCs/>
                <w:sz w:val="22"/>
                <w:szCs w:val="22"/>
              </w:rPr>
            </w:rPrChange>
          </w:rPr>
          <w:t>)</w:t>
        </w:r>
        <w:r w:rsidR="00EA69A4">
          <w:rPr>
            <w:rFonts w:cstheme="minorHAnsi"/>
            <w:i/>
            <w:iCs/>
            <w:sz w:val="22"/>
            <w:szCs w:val="22"/>
          </w:rPr>
          <w:t xml:space="preserve"> </w:t>
        </w:r>
      </w:ins>
      <w:r w:rsidRPr="00496E2D">
        <w:rPr>
          <w:rFonts w:cstheme="minorHAnsi"/>
          <w:sz w:val="22"/>
          <w:szCs w:val="22"/>
        </w:rPr>
        <w:t xml:space="preserve">is evolving and is connected to </w:t>
      </w:r>
      <w:r>
        <w:rPr>
          <w:rFonts w:cstheme="minorHAnsi"/>
          <w:sz w:val="22"/>
          <w:szCs w:val="22"/>
        </w:rPr>
        <w:t xml:space="preserve">the minimum </w:t>
      </w:r>
      <w:r w:rsidRPr="00496E2D">
        <w:rPr>
          <w:rFonts w:cstheme="minorHAnsi"/>
          <w:sz w:val="22"/>
          <w:szCs w:val="22"/>
        </w:rPr>
        <w:t>mortality</w:t>
      </w:r>
      <w:r>
        <w:rPr>
          <w:rFonts w:cstheme="minorHAnsi"/>
          <w:sz w:val="22"/>
          <w:szCs w:val="22"/>
        </w:rPr>
        <w:t xml:space="preserve"> </w:t>
      </w:r>
      <w:r w:rsidRPr="00496E2D">
        <w:rPr>
          <w:rFonts w:cstheme="minorHAnsi"/>
          <w:sz w:val="22"/>
          <w:szCs w:val="22"/>
        </w:rPr>
        <w:t xml:space="preserve">through </w:t>
      </w:r>
      <w:r>
        <w:rPr>
          <w:rFonts w:cstheme="minorHAnsi"/>
          <w:sz w:val="22"/>
          <w:szCs w:val="22"/>
        </w:rPr>
        <w:t xml:space="preserve">a classic life history </w:t>
      </w:r>
      <w:r w:rsidRPr="00496E2D">
        <w:rPr>
          <w:rFonts w:cstheme="minorHAnsi"/>
          <w:sz w:val="22"/>
          <w:szCs w:val="22"/>
        </w:rPr>
        <w:t xml:space="preserve">trade-off </w:t>
      </w:r>
      <w:r>
        <w:rPr>
          <w:rFonts w:cstheme="minorHAnsi"/>
          <w:sz w:val="22"/>
          <w:szCs w:val="22"/>
        </w:rPr>
        <w:t>between reproduction and mortality (i.e.,</w:t>
      </w:r>
      <w:ins w:id="31" w:author="John DeLong" w:date="2020-08-12T17:02:00Z">
        <w:r w:rsidR="00EA69A4">
          <w:rPr>
            <w:rFonts w:cstheme="minorHAnsi"/>
            <w:sz w:val="22"/>
            <w:szCs w:val="22"/>
          </w:rPr>
          <w:t xml:space="preserve"> the minimum death rate</w:t>
        </w:r>
      </w:ins>
      <w:r>
        <w:rPr>
          <w:rFonts w:cstheme="minorHAnsi"/>
          <w:sz w:val="22"/>
          <w:szCs w:val="22"/>
        </w:rPr>
        <w:t xml:space="preserve"> </w:t>
      </w:r>
      <w:proofErr w:type="spellStart"/>
      <w:r w:rsidRPr="00496E2D">
        <w:rPr>
          <w:rFonts w:cstheme="minorHAnsi"/>
          <w:i/>
          <w:iCs/>
          <w:sz w:val="22"/>
          <w:szCs w:val="22"/>
        </w:rPr>
        <w:t>d</w:t>
      </w:r>
      <w:r w:rsidRPr="00496E2D">
        <w:rPr>
          <w:rFonts w:cstheme="minorHAnsi"/>
          <w:i/>
          <w:iCs/>
          <w:sz w:val="22"/>
          <w:szCs w:val="22"/>
          <w:vertAlign w:val="subscript"/>
        </w:rPr>
        <w:t>min</w:t>
      </w:r>
      <w:proofErr w:type="spellEnd"/>
      <w:r w:rsidRPr="00496E2D">
        <w:rPr>
          <w:rFonts w:cstheme="minorHAnsi"/>
          <w:i/>
          <w:iCs/>
          <w:sz w:val="22"/>
          <w:szCs w:val="22"/>
        </w:rPr>
        <w:t xml:space="preserve"> </w:t>
      </w:r>
      <w:r>
        <w:rPr>
          <w:rFonts w:cstheme="minorHAnsi"/>
          <w:iCs/>
          <w:sz w:val="22"/>
          <w:szCs w:val="22"/>
        </w:rPr>
        <w:t xml:space="preserve">is a function of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Pr>
          <w:rFonts w:cstheme="minorHAnsi"/>
          <w:iCs/>
          <w:sz w:val="22"/>
          <w:szCs w:val="22"/>
        </w:rPr>
        <w:t xml:space="preserve">) </w:t>
      </w:r>
      <w:r>
        <w:rPr>
          <w:rFonts w:cstheme="minorHAnsi"/>
          <w:sz w:val="22"/>
          <w:szCs w:val="22"/>
        </w:rPr>
        <w:fldChar w:fldCharType="begin"/>
      </w:r>
      <w:r w:rsidR="00213991">
        <w:rPr>
          <w:rFonts w:cstheme="minorHAnsi"/>
          <w:sz w:val="22"/>
          <w:szCs w:val="22"/>
        </w:rPr>
        <w:instrText xml:space="preserve"> ADDIN ZOTERO_ITEM CSL_CITATION {"citationID":"9K8INaPt","properties":{"formattedCitation":"(Stearns 1976; Reznick {\\i{}et al.} 2000)","plainCitation":"(Stearns 1976; Reznick et al. 2000)","noteIndex":0},"citationItems":[{"id":3578,"uris":["http://zotero.org/users/246158/items/I4RFHHC6"],"uri":["http://zotero.org/users/246158/items/I4RFHHC6"],"itemData":{"id":3578,"type":"article-journal","abstract":"This review organizes ideas on the evolution of life histories. The key life-history traits are brood size, size of young, the age distribution of reproductive effort, the interaction of reproductive effort with adutl mortality, and the variation in these traits among an individual's progeny. The general theoretical problem is to predict which combinations of traits will evolve in organisms living in specified circumstances. First consider single traits. Theorists have made the following predictions: (1) Where adult exceeds juvenile mortality, the organism should reproduce only once in its lifetime. Where juvenile exceeds adult mortality, the organism should reproduce several times. (2) Brood size should maximize the number of young surviving to maturity, summed over the lifetime of the parent. But when optimum brood-size varies unpredictably in time, smaller broods should be favored because they decrease the chances of total failure on a given attempt. (3) In expanding populations, selection should minimize age at maturity. In stable populations, when reproductive success depends on size, age, or social status, or when adult exceeds juvenile mortality, then maturation should be delayed, as it should be in declining populations. (4) Young should increase in size at birth with increased predation risk, and decrease in size with increased resource availability. Theorists have also predicted that only particular combinations of traits should occur in specified circumstances. (5) In growing populations, age at maturity should be minimized, reproductive effort concentrated early in life, and brood size increased. (6) One view holds that in stable environments, late maturity, multiple broods, a few, large young, parental care, and small reproductive efforts should be favored (K-selection). In fluctuating environments, early maturity, many small young, reduced parental care, and large reproductive efforts should be favored (r-selection). (7) But another view holds that when juvenile mortality fluctuates more than adult mortality, the traits associated with stable and fluctuating environments should be reversed. We need experiments that test the assumptions and predictions reviewed here, more comprehensive theory that makes more readily falsifiable predictions, and examination of different definitions of fitness.","container-title":"The Quarterly Review of Biology","DOI":"10.1086/409052","ISSN":"0033-5770","issue":"1","journalAbbreviation":"The Quarterly Review of Biology","note":"publisher: The University of Chicago Press","page":"3-47","source":"journals.uchicago.edu (Atypon)","title":"Life-History Tactics: A Review of the Ideas","title-short":"Life-History Tactics","volume":"51","author":[{"family":"Stearns","given":"Stephen C."}],"issued":{"date-parts":[["1976",3,1]]}}},{"id":"OdB3TNWW/IS9sZXWN","uris":["http://zotero.org/users/1264037/items/NNPVA2G4"],"uri":["http://zotero.org/users/1264037/items/NNPVA2G4"],"itemData":{"id":1269,"type":"article-journal","abstract":"&lt;p&gt;&lt;br/&gt;The assumption of costs of reproduction were a logical necessity for much of the early development of life history theory. An unfortunate property of [`]logical necessities' is that it is easy to also assume that they must be true. What if this does not turn out to be the case? The existence and universality of costs of reproduction were initially challenged with empirical data of questionable value, but later with increasingly strong theoretical and empirical results. Here, we discuss Ken Spitze's [`]superfleas', which represent what we consider to be the strongest empirical challenge to the universality of costs, then offer a possible explanation for their existence.&lt;/p&gt;","container-title":"Trends in Ecology &amp; Evolution","DOI":"16/S0169-5347(00)01941-8","ISSN":"0169-5347","issue":"10","page":"421-425","source":"ScienceDirect","title":"Big houses, big cars, superfleas and the costs of reproduction","volume":"15","author":[{"family":"Reznick","given":"David"},{"family":"Nunney","given":"Leonard"},{"family":"Tessier","given":"Alan"}],"issued":{"date-parts":[["2000",10,1]]}}}],"schema":"https://github.com/citation-style-language/schema/raw/master/csl-citation.json"} </w:instrText>
      </w:r>
      <w:r>
        <w:rPr>
          <w:rFonts w:cstheme="minorHAnsi"/>
          <w:sz w:val="22"/>
          <w:szCs w:val="22"/>
        </w:rPr>
        <w:fldChar w:fldCharType="separate"/>
      </w:r>
      <w:r w:rsidRPr="001409F9">
        <w:rPr>
          <w:rFonts w:ascii="Calibri" w:hAnsi="Calibri" w:cs="Calibri"/>
          <w:sz w:val="22"/>
        </w:rPr>
        <w:t xml:space="preserve">(Stearns 1976; Reznick </w:t>
      </w:r>
      <w:r w:rsidRPr="001409F9">
        <w:rPr>
          <w:rFonts w:ascii="Calibri" w:hAnsi="Calibri" w:cs="Calibri"/>
          <w:i/>
          <w:iCs/>
          <w:sz w:val="22"/>
        </w:rPr>
        <w:t>et al.</w:t>
      </w:r>
      <w:r w:rsidRPr="001409F9">
        <w:rPr>
          <w:rFonts w:ascii="Calibri" w:hAnsi="Calibri" w:cs="Calibri"/>
          <w:sz w:val="22"/>
        </w:rPr>
        <w:t xml:space="preserve"> 2000)</w:t>
      </w:r>
      <w:r>
        <w:rPr>
          <w:rFonts w:cstheme="minorHAnsi"/>
          <w:sz w:val="22"/>
          <w:szCs w:val="22"/>
        </w:rPr>
        <w:fldChar w:fldCharType="end"/>
      </w:r>
      <w:r>
        <w:rPr>
          <w:rFonts w:cstheme="minorHAnsi"/>
          <w:sz w:val="22"/>
          <w:szCs w:val="22"/>
        </w:rPr>
        <w:t xml:space="preserve">. This trade-off has been widely demonstrated across plants, invertebrates, and vertebrates </w:t>
      </w:r>
      <w:r>
        <w:rPr>
          <w:rFonts w:cstheme="minorHAnsi"/>
          <w:sz w:val="22"/>
          <w:szCs w:val="22"/>
        </w:rPr>
        <w:fldChar w:fldCharType="begin"/>
      </w:r>
      <w:r w:rsidR="00213991">
        <w:rPr>
          <w:rFonts w:cstheme="minorHAnsi"/>
          <w:sz w:val="22"/>
          <w:szCs w:val="22"/>
        </w:rPr>
        <w:instrText xml:space="preserve"> ADDIN ZOTERO_ITEM CSL_CITATION {"citationID":"1woA23Ho","properties":{"formattedCitation":"(Lee {\\i{}et al.} 2008; Wilder {\\i{}et al.} 2013; Hosking {\\i{}et al.} 2019)","plainCitation":"(Lee et al. 2008; Wilder et al. 2013; Hosking et al. 2019)","noteIndex":0},"citationItems":[{"id":"OdB3TNWW/ug2mIpIi","uris":["http://zotero.org/users/1264037/items/8NITB8E2"],"uri":["http://zotero.org/users/1264037/items/8NITB8E2"],"itemData":{"id":1320,"type":"article-journal","abstract":"Modest dietary restriction (DR) prolongs life in a wide range of organisms, spanning single-celled yeast to mammals. Here, we report the use of recent techniques in nutrition research to quantify the detailed relationship between diet, nutrient intake, lifespan, and reproduction in Drosophila melanogaster. Caloric restriction (CR) was not responsible for extending lifespan in our experimental flies. Response surfaces for lifespan and fecundity were maximized at different protein–carbohydrate intakes, with longevity highest at a protein-to-carbohydrate ratio of 1:16 and egg-laying rate maximized at 1:2. Lifetime egg production, the measure closest to fitness, was maximized at an intermediate P:C ratio of 1:4. Flies offered a choice of complementary foods regulated intake to maximize lifetime egg production. The results indicate a role for both direct costs of reproduction and other deleterious consequences of ingesting high levels of protein. We unite a body of apparently conflicting work within a common framework and provide a platform for studying aging in all organisms.","container-title":"Proceedings of the National Academy of Sciences of the United States of America","DOI":"10.1073/pnas.0710787105","ISSN":"0027-8424","issue":"7","journalAbbreviation":"Proc Natl Acad Sci U S A","note":"PMID: 18268352\nPMCID: PMC2268165","page":"2498-2503","source":"PubMed Central","title":"Lifespan and reproduction in Drosophila: New insights from nutritional geometry","title-short":"Lifespan and reproduction in Drosophila","volume":"105","author":[{"family":"Lee","given":"Kwang Pum"},{"family":"Simpson","given":"Stephen J."},{"family":"Clissold","given":"Fiona J."},{"family":"Brooks","given":"Robert"},{"family":"Ballard","given":"J. William O."},{"family":"Taylor","given":"Phil W."},{"family":"Soran","given":"Nazaneen"},{"family":"Raubenheimer","given":"David"}],"issued":{"date-parts":[["2008",2,19]]}}},{"id":"OdB3TNWW/JnRutVzI","uris":["http://zotero.org/users/1264037/items/TD9D2QPA"],"uri":["http://zotero.org/users/1264037/items/TD9D2QPA"],"itemData":{"id":8151,"type":"article-journal","abstract":"The disposable soma hypothesis posits a negative correlation between longevity and reproduction, presumably because these aspects of fitness compete for a limited pool of nutrients. However, diet, which varies widely among animals, could affect the availability of key nutrients required for both reproduction and longevity, especially protein. We used a comparative database of mammal life history data to test the hypothesis that carnivores experience less of a negative relationship between reproduction and longevity than herbivores. Annual reproduction and adult mass were significant predictors of longevity among all mammals; although, the relative importance of reproduction and mass for explaining longevity varied among trophic levels. In herbivores, reproduction was a stronger predictor of longevity than mass. Carnivores showed the opposite pattern with reproduction explaining much less of the variation in longevity. Omnivores showed an intermediate pattern with mass and reproduction explaining similar amounts of variation in longevity. In addition, longevity and reproduction were significantly higher in omnivores than herbivores and carnivores, which were not different from each other. Higher dietary protein at higher trophic levels may allow mammals to avoid potential conflicts between reproduction and longevity. However, there may be potential costs of carnivorous diets that limit the overall performance of carnivores and explain the peak in reproduction and longevity for omnivores.","container-title":"AGE","DOI":"10.1007/s11357-011-9380-8","ISSN":"1574-4647","issue":"3","journalAbbreviation":"AGE","language":"en","page":"921-927","source":"Springer Link","title":"Diet mediates the relationship between longevity and reproduction in mammals","volume":"35","author":[{"family":"Wilder","given":"Shawn M."},{"family":"Le Couteur","given":"David G."},{"family":"Simpson","given":"Stephen J."}],"issued":{"date-parts":[["2013",6,1]]}}},{"id":"OdB3TNWW/FA0jCLn5","uris":["http://zotero.org/users/1264037/items/EVN5NBRV"],"uri":["http://zotero.org/users/1264037/items/EVN5NBRV"],"itemData":{"id":8153,"type":"article-journal","abstract":"Lifespan and fecundity, the main components in evolutionary fitness, are both strongly affected by nutritional state. Geometric framework of nutrition (GFN) experiments has shown that lifespan and fecundity are separated in nutrient space leading to a functional trade-off between the two traits. Here we develop a spatially explicit agent-based model (ABM) using the GFN to explore how ecological factors may cause selection on macronutrient appetites to optimally balance these life-history traits. We show that increasing the risk of extrinsic mortality favours intake of a mixture of nutrients that is associated with maximal fecundity at the expense of reduced longevity and that this result is robust across spatial and nutritional environments. These model behaviours are consistent with what has been observed in studies that quantify changes in life history in response to environmental manipulations. Previous GFN-derived ABMs have treated fitness as a single value. This is the first such model to instead decompose fitness into its primary component traits, longevity and fecundity, allowing evolutionary fitness to be an emergent property of the two. Our model demonstrates that selection on macronutrient appetites may affect life-history trade-offs and makes predictions that can be directly tested in artificial selection experiments.","container-title":"Journal of The Royal Society Interface","DOI":"10.1098/rsif.2018.0733","issue":"151","journalAbbreviation":"Journal of The Royal Society Interface","note":"publisher: Royal Society","page":"20180733","source":"royalsocietypublishing.org (Atypon)","title":"Macronutrient intakes and the lifespan-fecundity trade-off: a geometric framework agent-based model","title-short":"Macronutrient intakes and the lifespan-fecundity trade-off","volume":"16","author":[{"family":"Hosking","given":"Cameron J."},{"family":"Raubenheimer","given":"David"},{"family":"Charleston","given":"Michael A."},{"family":"Simpson","given":"Stephen J."},{"family":"Senior","given":"Alistair M."}],"issued":{"date-parts":[["2019",2,28]]}}}],"schema":"https://github.com/citation-style-language/schema/raw/master/csl-citation.json"} </w:instrText>
      </w:r>
      <w:r>
        <w:rPr>
          <w:rFonts w:cstheme="minorHAnsi"/>
          <w:sz w:val="22"/>
          <w:szCs w:val="22"/>
        </w:rPr>
        <w:fldChar w:fldCharType="separate"/>
      </w:r>
      <w:r w:rsidRPr="001409F9">
        <w:rPr>
          <w:rFonts w:ascii="Calibri" w:hAnsi="Calibri" w:cs="Calibri"/>
          <w:sz w:val="22"/>
        </w:rPr>
        <w:t xml:space="preserve">(Lee </w:t>
      </w:r>
      <w:r w:rsidRPr="001409F9">
        <w:rPr>
          <w:rFonts w:ascii="Calibri" w:hAnsi="Calibri" w:cs="Calibri"/>
          <w:i/>
          <w:iCs/>
          <w:sz w:val="22"/>
        </w:rPr>
        <w:t>et al.</w:t>
      </w:r>
      <w:r w:rsidRPr="001409F9">
        <w:rPr>
          <w:rFonts w:ascii="Calibri" w:hAnsi="Calibri" w:cs="Calibri"/>
          <w:sz w:val="22"/>
        </w:rPr>
        <w:t xml:space="preserve"> 2008; Wilder </w:t>
      </w:r>
      <w:r w:rsidRPr="001409F9">
        <w:rPr>
          <w:rFonts w:ascii="Calibri" w:hAnsi="Calibri" w:cs="Calibri"/>
          <w:i/>
          <w:iCs/>
          <w:sz w:val="22"/>
        </w:rPr>
        <w:t>et al.</w:t>
      </w:r>
      <w:r w:rsidRPr="001409F9">
        <w:rPr>
          <w:rFonts w:ascii="Calibri" w:hAnsi="Calibri" w:cs="Calibri"/>
          <w:sz w:val="22"/>
        </w:rPr>
        <w:t xml:space="preserve"> 2013; Hosking </w:t>
      </w:r>
      <w:r w:rsidRPr="001409F9">
        <w:rPr>
          <w:rFonts w:ascii="Calibri" w:hAnsi="Calibri" w:cs="Calibri"/>
          <w:i/>
          <w:iCs/>
          <w:sz w:val="22"/>
        </w:rPr>
        <w:t>et al.</w:t>
      </w:r>
      <w:r w:rsidRPr="001409F9">
        <w:rPr>
          <w:rFonts w:ascii="Calibri" w:hAnsi="Calibri" w:cs="Calibri"/>
          <w:sz w:val="22"/>
        </w:rPr>
        <w:t xml:space="preserve"> 2019)</w:t>
      </w:r>
      <w:r>
        <w:rPr>
          <w:rFonts w:cstheme="minorHAnsi"/>
          <w:sz w:val="22"/>
          <w:szCs w:val="22"/>
        </w:rPr>
        <w:fldChar w:fldCharType="end"/>
      </w:r>
      <w:r>
        <w:rPr>
          <w:rFonts w:cstheme="minorHAnsi"/>
          <w:sz w:val="22"/>
          <w:szCs w:val="22"/>
        </w:rPr>
        <w:t>. More practically, positing such a trade-off facilitates our analysis because it leads to an evolutionary equilibrium where fitness</w:t>
      </w:r>
      <w:ins w:id="32" w:author="John DeLong" w:date="2020-08-12T17:00:00Z">
        <w:r w:rsidR="00EA69A4">
          <w:rPr>
            <w:rFonts w:cstheme="minorHAnsi"/>
            <w:sz w:val="22"/>
            <w:szCs w:val="22"/>
          </w:rPr>
          <w:t xml:space="preserve"> (here, </w:t>
        </w:r>
      </w:ins>
      <w:ins w:id="33" w:author="Clay Cressler" w:date="2020-08-13T10:15:00Z">
        <w:r w:rsidR="00213991">
          <w:rPr>
            <w:rFonts w:cstheme="minorHAnsi"/>
            <w:sz w:val="22"/>
            <w:szCs w:val="22"/>
          </w:rPr>
          <w:t xml:space="preserve">the per-capita </w:t>
        </w:r>
      </w:ins>
      <w:ins w:id="34" w:author="John DeLong" w:date="2020-08-12T17:00:00Z">
        <w:r w:rsidR="00EA69A4">
          <w:rPr>
            <w:rFonts w:cstheme="minorHAnsi"/>
            <w:sz w:val="22"/>
            <w:szCs w:val="22"/>
          </w:rPr>
          <w:t>rate of population growth</w:t>
        </w:r>
      </w:ins>
      <w:ins w:id="35" w:author="John DeLong" w:date="2020-08-12T17:01:00Z">
        <w:r w:rsidR="00EA69A4">
          <w:rPr>
            <w:rFonts w:cstheme="minorHAnsi"/>
            <w:sz w:val="22"/>
            <w:szCs w:val="22"/>
          </w:rPr>
          <w:t>)</w:t>
        </w:r>
      </w:ins>
      <w:r>
        <w:rPr>
          <w:rFonts w:cstheme="minorHAnsi"/>
          <w:sz w:val="22"/>
          <w:szCs w:val="22"/>
        </w:rPr>
        <w:t xml:space="preserve"> is maximized. </w:t>
      </w:r>
      <w:r w:rsidRPr="00496E2D">
        <w:rPr>
          <w:rFonts w:cstheme="minorHAnsi"/>
          <w:sz w:val="22"/>
          <w:szCs w:val="22"/>
        </w:rPr>
        <w:t xml:space="preserve">Using the QG approach, the dynamics of the population mean trait,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oMath>
      <w:r>
        <w:rPr>
          <w:rFonts w:cstheme="minorHAnsi"/>
          <w:sz w:val="22"/>
          <w:szCs w:val="22"/>
        </w:rPr>
        <w:t>, a</w:t>
      </w:r>
      <w:r w:rsidRPr="00496E2D">
        <w:rPr>
          <w:rFonts w:cstheme="minorHAnsi"/>
          <w:sz w:val="22"/>
          <w:szCs w:val="22"/>
        </w:rPr>
        <w:t xml:space="preserve">re given by </w:t>
      </w:r>
    </w:p>
    <w:p w14:paraId="2A95714B" w14:textId="77777777" w:rsidR="00966191" w:rsidRDefault="00E67044" w:rsidP="00966191">
      <w:pPr>
        <w:tabs>
          <w:tab w:val="right" w:pos="9360"/>
        </w:tabs>
        <w:spacing w:after="0" w:line="480" w:lineRule="auto"/>
        <w:contextualSpacing/>
        <w:rPr>
          <w:rFonts w:eastAsiaTheme="minorEastAsia" w:cstheme="minorHAnsi"/>
          <w:sz w:val="22"/>
          <w:szCs w:val="22"/>
        </w:rPr>
      </w:pPr>
      <m:oMathPara>
        <m:oMath>
          <m:f>
            <m:fPr>
              <m:ctrlPr>
                <w:rPr>
                  <w:rFonts w:ascii="Cambria Math" w:hAnsi="Cambria Math" w:cstheme="minorHAnsi"/>
                  <w:sz w:val="22"/>
                  <w:szCs w:val="22"/>
                </w:rPr>
              </m:ctrlPr>
            </m:fPr>
            <m:num>
              <m:r>
                <w:rPr>
                  <w:rFonts w:ascii="Cambria Math" w:hAnsi="Cambria Math" w:cstheme="minorHAnsi"/>
                  <w:sz w:val="22"/>
                  <w:szCs w:val="22"/>
                </w:rPr>
                <m:t>d</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num>
            <m:den>
              <m:r>
                <w:rPr>
                  <w:rFonts w:ascii="Cambria Math" w:hAnsi="Cambria Math" w:cstheme="minorHAnsi"/>
                  <w:sz w:val="22"/>
                  <w:szCs w:val="22"/>
                </w:rPr>
                <m:t>dt</m:t>
              </m:r>
            </m:den>
          </m:f>
          <m:r>
            <w:rPr>
              <w:rFonts w:ascii="Cambria Math" w:hAnsi="Cambria Math" w:cstheme="minorHAnsi"/>
              <w:sz w:val="22"/>
              <w:szCs w:val="22"/>
            </w:rPr>
            <m:t>=V</m:t>
          </m:r>
          <m:sSub>
            <m:sSubPr>
              <m:ctrlPr>
                <w:rPr>
                  <w:rFonts w:ascii="Cambria Math" w:hAnsi="Cambria Math" w:cstheme="minorHAnsi"/>
                  <w:i/>
                  <w:sz w:val="22"/>
                  <w:szCs w:val="22"/>
                </w:rPr>
              </m:ctrlPr>
            </m:sSubPr>
            <m:e>
              <m:d>
                <m:dPr>
                  <m:ctrlPr>
                    <w:rPr>
                      <w:rFonts w:ascii="Cambria Math" w:hAnsi="Cambria Math" w:cstheme="minorHAnsi"/>
                      <w:i/>
                      <w:sz w:val="22"/>
                      <w:szCs w:val="22"/>
                    </w:rPr>
                  </m:ctrlPr>
                </m:dPr>
                <m:e>
                  <m:f>
                    <m:fPr>
                      <m:ctrlPr>
                        <w:rPr>
                          <w:rFonts w:ascii="Cambria Math" w:hAnsi="Cambria Math" w:cstheme="minorHAnsi"/>
                          <w:sz w:val="22"/>
                          <w:szCs w:val="22"/>
                        </w:rPr>
                      </m:ctrlPr>
                    </m:fPr>
                    <m:num>
                      <m:r>
                        <w:rPr>
                          <w:rFonts w:ascii="Cambria Math" w:hAnsi="Cambria Math" w:cstheme="minorHAnsi"/>
                          <w:sz w:val="22"/>
                          <w:szCs w:val="22"/>
                        </w:rPr>
                        <m:t>∂W</m:t>
                      </m:r>
                    </m:num>
                    <m:den>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den>
                  </m:f>
                </m:e>
              </m:d>
            </m:e>
            <m:sub>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sub>
          </m:sSub>
          <m:r>
            <w:rPr>
              <w:rFonts w:ascii="Cambria Math" w:eastAsiaTheme="minorEastAsia" w:hAnsi="Cambria Math" w:cstheme="minorHAnsi"/>
              <w:sz w:val="22"/>
              <w:szCs w:val="22"/>
            </w:rPr>
            <m:t>,</m:t>
          </m:r>
        </m:oMath>
      </m:oMathPara>
    </w:p>
    <w:p w14:paraId="42280451" w14:textId="77777777" w:rsidR="00966191" w:rsidRPr="00496E2D" w:rsidRDefault="00966191" w:rsidP="00966191">
      <w:pPr>
        <w:tabs>
          <w:tab w:val="right" w:pos="9360"/>
        </w:tabs>
        <w:spacing w:after="0" w:line="480" w:lineRule="auto"/>
        <w:contextualSpacing/>
        <w:rPr>
          <w:rFonts w:cstheme="minorHAnsi"/>
          <w:b/>
          <w:bCs/>
          <w:sz w:val="22"/>
          <w:szCs w:val="22"/>
        </w:rPr>
      </w:pPr>
      <w:r>
        <w:rPr>
          <w:rFonts w:cstheme="minorHAnsi"/>
          <w:sz w:val="22"/>
          <w:szCs w:val="22"/>
        </w:rPr>
        <w:t>w</w:t>
      </w:r>
      <w:r w:rsidRPr="00496E2D">
        <w:rPr>
          <w:rFonts w:cstheme="minorHAnsi"/>
          <w:sz w:val="22"/>
          <w:szCs w:val="22"/>
        </w:rPr>
        <w:t xml:space="preserve">here </w:t>
      </w:r>
      <w:r w:rsidRPr="00496E2D">
        <w:rPr>
          <w:rFonts w:cstheme="minorHAnsi"/>
          <w:i/>
          <w:iCs/>
          <w:sz w:val="22"/>
          <w:szCs w:val="22"/>
        </w:rPr>
        <w:t xml:space="preserve">V </w:t>
      </w:r>
      <w:r w:rsidRPr="00496E2D">
        <w:rPr>
          <w:rFonts w:cstheme="minorHAnsi"/>
          <w:sz w:val="22"/>
          <w:szCs w:val="22"/>
        </w:rPr>
        <w:t>is the</w:t>
      </w:r>
      <w:r>
        <w:rPr>
          <w:rFonts w:cstheme="minorHAnsi"/>
          <w:sz w:val="22"/>
          <w:szCs w:val="22"/>
        </w:rPr>
        <w:t xml:space="preserve"> product of narrow-sense heritability and</w:t>
      </w:r>
      <w:r w:rsidRPr="00496E2D">
        <w:rPr>
          <w:rFonts w:cstheme="minorHAnsi"/>
          <w:sz w:val="22"/>
          <w:szCs w:val="22"/>
        </w:rPr>
        <w:t xml:space="preserve"> additive genetic variance in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rPr>
        <w:t>,</w:t>
      </w:r>
      <w:r w:rsidRPr="00496E2D">
        <w:rPr>
          <w:rFonts w:cstheme="minorHAnsi"/>
          <w:sz w:val="22"/>
          <w:szCs w:val="22"/>
        </w:rPr>
        <w:t xml:space="preserve"> </w:t>
      </w:r>
      <m:oMath>
        <m:r>
          <w:rPr>
            <w:rFonts w:ascii="Cambria Math" w:hAnsi="Cambria Math" w:cstheme="minorHAnsi"/>
            <w:sz w:val="22"/>
            <w:szCs w:val="22"/>
          </w:rPr>
          <m:t>W=</m:t>
        </m:r>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R</m:t>
            </m:r>
          </m:den>
        </m:f>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dR</m:t>
                </m:r>
              </m:num>
              <m:den>
                <m:r>
                  <w:rPr>
                    <w:rFonts w:ascii="Cambria Math" w:hAnsi="Cambria Math" w:cstheme="minorHAnsi"/>
                    <w:sz w:val="22"/>
                    <w:szCs w:val="22"/>
                  </w:rPr>
                  <m:t>dt</m:t>
                </m:r>
              </m:den>
            </m:f>
          </m:e>
        </m:d>
      </m:oMath>
      <w:r>
        <w:rPr>
          <w:rFonts w:eastAsiaTheme="minorEastAsia" w:cstheme="minorHAnsi"/>
          <w:sz w:val="22"/>
          <w:szCs w:val="22"/>
        </w:rPr>
        <w:t xml:space="preserve"> </w:t>
      </w:r>
      <w:r w:rsidRPr="00496E2D">
        <w:rPr>
          <w:rFonts w:cstheme="minorHAnsi"/>
          <w:sz w:val="22"/>
          <w:szCs w:val="22"/>
        </w:rPr>
        <w:t xml:space="preserve">is </w:t>
      </w:r>
      <w:r>
        <w:rPr>
          <w:rFonts w:cstheme="minorHAnsi"/>
          <w:sz w:val="22"/>
          <w:szCs w:val="22"/>
        </w:rPr>
        <w:t xml:space="preserve">the </w:t>
      </w:r>
      <w:r w:rsidRPr="00496E2D">
        <w:rPr>
          <w:rFonts w:cstheme="minorHAnsi"/>
          <w:sz w:val="22"/>
          <w:szCs w:val="22"/>
        </w:rPr>
        <w:t>per-capita growth rate (</w:t>
      </w:r>
      <w:r>
        <w:rPr>
          <w:rFonts w:cstheme="minorHAnsi"/>
          <w:sz w:val="22"/>
          <w:szCs w:val="22"/>
        </w:rPr>
        <w:t xml:space="preserve">i.e., mean individual </w:t>
      </w:r>
      <w:r w:rsidRPr="00496E2D">
        <w:rPr>
          <w:rFonts w:cstheme="minorHAnsi"/>
          <w:sz w:val="22"/>
          <w:szCs w:val="22"/>
        </w:rPr>
        <w:t>fitness), and</w:t>
      </w:r>
      <m:oMath>
        <m:r>
          <w:rPr>
            <w:rFonts w:ascii="Cambria Math" w:hAnsi="Cambria Math" w:cstheme="minorHAnsi"/>
            <w:sz w:val="22"/>
            <w:szCs w:val="22"/>
          </w:rPr>
          <m:t xml:space="preserve"> </m:t>
        </m:r>
        <m:sSub>
          <m:sSubPr>
            <m:ctrlPr>
              <w:rPr>
                <w:rFonts w:ascii="Cambria Math" w:hAnsi="Cambria Math" w:cstheme="minorHAnsi"/>
                <w:i/>
                <w:sz w:val="22"/>
                <w:szCs w:val="22"/>
              </w:rPr>
            </m:ctrlPr>
          </m:sSubPr>
          <m:e>
            <m:d>
              <m:dPr>
                <m:ctrlPr>
                  <w:rPr>
                    <w:rFonts w:ascii="Cambria Math" w:hAnsi="Cambria Math" w:cstheme="minorHAnsi"/>
                    <w:i/>
                    <w:sz w:val="22"/>
                    <w:szCs w:val="22"/>
                  </w:rPr>
                </m:ctrlPr>
              </m:dPr>
              <m:e>
                <m:f>
                  <m:fPr>
                    <m:ctrlPr>
                      <w:rPr>
                        <w:rFonts w:ascii="Cambria Math" w:hAnsi="Cambria Math" w:cstheme="minorHAnsi"/>
                        <w:sz w:val="22"/>
                        <w:szCs w:val="22"/>
                      </w:rPr>
                    </m:ctrlPr>
                  </m:fPr>
                  <m:num>
                    <m:r>
                      <w:rPr>
                        <w:rFonts w:ascii="Cambria Math" w:hAnsi="Cambria Math" w:cstheme="minorHAnsi"/>
                        <w:sz w:val="22"/>
                        <w:szCs w:val="22"/>
                      </w:rPr>
                      <m:t>∂W</m:t>
                    </m:r>
                  </m:num>
                  <m:den>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den>
                </m:f>
              </m:e>
            </m:d>
          </m:e>
          <m:sub>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sub>
        </m:sSub>
      </m:oMath>
      <w:r w:rsidRPr="00496E2D">
        <w:rPr>
          <w:rFonts w:cstheme="minorHAnsi"/>
          <w:sz w:val="22"/>
          <w:szCs w:val="22"/>
        </w:rPr>
        <w:t xml:space="preserve">is the </w:t>
      </w:r>
      <w:r>
        <w:rPr>
          <w:rFonts w:cstheme="minorHAnsi"/>
          <w:sz w:val="22"/>
          <w:szCs w:val="22"/>
        </w:rPr>
        <w:t>fitness</w:t>
      </w:r>
      <w:r w:rsidRPr="00496E2D">
        <w:rPr>
          <w:rFonts w:cstheme="minorHAnsi"/>
          <w:sz w:val="22"/>
          <w:szCs w:val="22"/>
        </w:rPr>
        <w:t xml:space="preserve"> gradient</w:t>
      </w:r>
      <w:r>
        <w:rPr>
          <w:rFonts w:cstheme="minorHAnsi"/>
          <w:sz w:val="22"/>
          <w:szCs w:val="22"/>
        </w:rPr>
        <w:t xml:space="preserve"> evaluated at the mean trait</w:t>
      </w:r>
      <w:r w:rsidRPr="00496E2D">
        <w:rPr>
          <w:rFonts w:cstheme="minorHAnsi"/>
          <w:sz w:val="22"/>
          <w:szCs w:val="22"/>
        </w:rPr>
        <w:t xml:space="preserve">. </w:t>
      </w:r>
      <w:r>
        <w:rPr>
          <w:rFonts w:cstheme="minorHAnsi"/>
          <w:sz w:val="22"/>
          <w:szCs w:val="22"/>
        </w:rPr>
        <w:t xml:space="preserve">The fitness gradient will equal zero at the evolutionary equilibrium. Given equation (1) above, the fitness gradient is equal to </w:t>
      </w:r>
      <m:oMath>
        <m:r>
          <w:rPr>
            <w:rFonts w:ascii="Cambria Math" w:hAnsi="Cambria Math" w:cstheme="minorHAnsi"/>
            <w:sz w:val="22"/>
            <w:szCs w:val="22"/>
          </w:rPr>
          <m:t>1-</m:t>
        </m:r>
        <m:sSubSup>
          <m:sSubSupPr>
            <m:ctrlPr>
              <w:rPr>
                <w:rFonts w:ascii="Cambria Math" w:hAnsi="Cambria Math" w:cstheme="minorHAnsi"/>
                <w:i/>
                <w:sz w:val="22"/>
                <w:szCs w:val="22"/>
              </w:rPr>
            </m:ctrlPr>
          </m:sSubSupPr>
          <m:e>
            <m:r>
              <w:rPr>
                <w:rFonts w:ascii="Cambria Math" w:hAnsi="Cambria Math" w:cstheme="minorHAnsi"/>
                <w:sz w:val="22"/>
                <w:szCs w:val="22"/>
              </w:rPr>
              <m:t>d</m:t>
            </m:r>
          </m:e>
          <m:sub>
            <m:r>
              <w:rPr>
                <w:rFonts w:ascii="Cambria Math" w:hAnsi="Cambria Math" w:cstheme="minorHAnsi"/>
                <w:sz w:val="22"/>
                <w:szCs w:val="22"/>
              </w:rPr>
              <m:t>min</m:t>
            </m:r>
          </m:sub>
          <m:sup>
            <m:r>
              <w:rPr>
                <w:rFonts w:ascii="Cambria Math" w:hAnsi="Cambria Math" w:cstheme="minorHAnsi"/>
                <w:sz w:val="22"/>
                <w:szCs w:val="22"/>
              </w:rPr>
              <m:t>'</m:t>
            </m:r>
          </m:sup>
        </m:sSubSup>
        <m:d>
          <m:dPr>
            <m:ctrlPr>
              <w:rPr>
                <w:rFonts w:ascii="Cambria Math" w:hAnsi="Cambria Math" w:cstheme="minorHAnsi"/>
                <w:i/>
                <w:sz w:val="22"/>
                <w:szCs w:val="22"/>
              </w:rPr>
            </m:ctrlPr>
          </m:dPr>
          <m:e>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e>
        </m:d>
      </m:oMath>
      <w:r>
        <w:rPr>
          <w:rFonts w:eastAsiaTheme="minorEastAsia" w:cstheme="minorHAnsi"/>
          <w:sz w:val="22"/>
          <w:szCs w:val="22"/>
        </w:rPr>
        <w:t>, which implies that the minimum death rate (</w:t>
      </w:r>
      <w:proofErr w:type="spellStart"/>
      <w:r w:rsidRPr="00496E2D">
        <w:rPr>
          <w:rFonts w:cstheme="minorHAnsi"/>
          <w:i/>
          <w:iCs/>
          <w:sz w:val="22"/>
          <w:szCs w:val="22"/>
        </w:rPr>
        <w:t>d</w:t>
      </w:r>
      <w:r w:rsidRPr="00496E2D">
        <w:rPr>
          <w:rFonts w:cstheme="minorHAnsi"/>
          <w:i/>
          <w:iCs/>
          <w:sz w:val="22"/>
          <w:szCs w:val="22"/>
          <w:vertAlign w:val="subscript"/>
        </w:rPr>
        <w:t>min</w:t>
      </w:r>
      <w:proofErr w:type="spellEnd"/>
      <w:r>
        <w:rPr>
          <w:rFonts w:eastAsiaTheme="minorEastAsia" w:cstheme="minorHAnsi"/>
          <w:sz w:val="22"/>
          <w:szCs w:val="22"/>
        </w:rPr>
        <w:t>) must be an increasing function of the maximum birth rate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Pr>
          <w:rFonts w:eastAsiaTheme="minorEastAsia" w:cstheme="minorHAnsi"/>
          <w:sz w:val="22"/>
          <w:szCs w:val="22"/>
        </w:rPr>
        <w:t xml:space="preserve">) for an evolutionary equilibrium to exist (otherwise the fitness gradient will not change sign). For any equilibrium to represent a fitness maximum requires </w:t>
      </w:r>
      <m:oMath>
        <m:f>
          <m:fPr>
            <m:ctrlPr>
              <w:rPr>
                <w:rFonts w:ascii="Cambria Math" w:eastAsiaTheme="minorEastAsia" w:hAnsi="Cambria Math" w:cstheme="minorHAnsi"/>
                <w:i/>
                <w:sz w:val="22"/>
                <w:szCs w:val="22"/>
              </w:rPr>
            </m:ctrlPr>
          </m:fPr>
          <m:num>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m:t>
                </m:r>
              </m:e>
              <m:sup>
                <m:r>
                  <w:rPr>
                    <w:rFonts w:ascii="Cambria Math" w:eastAsiaTheme="minorEastAsia" w:hAnsi="Cambria Math" w:cstheme="minorHAnsi"/>
                    <w:sz w:val="22"/>
                    <w:szCs w:val="22"/>
                  </w:rPr>
                  <m:t>2</m:t>
                </m:r>
              </m:sup>
            </m:sSup>
            <m:r>
              <w:rPr>
                <w:rFonts w:ascii="Cambria Math" w:eastAsiaTheme="minorEastAsia" w:hAnsi="Cambria Math" w:cstheme="minorHAnsi"/>
                <w:sz w:val="22"/>
                <w:szCs w:val="22"/>
              </w:rPr>
              <m:t>W</m:t>
            </m:r>
          </m:num>
          <m:den>
            <m:r>
              <w:rPr>
                <w:rFonts w:ascii="Cambria Math" w:eastAsiaTheme="minorEastAsia" w:hAnsi="Cambria Math" w:cstheme="minorHAnsi"/>
                <w:sz w:val="22"/>
                <w:szCs w:val="22"/>
              </w:rPr>
              <m:t>∂</m:t>
            </m:r>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up>
                <m:r>
                  <w:rPr>
                    <w:rFonts w:ascii="Cambria Math" w:eastAsiaTheme="minorEastAsia" w:hAnsi="Cambria Math" w:cstheme="minorHAnsi"/>
                    <w:sz w:val="22"/>
                    <w:szCs w:val="22"/>
                  </w:rPr>
                  <m:t>2</m:t>
                </m:r>
              </m:sup>
            </m:sSubSup>
          </m:den>
        </m:f>
        <m:r>
          <w:rPr>
            <w:rFonts w:ascii="Cambria Math" w:eastAsiaTheme="minorEastAsia" w:hAnsi="Cambria Math" w:cstheme="minorHAnsi"/>
            <w:sz w:val="22"/>
            <w:szCs w:val="22"/>
          </w:rPr>
          <m:t>=-</m:t>
        </m:r>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t>
            </m:r>
          </m:sub>
          <m:sup>
            <m:r>
              <w:rPr>
                <w:rFonts w:ascii="Cambria Math" w:eastAsiaTheme="minorEastAsia" w:hAnsi="Cambria Math" w:cstheme="minorHAnsi"/>
                <w:sz w:val="22"/>
                <w:szCs w:val="22"/>
              </w:rPr>
              <m:t>''</m:t>
            </m:r>
          </m:sup>
        </m:sSubSup>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Sub>
          </m:e>
        </m:d>
        <m:r>
          <w:rPr>
            <w:rFonts w:ascii="Cambria Math" w:eastAsiaTheme="minorEastAsia" w:hAnsi="Cambria Math" w:cstheme="minorHAnsi"/>
            <w:sz w:val="22"/>
            <w:szCs w:val="22"/>
          </w:rPr>
          <m:t xml:space="preserve">&lt;0,  </m:t>
        </m:r>
      </m:oMath>
      <w:r>
        <w:rPr>
          <w:rFonts w:cstheme="minorHAnsi"/>
          <w:sz w:val="22"/>
          <w:szCs w:val="22"/>
        </w:rPr>
        <w:t xml:space="preserve"> which implies that the minimum death rate </w:t>
      </w:r>
      <w:r>
        <w:rPr>
          <w:rFonts w:eastAsiaTheme="minorEastAsia" w:cstheme="minorHAnsi"/>
          <w:sz w:val="22"/>
          <w:szCs w:val="22"/>
        </w:rPr>
        <w:t>(</w:t>
      </w:r>
      <w:proofErr w:type="spellStart"/>
      <w:r w:rsidRPr="00496E2D">
        <w:rPr>
          <w:rFonts w:cstheme="minorHAnsi"/>
          <w:i/>
          <w:iCs/>
          <w:sz w:val="22"/>
          <w:szCs w:val="22"/>
        </w:rPr>
        <w:t>d</w:t>
      </w:r>
      <w:r w:rsidRPr="00496E2D">
        <w:rPr>
          <w:rFonts w:cstheme="minorHAnsi"/>
          <w:i/>
          <w:iCs/>
          <w:sz w:val="22"/>
          <w:szCs w:val="22"/>
          <w:vertAlign w:val="subscript"/>
        </w:rPr>
        <w:t>min</w:t>
      </w:r>
      <w:proofErr w:type="spellEnd"/>
      <w:r>
        <w:rPr>
          <w:rFonts w:eastAsiaTheme="minorEastAsia" w:cstheme="minorHAnsi"/>
          <w:sz w:val="22"/>
          <w:szCs w:val="22"/>
        </w:rPr>
        <w:t xml:space="preserve">) </w:t>
      </w:r>
      <w:r>
        <w:rPr>
          <w:rFonts w:cstheme="minorHAnsi"/>
          <w:sz w:val="22"/>
          <w:szCs w:val="22"/>
        </w:rPr>
        <w:t xml:space="preserve">must be an accelerating function of maximum birth rate </w:t>
      </w:r>
      <w:r>
        <w:rPr>
          <w:rFonts w:eastAsiaTheme="minorEastAsia" w:cstheme="minorHAnsi"/>
          <w:sz w:val="22"/>
          <w:szCs w:val="22"/>
        </w:rPr>
        <w:t>(</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Pr>
          <w:rFonts w:eastAsiaTheme="minorEastAsia" w:cstheme="minorHAnsi"/>
          <w:sz w:val="22"/>
          <w:szCs w:val="22"/>
        </w:rPr>
        <w:t>)</w:t>
      </w:r>
      <w:r>
        <w:rPr>
          <w:rFonts w:cstheme="minorHAnsi"/>
          <w:sz w:val="22"/>
          <w:szCs w:val="22"/>
        </w:rPr>
        <w:t xml:space="preserve">. As such, we assume that </w:t>
      </w:r>
      <m:oMath>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r>
          <w:rPr>
            <w:rFonts w:ascii="Cambria Math" w:hAnsi="Cambria Math" w:cstheme="minorHAnsi"/>
            <w:sz w:val="22"/>
            <w:szCs w:val="22"/>
          </w:rPr>
          <m:t>=c</m:t>
        </m:r>
        <m:sSubSup>
          <m:sSubSupPr>
            <m:ctrlPr>
              <w:rPr>
                <w:rFonts w:ascii="Cambria Math" w:hAnsi="Cambria Math" w:cstheme="minorHAnsi"/>
                <w:i/>
                <w:sz w:val="22"/>
                <w:szCs w:val="22"/>
              </w:rPr>
            </m:ctrlPr>
          </m:sSubSupPr>
          <m:e>
            <m:r>
              <w:rPr>
                <w:rFonts w:ascii="Cambria Math" w:hAnsi="Cambria Math" w:cstheme="minorHAnsi"/>
                <w:sz w:val="22"/>
                <w:szCs w:val="22"/>
              </w:rPr>
              <m:t>b</m:t>
            </m:r>
          </m:e>
          <m:sub>
            <m:r>
              <w:rPr>
                <w:rFonts w:ascii="Cambria Math" w:hAnsi="Cambria Math" w:cstheme="minorHAnsi"/>
                <w:sz w:val="22"/>
                <w:szCs w:val="22"/>
              </w:rPr>
              <m:t>max</m:t>
            </m:r>
          </m:sub>
          <m:sup>
            <m:r>
              <w:rPr>
                <w:rFonts w:ascii="Cambria Math" w:hAnsi="Cambria Math" w:cstheme="minorHAnsi"/>
                <w:sz w:val="22"/>
                <w:szCs w:val="22"/>
              </w:rPr>
              <m:t>2</m:t>
            </m:r>
          </m:sup>
        </m:sSubSup>
      </m:oMath>
      <w:r>
        <w:rPr>
          <w:rFonts w:eastAsiaTheme="minorEastAsia" w:cstheme="minorHAnsi"/>
          <w:sz w:val="22"/>
          <w:szCs w:val="22"/>
        </w:rPr>
        <w:t xml:space="preserve">, where </w:t>
      </w:r>
      <w:r w:rsidRPr="00EB377A">
        <w:rPr>
          <w:rFonts w:eastAsiaTheme="minorEastAsia" w:cstheme="minorHAnsi"/>
          <w:i/>
          <w:sz w:val="22"/>
          <w:szCs w:val="22"/>
        </w:rPr>
        <w:t>c</w:t>
      </w:r>
      <w:r>
        <w:rPr>
          <w:rFonts w:eastAsiaTheme="minorEastAsia" w:cstheme="minorHAnsi"/>
          <w:sz w:val="22"/>
          <w:szCs w:val="22"/>
        </w:rPr>
        <w:t xml:space="preserve"> is a trade-off constant, making the equation for the evolutionary dynamics </w:t>
      </w:r>
    </w:p>
    <w:p w14:paraId="143A6880" w14:textId="77777777" w:rsidR="00966191" w:rsidRPr="00496E2D" w:rsidRDefault="00E67044" w:rsidP="00966191">
      <w:pPr>
        <w:tabs>
          <w:tab w:val="right" w:pos="9360"/>
        </w:tabs>
        <w:spacing w:after="0" w:line="480" w:lineRule="auto"/>
        <w:contextualSpacing/>
        <w:rPr>
          <w:rFonts w:cstheme="minorHAnsi"/>
          <w:b/>
          <w:bCs/>
          <w:sz w:val="22"/>
          <w:szCs w:val="22"/>
        </w:rPr>
      </w:pPr>
      <m:oMath>
        <m:f>
          <m:fPr>
            <m:ctrlPr>
              <w:rPr>
                <w:rFonts w:ascii="Cambria Math" w:hAnsi="Cambria Math" w:cstheme="minorHAnsi"/>
                <w:sz w:val="22"/>
                <w:szCs w:val="22"/>
              </w:rPr>
            </m:ctrlPr>
          </m:fPr>
          <m:num>
            <m:r>
              <w:rPr>
                <w:rFonts w:ascii="Cambria Math" w:hAnsi="Cambria Math" w:cstheme="minorHAnsi"/>
                <w:sz w:val="22"/>
                <w:szCs w:val="22"/>
              </w:rPr>
              <m:t>d</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num>
          <m:den>
            <m:r>
              <w:rPr>
                <w:rFonts w:ascii="Cambria Math" w:hAnsi="Cambria Math" w:cstheme="minorHAnsi"/>
                <w:sz w:val="22"/>
                <w:szCs w:val="22"/>
              </w:rPr>
              <m:t>dt</m:t>
            </m:r>
          </m:den>
        </m:f>
        <m:r>
          <w:rPr>
            <w:rFonts w:ascii="Cambria Math" w:hAnsi="Cambria Math" w:cstheme="minorHAnsi"/>
            <w:sz w:val="22"/>
            <w:szCs w:val="22"/>
          </w:rPr>
          <m:t>=V</m:t>
        </m:r>
        <m:d>
          <m:dPr>
            <m:ctrlPr>
              <w:rPr>
                <w:rFonts w:ascii="Cambria Math" w:hAnsi="Cambria Math" w:cstheme="minorHAnsi"/>
                <w:sz w:val="22"/>
                <w:szCs w:val="22"/>
              </w:rPr>
            </m:ctrlPr>
          </m:dPr>
          <m:e>
            <m:r>
              <w:rPr>
                <w:rFonts w:ascii="Cambria Math" w:hAnsi="Cambria Math" w:cstheme="minorHAnsi"/>
                <w:sz w:val="22"/>
                <w:szCs w:val="22"/>
              </w:rPr>
              <m:t>1-2c</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e>
        </m:d>
      </m:oMath>
      <w:r w:rsidR="00966191">
        <w:rPr>
          <w:rFonts w:cstheme="minorHAnsi"/>
          <w:sz w:val="22"/>
          <w:szCs w:val="22"/>
        </w:rPr>
        <w:t xml:space="preserve"> </w:t>
      </w:r>
      <w:r w:rsidR="00966191">
        <w:rPr>
          <w:rFonts w:cstheme="minorHAnsi"/>
          <w:sz w:val="22"/>
          <w:szCs w:val="22"/>
        </w:rPr>
        <w:tab/>
        <w:t>(</w:t>
      </w:r>
      <w:r w:rsidR="00966191" w:rsidRPr="00496E2D">
        <w:rPr>
          <w:rFonts w:cstheme="minorHAnsi"/>
          <w:sz w:val="22"/>
          <w:szCs w:val="22"/>
        </w:rPr>
        <w:t>Equation 2)</w:t>
      </w:r>
    </w:p>
    <w:p w14:paraId="1FC7BE82" w14:textId="77777777" w:rsidR="00966191" w:rsidRPr="00496E2D" w:rsidRDefault="00966191" w:rsidP="00966191">
      <w:pPr>
        <w:spacing w:after="0" w:line="480" w:lineRule="auto"/>
        <w:contextualSpacing/>
        <w:rPr>
          <w:rFonts w:eastAsiaTheme="minorEastAsia" w:cstheme="minorHAnsi"/>
          <w:sz w:val="22"/>
          <w:szCs w:val="22"/>
        </w:rPr>
      </w:pPr>
      <w:r w:rsidRPr="00496E2D">
        <w:rPr>
          <w:rFonts w:cstheme="minorHAnsi"/>
          <w:sz w:val="22"/>
          <w:szCs w:val="22"/>
        </w:rPr>
        <w:t>Thus, in the deterministic QG model given by equations (1-2), the population will approach the eco-evolutionary equilibrium</w:t>
      </w:r>
      <w:r>
        <w:rPr>
          <w:rFonts w:cstheme="minorHAnsi"/>
          <w:sz w:val="22"/>
          <w:szCs w:val="22"/>
        </w:rPr>
        <w:t>:</w:t>
      </w:r>
    </w:p>
    <w:p w14:paraId="4CE44A0E" w14:textId="77777777" w:rsidR="00966191" w:rsidRPr="00496E2D" w:rsidRDefault="00E67044" w:rsidP="00966191">
      <w:pPr>
        <w:tabs>
          <w:tab w:val="right" w:pos="9360"/>
        </w:tabs>
        <w:spacing w:after="0" w:line="480" w:lineRule="auto"/>
        <w:contextualSpacing/>
        <w:rPr>
          <w:rFonts w:eastAsiaTheme="minorEastAsia" w:cstheme="minorHAnsi"/>
          <w:sz w:val="22"/>
          <w:szCs w:val="22"/>
        </w:rPr>
      </w:pPr>
      <m:oMath>
        <m:d>
          <m:dPr>
            <m:ctrlPr>
              <w:rPr>
                <w:rFonts w:ascii="Cambria Math" w:hAnsi="Cambria Math" w:cstheme="minorHAnsi"/>
                <w:sz w:val="22"/>
                <w:szCs w:val="22"/>
              </w:rPr>
            </m:ctrlPr>
          </m:dPr>
          <m:e>
            <m:acc>
              <m:accPr>
                <m:ctrlPr>
                  <w:rPr>
                    <w:rFonts w:ascii="Cambria Math" w:hAnsi="Cambria Math" w:cstheme="minorHAnsi"/>
                    <w:i/>
                    <w:sz w:val="22"/>
                    <w:szCs w:val="22"/>
                  </w:rPr>
                </m:ctrlPr>
              </m:accPr>
              <m:e>
                <m:r>
                  <w:rPr>
                    <w:rFonts w:ascii="Cambria Math" w:hAnsi="Cambria Math" w:cstheme="minorHAnsi"/>
                    <w:sz w:val="22"/>
                    <w:szCs w:val="22"/>
                  </w:rPr>
                  <m:t>R</m:t>
                </m:r>
              </m:e>
            </m:acc>
            <m:r>
              <w:rPr>
                <w:rFonts w:ascii="Cambria Math" w:hAnsi="Cambria Math" w:cstheme="minorHAnsi"/>
                <w:sz w:val="22"/>
                <w:szCs w:val="22"/>
              </w:rPr>
              <m:t>=K=</m:t>
            </m:r>
            <m:f>
              <m:fPr>
                <m:ctrlPr>
                  <w:rPr>
                    <w:rFonts w:ascii="Cambria Math" w:hAnsi="Cambria Math" w:cstheme="minorHAnsi"/>
                    <w:sz w:val="22"/>
                    <w:szCs w:val="22"/>
                  </w:rPr>
                </m:ctrlPr>
              </m:fPr>
              <m:num>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e>
                </m:acc>
              </m:num>
              <m:den>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den>
            </m:f>
            <m:r>
              <w:rPr>
                <w:rFonts w:ascii="Cambria Math" w:hAnsi="Cambria Math" w:cstheme="minorHAnsi"/>
                <w:sz w:val="22"/>
                <w:szCs w:val="22"/>
              </w:rPr>
              <m:t>,</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m:t>
            </m:r>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2c</m:t>
                </m:r>
              </m:den>
            </m:f>
          </m:e>
        </m:d>
      </m:oMath>
      <w:r w:rsidR="00966191" w:rsidRPr="00496E2D">
        <w:rPr>
          <w:rFonts w:eastAsiaTheme="minorEastAsia" w:cstheme="minorHAnsi"/>
          <w:sz w:val="22"/>
          <w:szCs w:val="22"/>
        </w:rPr>
        <w:t xml:space="preserve">. </w:t>
      </w:r>
      <w:r w:rsidR="00966191">
        <w:rPr>
          <w:rFonts w:eastAsiaTheme="minorEastAsia" w:cstheme="minorHAnsi"/>
          <w:sz w:val="22"/>
          <w:szCs w:val="22"/>
        </w:rPr>
        <w:tab/>
      </w:r>
      <w:r w:rsidR="00966191" w:rsidRPr="00496E2D">
        <w:rPr>
          <w:rFonts w:eastAsiaTheme="minorEastAsia" w:cstheme="minorHAnsi"/>
          <w:sz w:val="22"/>
          <w:szCs w:val="22"/>
        </w:rPr>
        <w:t>(Equation 3)</w:t>
      </w:r>
    </w:p>
    <w:p w14:paraId="6CF9EA34" w14:textId="10DC3872" w:rsidR="00966191" w:rsidRPr="00496E2D" w:rsidRDefault="00966191" w:rsidP="00966191">
      <w:pPr>
        <w:spacing w:after="0" w:line="480" w:lineRule="auto"/>
        <w:contextualSpacing/>
        <w:rPr>
          <w:rFonts w:cstheme="minorHAnsi"/>
          <w:b/>
          <w:bCs/>
          <w:sz w:val="22"/>
          <w:szCs w:val="22"/>
        </w:rPr>
      </w:pPr>
      <w:r>
        <w:rPr>
          <w:rFonts w:cstheme="minorHAnsi"/>
          <w:sz w:val="22"/>
          <w:szCs w:val="22"/>
        </w:rPr>
        <w:t>We borrow the terminology of the adaptive dynamics literature and call this value</w:t>
      </w:r>
      <w:r w:rsidRPr="00496E2D">
        <w:rPr>
          <w:rFonts w:cstheme="minorHAnsi"/>
          <w:sz w:val="22"/>
          <w:szCs w:val="22"/>
        </w:rPr>
        <w:t xml:space="preserve"> o</w:t>
      </w:r>
      <w:r>
        <w:rPr>
          <w:rFonts w:cstheme="minorHAnsi"/>
          <w:sz w:val="22"/>
          <w:szCs w:val="22"/>
        </w:rPr>
        <w:t>f</w:t>
      </w:r>
      <w:ins w:id="36" w:author="John DeLong" w:date="2020-08-12T17:04:00Z">
        <w:r w:rsidR="00EA69A4">
          <w:rPr>
            <w:rFonts w:cstheme="minorHAnsi"/>
            <w:sz w:val="22"/>
            <w:szCs w:val="22"/>
          </w:rPr>
          <w:t xml:space="preserve"> the mean maximum birth rate (</w:t>
        </w:r>
      </w:ins>
      <w:del w:id="37" w:author="John DeLong" w:date="2020-08-12T17:04:00Z">
        <w:r w:rsidDel="00EA69A4">
          <w:rPr>
            <w:rFonts w:cstheme="minorHAnsi"/>
            <w:sz w:val="22"/>
            <w:szCs w:val="22"/>
          </w:rPr>
          <w:delText xml:space="preserve"> </w:delText>
        </w:r>
      </w:del>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oMath>
      <w:ins w:id="38" w:author="John DeLong" w:date="2020-08-12T17:04:00Z">
        <w:r w:rsidR="00EA69A4">
          <w:rPr>
            <w:rFonts w:eastAsiaTheme="minorEastAsia" w:cstheme="minorHAnsi"/>
            <w:sz w:val="22"/>
            <w:szCs w:val="22"/>
          </w:rPr>
          <w:t>)</w:t>
        </w:r>
      </w:ins>
      <w:r>
        <w:rPr>
          <w:rFonts w:cstheme="minorHAnsi"/>
          <w:sz w:val="22"/>
          <w:szCs w:val="22"/>
        </w:rPr>
        <w:t xml:space="preserve"> </w:t>
      </w:r>
      <w:r w:rsidRPr="00496E2D">
        <w:rPr>
          <w:rFonts w:cstheme="minorHAnsi"/>
          <w:sz w:val="22"/>
          <w:szCs w:val="22"/>
        </w:rPr>
        <w:t>an evolutionarily stable strategy (ESS)</w:t>
      </w:r>
      <w:r>
        <w:rPr>
          <w:rFonts w:cstheme="minorHAnsi"/>
          <w:sz w:val="22"/>
          <w:szCs w:val="22"/>
        </w:rPr>
        <w:t xml:space="preserve">, since it is an evolutionary equilibrium where other trait values could not invade (in this case it is also the location where fitness is maximized). </w:t>
      </w:r>
    </w:p>
    <w:p w14:paraId="4A9AB50A" w14:textId="1C34D527" w:rsidR="00966191" w:rsidRDefault="00966191" w:rsidP="00966191">
      <w:pPr>
        <w:spacing w:after="0" w:line="480" w:lineRule="auto"/>
        <w:contextualSpacing/>
        <w:rPr>
          <w:rFonts w:cstheme="minorHAnsi"/>
          <w:sz w:val="22"/>
          <w:szCs w:val="22"/>
        </w:rPr>
      </w:pPr>
      <w:r w:rsidRPr="00496E2D">
        <w:rPr>
          <w:rFonts w:cstheme="minorHAnsi"/>
          <w:i/>
          <w:iCs/>
          <w:sz w:val="22"/>
          <w:szCs w:val="22"/>
        </w:rPr>
        <w:t xml:space="preserve">Stochastic eco-evolutionary dynamics: </w:t>
      </w:r>
      <w:r w:rsidRPr="00496E2D">
        <w:rPr>
          <w:rFonts w:cstheme="minorHAnsi"/>
          <w:sz w:val="22"/>
          <w:szCs w:val="22"/>
        </w:rPr>
        <w:t xml:space="preserve">GEMs simulate </w:t>
      </w:r>
      <w:r>
        <w:rPr>
          <w:rFonts w:cstheme="minorHAnsi"/>
          <w:sz w:val="22"/>
          <w:szCs w:val="22"/>
        </w:rPr>
        <w:t xml:space="preserve">ecological dynamics through a stochastic birth-death process </w:t>
      </w:r>
      <w:r w:rsidRPr="00496E2D">
        <w:rPr>
          <w:rFonts w:cstheme="minorHAnsi"/>
          <w:sz w:val="22"/>
          <w:szCs w:val="22"/>
        </w:rPr>
        <w:fldChar w:fldCharType="begin"/>
      </w:r>
      <w:r w:rsidR="00213991">
        <w:rPr>
          <w:rFonts w:cstheme="minorHAnsi"/>
          <w:sz w:val="22"/>
          <w:szCs w:val="22"/>
        </w:rPr>
        <w:instrText xml:space="preserve"> ADDIN ZOTERO_ITEM CSL_CITATION {"citationID":"MRNbyPGq","properties":{"formattedCitation":"(DeLong &amp; Gibert 2016; DeLong &amp; Luhring 2018; DeLong &amp; Belmaker 2019)","plainCitation":"(DeLong &amp; Gibert 2016; DeLong &amp; Luhring 2018; DeLong &amp; Belmaker 2019)","noteIndex":0},"citationItems":[{"id":"OdB3TNWW/AUqife06","uris":["http://zotero.org/users/1264037/items/QD62TNZM"],"uri":["http://zotero.org/users/1264037/items/QD62TNZM"],"itemData":{"id":2631,"type":"article-journal","abstract":"Heritable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P."}],"issued":{"date-parts":[["2016",2,1]]}}},{"id":"OdB3TNWW/TLx7CKEP","uris":["http://zotero.org/users/1264037/items/CPMJ5H34"],"uri":["http://zotero.org/users/1264037/items/CPMJ5H34"],"itemData":{"id":6088,"type":"article-journal","abstract":"Age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M."}],"issued":{"date-parts":[["2018",4,1]]}}},{"id":"OdB3TNWW/SWO2uuJ2","uris":["http://zotero.org/users/1264037/items/XCPYDJP6"],"uri":["http://zotero.org/users/1264037/items/XCPYDJP6"],"itemData":{"id":7518,"type":"article-journal","abstract":"Invading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r w:rsidRPr="00496E2D">
        <w:rPr>
          <w:rFonts w:cstheme="minorHAnsi"/>
          <w:sz w:val="22"/>
          <w:szCs w:val="22"/>
        </w:rPr>
        <w:fldChar w:fldCharType="separate"/>
      </w:r>
      <w:bookmarkStart w:id="39" w:name="__Fieldmark__1396_3467020329"/>
      <w:bookmarkStart w:id="40" w:name="__Fieldmark__401_3467020329"/>
      <w:r w:rsidRPr="008E50B7">
        <w:rPr>
          <w:rFonts w:ascii="Calibri" w:hAnsi="Calibri" w:cs="Calibri"/>
          <w:sz w:val="22"/>
        </w:rPr>
        <w:t xml:space="preserve">(DeLong &amp; </w:t>
      </w:r>
      <w:proofErr w:type="spellStart"/>
      <w:r w:rsidRPr="008E50B7">
        <w:rPr>
          <w:rFonts w:ascii="Calibri" w:hAnsi="Calibri" w:cs="Calibri"/>
          <w:sz w:val="22"/>
        </w:rPr>
        <w:t>Gibert</w:t>
      </w:r>
      <w:proofErr w:type="spellEnd"/>
      <w:r w:rsidRPr="008E50B7">
        <w:rPr>
          <w:rFonts w:ascii="Calibri" w:hAnsi="Calibri" w:cs="Calibri"/>
          <w:sz w:val="22"/>
        </w:rPr>
        <w:t xml:space="preserve"> 2016; DeLong &amp; </w:t>
      </w:r>
      <w:proofErr w:type="spellStart"/>
      <w:r w:rsidRPr="008E50B7">
        <w:rPr>
          <w:rFonts w:ascii="Calibri" w:hAnsi="Calibri" w:cs="Calibri"/>
          <w:sz w:val="22"/>
        </w:rPr>
        <w:t>Luhring</w:t>
      </w:r>
      <w:proofErr w:type="spellEnd"/>
      <w:r w:rsidRPr="008E50B7">
        <w:rPr>
          <w:rFonts w:ascii="Calibri" w:hAnsi="Calibri" w:cs="Calibri"/>
          <w:sz w:val="22"/>
        </w:rPr>
        <w:t xml:space="preserve"> 2018; DeLong &amp; </w:t>
      </w:r>
      <w:proofErr w:type="spellStart"/>
      <w:r w:rsidRPr="008E50B7">
        <w:rPr>
          <w:rFonts w:ascii="Calibri" w:hAnsi="Calibri" w:cs="Calibri"/>
          <w:sz w:val="22"/>
        </w:rPr>
        <w:t>Belmaker</w:t>
      </w:r>
      <w:proofErr w:type="spellEnd"/>
      <w:r w:rsidRPr="008E50B7">
        <w:rPr>
          <w:rFonts w:ascii="Calibri" w:hAnsi="Calibri" w:cs="Calibri"/>
          <w:sz w:val="22"/>
        </w:rPr>
        <w:t xml:space="preserve"> 2019)</w:t>
      </w:r>
      <w:r w:rsidRPr="00496E2D">
        <w:rPr>
          <w:rFonts w:cstheme="minorHAnsi"/>
          <w:sz w:val="22"/>
          <w:szCs w:val="22"/>
        </w:rPr>
        <w:fldChar w:fldCharType="end"/>
      </w:r>
      <w:bookmarkEnd w:id="39"/>
      <w:bookmarkEnd w:id="40"/>
      <w:r w:rsidRPr="00496E2D">
        <w:rPr>
          <w:rFonts w:cstheme="minorHAnsi"/>
          <w:sz w:val="22"/>
          <w:szCs w:val="22"/>
        </w:rPr>
        <w:t xml:space="preserve">. GEMs build on the standard Gillespie algorithm </w:t>
      </w:r>
      <w:r>
        <w:rPr>
          <w:rFonts w:cstheme="minorHAnsi"/>
          <w:sz w:val="22"/>
          <w:szCs w:val="22"/>
        </w:rPr>
        <w:t>for</w:t>
      </w:r>
      <w:r w:rsidRPr="00496E2D">
        <w:rPr>
          <w:rFonts w:cstheme="minorHAnsi"/>
          <w:sz w:val="22"/>
          <w:szCs w:val="22"/>
        </w:rPr>
        <w:t xml:space="preserve"> simulat</w:t>
      </w:r>
      <w:r>
        <w:rPr>
          <w:rFonts w:cstheme="minorHAnsi"/>
          <w:sz w:val="22"/>
          <w:szCs w:val="22"/>
        </w:rPr>
        <w:t>ing</w:t>
      </w:r>
      <w:r w:rsidRPr="00496E2D">
        <w:rPr>
          <w:rFonts w:cstheme="minorHAnsi"/>
          <w:sz w:val="22"/>
          <w:szCs w:val="22"/>
        </w:rPr>
        <w:t xml:space="preserve"> ODE models where demographic stochasticity (random variation in the sequence and number of demographic events) influences </w:t>
      </w:r>
      <w:r>
        <w:rPr>
          <w:rFonts w:cstheme="minorHAnsi"/>
          <w:sz w:val="22"/>
          <w:szCs w:val="22"/>
        </w:rPr>
        <w:t>population</w:t>
      </w:r>
      <w:r w:rsidRPr="00496E2D">
        <w:rPr>
          <w:rFonts w:cstheme="minorHAnsi"/>
          <w:sz w:val="22"/>
          <w:szCs w:val="22"/>
        </w:rPr>
        <w:t xml:space="preserve"> outcomes </w:t>
      </w:r>
      <w:r w:rsidRPr="00496E2D">
        <w:rPr>
          <w:rFonts w:cstheme="minorHAnsi"/>
          <w:sz w:val="22"/>
          <w:szCs w:val="22"/>
        </w:rPr>
        <w:fldChar w:fldCharType="begin"/>
      </w:r>
      <w:r w:rsidR="00213991">
        <w:rPr>
          <w:rFonts w:cstheme="minorHAnsi"/>
          <w:sz w:val="22"/>
          <w:szCs w:val="22"/>
        </w:rPr>
        <w:instrText xml:space="preserve"> ADDIN ZOTERO_ITEM CSL_CITATION {"citationID":"5F1uLreH","properties":{"formattedCitation":"(Gillespie 1977; Yaari {\\i{}et al.} 2012)","plainCitation":"(Gillespie 1977; Yaari et al. 2012)","noteIndex":0},"citationItems":[{"id":"OdB3TNWW/kgcXOIP7","uris":["http://zotero.org/users/1264037/items/QR2HAGVK"],"uri":["http://zotero.org/users/1264037/items/QR2HAGVK"],"itemData":{"id":179,"type":"article-journal","container-title":"The Journal of Physical Chemistry","DOI":"10.1021/j100540a008","ISSN":"0022-3654","issue":"25","journalAbbreviation":"J. Phys. Chem.","page":"2340-2361","source":"ACS Publications","title":"Exact stochastic simulation of coupled chemical reactions","volume":"81","author":[{"family":"Gillespie","given":"Daniel T."}],"issued":{"date-parts":[["1977",12,1]]}}},{"id":"OdB3TNWW/zGbs42y8","uris":["http://zotero.org/users/1264037/items/CUXSKHUM"],"uri":["http://zotero.org/users/1264037/items/CUXSKHUM"],"itemData":{"id":2659,"type":"article-journal","abstract":"Recent theory and experimental work in metapopulations and metacommunities demonstrates that long-term persistence is maximized when the rate at which individuals disperse among patches within the system is intermediate; if too low, local extinctions are more frequent than recolonizations, increasing the chance of regional-scale extinctions, and if too high, dynamics exhibit region-wide synchrony, and local extinctions occur in near unison across the region. Although common, little is known about how the size and topology of the metapopulation (metacommunity) affect this bell-shaped relationship between dispersal rate and regional persistence time. Using a suite of mathematical models, we examined the effects of dispersal, patch number, and topology on the regional persistence time when local populations are subject to demographic stochasticity. We found that the form of the relationship between regional persistence time and the number of patches is consistent across all models studied; however, the form of the relationship is distinctly different among low, intermediate, and high dispersal rates. Under low and intermediate dispersal rates, regional persistence times increase logarithmically and exponentially (respectively) with increasing numbers of patches, whereas under high dispersal, the form of the relationship depends on local dynamics. Furthermore, we demonstrate that the forms of these relationships, which give rise to the bell-shaped relationship between dispersal rate and persistence time, are a product of recolonization and the region-wide synchronization (or lack thereof) of population dynamics. Identifying such metapopulation attributes that impact extinction risk is of utmost importance for managing and conserving the earth's evermore fragmented populations.","container-title":"Ecology","DOI":"10.1890/11-1077.1","ISSN":"0012-9658","issue":"5","journalAbbreviation":"Ecology","page":"1214-1227","source":"0-www.esajournals.org.library.unl.edu (Atypon)","title":"Consistent scaling of persistence time in metapopulations","volume":"93","author":[{"family":"Yaari","given":"Gur"},{"family":"Ben-Zion","given":"Yossi"},{"family":"Shnerb","given":"Nadav M."},{"family":"Vasseur","given":"David A."}],"issued":{"date-parts":[["2012"]]}}}],"schema":"https://github.com/citation-style-language/schema/raw/master/csl-citation.json"} </w:instrText>
      </w:r>
      <w:r w:rsidRPr="00496E2D">
        <w:rPr>
          <w:rFonts w:cstheme="minorHAnsi"/>
          <w:sz w:val="22"/>
          <w:szCs w:val="22"/>
        </w:rPr>
        <w:fldChar w:fldCharType="separate"/>
      </w:r>
      <w:bookmarkStart w:id="41" w:name="__Fieldmark__1403_3467020329"/>
      <w:bookmarkStart w:id="42" w:name="__Fieldmark__412_3467020329"/>
      <w:r w:rsidRPr="008E50B7">
        <w:rPr>
          <w:rFonts w:ascii="Calibri" w:hAnsi="Calibri" w:cs="Calibri"/>
          <w:sz w:val="22"/>
        </w:rPr>
        <w:t xml:space="preserve">(Gillespie 1977; </w:t>
      </w:r>
      <w:proofErr w:type="spellStart"/>
      <w:r w:rsidRPr="008E50B7">
        <w:rPr>
          <w:rFonts w:ascii="Calibri" w:hAnsi="Calibri" w:cs="Calibri"/>
          <w:sz w:val="22"/>
        </w:rPr>
        <w:t>Yaari</w:t>
      </w:r>
      <w:proofErr w:type="spellEnd"/>
      <w:r w:rsidRPr="008E50B7">
        <w:rPr>
          <w:rFonts w:ascii="Calibri" w:hAnsi="Calibri" w:cs="Calibri"/>
          <w:sz w:val="22"/>
        </w:rPr>
        <w:t xml:space="preserve"> </w:t>
      </w:r>
      <w:r w:rsidRPr="008E50B7">
        <w:rPr>
          <w:rFonts w:ascii="Calibri" w:hAnsi="Calibri" w:cs="Calibri"/>
          <w:i/>
          <w:iCs/>
          <w:sz w:val="22"/>
        </w:rPr>
        <w:t>et al.</w:t>
      </w:r>
      <w:r w:rsidRPr="008E50B7">
        <w:rPr>
          <w:rFonts w:ascii="Calibri" w:hAnsi="Calibri" w:cs="Calibri"/>
          <w:sz w:val="22"/>
        </w:rPr>
        <w:t xml:space="preserve"> 2012)</w:t>
      </w:r>
      <w:r w:rsidRPr="00496E2D">
        <w:rPr>
          <w:rFonts w:cstheme="minorHAnsi"/>
          <w:sz w:val="22"/>
          <w:szCs w:val="22"/>
        </w:rPr>
        <w:fldChar w:fldCharType="end"/>
      </w:r>
      <w:bookmarkEnd w:id="41"/>
      <w:bookmarkEnd w:id="42"/>
      <w:r>
        <w:rPr>
          <w:rFonts w:cstheme="minorHAnsi"/>
          <w:sz w:val="22"/>
          <w:szCs w:val="22"/>
        </w:rPr>
        <w:t xml:space="preserve"> and by incorporating </w:t>
      </w:r>
      <w:r w:rsidRPr="00496E2D">
        <w:rPr>
          <w:rFonts w:cstheme="minorHAnsi"/>
          <w:sz w:val="22"/>
          <w:szCs w:val="22"/>
        </w:rPr>
        <w:t xml:space="preserve">demographic heterogeneity (variation among individuals in </w:t>
      </w:r>
      <w:r>
        <w:rPr>
          <w:rFonts w:cstheme="minorHAnsi"/>
          <w:sz w:val="22"/>
          <w:szCs w:val="22"/>
        </w:rPr>
        <w:t xml:space="preserve">expected </w:t>
      </w:r>
      <w:r w:rsidRPr="00496E2D">
        <w:rPr>
          <w:rFonts w:cstheme="minorHAnsi"/>
          <w:sz w:val="22"/>
          <w:szCs w:val="22"/>
        </w:rPr>
        <w:t>demographic traits</w:t>
      </w:r>
      <w:r>
        <w:rPr>
          <w:rFonts w:cstheme="minorHAnsi"/>
          <w:sz w:val="22"/>
          <w:szCs w:val="22"/>
        </w:rPr>
        <w:t xml:space="preserve">) into the population. Unlike with a standard Gillespie algorithm, where population size is represented by a number, in a GEM, populations are represented </w:t>
      </w:r>
      <w:del w:id="43" w:author="Clay Cressler" w:date="2020-08-13T10:31:00Z">
        <w:r w:rsidDel="00D91C53">
          <w:rPr>
            <w:rFonts w:cstheme="minorHAnsi"/>
            <w:sz w:val="22"/>
            <w:szCs w:val="22"/>
          </w:rPr>
          <w:delText>with distributions of</w:delText>
        </w:r>
      </w:del>
      <w:ins w:id="44" w:author="Clay Cressler" w:date="2020-08-13T10:31:00Z">
        <w:r w:rsidR="00D91C53">
          <w:rPr>
            <w:rFonts w:cstheme="minorHAnsi"/>
            <w:sz w:val="22"/>
            <w:szCs w:val="22"/>
          </w:rPr>
          <w:t>as a collection of individuals with distinct</w:t>
        </w:r>
      </w:ins>
      <w:r>
        <w:rPr>
          <w:rFonts w:cstheme="minorHAnsi"/>
          <w:sz w:val="22"/>
          <w:szCs w:val="22"/>
        </w:rPr>
        <w:t xml:space="preserve"> trait</w:t>
      </w:r>
      <w:ins w:id="45" w:author="Clay Cressler" w:date="2020-08-13T10:31:00Z">
        <w:r w:rsidR="00D91C53">
          <w:rPr>
            <w:rFonts w:cstheme="minorHAnsi"/>
            <w:sz w:val="22"/>
            <w:szCs w:val="22"/>
          </w:rPr>
          <w:t xml:space="preserve"> value</w:t>
        </w:r>
      </w:ins>
      <w:r>
        <w:rPr>
          <w:rFonts w:cstheme="minorHAnsi"/>
          <w:sz w:val="22"/>
          <w:szCs w:val="22"/>
        </w:rPr>
        <w:t>s (i.e., parameters of the ecological model). Upon initiation of the simulation, the traits of the</w:t>
      </w:r>
      <w:ins w:id="46" w:author="Clay Cressler" w:date="2020-08-13T10:31:00Z">
        <w:r w:rsidR="00D91C53">
          <w:rPr>
            <w:rFonts w:cstheme="minorHAnsi"/>
            <w:sz w:val="22"/>
            <w:szCs w:val="22"/>
          </w:rPr>
          <w:t>se</w:t>
        </w:r>
      </w:ins>
      <w:r>
        <w:rPr>
          <w:rFonts w:cstheme="minorHAnsi"/>
          <w:sz w:val="22"/>
          <w:szCs w:val="22"/>
        </w:rPr>
        <w:t xml:space="preserve"> individuals </w:t>
      </w:r>
      <w:del w:id="47" w:author="Clay Cressler" w:date="2020-08-13T10:31:00Z">
        <w:r w:rsidDel="00D91C53">
          <w:rPr>
            <w:rFonts w:cstheme="minorHAnsi"/>
            <w:sz w:val="22"/>
            <w:szCs w:val="22"/>
          </w:rPr>
          <w:delText xml:space="preserve">that make up the population </w:delText>
        </w:r>
      </w:del>
      <w:r>
        <w:rPr>
          <w:rFonts w:cstheme="minorHAnsi"/>
          <w:sz w:val="22"/>
          <w:szCs w:val="22"/>
        </w:rPr>
        <w:t>are</w:t>
      </w:r>
      <w:r w:rsidRPr="00496E2D">
        <w:rPr>
          <w:rFonts w:cstheme="minorHAnsi"/>
          <w:sz w:val="22"/>
          <w:szCs w:val="22"/>
        </w:rPr>
        <w:t xml:space="preserve"> drawn from a </w:t>
      </w:r>
      <w:r>
        <w:rPr>
          <w:rFonts w:cstheme="minorHAnsi"/>
          <w:sz w:val="22"/>
          <w:szCs w:val="22"/>
        </w:rPr>
        <w:t xml:space="preserve">probability </w:t>
      </w:r>
      <w:r w:rsidRPr="00496E2D">
        <w:rPr>
          <w:rFonts w:cstheme="minorHAnsi"/>
          <w:sz w:val="22"/>
          <w:szCs w:val="22"/>
        </w:rPr>
        <w:t xml:space="preserve">distribution with </w:t>
      </w:r>
      <w:r>
        <w:rPr>
          <w:rFonts w:cstheme="minorHAnsi"/>
          <w:sz w:val="22"/>
          <w:szCs w:val="22"/>
        </w:rPr>
        <w:t>a pre-defined</w:t>
      </w:r>
      <w:r w:rsidRPr="00496E2D">
        <w:rPr>
          <w:rFonts w:cstheme="minorHAnsi"/>
          <w:sz w:val="22"/>
          <w:szCs w:val="22"/>
        </w:rPr>
        <w:t xml:space="preserve"> mean and variance</w:t>
      </w:r>
      <w:r>
        <w:rPr>
          <w:rFonts w:cstheme="minorHAnsi"/>
          <w:sz w:val="22"/>
          <w:szCs w:val="22"/>
        </w:rPr>
        <w:t>, with the type of distribution depending on the nature of the trait. Here, the trait of interest is</w:t>
      </w:r>
      <w:ins w:id="48" w:author="John DeLong" w:date="2020-08-12T17:05:00Z">
        <w:r w:rsidR="00D52E07">
          <w:rPr>
            <w:rFonts w:cstheme="minorHAnsi"/>
            <w:sz w:val="22"/>
            <w:szCs w:val="22"/>
          </w:rPr>
          <w:t xml:space="preserve"> maximum birth rate (</w:t>
        </w:r>
        <w:proofErr w:type="spellStart"/>
        <w:r w:rsidR="00D52E07" w:rsidRPr="00496E2D">
          <w:rPr>
            <w:rFonts w:cstheme="minorHAnsi"/>
            <w:i/>
            <w:iCs/>
            <w:sz w:val="22"/>
            <w:szCs w:val="22"/>
          </w:rPr>
          <w:t>b</w:t>
        </w:r>
        <w:r w:rsidR="00D52E07" w:rsidRPr="00496E2D">
          <w:rPr>
            <w:rFonts w:cstheme="minorHAnsi"/>
            <w:i/>
            <w:iCs/>
            <w:sz w:val="22"/>
            <w:szCs w:val="22"/>
            <w:vertAlign w:val="subscript"/>
          </w:rPr>
          <w:t>max</w:t>
        </w:r>
        <w:proofErr w:type="spellEnd"/>
        <w:r w:rsidR="00D52E07">
          <w:rPr>
            <w:rFonts w:cstheme="minorHAnsi"/>
            <w:sz w:val="22"/>
            <w:szCs w:val="22"/>
          </w:rPr>
          <w:t>), w</w:t>
        </w:r>
      </w:ins>
      <w:del w:id="49" w:author="John DeLong" w:date="2020-08-12T17:05:00Z">
        <w:r w:rsidDel="00D52E07">
          <w:rPr>
            <w:rFonts w:cstheme="minorHAnsi"/>
            <w:sz w:val="22"/>
            <w:szCs w:val="22"/>
          </w:rPr>
          <w:delText xml:space="preserve"> </w:delText>
        </w:r>
      </w:del>
      <m:oMath>
        <m:sSub>
          <m:sSubPr>
            <m:ctrlPr>
              <w:del w:id="50" w:author="John DeLong" w:date="2020-08-12T17:05:00Z">
                <w:rPr>
                  <w:rFonts w:ascii="Cambria Math" w:hAnsi="Cambria Math" w:cstheme="minorHAnsi"/>
                  <w:i/>
                  <w:sz w:val="22"/>
                  <w:szCs w:val="22"/>
                </w:rPr>
              </w:del>
            </m:ctrlPr>
          </m:sSubPr>
          <m:e>
            <m:r>
              <w:del w:id="51" w:author="John DeLong" w:date="2020-08-12T17:05:00Z">
                <w:rPr>
                  <w:rFonts w:ascii="Cambria Math" w:hAnsi="Cambria Math" w:cstheme="minorHAnsi"/>
                  <w:sz w:val="22"/>
                  <w:szCs w:val="22"/>
                </w:rPr>
                <m:t>b</m:t>
              </w:del>
            </m:r>
          </m:e>
          <m:sub>
            <m:r>
              <w:del w:id="52" w:author="John DeLong" w:date="2020-08-12T17:05:00Z">
                <w:rPr>
                  <w:rFonts w:ascii="Cambria Math" w:hAnsi="Cambria Math" w:cstheme="minorHAnsi"/>
                  <w:sz w:val="22"/>
                  <w:szCs w:val="22"/>
                </w:rPr>
                <m:t>max</m:t>
              </w:del>
            </m:r>
          </m:sub>
        </m:sSub>
      </m:oMath>
      <w:del w:id="53" w:author="John DeLong" w:date="2020-08-12T17:05:00Z">
        <w:r w:rsidDel="00D52E07">
          <w:rPr>
            <w:rFonts w:eastAsiaTheme="minorEastAsia" w:cstheme="minorHAnsi"/>
            <w:sz w:val="22"/>
            <w:szCs w:val="22"/>
          </w:rPr>
          <w:delText>, w</w:delText>
        </w:r>
      </w:del>
      <w:r>
        <w:rPr>
          <w:rFonts w:eastAsiaTheme="minorEastAsia" w:cstheme="minorHAnsi"/>
          <w:sz w:val="22"/>
          <w:szCs w:val="22"/>
        </w:rPr>
        <w:t>hich also determines</w:t>
      </w:r>
      <w:ins w:id="54" w:author="John DeLong" w:date="2020-08-12T17:05:00Z">
        <w:r w:rsidR="00D52E07">
          <w:rPr>
            <w:rFonts w:eastAsiaTheme="minorEastAsia" w:cstheme="minorHAnsi"/>
            <w:sz w:val="22"/>
            <w:szCs w:val="22"/>
          </w:rPr>
          <w:t xml:space="preserve"> the minimum death rate (</w:t>
        </w:r>
      </w:ins>
      <w:proofErr w:type="spellStart"/>
      <w:ins w:id="55" w:author="John DeLong" w:date="2020-08-12T17:06:00Z">
        <w:r w:rsidR="00D52E07" w:rsidRPr="00496E2D">
          <w:rPr>
            <w:rFonts w:cstheme="minorHAnsi"/>
            <w:i/>
            <w:iCs/>
            <w:sz w:val="22"/>
            <w:szCs w:val="22"/>
          </w:rPr>
          <w:t>d</w:t>
        </w:r>
        <w:r w:rsidR="00D52E07" w:rsidRPr="00496E2D">
          <w:rPr>
            <w:rFonts w:cstheme="minorHAnsi"/>
            <w:i/>
            <w:iCs/>
            <w:sz w:val="22"/>
            <w:szCs w:val="22"/>
            <w:vertAlign w:val="subscript"/>
          </w:rPr>
          <w:t>min</w:t>
        </w:r>
      </w:ins>
      <w:proofErr w:type="spellEnd"/>
      <w:ins w:id="56" w:author="John DeLong" w:date="2020-08-12T17:05:00Z">
        <w:r w:rsidR="00D52E07">
          <w:rPr>
            <w:rFonts w:eastAsiaTheme="minorEastAsia" w:cstheme="minorHAnsi"/>
            <w:sz w:val="22"/>
            <w:szCs w:val="22"/>
          </w:rPr>
          <w:t>)</w:t>
        </w:r>
      </w:ins>
      <w:ins w:id="57" w:author="John DeLong" w:date="2020-08-12T17:06:00Z">
        <w:r w:rsidR="00D52E07">
          <w:rPr>
            <w:rFonts w:eastAsiaTheme="minorEastAsia" w:cstheme="minorHAnsi"/>
            <w:sz w:val="22"/>
            <w:szCs w:val="22"/>
          </w:rPr>
          <w:t xml:space="preserve"> </w:t>
        </w:r>
      </w:ins>
      <w:del w:id="58" w:author="John DeLong" w:date="2020-08-12T17:06:00Z">
        <w:r w:rsidDel="00D52E07">
          <w:rPr>
            <w:rFonts w:eastAsiaTheme="minorEastAsia" w:cstheme="minorHAnsi"/>
            <w:sz w:val="22"/>
            <w:szCs w:val="22"/>
          </w:rPr>
          <w:delText xml:space="preserve"> </w:delText>
        </w:r>
      </w:del>
      <m:oMath>
        <m:sSub>
          <m:sSubPr>
            <m:ctrlPr>
              <w:del w:id="59" w:author="John DeLong" w:date="2020-08-12T17:06:00Z">
                <w:rPr>
                  <w:rFonts w:ascii="Cambria Math" w:eastAsiaTheme="minorEastAsia" w:hAnsi="Cambria Math" w:cstheme="minorHAnsi"/>
                  <w:i/>
                  <w:sz w:val="22"/>
                  <w:szCs w:val="22"/>
                </w:rPr>
              </w:del>
            </m:ctrlPr>
          </m:sSubPr>
          <m:e>
            <m:r>
              <w:del w:id="60" w:author="John DeLong" w:date="2020-08-12T17:06:00Z">
                <w:rPr>
                  <w:rFonts w:ascii="Cambria Math" w:eastAsiaTheme="minorEastAsia" w:hAnsi="Cambria Math" w:cstheme="minorHAnsi"/>
                  <w:sz w:val="22"/>
                  <w:szCs w:val="22"/>
                </w:rPr>
                <m:t>d</m:t>
              </w:del>
            </m:r>
          </m:e>
          <m:sub>
            <m:r>
              <w:del w:id="61" w:author="John DeLong" w:date="2020-08-12T17:06:00Z">
                <w:rPr>
                  <w:rFonts w:ascii="Cambria Math" w:eastAsiaTheme="minorEastAsia" w:hAnsi="Cambria Math" w:cstheme="minorHAnsi"/>
                  <w:sz w:val="22"/>
                  <w:szCs w:val="22"/>
                </w:rPr>
                <m:t>min</m:t>
              </w:del>
            </m:r>
          </m:sub>
        </m:sSub>
      </m:oMath>
      <w:del w:id="62" w:author="John DeLong" w:date="2020-08-12T17:06:00Z">
        <w:r w:rsidDel="00D52E07">
          <w:rPr>
            <w:rFonts w:eastAsiaTheme="minorEastAsia" w:cstheme="minorHAnsi"/>
            <w:sz w:val="22"/>
            <w:szCs w:val="22"/>
          </w:rPr>
          <w:delText xml:space="preserve"> t</w:delText>
        </w:r>
      </w:del>
      <w:ins w:id="63" w:author="John DeLong" w:date="2020-08-12T17:06:00Z">
        <w:r w:rsidR="00D52E07">
          <w:rPr>
            <w:rFonts w:eastAsiaTheme="minorEastAsia" w:cstheme="minorHAnsi"/>
            <w:sz w:val="22"/>
            <w:szCs w:val="22"/>
          </w:rPr>
          <w:t>t</w:t>
        </w:r>
      </w:ins>
      <w:r>
        <w:rPr>
          <w:rFonts w:eastAsiaTheme="minorEastAsia" w:cstheme="minorHAnsi"/>
          <w:sz w:val="22"/>
          <w:szCs w:val="22"/>
        </w:rPr>
        <w:t xml:space="preserve">hrough the trade-off function. </w:t>
      </w:r>
      <w:r>
        <w:rPr>
          <w:rFonts w:cstheme="minorHAnsi"/>
          <w:sz w:val="22"/>
          <w:szCs w:val="22"/>
        </w:rPr>
        <w:t xml:space="preserve"> Since</w:t>
      </w:r>
      <w:ins w:id="64" w:author="John DeLong" w:date="2020-08-12T17:06:00Z">
        <w:r w:rsidR="00D52E07" w:rsidRPr="00D52E07">
          <w:rPr>
            <w:rFonts w:cstheme="minorHAnsi"/>
            <w:i/>
            <w:iCs/>
            <w:sz w:val="22"/>
            <w:szCs w:val="22"/>
          </w:rPr>
          <w:t xml:space="preserve"> </w:t>
        </w:r>
        <w:proofErr w:type="spellStart"/>
        <w:r w:rsidR="00D52E07" w:rsidRPr="00496E2D">
          <w:rPr>
            <w:rFonts w:cstheme="minorHAnsi"/>
            <w:i/>
            <w:iCs/>
            <w:sz w:val="22"/>
            <w:szCs w:val="22"/>
          </w:rPr>
          <w:t>b</w:t>
        </w:r>
        <w:r w:rsidR="00D52E07" w:rsidRPr="00496E2D">
          <w:rPr>
            <w:rFonts w:cstheme="minorHAnsi"/>
            <w:i/>
            <w:iCs/>
            <w:sz w:val="22"/>
            <w:szCs w:val="22"/>
            <w:vertAlign w:val="subscript"/>
          </w:rPr>
          <w:t>max</w:t>
        </w:r>
        <w:proofErr w:type="spellEnd"/>
        <w:r w:rsidR="00D52E07" w:rsidDel="00D52E07">
          <w:rPr>
            <w:rFonts w:cstheme="minorHAnsi"/>
            <w:sz w:val="22"/>
            <w:szCs w:val="22"/>
          </w:rPr>
          <w:t xml:space="preserve"> </w:t>
        </w:r>
      </w:ins>
      <w:del w:id="65" w:author="John DeLong" w:date="2020-08-12T17:06:00Z">
        <w:r w:rsidDel="00D52E07">
          <w:rPr>
            <w:rFonts w:cstheme="minorHAnsi"/>
            <w:sz w:val="22"/>
            <w:szCs w:val="22"/>
          </w:rPr>
          <w:delText xml:space="preserve"> </w:delText>
        </w:r>
      </w:del>
      <m:oMath>
        <m:sSub>
          <m:sSubPr>
            <m:ctrlPr>
              <w:del w:id="66" w:author="John DeLong" w:date="2020-08-12T17:06:00Z">
                <w:rPr>
                  <w:rFonts w:ascii="Cambria Math" w:hAnsi="Cambria Math" w:cstheme="minorHAnsi"/>
                  <w:i/>
                  <w:sz w:val="22"/>
                  <w:szCs w:val="22"/>
                </w:rPr>
              </w:del>
            </m:ctrlPr>
          </m:sSubPr>
          <m:e>
            <m:r>
              <w:del w:id="67" w:author="John DeLong" w:date="2020-08-12T17:06:00Z">
                <w:rPr>
                  <w:rFonts w:ascii="Cambria Math" w:hAnsi="Cambria Math" w:cstheme="minorHAnsi"/>
                  <w:sz w:val="22"/>
                  <w:szCs w:val="22"/>
                </w:rPr>
                <m:t>b</m:t>
              </w:del>
            </m:r>
          </m:e>
          <m:sub>
            <m:r>
              <w:del w:id="68" w:author="John DeLong" w:date="2020-08-12T17:06:00Z">
                <w:rPr>
                  <w:rFonts w:ascii="Cambria Math" w:hAnsi="Cambria Math" w:cstheme="minorHAnsi"/>
                  <w:sz w:val="22"/>
                  <w:szCs w:val="22"/>
                </w:rPr>
                <m:t>max</m:t>
              </w:del>
            </m:r>
          </m:sub>
        </m:sSub>
      </m:oMath>
      <w:del w:id="69" w:author="John DeLong" w:date="2020-08-12T17:06:00Z">
        <w:r w:rsidDel="00D52E07">
          <w:rPr>
            <w:rFonts w:cstheme="minorHAnsi"/>
            <w:sz w:val="22"/>
            <w:szCs w:val="22"/>
          </w:rPr>
          <w:delText xml:space="preserve"> </w:delText>
        </w:r>
      </w:del>
      <w:r>
        <w:rPr>
          <w:rFonts w:cstheme="minorHAnsi"/>
          <w:sz w:val="22"/>
          <w:szCs w:val="22"/>
        </w:rPr>
        <w:t>can only take positive values, we draw</w:t>
      </w:r>
      <w:ins w:id="70" w:author="John DeLong" w:date="2020-08-12T17:06:00Z">
        <w:r w:rsidR="00D52E07">
          <w:rPr>
            <w:rFonts w:cstheme="minorHAnsi"/>
            <w:sz w:val="22"/>
            <w:szCs w:val="22"/>
          </w:rPr>
          <w:t xml:space="preserve"> the </w:t>
        </w:r>
        <w:proofErr w:type="spellStart"/>
        <w:r w:rsidR="00D52E07" w:rsidRPr="00496E2D">
          <w:rPr>
            <w:rFonts w:cstheme="minorHAnsi"/>
            <w:i/>
            <w:iCs/>
            <w:sz w:val="22"/>
            <w:szCs w:val="22"/>
          </w:rPr>
          <w:t>b</w:t>
        </w:r>
        <w:r w:rsidR="00D52E07" w:rsidRPr="00496E2D">
          <w:rPr>
            <w:rFonts w:cstheme="minorHAnsi"/>
            <w:i/>
            <w:iCs/>
            <w:sz w:val="22"/>
            <w:szCs w:val="22"/>
            <w:vertAlign w:val="subscript"/>
          </w:rPr>
          <w:t>max</w:t>
        </w:r>
        <w:proofErr w:type="spellEnd"/>
        <w:r w:rsidR="00D52E07">
          <w:rPr>
            <w:rFonts w:cstheme="minorHAnsi"/>
            <w:sz w:val="22"/>
            <w:szCs w:val="22"/>
          </w:rPr>
          <w:t xml:space="preserve"> values </w:t>
        </w:r>
      </w:ins>
      <w:del w:id="71" w:author="John DeLong" w:date="2020-08-12T17:06:00Z">
        <w:r w:rsidDel="00D52E07">
          <w:rPr>
            <w:rFonts w:cstheme="minorHAnsi"/>
            <w:sz w:val="22"/>
            <w:szCs w:val="22"/>
          </w:rPr>
          <w:delText xml:space="preserve"> the </w:delText>
        </w:r>
      </w:del>
      <m:oMath>
        <m:sSub>
          <m:sSubPr>
            <m:ctrlPr>
              <w:del w:id="72" w:author="John DeLong" w:date="2020-08-12T17:06:00Z">
                <w:rPr>
                  <w:rFonts w:ascii="Cambria Math" w:hAnsi="Cambria Math" w:cstheme="minorHAnsi"/>
                  <w:i/>
                  <w:sz w:val="22"/>
                  <w:szCs w:val="22"/>
                </w:rPr>
              </w:del>
            </m:ctrlPr>
          </m:sSubPr>
          <m:e>
            <m:r>
              <w:del w:id="73" w:author="John DeLong" w:date="2020-08-12T17:06:00Z">
                <w:rPr>
                  <w:rFonts w:ascii="Cambria Math" w:hAnsi="Cambria Math" w:cstheme="minorHAnsi"/>
                  <w:sz w:val="22"/>
                  <w:szCs w:val="22"/>
                </w:rPr>
                <m:t>b</m:t>
              </w:del>
            </m:r>
          </m:e>
          <m:sub>
            <m:r>
              <w:del w:id="74" w:author="John DeLong" w:date="2020-08-12T17:06:00Z">
                <w:rPr>
                  <w:rFonts w:ascii="Cambria Math" w:hAnsi="Cambria Math" w:cstheme="minorHAnsi"/>
                  <w:sz w:val="22"/>
                  <w:szCs w:val="22"/>
                </w:rPr>
                <m:t>max</m:t>
              </w:del>
            </m:r>
          </m:sub>
        </m:sSub>
      </m:oMath>
      <w:del w:id="75" w:author="John DeLong" w:date="2020-08-12T17:06:00Z">
        <w:r w:rsidDel="00D52E07">
          <w:rPr>
            <w:rFonts w:eastAsiaTheme="minorEastAsia" w:cstheme="minorHAnsi"/>
            <w:sz w:val="22"/>
            <w:szCs w:val="22"/>
          </w:rPr>
          <w:delText xml:space="preserve"> values </w:delText>
        </w:r>
      </w:del>
      <w:r>
        <w:rPr>
          <w:rFonts w:eastAsiaTheme="minorEastAsia" w:cstheme="minorHAnsi"/>
          <w:sz w:val="22"/>
          <w:szCs w:val="22"/>
        </w:rPr>
        <w:t>for the initial population from a lognormal</w:t>
      </w:r>
      <w:ins w:id="76" w:author="John DeLong" w:date="2020-08-12T16:40:00Z">
        <w:r w:rsidR="00B0504D">
          <w:rPr>
            <w:rFonts w:eastAsiaTheme="minorEastAsia" w:cstheme="minorHAnsi"/>
            <w:sz w:val="22"/>
            <w:szCs w:val="22"/>
          </w:rPr>
          <w:t xml:space="preserve"> </w:t>
        </w:r>
      </w:ins>
      <w:r>
        <w:rPr>
          <w:rFonts w:eastAsiaTheme="minorEastAsia" w:cstheme="minorHAnsi"/>
          <w:sz w:val="22"/>
          <w:szCs w:val="22"/>
        </w:rPr>
        <w:t>distribution</w:t>
      </w:r>
      <w:r>
        <w:rPr>
          <w:rFonts w:cstheme="minorHAnsi"/>
          <w:sz w:val="22"/>
          <w:szCs w:val="22"/>
        </w:rPr>
        <w:t xml:space="preserve">. </w:t>
      </w:r>
    </w:p>
    <w:p w14:paraId="2C202D0E" w14:textId="00959419" w:rsidR="00966191" w:rsidRDefault="00966191" w:rsidP="00966191">
      <w:pPr>
        <w:spacing w:after="0" w:line="480" w:lineRule="auto"/>
        <w:ind w:firstLine="720"/>
        <w:contextualSpacing/>
        <w:rPr>
          <w:rFonts w:cstheme="minorHAnsi"/>
          <w:sz w:val="22"/>
          <w:szCs w:val="22"/>
        </w:rPr>
      </w:pPr>
      <w:r>
        <w:rPr>
          <w:rFonts w:cstheme="minorHAnsi"/>
          <w:sz w:val="22"/>
          <w:szCs w:val="22"/>
        </w:rPr>
        <w:t>In a GEM, an</w:t>
      </w:r>
      <w:r w:rsidRPr="00496E2D">
        <w:rPr>
          <w:rFonts w:cstheme="minorHAnsi"/>
          <w:sz w:val="22"/>
          <w:szCs w:val="22"/>
        </w:rPr>
        <w:t xml:space="preserve"> individual’s trait value determines its probability of giving birth or dyin</w:t>
      </w:r>
      <w:r>
        <w:rPr>
          <w:rFonts w:cstheme="minorHAnsi"/>
          <w:sz w:val="22"/>
          <w:szCs w:val="22"/>
        </w:rPr>
        <w:t xml:space="preserve">g. </w:t>
      </w:r>
      <w:del w:id="77" w:author="John DeLong" w:date="2020-08-12T17:07:00Z">
        <w:r w:rsidDel="00D52E07">
          <w:rPr>
            <w:rFonts w:cstheme="minorHAnsi"/>
            <w:sz w:val="22"/>
            <w:szCs w:val="22"/>
          </w:rPr>
          <w:delText xml:space="preserve">Each </w:delText>
        </w:r>
      </w:del>
      <w:ins w:id="78" w:author="John DeLong" w:date="2020-08-12T17:07:00Z">
        <w:r w:rsidR="00D52E07">
          <w:rPr>
            <w:rFonts w:cstheme="minorHAnsi"/>
            <w:sz w:val="22"/>
            <w:szCs w:val="22"/>
          </w:rPr>
          <w:t xml:space="preserve">At each </w:t>
        </w:r>
      </w:ins>
      <w:r>
        <w:rPr>
          <w:rFonts w:cstheme="minorHAnsi"/>
          <w:sz w:val="22"/>
          <w:szCs w:val="22"/>
        </w:rPr>
        <w:t>time</w:t>
      </w:r>
      <w:ins w:id="79" w:author="John DeLong" w:date="2020-08-12T17:06:00Z">
        <w:r w:rsidR="00D52E07">
          <w:rPr>
            <w:rFonts w:cstheme="minorHAnsi"/>
            <w:sz w:val="22"/>
            <w:szCs w:val="22"/>
          </w:rPr>
          <w:t xml:space="preserve"> </w:t>
        </w:r>
      </w:ins>
      <w:r>
        <w:rPr>
          <w:rFonts w:cstheme="minorHAnsi"/>
          <w:sz w:val="22"/>
          <w:szCs w:val="22"/>
        </w:rPr>
        <w:t xml:space="preserve">step, an </w:t>
      </w:r>
      <w:r w:rsidRPr="00496E2D">
        <w:rPr>
          <w:rFonts w:cstheme="minorHAnsi"/>
          <w:sz w:val="22"/>
          <w:szCs w:val="22"/>
        </w:rPr>
        <w:t xml:space="preserve">individual is chosen </w:t>
      </w:r>
      <w:r>
        <w:rPr>
          <w:rFonts w:cstheme="minorHAnsi"/>
          <w:sz w:val="22"/>
          <w:szCs w:val="22"/>
        </w:rPr>
        <w:t xml:space="preserve">at random </w:t>
      </w:r>
      <w:r w:rsidRPr="00496E2D">
        <w:rPr>
          <w:rFonts w:cstheme="minorHAnsi"/>
          <w:sz w:val="22"/>
          <w:szCs w:val="22"/>
        </w:rPr>
        <w:t xml:space="preserve">and </w:t>
      </w:r>
      <w:r>
        <w:rPr>
          <w:rFonts w:cstheme="minorHAnsi"/>
          <w:sz w:val="22"/>
          <w:szCs w:val="22"/>
        </w:rPr>
        <w:t>its</w:t>
      </w:r>
      <w:r w:rsidRPr="00496E2D">
        <w:rPr>
          <w:rFonts w:cstheme="minorHAnsi"/>
          <w:sz w:val="22"/>
          <w:szCs w:val="22"/>
        </w:rPr>
        <w:t xml:space="preserve"> </w:t>
      </w:r>
      <w:r>
        <w:rPr>
          <w:rFonts w:cstheme="minorHAnsi"/>
          <w:sz w:val="22"/>
          <w:szCs w:val="22"/>
        </w:rPr>
        <w:t>probability of birth or death is calculated by dividing the respective rate term by the sum of all rate terms. Noting that events generally do not have the same probability of occurrence, which</w:t>
      </w:r>
      <w:r w:rsidRPr="00496E2D">
        <w:rPr>
          <w:rFonts w:cstheme="minorHAnsi"/>
          <w:sz w:val="22"/>
          <w:szCs w:val="22"/>
        </w:rPr>
        <w:t xml:space="preserve"> event </w:t>
      </w:r>
      <w:r>
        <w:rPr>
          <w:rFonts w:cstheme="minorHAnsi"/>
          <w:sz w:val="22"/>
          <w:szCs w:val="22"/>
        </w:rPr>
        <w:t xml:space="preserve">occurs </w:t>
      </w:r>
      <w:r w:rsidRPr="00496E2D">
        <w:rPr>
          <w:rFonts w:cstheme="minorHAnsi"/>
          <w:sz w:val="22"/>
          <w:szCs w:val="22"/>
        </w:rPr>
        <w:t xml:space="preserve">is </w:t>
      </w:r>
      <w:r>
        <w:rPr>
          <w:rFonts w:cstheme="minorHAnsi"/>
          <w:sz w:val="22"/>
          <w:szCs w:val="22"/>
        </w:rPr>
        <w:t xml:space="preserve">determined by a random draw from a uniform distribution (e.g., if the probability of birth is 0.4 and the probability of death is 0.6, the individual gives birth if the random draw is between 0 and 0.4 and dies otherwise). </w:t>
      </w:r>
      <w:r w:rsidRPr="00496E2D">
        <w:rPr>
          <w:rFonts w:cstheme="minorHAnsi"/>
          <w:sz w:val="22"/>
          <w:szCs w:val="22"/>
        </w:rPr>
        <w:t>If the event is a death, that individual (</w:t>
      </w:r>
      <w:del w:id="80" w:author="John DeLong" w:date="2020-08-12T17:07:00Z">
        <w:r w:rsidRPr="00496E2D" w:rsidDel="00D52E07">
          <w:rPr>
            <w:rFonts w:cstheme="minorHAnsi"/>
            <w:sz w:val="22"/>
            <w:szCs w:val="22"/>
          </w:rPr>
          <w:delText xml:space="preserve">and </w:delText>
        </w:r>
      </w:del>
      <w:ins w:id="81" w:author="John DeLong" w:date="2020-08-12T17:07:00Z">
        <w:r w:rsidR="00D52E07">
          <w:rPr>
            <w:rFonts w:cstheme="minorHAnsi"/>
            <w:sz w:val="22"/>
            <w:szCs w:val="22"/>
          </w:rPr>
          <w:t>really</w:t>
        </w:r>
        <w:r w:rsidR="00D52E07" w:rsidRPr="00496E2D">
          <w:rPr>
            <w:rFonts w:cstheme="minorHAnsi"/>
            <w:sz w:val="22"/>
            <w:szCs w:val="22"/>
          </w:rPr>
          <w:t xml:space="preserve"> </w:t>
        </w:r>
      </w:ins>
      <w:r w:rsidRPr="00496E2D">
        <w:rPr>
          <w:rFonts w:cstheme="minorHAnsi"/>
          <w:sz w:val="22"/>
          <w:szCs w:val="22"/>
        </w:rPr>
        <w:t xml:space="preserve">its trait) </w:t>
      </w:r>
      <w:del w:id="82" w:author="Clay Cressler" w:date="2020-08-13T10:16:00Z">
        <w:r w:rsidRPr="00496E2D" w:rsidDel="00213991">
          <w:rPr>
            <w:rFonts w:cstheme="minorHAnsi"/>
            <w:sz w:val="22"/>
            <w:szCs w:val="22"/>
          </w:rPr>
          <w:delText xml:space="preserve">are </w:delText>
        </w:r>
      </w:del>
      <w:ins w:id="83" w:author="Clay Cressler" w:date="2020-08-13T10:16:00Z">
        <w:r w:rsidR="00213991">
          <w:rPr>
            <w:rFonts w:cstheme="minorHAnsi"/>
            <w:sz w:val="22"/>
            <w:szCs w:val="22"/>
          </w:rPr>
          <w:t>is</w:t>
        </w:r>
        <w:r w:rsidR="00213991" w:rsidRPr="00496E2D">
          <w:rPr>
            <w:rFonts w:cstheme="minorHAnsi"/>
            <w:sz w:val="22"/>
            <w:szCs w:val="22"/>
          </w:rPr>
          <w:t xml:space="preserve"> </w:t>
        </w:r>
      </w:ins>
      <w:r w:rsidRPr="00496E2D">
        <w:rPr>
          <w:rFonts w:cstheme="minorHAnsi"/>
          <w:sz w:val="22"/>
          <w:szCs w:val="22"/>
        </w:rPr>
        <w:t xml:space="preserve">removed from the population. If the event is a birth, a new individual is added to the </w:t>
      </w:r>
      <w:r w:rsidRPr="00496E2D">
        <w:rPr>
          <w:rFonts w:cstheme="minorHAnsi"/>
          <w:sz w:val="22"/>
          <w:szCs w:val="22"/>
        </w:rPr>
        <w:lastRenderedPageBreak/>
        <w:t>population</w:t>
      </w:r>
      <w:r>
        <w:rPr>
          <w:rFonts w:cstheme="minorHAnsi"/>
          <w:sz w:val="22"/>
          <w:szCs w:val="22"/>
        </w:rPr>
        <w:t>, and its trait</w:t>
      </w:r>
      <w:del w:id="84" w:author="John DeLong" w:date="2020-08-12T17:07:00Z">
        <w:r w:rsidDel="00D52E07">
          <w:rPr>
            <w:rFonts w:cstheme="minorHAnsi"/>
            <w:sz w:val="22"/>
            <w:szCs w:val="22"/>
          </w:rPr>
          <w:delText xml:space="preserve"> (</w:delText>
        </w:r>
      </w:del>
      <m:oMath>
        <m:sSub>
          <m:sSubPr>
            <m:ctrlPr>
              <w:del w:id="85" w:author="John DeLong" w:date="2020-08-12T17:07:00Z">
                <w:rPr>
                  <w:rFonts w:ascii="Cambria Math" w:hAnsi="Cambria Math" w:cstheme="minorHAnsi"/>
                  <w:i/>
                  <w:sz w:val="22"/>
                  <w:szCs w:val="22"/>
                </w:rPr>
              </w:del>
            </m:ctrlPr>
          </m:sSubPr>
          <m:e>
            <m:r>
              <w:del w:id="86" w:author="John DeLong" w:date="2020-08-12T17:07:00Z">
                <w:rPr>
                  <w:rFonts w:ascii="Cambria Math" w:hAnsi="Cambria Math" w:cstheme="minorHAnsi"/>
                  <w:sz w:val="22"/>
                  <w:szCs w:val="22"/>
                </w:rPr>
                <m:t>b</m:t>
              </w:del>
            </m:r>
          </m:e>
          <m:sub>
            <m:r>
              <w:del w:id="87" w:author="John DeLong" w:date="2020-08-12T17:07:00Z">
                <w:rPr>
                  <w:rFonts w:ascii="Cambria Math" w:hAnsi="Cambria Math" w:cstheme="minorHAnsi"/>
                  <w:sz w:val="22"/>
                  <w:szCs w:val="22"/>
                </w:rPr>
                <m:t>max</m:t>
              </w:del>
            </m:r>
          </m:sub>
        </m:sSub>
      </m:oMath>
      <w:del w:id="88" w:author="John DeLong" w:date="2020-08-12T17:07:00Z">
        <w:r w:rsidDel="00D52E07">
          <w:rPr>
            <w:rFonts w:eastAsiaTheme="minorEastAsia" w:cstheme="minorHAnsi"/>
            <w:sz w:val="22"/>
            <w:szCs w:val="22"/>
          </w:rPr>
          <w:delText>)</w:delText>
        </w:r>
        <w:r w:rsidDel="00D52E07">
          <w:rPr>
            <w:rFonts w:cstheme="minorHAnsi"/>
            <w:sz w:val="22"/>
            <w:szCs w:val="22"/>
          </w:rPr>
          <w:delText xml:space="preserve"> </w:delText>
        </w:r>
      </w:del>
      <w:ins w:id="89" w:author="John DeLong" w:date="2020-08-12T17:07:00Z">
        <w:r w:rsidR="00D52E07">
          <w:rPr>
            <w:rFonts w:cstheme="minorHAnsi"/>
            <w:sz w:val="22"/>
            <w:szCs w:val="22"/>
          </w:rPr>
          <w:t xml:space="preserve"> (</w:t>
        </w:r>
        <w:proofErr w:type="spellStart"/>
        <w:r w:rsidR="00D52E07" w:rsidRPr="00496E2D">
          <w:rPr>
            <w:rFonts w:cstheme="minorHAnsi"/>
            <w:i/>
            <w:iCs/>
            <w:sz w:val="22"/>
            <w:szCs w:val="22"/>
          </w:rPr>
          <w:t>b</w:t>
        </w:r>
        <w:r w:rsidR="00D52E07" w:rsidRPr="00496E2D">
          <w:rPr>
            <w:rFonts w:cstheme="minorHAnsi"/>
            <w:i/>
            <w:iCs/>
            <w:sz w:val="22"/>
            <w:szCs w:val="22"/>
            <w:vertAlign w:val="subscript"/>
          </w:rPr>
          <w:t>max</w:t>
        </w:r>
        <w:proofErr w:type="spellEnd"/>
        <w:r w:rsidR="00D52E07">
          <w:rPr>
            <w:rFonts w:cstheme="minorHAnsi"/>
            <w:sz w:val="22"/>
            <w:szCs w:val="22"/>
          </w:rPr>
          <w:t xml:space="preserve">) </w:t>
        </w:r>
      </w:ins>
      <w:r>
        <w:rPr>
          <w:rFonts w:cstheme="minorHAnsi"/>
          <w:sz w:val="22"/>
          <w:szCs w:val="22"/>
        </w:rPr>
        <w:t>is drawn from a lognormal distribution with a mean and variance that are determined by the parental trait and specified ru</w:t>
      </w:r>
      <w:r w:rsidRPr="00496E2D">
        <w:rPr>
          <w:rFonts w:cstheme="minorHAnsi"/>
          <w:sz w:val="22"/>
          <w:szCs w:val="22"/>
        </w:rPr>
        <w:t>le</w:t>
      </w:r>
      <w:r>
        <w:rPr>
          <w:rFonts w:cstheme="minorHAnsi"/>
          <w:sz w:val="22"/>
          <w:szCs w:val="22"/>
        </w:rPr>
        <w:t>s</w:t>
      </w:r>
      <w:r w:rsidRPr="00496E2D">
        <w:rPr>
          <w:rFonts w:cstheme="minorHAnsi"/>
          <w:sz w:val="22"/>
          <w:szCs w:val="22"/>
        </w:rPr>
        <w:t xml:space="preserve"> for heritability of that trait</w:t>
      </w:r>
      <w:r>
        <w:rPr>
          <w:rFonts w:cstheme="minorHAnsi"/>
          <w:sz w:val="22"/>
          <w:szCs w:val="22"/>
        </w:rPr>
        <w:t xml:space="preserve"> (Appendix S1)</w:t>
      </w:r>
      <w:r w:rsidRPr="00496E2D">
        <w:rPr>
          <w:rFonts w:cstheme="minorHAnsi"/>
          <w:sz w:val="22"/>
          <w:szCs w:val="22"/>
        </w:rPr>
        <w:t>. As a GEM is running, the loss and addition of individuals in the population affects both population dynamics and the dynamics of both the mean and variance of the trait distribution</w:t>
      </w:r>
      <w:r>
        <w:rPr>
          <w:rFonts w:cstheme="minorHAnsi"/>
          <w:sz w:val="22"/>
          <w:szCs w:val="22"/>
        </w:rPr>
        <w:t>(s)</w:t>
      </w:r>
      <w:r w:rsidRPr="00496E2D">
        <w:rPr>
          <w:rFonts w:eastAsiaTheme="minorEastAsia" w:cstheme="minorHAnsi"/>
          <w:sz w:val="22"/>
          <w:szCs w:val="22"/>
        </w:rPr>
        <w:t>.</w:t>
      </w:r>
      <w:r w:rsidRPr="00496E2D">
        <w:rPr>
          <w:rFonts w:cstheme="minorHAnsi"/>
          <w:sz w:val="22"/>
          <w:szCs w:val="22"/>
        </w:rPr>
        <w:t xml:space="preserve"> Populations gradually lose individuals with high likel</w:t>
      </w:r>
      <w:r>
        <w:rPr>
          <w:rFonts w:cstheme="minorHAnsi"/>
          <w:sz w:val="22"/>
          <w:szCs w:val="22"/>
        </w:rPr>
        <w:t>ihood</w:t>
      </w:r>
      <w:r w:rsidRPr="00496E2D">
        <w:rPr>
          <w:rFonts w:cstheme="minorHAnsi"/>
          <w:sz w:val="22"/>
          <w:szCs w:val="22"/>
        </w:rPr>
        <w:t xml:space="preserve"> of mortality and gradually add individuals with higher likelihood of births, generating natural selection without needing to specify </w:t>
      </w:r>
      <w:r>
        <w:rPr>
          <w:rFonts w:cstheme="minorHAnsi"/>
          <w:sz w:val="22"/>
          <w:szCs w:val="22"/>
        </w:rPr>
        <w:t xml:space="preserve">fitness gradients, </w:t>
      </w:r>
      <w:r w:rsidRPr="00496E2D">
        <w:rPr>
          <w:rFonts w:cstheme="minorHAnsi"/>
          <w:sz w:val="22"/>
          <w:szCs w:val="22"/>
        </w:rPr>
        <w:t>explicit equations for the trait dynamics</w:t>
      </w:r>
      <w:r>
        <w:rPr>
          <w:rFonts w:cstheme="minorHAnsi"/>
          <w:sz w:val="22"/>
          <w:szCs w:val="22"/>
        </w:rPr>
        <w:t>, or</w:t>
      </w:r>
      <w:r w:rsidRPr="00496E2D">
        <w:rPr>
          <w:rFonts w:cstheme="minorHAnsi"/>
          <w:sz w:val="22"/>
          <w:szCs w:val="22"/>
        </w:rPr>
        <w:t xml:space="preserve"> the expected trait equilibria such as an ESS.</w:t>
      </w:r>
      <w:r w:rsidRPr="00EA264E">
        <w:rPr>
          <w:rFonts w:cstheme="minorHAnsi"/>
          <w:sz w:val="22"/>
          <w:szCs w:val="22"/>
        </w:rPr>
        <w:t xml:space="preserve"> </w:t>
      </w:r>
      <w:r>
        <w:rPr>
          <w:rFonts w:cstheme="minorHAnsi"/>
          <w:sz w:val="22"/>
          <w:szCs w:val="22"/>
        </w:rPr>
        <w:t xml:space="preserve">Evolutionary dynamics thus emerge out of the stochastic births and deaths of individuals within the population </w:t>
      </w:r>
      <w:r>
        <w:rPr>
          <w:rFonts w:cstheme="minorHAnsi"/>
          <w:sz w:val="22"/>
          <w:szCs w:val="22"/>
        </w:rPr>
        <w:fldChar w:fldCharType="begin"/>
      </w:r>
      <w:r w:rsidR="00213991">
        <w:rPr>
          <w:rFonts w:cstheme="minorHAnsi"/>
          <w:sz w:val="22"/>
          <w:szCs w:val="22"/>
        </w:rPr>
        <w:instrText xml:space="preserve"> ADDIN ZOTERO_ITEM CSL_CITATION {"citationID":"xCdn58gC","properties":{"formattedCitation":"(Dieckmann &amp; Law 1996; Champagnat {\\i{}et al.} 2006; Doebeli {\\i{}et al.} 2017)","plainCitation":"(Dieckmann &amp; Law 1996; Champagnat et al. 2006; Doebeli et al. 2017)","noteIndex":0},"citationItems":[{"id":3554,"uris":["http://zotero.org/users/246158/items/2JXJG5FS"],"uri":["http://zotero.org/users/246158/items/2JXJG5FS"],"itemData":{"id":3554,"type":"article-journal","abstract":"In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3550,"uris":["http://zotero.org/users/246158/items/ZVRQSZWP"],"uri":["http://zotero.org/users/246158/items/ZVRQSZWP"],"itemData":{"id":3550,"type":"article-journal","abstract":"A distinctive signature of living systems is Darwinian evolution, that is, a propensity to generate as well as self-select individual diversity. To capture this essential feature of life while describing the dynamics of populations, mathematical models must be rooted in the microscopic, stochastic description of discrete individuals characterized by one or several adaptive traits and interacting with each other. The simplest models assume asexual reproduction and haploid genetics: an offspring usually inherits the trait values of her progenitor, except when a mutation causes the offspring to take a mutation step to new trait values; selection follows from ecological interactions among individuals. Here we present a rigorous construction of the microscopic population process that captures the probabilistic dynamics over continuous time of birth, mutation, and death, as influenced by the trait values of each individual, and interactions between individuals. A by-product of this formal construction is a general algorithm for efficient numerical simulation of the individual-level model. Once the microscopic process is in place, we derive different macroscopic models of adaptive evolution. These models differ in the renormalization they assume, i.e. in the limits taken, in specific orders, on population size, mutation rate, mutation step, while rescaling time accordingly. The macroscopic models also differ in their mathematical nature: deterministic, in the form of ordinary, integro-, or partial differential equations, or probabilistic, like stochastic partial differential equations or superprocesses. These models include extensions of Kimura's equation (and of its approximation for small mutation effects) to frequency- and density-dependent selection. A novel class of macroscopic models obtains when assuming that individual birth and death occur on a short timescale compared with the timescale of typical population growth. On a timescale of very rare mutations, we establish rigorously the models of \"trait substitution sequences\" and their approximation known as the \"canonical equation of adaptive dynamics\". We extend these models to account for mutation bias and random drift between multiple evolutionary attractors. The renormalization approach used in this study also opens promising avenues to study and predict patterns of life-history allometries, thereby bridging individual physiology, genetic variation, and ecological interactions in a common evolutionary framework.","container-title":"Theoretical Population Biology","DOI":"10.1016/j.tpb.2005.10.004","ISSN":"0040-5809","issue":"3","journalAbbreviation":"Theor Popul Biol","language":"eng","note":"PMID: 16460772","page":"297-321","source":"PubMed","title":"Unifying evolutionary dynamics: from individual stochastic processes to macroscopic models","title-short":"Unifying evolutionary dynamics","volume":"69","author":[{"family":"Champagnat","given":"Nicolas"},{"family":"Ferrière","given":"Régis"},{"family":"Méléard","given":"Sylvie"}],"issued":{"date-parts":[["2006",5]]}}},{"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r>
        <w:rPr>
          <w:rFonts w:cstheme="minorHAnsi"/>
          <w:sz w:val="22"/>
          <w:szCs w:val="22"/>
        </w:rPr>
        <w:fldChar w:fldCharType="separate"/>
      </w:r>
      <w:r w:rsidRPr="00FA2351">
        <w:rPr>
          <w:rFonts w:ascii="Calibri" w:hAnsi="Calibri" w:cs="Times New Roman"/>
          <w:sz w:val="22"/>
        </w:rPr>
        <w:t>(</w:t>
      </w:r>
      <w:proofErr w:type="spellStart"/>
      <w:r w:rsidRPr="00FA2351">
        <w:rPr>
          <w:rFonts w:ascii="Calibri" w:hAnsi="Calibri" w:cs="Times New Roman"/>
          <w:sz w:val="22"/>
        </w:rPr>
        <w:t>Dieckmann</w:t>
      </w:r>
      <w:proofErr w:type="spellEnd"/>
      <w:r w:rsidRPr="00FA2351">
        <w:rPr>
          <w:rFonts w:ascii="Calibri" w:hAnsi="Calibri" w:cs="Times New Roman"/>
          <w:sz w:val="22"/>
        </w:rPr>
        <w:t xml:space="preserve"> &amp; Law 1996; Champagnat </w:t>
      </w:r>
      <w:r w:rsidRPr="00FA2351">
        <w:rPr>
          <w:rFonts w:ascii="Calibri" w:hAnsi="Calibri" w:cs="Times New Roman"/>
          <w:i/>
          <w:iCs/>
          <w:sz w:val="22"/>
        </w:rPr>
        <w:t>et al.</w:t>
      </w:r>
      <w:r w:rsidRPr="00FA2351">
        <w:rPr>
          <w:rFonts w:ascii="Calibri" w:hAnsi="Calibri" w:cs="Times New Roman"/>
          <w:sz w:val="22"/>
        </w:rPr>
        <w:t xml:space="preserve"> 2006; </w:t>
      </w:r>
      <w:proofErr w:type="spellStart"/>
      <w:r w:rsidRPr="00FA2351">
        <w:rPr>
          <w:rFonts w:ascii="Calibri" w:hAnsi="Calibri" w:cs="Times New Roman"/>
          <w:sz w:val="22"/>
        </w:rPr>
        <w:t>Doebeli</w:t>
      </w:r>
      <w:proofErr w:type="spellEnd"/>
      <w:r w:rsidRPr="00FA2351">
        <w:rPr>
          <w:rFonts w:ascii="Calibri" w:hAnsi="Calibri" w:cs="Times New Roman"/>
          <w:sz w:val="22"/>
        </w:rPr>
        <w:t xml:space="preserve"> </w:t>
      </w:r>
      <w:r w:rsidRPr="00FA2351">
        <w:rPr>
          <w:rFonts w:ascii="Calibri" w:hAnsi="Calibri" w:cs="Times New Roman"/>
          <w:i/>
          <w:iCs/>
          <w:sz w:val="22"/>
        </w:rPr>
        <w:t>et al.</w:t>
      </w:r>
      <w:r w:rsidRPr="00FA2351">
        <w:rPr>
          <w:rFonts w:ascii="Calibri" w:hAnsi="Calibri" w:cs="Times New Roman"/>
          <w:sz w:val="22"/>
        </w:rPr>
        <w:t xml:space="preserve"> 2017)</w:t>
      </w:r>
      <w:r>
        <w:rPr>
          <w:rFonts w:cstheme="minorHAnsi"/>
          <w:sz w:val="22"/>
          <w:szCs w:val="22"/>
        </w:rPr>
        <w:fldChar w:fldCharType="end"/>
      </w:r>
      <w:ins w:id="90" w:author="John DeLong" w:date="2020-08-12T17:08:00Z">
        <w:r w:rsidR="00D52E07">
          <w:rPr>
            <w:rFonts w:cstheme="minorHAnsi"/>
            <w:sz w:val="22"/>
            <w:szCs w:val="22"/>
          </w:rPr>
          <w:t>, even as they are built on the deterministic equations that can be used to formulate QG and AD approaches</w:t>
        </w:r>
      </w:ins>
      <w:r>
        <w:rPr>
          <w:rFonts w:cstheme="minorHAnsi"/>
          <w:sz w:val="22"/>
          <w:szCs w:val="22"/>
        </w:rPr>
        <w:t xml:space="preserve">. </w:t>
      </w:r>
    </w:p>
    <w:p w14:paraId="696D458E" w14:textId="77777777" w:rsidR="00966191" w:rsidRPr="00496E2D" w:rsidRDefault="00966191" w:rsidP="00966191">
      <w:pPr>
        <w:spacing w:after="0" w:line="480" w:lineRule="auto"/>
        <w:contextualSpacing/>
        <w:rPr>
          <w:rFonts w:cstheme="minorHAnsi"/>
          <w:sz w:val="22"/>
          <w:szCs w:val="22"/>
        </w:rPr>
      </w:pPr>
      <w:r w:rsidRPr="00496E2D">
        <w:rPr>
          <w:rFonts w:cstheme="minorHAnsi"/>
          <w:i/>
          <w:sz w:val="22"/>
          <w:szCs w:val="22"/>
        </w:rPr>
        <w:t xml:space="preserve">Sets of comparisons: </w:t>
      </w:r>
      <w:r w:rsidRPr="00496E2D">
        <w:rPr>
          <w:rFonts w:cstheme="minorHAnsi"/>
          <w:sz w:val="22"/>
          <w:szCs w:val="22"/>
        </w:rPr>
        <w:t>We ran three sets of simulations, each with a specific purpose:</w:t>
      </w:r>
    </w:p>
    <w:p w14:paraId="20123FC4" w14:textId="0674BD3C" w:rsidR="00966191" w:rsidRPr="00496E2D" w:rsidRDefault="00966191" w:rsidP="00966191">
      <w:pPr>
        <w:spacing w:after="0" w:line="480" w:lineRule="auto"/>
        <w:ind w:firstLine="720"/>
        <w:contextualSpacing/>
        <w:rPr>
          <w:rFonts w:cstheme="minorHAnsi"/>
          <w:b/>
          <w:bCs/>
          <w:sz w:val="22"/>
          <w:szCs w:val="22"/>
        </w:rPr>
      </w:pPr>
      <w:r w:rsidRPr="00EB377A">
        <w:rPr>
          <w:rFonts w:cstheme="minorHAnsi"/>
          <w:i/>
          <w:sz w:val="22"/>
          <w:szCs w:val="22"/>
        </w:rPr>
        <w:t>The effect of individual variation on population abundance</w:t>
      </w:r>
      <w:r>
        <w:rPr>
          <w:rFonts w:cstheme="minorHAnsi"/>
          <w:sz w:val="22"/>
          <w:szCs w:val="22"/>
        </w:rPr>
        <w:t>.—</w:t>
      </w:r>
      <w:r w:rsidRPr="00496E2D">
        <w:rPr>
          <w:rFonts w:cstheme="minorHAnsi"/>
          <w:sz w:val="22"/>
          <w:szCs w:val="22"/>
        </w:rPr>
        <w:t xml:space="preserve">We first examined the role of individual variation in </w:t>
      </w:r>
      <w:proofErr w:type="spellStart"/>
      <w:r w:rsidRPr="0046658B">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w:t>
      </w:r>
      <w:r>
        <w:rPr>
          <w:rFonts w:cstheme="minorHAnsi"/>
          <w:sz w:val="22"/>
          <w:szCs w:val="22"/>
        </w:rPr>
        <w:t>and/or</w:t>
      </w:r>
      <w:ins w:id="91" w:author="John DeLong" w:date="2020-08-12T17:08:00Z">
        <w:r w:rsidR="00D52E07">
          <w:rPr>
            <w:rFonts w:cstheme="minorHAnsi"/>
            <w:sz w:val="22"/>
            <w:szCs w:val="22"/>
          </w:rPr>
          <w:t xml:space="preserve"> </w:t>
        </w:r>
        <w:proofErr w:type="spellStart"/>
        <w:r w:rsidR="00D52E07">
          <w:rPr>
            <w:rFonts w:cstheme="minorHAnsi"/>
            <w:i/>
            <w:iCs/>
            <w:sz w:val="22"/>
            <w:szCs w:val="22"/>
          </w:rPr>
          <w:t>d</w:t>
        </w:r>
        <w:r w:rsidR="00D52E07" w:rsidRPr="00496E2D">
          <w:rPr>
            <w:rFonts w:cstheme="minorHAnsi"/>
            <w:i/>
            <w:iCs/>
            <w:sz w:val="22"/>
            <w:szCs w:val="22"/>
            <w:vertAlign w:val="subscript"/>
          </w:rPr>
          <w:t>m</w:t>
        </w:r>
        <w:r w:rsidR="00D52E07">
          <w:rPr>
            <w:rFonts w:cstheme="minorHAnsi"/>
            <w:i/>
            <w:iCs/>
            <w:sz w:val="22"/>
            <w:szCs w:val="22"/>
            <w:vertAlign w:val="subscript"/>
          </w:rPr>
          <w:t>in</w:t>
        </w:r>
        <w:proofErr w:type="spellEnd"/>
        <w:r w:rsidR="00D52E07">
          <w:rPr>
            <w:rFonts w:cstheme="minorHAnsi"/>
            <w:i/>
            <w:iCs/>
            <w:sz w:val="22"/>
            <w:szCs w:val="22"/>
            <w:vertAlign w:val="subscript"/>
          </w:rPr>
          <w:t xml:space="preserve"> </w:t>
        </w:r>
      </w:ins>
      <w:del w:id="92" w:author="John DeLong" w:date="2020-08-12T17:08:00Z">
        <w:r w:rsidDel="00D52E07">
          <w:rPr>
            <w:rFonts w:cstheme="minorHAnsi"/>
            <w:sz w:val="22"/>
            <w:szCs w:val="22"/>
          </w:rPr>
          <w:delText xml:space="preserve"> </w:delText>
        </w:r>
      </w:del>
      <m:oMath>
        <m:sSub>
          <m:sSubPr>
            <m:ctrlPr>
              <w:del w:id="93" w:author="John DeLong" w:date="2020-08-12T17:08:00Z">
                <w:rPr>
                  <w:rFonts w:ascii="Cambria Math" w:hAnsi="Cambria Math" w:cstheme="minorHAnsi"/>
                  <w:i/>
                  <w:sz w:val="22"/>
                  <w:szCs w:val="22"/>
                </w:rPr>
              </w:del>
            </m:ctrlPr>
          </m:sSubPr>
          <m:e>
            <m:r>
              <w:del w:id="94" w:author="John DeLong" w:date="2020-08-12T17:08:00Z">
                <w:rPr>
                  <w:rFonts w:ascii="Cambria Math" w:hAnsi="Cambria Math" w:cstheme="minorHAnsi"/>
                  <w:sz w:val="22"/>
                  <w:szCs w:val="22"/>
                </w:rPr>
                <m:t>d</m:t>
              </w:del>
            </m:r>
          </m:e>
          <m:sub>
            <m:r>
              <w:del w:id="95" w:author="John DeLong" w:date="2020-08-12T17:08:00Z">
                <w:rPr>
                  <w:rFonts w:ascii="Cambria Math" w:hAnsi="Cambria Math" w:cstheme="minorHAnsi"/>
                  <w:sz w:val="22"/>
                  <w:szCs w:val="22"/>
                </w:rPr>
                <m:t>min</m:t>
              </w:del>
            </m:r>
          </m:sub>
        </m:sSub>
      </m:oMath>
      <w:del w:id="96" w:author="John DeLong" w:date="2020-08-12T17:08:00Z">
        <w:r w:rsidDel="00D52E07">
          <w:rPr>
            <w:rFonts w:eastAsiaTheme="minorEastAsia" w:cstheme="minorHAnsi"/>
            <w:sz w:val="22"/>
            <w:szCs w:val="22"/>
          </w:rPr>
          <w:delText xml:space="preserve"> </w:delText>
        </w:r>
        <w:r w:rsidRPr="00496E2D" w:rsidDel="00D52E07">
          <w:rPr>
            <w:rFonts w:cstheme="minorHAnsi"/>
            <w:sz w:val="22"/>
            <w:szCs w:val="22"/>
          </w:rPr>
          <w:delText>o</w:delText>
        </w:r>
      </w:del>
      <w:ins w:id="97" w:author="John DeLong" w:date="2020-08-12T17:08:00Z">
        <w:r w:rsidR="00D52E07">
          <w:rPr>
            <w:rFonts w:cstheme="minorHAnsi"/>
            <w:sz w:val="22"/>
            <w:szCs w:val="22"/>
          </w:rPr>
          <w:t>o</w:t>
        </w:r>
      </w:ins>
      <w:r w:rsidRPr="00496E2D">
        <w:rPr>
          <w:rFonts w:cstheme="minorHAnsi"/>
          <w:sz w:val="22"/>
          <w:szCs w:val="22"/>
        </w:rPr>
        <w:t xml:space="preserve">n the ecological dynamics of this model when no evolution was possible. To do this, we set heritability </w:t>
      </w:r>
      <w:r w:rsidRPr="0046658B">
        <w:rPr>
          <w:rFonts w:cstheme="minorHAnsi"/>
          <w:i/>
          <w:sz w:val="22"/>
          <w:szCs w:val="22"/>
        </w:rPr>
        <w:t>h</w:t>
      </w:r>
      <w:r w:rsidRPr="00496E2D">
        <w:rPr>
          <w:rFonts w:cstheme="minorHAnsi"/>
          <w:sz w:val="22"/>
          <w:szCs w:val="22"/>
          <w:vertAlign w:val="superscript"/>
        </w:rPr>
        <w:t>2</w:t>
      </w:r>
      <w:r w:rsidRPr="00496E2D">
        <w:rPr>
          <w:rFonts w:cstheme="minorHAnsi"/>
          <w:sz w:val="22"/>
          <w:szCs w:val="22"/>
        </w:rPr>
        <w:t xml:space="preserve"> = 0</w:t>
      </w:r>
      <w:r>
        <w:rPr>
          <w:rFonts w:cstheme="minorHAnsi"/>
          <w:sz w:val="22"/>
          <w:szCs w:val="22"/>
        </w:rPr>
        <w:t xml:space="preserve"> so that the parent’s trait would not affect the trait of its offspring. We set the initial population mean birth rate equal to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=1.8</m:t>
        </m:r>
      </m:oMath>
      <w:r>
        <w:rPr>
          <w:rFonts w:eastAsiaTheme="minorEastAsia" w:cstheme="minorHAnsi"/>
          <w:sz w:val="22"/>
          <w:szCs w:val="22"/>
        </w:rPr>
        <w:t xml:space="preserve"> and a</w:t>
      </w:r>
      <w:proofErr w:type="spellStart"/>
      <w:r>
        <w:rPr>
          <w:rFonts w:eastAsiaTheme="minorEastAsia" w:cstheme="minorHAnsi"/>
          <w:sz w:val="22"/>
          <w:szCs w:val="22"/>
        </w:rPr>
        <w:t>ssumed</w:t>
      </w:r>
      <w:proofErr w:type="spellEnd"/>
      <w:r>
        <w:rPr>
          <w:rFonts w:eastAsiaTheme="minorEastAsia" w:cstheme="minorHAnsi"/>
          <w:sz w:val="22"/>
          <w:szCs w:val="22"/>
        </w:rPr>
        <w:t xml:space="preserve"> a constant trade-off parameter of </w:t>
      </w:r>
      <w:r>
        <w:rPr>
          <w:rFonts w:eastAsiaTheme="minorEastAsia" w:cstheme="minorHAnsi"/>
          <w:i/>
          <w:iCs/>
          <w:sz w:val="22"/>
          <w:szCs w:val="22"/>
        </w:rPr>
        <w:t>c</w:t>
      </w:r>
      <w:r>
        <w:rPr>
          <w:rFonts w:eastAsiaTheme="minorEastAsia" w:cstheme="minorHAnsi"/>
          <w:sz w:val="22"/>
          <w:szCs w:val="22"/>
        </w:rPr>
        <w:t xml:space="preserve"> = 0.0926, which implies that the initial mean death rate was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e>
        </m:acc>
        <m:r>
          <w:rPr>
            <w:rFonts w:ascii="Cambria Math" w:eastAsiaTheme="minorEastAsia" w:hAnsi="Cambria Math" w:cstheme="minorHAnsi"/>
            <w:sz w:val="22"/>
            <w:szCs w:val="22"/>
          </w:rPr>
          <m:t>=c</m:t>
        </m:r>
        <m:sSup>
          <m:sSupPr>
            <m:ctrlPr>
              <w:rPr>
                <w:rFonts w:ascii="Cambria Math" w:eastAsiaTheme="minorEastAsia" w:hAnsi="Cambria Math" w:cstheme="minorHAnsi"/>
                <w:i/>
                <w:sz w:val="22"/>
                <w:szCs w:val="22"/>
              </w:rPr>
            </m:ctrlPr>
          </m:sSupPr>
          <m:e>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e>
          <m:sup>
            <m:r>
              <w:rPr>
                <w:rFonts w:ascii="Cambria Math" w:eastAsiaTheme="minorEastAsia" w:hAnsi="Cambria Math" w:cstheme="minorHAnsi"/>
                <w:sz w:val="22"/>
                <w:szCs w:val="22"/>
              </w:rPr>
              <m:t>2</m:t>
            </m:r>
          </m:sup>
        </m:sSup>
        <m:r>
          <w:rPr>
            <w:rFonts w:ascii="Cambria Math" w:eastAsiaTheme="minorEastAsia" w:hAnsi="Cambria Math" w:cstheme="minorHAnsi"/>
            <w:sz w:val="22"/>
            <w:szCs w:val="22"/>
          </w:rPr>
          <m:t>=0.0926×</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1.8</m:t>
            </m:r>
          </m:e>
          <m:sup>
            <m:r>
              <w:rPr>
                <w:rFonts w:ascii="Cambria Math" w:eastAsiaTheme="minorEastAsia" w:hAnsi="Cambria Math" w:cstheme="minorHAnsi"/>
                <w:sz w:val="22"/>
                <w:szCs w:val="22"/>
              </w:rPr>
              <m:t>2</m:t>
            </m:r>
          </m:sup>
        </m:sSup>
        <m:r>
          <w:rPr>
            <w:rFonts w:ascii="Cambria Math" w:eastAsiaTheme="minorEastAsia" w:hAnsi="Cambria Math" w:cstheme="minorHAnsi"/>
            <w:sz w:val="22"/>
            <w:szCs w:val="22"/>
          </w:rPr>
          <m:t xml:space="preserve">=0.3. </m:t>
        </m:r>
      </m:oMath>
      <w:r>
        <w:rPr>
          <w:rFonts w:cstheme="minorHAnsi"/>
          <w:sz w:val="22"/>
          <w:szCs w:val="22"/>
        </w:rPr>
        <w:t>W</w:t>
      </w:r>
      <w:proofErr w:type="spellStart"/>
      <w:r w:rsidRPr="00496E2D">
        <w:rPr>
          <w:rFonts w:cstheme="minorHAnsi"/>
          <w:sz w:val="22"/>
          <w:szCs w:val="22"/>
        </w:rPr>
        <w:t>e</w:t>
      </w:r>
      <w:proofErr w:type="spellEnd"/>
      <w:r w:rsidRPr="00496E2D">
        <w:rPr>
          <w:rFonts w:cstheme="minorHAnsi"/>
          <w:sz w:val="22"/>
          <w:szCs w:val="22"/>
        </w:rPr>
        <w:t xml:space="preserve"> examined whether variation in neither trait, </w:t>
      </w:r>
      <w:proofErr w:type="spellStart"/>
      <w:r w:rsidRPr="0046658B">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alone, </w:t>
      </w:r>
      <w:proofErr w:type="spellStart"/>
      <w:r w:rsidRPr="0046658B">
        <w:rPr>
          <w:rFonts w:eastAsiaTheme="minorEastAsia" w:cstheme="minorHAnsi"/>
          <w:i/>
          <w:sz w:val="22"/>
          <w:szCs w:val="22"/>
        </w:rPr>
        <w:t>d</w:t>
      </w:r>
      <w:r w:rsidRPr="00496E2D">
        <w:rPr>
          <w:rFonts w:eastAsiaTheme="minorEastAsia" w:cstheme="minorHAnsi"/>
          <w:sz w:val="22"/>
          <w:szCs w:val="22"/>
          <w:vertAlign w:val="subscript"/>
        </w:rPr>
        <w:t>min</w:t>
      </w:r>
      <w:proofErr w:type="spellEnd"/>
      <w:r w:rsidRPr="00496E2D">
        <w:rPr>
          <w:rFonts w:eastAsiaTheme="minorEastAsia" w:cstheme="minorHAnsi"/>
          <w:sz w:val="22"/>
          <w:szCs w:val="22"/>
        </w:rPr>
        <w:t xml:space="preserve"> </w:t>
      </w:r>
      <w:r w:rsidRPr="00496E2D">
        <w:rPr>
          <w:rFonts w:cstheme="minorHAnsi"/>
          <w:sz w:val="22"/>
          <w:szCs w:val="22"/>
        </w:rPr>
        <w:t>alone, or both traits combined influenced the dynamics</w:t>
      </w:r>
      <w:r>
        <w:rPr>
          <w:rFonts w:cstheme="minorHAnsi"/>
          <w:sz w:val="22"/>
          <w:szCs w:val="22"/>
        </w:rPr>
        <w:t>. Since variation</w:t>
      </w:r>
      <w:ins w:id="98" w:author="John DeLong" w:date="2020-08-12T17:09:00Z">
        <w:r w:rsidR="00D52E07">
          <w:rPr>
            <w:rFonts w:cstheme="minorHAnsi"/>
            <w:sz w:val="22"/>
            <w:szCs w:val="22"/>
          </w:rPr>
          <w:t xml:space="preserve"> in</w:t>
        </w:r>
      </w:ins>
      <w:r>
        <w:rPr>
          <w:rFonts w:cstheme="minorHAnsi"/>
          <w:sz w:val="22"/>
          <w:szCs w:val="22"/>
        </w:rPr>
        <w:t xml:space="preserve"> </w:t>
      </w:r>
      <w:proofErr w:type="spellStart"/>
      <w:ins w:id="99" w:author="John DeLong" w:date="2020-08-12T17:09:00Z">
        <w:r w:rsidR="00D52E07" w:rsidRPr="0046658B">
          <w:rPr>
            <w:rFonts w:eastAsiaTheme="minorEastAsia" w:cstheme="minorHAnsi"/>
            <w:i/>
            <w:sz w:val="22"/>
            <w:szCs w:val="22"/>
          </w:rPr>
          <w:t>d</w:t>
        </w:r>
        <w:r w:rsidR="00D52E07" w:rsidRPr="00496E2D">
          <w:rPr>
            <w:rFonts w:eastAsiaTheme="minorEastAsia" w:cstheme="minorHAnsi"/>
            <w:sz w:val="22"/>
            <w:szCs w:val="22"/>
            <w:vertAlign w:val="subscript"/>
          </w:rPr>
          <w:t>min</w:t>
        </w:r>
        <w:proofErr w:type="spellEnd"/>
        <w:r w:rsidR="00D52E07" w:rsidRPr="00496E2D">
          <w:rPr>
            <w:rFonts w:eastAsiaTheme="minorEastAsia" w:cstheme="minorHAnsi"/>
            <w:sz w:val="22"/>
            <w:szCs w:val="22"/>
          </w:rPr>
          <w:t xml:space="preserve"> </w:t>
        </w:r>
        <w:r w:rsidR="00D52E07">
          <w:rPr>
            <w:rFonts w:eastAsiaTheme="minorEastAsia" w:cstheme="minorHAnsi"/>
            <w:sz w:val="22"/>
            <w:szCs w:val="22"/>
          </w:rPr>
          <w:t xml:space="preserve">is </w:t>
        </w:r>
      </w:ins>
      <w:del w:id="100" w:author="John DeLong" w:date="2020-08-12T17:09:00Z">
        <w:r w:rsidDel="00D52E07">
          <w:rPr>
            <w:rFonts w:cstheme="minorHAnsi"/>
            <w:sz w:val="22"/>
            <w:szCs w:val="22"/>
          </w:rPr>
          <w:delText xml:space="preserve">in </w:delText>
        </w:r>
      </w:del>
      <m:oMath>
        <m:sSub>
          <m:sSubPr>
            <m:ctrlPr>
              <w:del w:id="101" w:author="John DeLong" w:date="2020-08-12T17:09:00Z">
                <w:rPr>
                  <w:rFonts w:ascii="Cambria Math" w:hAnsi="Cambria Math" w:cstheme="minorHAnsi"/>
                  <w:i/>
                  <w:sz w:val="22"/>
                  <w:szCs w:val="22"/>
                </w:rPr>
              </w:del>
            </m:ctrlPr>
          </m:sSubPr>
          <m:e>
            <m:r>
              <w:del w:id="102" w:author="John DeLong" w:date="2020-08-12T17:09:00Z">
                <w:rPr>
                  <w:rFonts w:ascii="Cambria Math" w:hAnsi="Cambria Math" w:cstheme="minorHAnsi"/>
                  <w:sz w:val="22"/>
                  <w:szCs w:val="22"/>
                </w:rPr>
                <m:t>d</m:t>
              </w:del>
            </m:r>
          </m:e>
          <m:sub>
            <m:r>
              <w:del w:id="103" w:author="John DeLong" w:date="2020-08-12T17:09:00Z">
                <w:rPr>
                  <w:rFonts w:ascii="Cambria Math" w:hAnsi="Cambria Math" w:cstheme="minorHAnsi"/>
                  <w:sz w:val="22"/>
                  <w:szCs w:val="22"/>
                </w:rPr>
                <m:t>min</m:t>
              </w:del>
            </m:r>
          </m:sub>
        </m:sSub>
      </m:oMath>
      <w:del w:id="104" w:author="John DeLong" w:date="2020-08-12T17:09:00Z">
        <w:r w:rsidDel="00D52E07">
          <w:rPr>
            <w:rFonts w:eastAsiaTheme="minorEastAsia" w:cstheme="minorHAnsi"/>
            <w:sz w:val="22"/>
            <w:szCs w:val="22"/>
          </w:rPr>
          <w:delText xml:space="preserve"> is </w:delText>
        </w:r>
      </w:del>
      <w:r>
        <w:rPr>
          <w:rFonts w:eastAsiaTheme="minorEastAsia" w:cstheme="minorHAnsi"/>
          <w:sz w:val="22"/>
          <w:szCs w:val="22"/>
        </w:rPr>
        <w:t xml:space="preserve">normally linked to variation </w:t>
      </w:r>
      <w:del w:id="105" w:author="John DeLong" w:date="2020-08-12T17:09:00Z">
        <w:r w:rsidDel="00D52E07">
          <w:rPr>
            <w:rFonts w:eastAsiaTheme="minorEastAsia" w:cstheme="minorHAnsi"/>
            <w:sz w:val="22"/>
            <w:szCs w:val="22"/>
          </w:rPr>
          <w:delText xml:space="preserve">in </w:delText>
        </w:r>
      </w:del>
      <m:oMath>
        <m:sSub>
          <m:sSubPr>
            <m:ctrlPr>
              <w:del w:id="106" w:author="John DeLong" w:date="2020-08-12T17:09:00Z">
                <w:rPr>
                  <w:rFonts w:ascii="Cambria Math" w:eastAsiaTheme="minorEastAsia" w:hAnsi="Cambria Math" w:cstheme="minorHAnsi"/>
                  <w:i/>
                  <w:sz w:val="22"/>
                  <w:szCs w:val="22"/>
                </w:rPr>
              </w:del>
            </m:ctrlPr>
          </m:sSubPr>
          <m:e>
            <m:r>
              <w:del w:id="107" w:author="John DeLong" w:date="2020-08-12T17:09:00Z">
                <w:rPr>
                  <w:rFonts w:ascii="Cambria Math" w:eastAsiaTheme="minorEastAsia" w:hAnsi="Cambria Math" w:cstheme="minorHAnsi"/>
                  <w:sz w:val="22"/>
                  <w:szCs w:val="22"/>
                </w:rPr>
                <m:t>b</m:t>
              </w:del>
            </m:r>
          </m:e>
          <m:sub>
            <m:r>
              <w:del w:id="108" w:author="John DeLong" w:date="2020-08-12T17:09:00Z">
                <w:rPr>
                  <w:rFonts w:ascii="Cambria Math" w:eastAsiaTheme="minorEastAsia" w:hAnsi="Cambria Math" w:cstheme="minorHAnsi"/>
                  <w:sz w:val="22"/>
                  <w:szCs w:val="22"/>
                </w:rPr>
                <m:t>max</m:t>
              </w:del>
            </m:r>
          </m:sub>
        </m:sSub>
      </m:oMath>
      <w:ins w:id="109" w:author="John DeLong" w:date="2020-08-12T17:09:00Z">
        <w:r w:rsidR="00D52E07">
          <w:rPr>
            <w:rFonts w:eastAsiaTheme="minorEastAsia" w:cstheme="minorHAnsi"/>
            <w:sz w:val="22"/>
            <w:szCs w:val="22"/>
          </w:rPr>
          <w:t xml:space="preserve">in </w:t>
        </w:r>
        <w:proofErr w:type="spellStart"/>
        <w:r w:rsidR="00D52E07" w:rsidRPr="0046658B">
          <w:rPr>
            <w:rFonts w:eastAsiaTheme="minorEastAsia" w:cstheme="minorHAnsi"/>
            <w:i/>
            <w:sz w:val="22"/>
            <w:szCs w:val="22"/>
          </w:rPr>
          <w:t>b</w:t>
        </w:r>
        <w:r w:rsidR="00D52E07" w:rsidRPr="00496E2D">
          <w:rPr>
            <w:rFonts w:eastAsiaTheme="minorEastAsia" w:cstheme="minorHAnsi"/>
            <w:sz w:val="22"/>
            <w:szCs w:val="22"/>
            <w:vertAlign w:val="subscript"/>
          </w:rPr>
          <w:t>max</w:t>
        </w:r>
      </w:ins>
      <w:proofErr w:type="spellEnd"/>
      <w:r>
        <w:rPr>
          <w:rFonts w:cstheme="minorHAnsi"/>
          <w:sz w:val="22"/>
          <w:szCs w:val="22"/>
        </w:rPr>
        <w:t xml:space="preserve"> via the trade-off function, we had to break the trade-off to evaluate the effect of variation in each parameter on ecological dynamics separately. We first eliminated variation altogether by fixing both </w:t>
      </w:r>
      <w:proofErr w:type="spellStart"/>
      <w:r w:rsidRPr="0046658B">
        <w:rPr>
          <w:rFonts w:eastAsiaTheme="minorEastAsia" w:cstheme="minorHAnsi"/>
          <w:i/>
          <w:sz w:val="22"/>
          <w:szCs w:val="22"/>
        </w:rPr>
        <w:t>b</w:t>
      </w:r>
      <w:r w:rsidRPr="00496E2D">
        <w:rPr>
          <w:rFonts w:eastAsiaTheme="minorEastAsia" w:cstheme="minorHAnsi"/>
          <w:sz w:val="22"/>
          <w:szCs w:val="22"/>
          <w:vertAlign w:val="subscript"/>
        </w:rPr>
        <w:t>max</w:t>
      </w:r>
      <w:proofErr w:type="spellEnd"/>
      <w:r>
        <w:rPr>
          <w:rFonts w:cstheme="minorHAnsi"/>
          <w:sz w:val="22"/>
          <w:szCs w:val="22"/>
        </w:rPr>
        <w:t xml:space="preserve"> and </w:t>
      </w:r>
      <w:proofErr w:type="spellStart"/>
      <w:r w:rsidRPr="0046658B">
        <w:rPr>
          <w:rFonts w:eastAsiaTheme="minorEastAsia" w:cstheme="minorHAnsi"/>
          <w:i/>
          <w:sz w:val="22"/>
          <w:szCs w:val="22"/>
        </w:rPr>
        <w:t>d</w:t>
      </w:r>
      <w:r w:rsidRPr="00496E2D">
        <w:rPr>
          <w:rFonts w:eastAsiaTheme="minorEastAsia" w:cstheme="minorHAnsi"/>
          <w:sz w:val="22"/>
          <w:szCs w:val="22"/>
          <w:vertAlign w:val="subscript"/>
        </w:rPr>
        <w:t>min</w:t>
      </w:r>
      <w:proofErr w:type="spellEnd"/>
      <w:r>
        <w:rPr>
          <w:rFonts w:cstheme="minorHAnsi"/>
          <w:sz w:val="22"/>
          <w:szCs w:val="22"/>
        </w:rPr>
        <w:t xml:space="preserve"> at their</w:t>
      </w:r>
      <w:r w:rsidR="00812C25">
        <w:rPr>
          <w:rFonts w:cstheme="minorHAnsi"/>
          <w:sz w:val="22"/>
          <w:szCs w:val="22"/>
        </w:rPr>
        <w:t xml:space="preserve"> mean</w:t>
      </w:r>
      <w:r>
        <w:rPr>
          <w:rFonts w:cstheme="minorHAnsi"/>
          <w:sz w:val="22"/>
          <w:szCs w:val="22"/>
        </w:rPr>
        <w:t xml:space="preserve"> initial values (so all individuals had </w:t>
      </w: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=1.8</m:t>
        </m:r>
      </m:oMath>
      <w:r>
        <w:rPr>
          <w:rFonts w:eastAsiaTheme="minorEastAsia" w:cstheme="minorHAnsi"/>
          <w:sz w:val="22"/>
          <w:szCs w:val="22"/>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t>
            </m:r>
          </m:sub>
        </m:sSub>
        <m:r>
          <w:rPr>
            <w:rFonts w:ascii="Cambria Math" w:eastAsiaTheme="minorEastAsia" w:hAnsi="Cambria Math" w:cstheme="minorHAnsi"/>
            <w:sz w:val="22"/>
            <w:szCs w:val="22"/>
          </w:rPr>
          <m:t>=0.3</m:t>
        </m:r>
      </m:oMath>
      <w:r>
        <w:rPr>
          <w:rFonts w:cstheme="minorHAnsi"/>
          <w:sz w:val="22"/>
          <w:szCs w:val="22"/>
        </w:rPr>
        <w:t xml:space="preserve">). Second, we allowed variation in </w:t>
      </w:r>
      <w:proofErr w:type="spellStart"/>
      <w:r w:rsidRPr="0039376F">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w:t>
      </w:r>
      <w:r>
        <w:rPr>
          <w:rFonts w:cstheme="minorHAnsi"/>
          <w:sz w:val="22"/>
          <w:szCs w:val="22"/>
        </w:rPr>
        <w:t xml:space="preserve">around the initial value but fixed </w:t>
      </w:r>
      <w:proofErr w:type="spellStart"/>
      <w:r w:rsidRPr="0039376F">
        <w:rPr>
          <w:rFonts w:eastAsiaTheme="minorEastAsia" w:cstheme="minorHAnsi"/>
          <w:i/>
          <w:sz w:val="22"/>
          <w:szCs w:val="22"/>
        </w:rPr>
        <w:t>d</w:t>
      </w:r>
      <w:r w:rsidRPr="00496E2D">
        <w:rPr>
          <w:rFonts w:eastAsiaTheme="minorEastAsia" w:cstheme="minorHAnsi"/>
          <w:sz w:val="22"/>
          <w:szCs w:val="22"/>
          <w:vertAlign w:val="subscript"/>
        </w:rPr>
        <w:t>min</w:t>
      </w:r>
      <w:proofErr w:type="spellEnd"/>
      <w:r>
        <w:rPr>
          <w:rFonts w:eastAsiaTheme="minorEastAsia" w:cstheme="minorHAnsi"/>
          <w:sz w:val="22"/>
          <w:szCs w:val="22"/>
          <w:vertAlign w:val="subscript"/>
        </w:rPr>
        <w:t xml:space="preserve"> </w:t>
      </w:r>
      <w:r>
        <w:rPr>
          <w:rFonts w:eastAsiaTheme="minorEastAsia" w:cstheme="minorHAnsi"/>
          <w:sz w:val="22"/>
          <w:szCs w:val="22"/>
        </w:rPr>
        <w:t xml:space="preserve">at its initial value (so each individual had </w:t>
      </w:r>
      <m:oMath>
        <m:sSub>
          <m:sSubPr>
            <m:ctrlPr>
              <w:del w:id="110" w:author="John DeLong" w:date="2020-08-12T17:09:00Z">
                <w:rPr>
                  <w:rFonts w:ascii="Cambria Math" w:eastAsiaTheme="minorEastAsia" w:hAnsi="Cambria Math" w:cstheme="minorHAnsi"/>
                  <w:i/>
                  <w:sz w:val="22"/>
                  <w:szCs w:val="22"/>
                </w:rPr>
              </w:del>
            </m:ctrlPr>
          </m:sSubPr>
          <m:e>
            <m:r>
              <w:del w:id="111" w:author="John DeLong" w:date="2020-08-12T17:09:00Z">
                <w:rPr>
                  <w:rFonts w:ascii="Cambria Math" w:eastAsiaTheme="minorEastAsia" w:hAnsi="Cambria Math" w:cstheme="minorHAnsi"/>
                  <w:sz w:val="22"/>
                  <w:szCs w:val="22"/>
                </w:rPr>
                <m:t>b</m:t>
              </w:del>
            </m:r>
          </m:e>
          <m:sub>
            <m:r>
              <w:del w:id="112" w:author="John DeLong" w:date="2020-08-12T17:09:00Z">
                <w:rPr>
                  <w:rFonts w:ascii="Cambria Math" w:eastAsiaTheme="minorEastAsia" w:hAnsi="Cambria Math" w:cstheme="minorHAnsi"/>
                  <w:sz w:val="22"/>
                  <w:szCs w:val="22"/>
                </w:rPr>
                <m:t>max</m:t>
              </w:del>
            </m:r>
          </m:sub>
        </m:sSub>
      </m:oMath>
      <w:del w:id="113" w:author="John DeLong" w:date="2020-08-12T17:09:00Z">
        <w:r w:rsidDel="00D52E07">
          <w:rPr>
            <w:rFonts w:eastAsiaTheme="minorEastAsia" w:cstheme="minorHAnsi"/>
            <w:sz w:val="22"/>
            <w:szCs w:val="22"/>
          </w:rPr>
          <w:delText xml:space="preserve"> </w:delText>
        </w:r>
      </w:del>
      <w:proofErr w:type="spellStart"/>
      <w:ins w:id="114" w:author="John DeLong" w:date="2020-08-12T17:09:00Z">
        <w:r w:rsidR="00D52E07" w:rsidRPr="0046658B">
          <w:rPr>
            <w:rFonts w:eastAsiaTheme="minorEastAsia" w:cstheme="minorHAnsi"/>
            <w:i/>
            <w:sz w:val="22"/>
            <w:szCs w:val="22"/>
          </w:rPr>
          <w:t>b</w:t>
        </w:r>
        <w:r w:rsidR="00D52E07" w:rsidRPr="00496E2D">
          <w:rPr>
            <w:rFonts w:eastAsiaTheme="minorEastAsia" w:cstheme="minorHAnsi"/>
            <w:sz w:val="22"/>
            <w:szCs w:val="22"/>
            <w:vertAlign w:val="subscript"/>
          </w:rPr>
          <w:t>max</w:t>
        </w:r>
        <w:proofErr w:type="spellEnd"/>
        <w:r w:rsidR="00D52E07">
          <w:rPr>
            <w:rFonts w:eastAsiaTheme="minorEastAsia" w:cstheme="minorHAnsi"/>
            <w:sz w:val="22"/>
            <w:szCs w:val="22"/>
          </w:rPr>
          <w:t xml:space="preserve"> </w:t>
        </w:r>
      </w:ins>
      <w:r>
        <w:rPr>
          <w:rFonts w:eastAsiaTheme="minorEastAsia" w:cstheme="minorHAnsi"/>
          <w:sz w:val="22"/>
          <w:szCs w:val="22"/>
        </w:rPr>
        <w:t xml:space="preserve">drawn from a lognormal distribution with a mean of 1.8 and a CV of 0.3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t>
            </m:r>
          </m:sub>
        </m:sSub>
        <m:r>
          <w:rPr>
            <w:rFonts w:ascii="Cambria Math" w:eastAsiaTheme="minorEastAsia" w:hAnsi="Cambria Math" w:cstheme="minorHAnsi"/>
            <w:sz w:val="22"/>
            <w:szCs w:val="22"/>
          </w:rPr>
          <m:t>=0.3</m:t>
        </m:r>
      </m:oMath>
      <w:r>
        <w:rPr>
          <w:rFonts w:eastAsiaTheme="minorEastAsia" w:cstheme="minorHAnsi"/>
          <w:sz w:val="22"/>
          <w:szCs w:val="22"/>
        </w:rPr>
        <w:t>).</w:t>
      </w:r>
      <w:r w:rsidR="00812C25">
        <w:rPr>
          <w:rFonts w:eastAsiaTheme="minorEastAsia" w:cstheme="minorHAnsi"/>
          <w:sz w:val="22"/>
          <w:szCs w:val="22"/>
        </w:rPr>
        <w:t xml:space="preserve"> </w:t>
      </w:r>
      <w:r>
        <w:rPr>
          <w:rFonts w:cstheme="minorHAnsi"/>
          <w:sz w:val="22"/>
          <w:szCs w:val="22"/>
        </w:rPr>
        <w:t xml:space="preserve">Third, we generated variation in </w:t>
      </w:r>
      <w:proofErr w:type="spellStart"/>
      <w:r>
        <w:rPr>
          <w:rFonts w:cstheme="minorHAnsi"/>
          <w:i/>
          <w:iCs/>
          <w:sz w:val="22"/>
          <w:szCs w:val="22"/>
        </w:rPr>
        <w:t>d</w:t>
      </w:r>
      <w:r>
        <w:rPr>
          <w:rFonts w:cstheme="minorHAnsi"/>
          <w:sz w:val="22"/>
          <w:szCs w:val="22"/>
          <w:vertAlign w:val="subscript"/>
        </w:rPr>
        <w:t>min</w:t>
      </w:r>
      <w:proofErr w:type="spellEnd"/>
      <w:r>
        <w:rPr>
          <w:rFonts w:cstheme="minorHAnsi"/>
          <w:sz w:val="22"/>
          <w:szCs w:val="22"/>
        </w:rPr>
        <w:t xml:space="preserve"> by first allowing variation in </w:t>
      </w:r>
      <w:proofErr w:type="spellStart"/>
      <w:r>
        <w:rPr>
          <w:rFonts w:cstheme="minorHAnsi"/>
          <w:i/>
          <w:iCs/>
          <w:sz w:val="22"/>
          <w:szCs w:val="22"/>
        </w:rPr>
        <w:t>b</w:t>
      </w:r>
      <w:r>
        <w:rPr>
          <w:rFonts w:cstheme="minorHAnsi"/>
          <w:sz w:val="22"/>
          <w:szCs w:val="22"/>
          <w:vertAlign w:val="subscript"/>
        </w:rPr>
        <w:t>max</w:t>
      </w:r>
      <w:proofErr w:type="spellEnd"/>
      <w:r>
        <w:rPr>
          <w:rFonts w:cstheme="minorHAnsi"/>
          <w:i/>
          <w:iCs/>
          <w:sz w:val="22"/>
          <w:szCs w:val="22"/>
        </w:rPr>
        <w:t xml:space="preserve"> </w:t>
      </w:r>
      <w:r>
        <w:rPr>
          <w:rFonts w:cstheme="minorHAnsi"/>
          <w:sz w:val="22"/>
          <w:szCs w:val="22"/>
        </w:rPr>
        <w:t xml:space="preserve">to drive variation in </w:t>
      </w:r>
      <w:proofErr w:type="spellStart"/>
      <w:r w:rsidRPr="0039376F">
        <w:rPr>
          <w:rFonts w:eastAsiaTheme="minorEastAsia" w:cstheme="minorHAnsi"/>
          <w:i/>
          <w:sz w:val="22"/>
          <w:szCs w:val="22"/>
        </w:rPr>
        <w:t>d</w:t>
      </w:r>
      <w:r w:rsidRPr="00496E2D">
        <w:rPr>
          <w:rFonts w:eastAsiaTheme="minorEastAsia" w:cstheme="minorHAnsi"/>
          <w:sz w:val="22"/>
          <w:szCs w:val="22"/>
          <w:vertAlign w:val="subscript"/>
        </w:rPr>
        <w:t>min</w:t>
      </w:r>
      <w:proofErr w:type="spellEnd"/>
      <w:r>
        <w:rPr>
          <w:rFonts w:eastAsiaTheme="minorEastAsia" w:cstheme="minorHAnsi"/>
          <w:sz w:val="22"/>
          <w:szCs w:val="22"/>
        </w:rPr>
        <w:t xml:space="preserve"> according to our </w:t>
      </w:r>
      <w:r>
        <w:rPr>
          <w:rFonts w:eastAsiaTheme="minorEastAsia" w:cstheme="minorHAnsi"/>
          <w:sz w:val="22"/>
          <w:szCs w:val="22"/>
        </w:rPr>
        <w:lastRenderedPageBreak/>
        <w:t xml:space="preserve">trade-off, </w:t>
      </w:r>
      <w:r>
        <w:rPr>
          <w:rFonts w:cstheme="minorHAnsi"/>
          <w:sz w:val="22"/>
          <w:szCs w:val="22"/>
        </w:rPr>
        <w:t xml:space="preserve">but we then re-set all </w:t>
      </w:r>
      <w:proofErr w:type="spellStart"/>
      <w:r w:rsidRPr="0039376F">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w:t>
      </w:r>
      <w:r>
        <w:rPr>
          <w:rFonts w:cstheme="minorHAnsi"/>
          <w:sz w:val="22"/>
          <w:szCs w:val="22"/>
        </w:rPr>
        <w:t xml:space="preserve">values for individuals to the mean value </w:t>
      </w:r>
      <w:r>
        <w:rPr>
          <w:rFonts w:eastAsiaTheme="minorEastAsia" w:cstheme="minorHAnsi"/>
          <w:sz w:val="22"/>
          <w:szCs w:val="22"/>
        </w:rPr>
        <w:t xml:space="preserve">(so each individual had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Sub>
        <m:r>
          <w:rPr>
            <w:rFonts w:ascii="Cambria Math" w:eastAsiaTheme="minorEastAsia" w:hAnsi="Cambria Math" w:cstheme="minorHAnsi"/>
            <w:sz w:val="22"/>
            <w:szCs w:val="22"/>
          </w:rPr>
          <m:t>=1.8</m:t>
        </m:r>
      </m:oMath>
      <w:r>
        <w:rPr>
          <w:rFonts w:eastAsiaTheme="minorEastAsia" w:cstheme="minorHAnsi"/>
          <w:sz w:val="22"/>
          <w:szCs w:val="22"/>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t>
            </m:r>
          </m:sub>
        </m:sSub>
      </m:oMath>
      <w:r>
        <w:rPr>
          <w:rFonts w:eastAsiaTheme="minorEastAsia" w:cstheme="minorHAnsi"/>
          <w:sz w:val="22"/>
          <w:szCs w:val="22"/>
        </w:rPr>
        <w:t xml:space="preserve"> equal to the trade-off parameter </w:t>
      </w:r>
      <w:r>
        <w:rPr>
          <w:rFonts w:eastAsiaTheme="minorEastAsia" w:cstheme="minorHAnsi"/>
          <w:i/>
          <w:iCs/>
          <w:sz w:val="22"/>
          <w:szCs w:val="22"/>
        </w:rPr>
        <w:t xml:space="preserve">c </w:t>
      </w:r>
      <w:r>
        <w:rPr>
          <w:rFonts w:eastAsiaTheme="minorEastAsia" w:cstheme="minorHAnsi"/>
          <w:sz w:val="22"/>
          <w:szCs w:val="22"/>
        </w:rPr>
        <w:t>multiplied by the square of a value drawn from a lognormal distribution with a mean of 1.8 and a CV of 0.3)</w:t>
      </w:r>
      <w:r>
        <w:rPr>
          <w:rFonts w:cstheme="minorHAnsi"/>
          <w:sz w:val="22"/>
          <w:szCs w:val="22"/>
        </w:rPr>
        <w:t xml:space="preserve">. This also removes the trade-off between </w:t>
      </w:r>
      <w:proofErr w:type="spellStart"/>
      <w:ins w:id="115" w:author="John DeLong" w:date="2020-08-12T17:09:00Z">
        <w:r w:rsidR="00D52E07" w:rsidRPr="0046658B">
          <w:rPr>
            <w:rFonts w:eastAsiaTheme="minorEastAsia" w:cstheme="minorHAnsi"/>
            <w:i/>
            <w:sz w:val="22"/>
            <w:szCs w:val="22"/>
          </w:rPr>
          <w:t>b</w:t>
        </w:r>
        <w:r w:rsidR="00D52E07" w:rsidRPr="00496E2D">
          <w:rPr>
            <w:rFonts w:eastAsiaTheme="minorEastAsia" w:cstheme="minorHAnsi"/>
            <w:sz w:val="22"/>
            <w:szCs w:val="22"/>
            <w:vertAlign w:val="subscript"/>
          </w:rPr>
          <w:t>max</w:t>
        </w:r>
        <w:proofErr w:type="spellEnd"/>
        <w:r w:rsidR="00D52E07">
          <w:rPr>
            <w:rFonts w:eastAsiaTheme="minorEastAsia" w:cstheme="minorHAnsi"/>
            <w:sz w:val="22"/>
            <w:szCs w:val="22"/>
            <w:vertAlign w:val="subscript"/>
          </w:rPr>
          <w:t xml:space="preserve"> </w:t>
        </w:r>
      </w:ins>
      <m:oMath>
        <m:sSub>
          <m:sSubPr>
            <m:ctrlPr>
              <w:del w:id="116" w:author="John DeLong" w:date="2020-08-12T17:09:00Z">
                <w:rPr>
                  <w:rFonts w:ascii="Cambria Math" w:hAnsi="Cambria Math" w:cstheme="minorHAnsi"/>
                  <w:i/>
                  <w:sz w:val="22"/>
                  <w:szCs w:val="22"/>
                </w:rPr>
              </w:del>
            </m:ctrlPr>
          </m:sSubPr>
          <m:e>
            <m:r>
              <w:del w:id="117" w:author="John DeLong" w:date="2020-08-12T17:09:00Z">
                <w:rPr>
                  <w:rFonts w:ascii="Cambria Math" w:hAnsi="Cambria Math" w:cstheme="minorHAnsi"/>
                  <w:sz w:val="22"/>
                  <w:szCs w:val="22"/>
                </w:rPr>
                <m:t>b</m:t>
              </w:del>
            </m:r>
          </m:e>
          <m:sub>
            <m:r>
              <w:del w:id="118" w:author="John DeLong" w:date="2020-08-12T17:09:00Z">
                <w:rPr>
                  <w:rFonts w:ascii="Cambria Math" w:hAnsi="Cambria Math" w:cstheme="minorHAnsi"/>
                  <w:sz w:val="22"/>
                  <w:szCs w:val="22"/>
                </w:rPr>
                <m:t>max</m:t>
              </w:del>
            </m:r>
          </m:sub>
        </m:sSub>
      </m:oMath>
      <w:del w:id="119" w:author="John DeLong" w:date="2020-08-12T17:09:00Z">
        <w:r w:rsidDel="00D52E07">
          <w:rPr>
            <w:rFonts w:eastAsiaTheme="minorEastAsia" w:cstheme="minorHAnsi"/>
            <w:sz w:val="22"/>
            <w:szCs w:val="22"/>
          </w:rPr>
          <w:delText xml:space="preserve"> </w:delText>
        </w:r>
      </w:del>
      <w:r>
        <w:rPr>
          <w:rFonts w:eastAsiaTheme="minorEastAsia" w:cstheme="minorHAnsi"/>
          <w:sz w:val="22"/>
          <w:szCs w:val="22"/>
        </w:rPr>
        <w:t>and</w:t>
      </w:r>
      <w:ins w:id="120" w:author="John DeLong" w:date="2020-08-12T17:10:00Z">
        <w:r w:rsidR="00D52E07">
          <w:rPr>
            <w:rFonts w:eastAsiaTheme="minorEastAsia" w:cstheme="minorHAnsi"/>
            <w:sz w:val="22"/>
            <w:szCs w:val="22"/>
          </w:rPr>
          <w:t xml:space="preserve"> </w:t>
        </w:r>
        <w:proofErr w:type="spellStart"/>
        <w:r w:rsidR="00D52E07">
          <w:rPr>
            <w:rFonts w:eastAsiaTheme="minorEastAsia" w:cstheme="minorHAnsi"/>
            <w:i/>
            <w:sz w:val="22"/>
            <w:szCs w:val="22"/>
          </w:rPr>
          <w:t>d</w:t>
        </w:r>
        <w:r w:rsidR="00D52E07" w:rsidRPr="00496E2D">
          <w:rPr>
            <w:rFonts w:eastAsiaTheme="minorEastAsia" w:cstheme="minorHAnsi"/>
            <w:sz w:val="22"/>
            <w:szCs w:val="22"/>
            <w:vertAlign w:val="subscript"/>
          </w:rPr>
          <w:t>m</w:t>
        </w:r>
        <w:r w:rsidR="00D52E07">
          <w:rPr>
            <w:rFonts w:eastAsiaTheme="minorEastAsia" w:cstheme="minorHAnsi"/>
            <w:sz w:val="22"/>
            <w:szCs w:val="22"/>
            <w:vertAlign w:val="subscript"/>
          </w:rPr>
          <w:t>in</w:t>
        </w:r>
      </w:ins>
      <w:proofErr w:type="spellEnd"/>
      <w:del w:id="121" w:author="John DeLong" w:date="2020-08-12T17:10:00Z">
        <w:r w:rsidDel="00D52E07">
          <w:rPr>
            <w:rFonts w:eastAsiaTheme="minorEastAsia" w:cstheme="minorHAnsi"/>
            <w:sz w:val="22"/>
            <w:szCs w:val="22"/>
          </w:rPr>
          <w:delText xml:space="preserve"> </w:delText>
        </w:r>
      </w:del>
      <m:oMath>
        <m:sSub>
          <m:sSubPr>
            <m:ctrlPr>
              <w:del w:id="122" w:author="John DeLong" w:date="2020-08-12T17:10:00Z">
                <w:rPr>
                  <w:rFonts w:ascii="Cambria Math" w:eastAsiaTheme="minorEastAsia" w:hAnsi="Cambria Math" w:cstheme="minorHAnsi"/>
                  <w:i/>
                  <w:sz w:val="22"/>
                  <w:szCs w:val="22"/>
                </w:rPr>
              </w:del>
            </m:ctrlPr>
          </m:sSubPr>
          <m:e>
            <m:r>
              <w:del w:id="123" w:author="John DeLong" w:date="2020-08-12T17:10:00Z">
                <w:rPr>
                  <w:rFonts w:ascii="Cambria Math" w:eastAsiaTheme="minorEastAsia" w:hAnsi="Cambria Math" w:cstheme="minorHAnsi"/>
                  <w:sz w:val="22"/>
                  <w:szCs w:val="22"/>
                </w:rPr>
                <m:t>d</m:t>
              </w:del>
            </m:r>
          </m:e>
          <m:sub>
            <m:r>
              <w:del w:id="124" w:author="John DeLong" w:date="2020-08-12T17:10:00Z">
                <w:rPr>
                  <w:rFonts w:ascii="Cambria Math" w:eastAsiaTheme="minorEastAsia" w:hAnsi="Cambria Math" w:cstheme="minorHAnsi"/>
                  <w:sz w:val="22"/>
                  <w:szCs w:val="22"/>
                </w:rPr>
                <m:t>min</m:t>
              </w:del>
            </m:r>
          </m:sub>
        </m:sSub>
      </m:oMath>
      <w:del w:id="125" w:author="John DeLong" w:date="2020-08-12T17:10:00Z">
        <w:r w:rsidDel="00D52E07">
          <w:rPr>
            <w:rFonts w:eastAsiaTheme="minorEastAsia" w:cstheme="minorHAnsi"/>
            <w:sz w:val="22"/>
            <w:szCs w:val="22"/>
          </w:rPr>
          <w:delText xml:space="preserve">. </w:delText>
        </w:r>
      </w:del>
      <w:ins w:id="126" w:author="John DeLong" w:date="2020-08-12T17:10:00Z">
        <w:r w:rsidR="00D52E07">
          <w:rPr>
            <w:rFonts w:eastAsiaTheme="minorEastAsia" w:cstheme="minorHAnsi"/>
            <w:sz w:val="22"/>
            <w:szCs w:val="22"/>
          </w:rPr>
          <w:t xml:space="preserve">. </w:t>
        </w:r>
      </w:ins>
      <w:r w:rsidRPr="00496E2D">
        <w:rPr>
          <w:rFonts w:cstheme="minorHAnsi"/>
          <w:sz w:val="22"/>
          <w:szCs w:val="22"/>
        </w:rPr>
        <w:t xml:space="preserve">This examination also confirmed that the GEM dynamics reduced to a standard Gillespie simulation of the ecological model </w:t>
      </w:r>
      <w:r>
        <w:rPr>
          <w:rFonts w:cstheme="minorHAnsi"/>
          <w:sz w:val="22"/>
          <w:szCs w:val="22"/>
        </w:rPr>
        <w:t xml:space="preserve">at larger population sizes </w:t>
      </w:r>
      <w:r w:rsidRPr="00496E2D">
        <w:rPr>
          <w:rFonts w:cstheme="minorHAnsi"/>
          <w:sz w:val="22"/>
          <w:szCs w:val="22"/>
        </w:rPr>
        <w:t>(Equation 1)</w:t>
      </w:r>
      <w:r>
        <w:rPr>
          <w:rFonts w:cstheme="minorHAnsi"/>
          <w:sz w:val="22"/>
          <w:szCs w:val="22"/>
        </w:rPr>
        <w:t xml:space="preserve">. We used </w:t>
      </w:r>
      <w:proofErr w:type="gramStart"/>
      <w:r>
        <w:rPr>
          <w:rFonts w:cstheme="minorHAnsi"/>
          <w:sz w:val="22"/>
          <w:szCs w:val="22"/>
        </w:rPr>
        <w:t>carrying</w:t>
      </w:r>
      <w:proofErr w:type="gramEnd"/>
      <w:r>
        <w:rPr>
          <w:rFonts w:cstheme="minorHAnsi"/>
          <w:sz w:val="22"/>
          <w:szCs w:val="22"/>
        </w:rPr>
        <w:t xml:space="preserve"> capacities of </w:t>
      </w:r>
      <w:r>
        <w:rPr>
          <w:rFonts w:eastAsiaTheme="minorEastAsia" w:cstheme="minorHAnsi"/>
          <w:sz w:val="22"/>
          <w:szCs w:val="22"/>
        </w:rPr>
        <w:t>10 and 4</w:t>
      </w:r>
      <w:r w:rsidRPr="00E51D63">
        <w:rPr>
          <w:rFonts w:eastAsiaTheme="minorEastAsia" w:cstheme="minorHAnsi"/>
          <w:sz w:val="22"/>
          <w:szCs w:val="22"/>
        </w:rPr>
        <w:t>0</w:t>
      </w:r>
      <w:r>
        <w:rPr>
          <w:rFonts w:eastAsiaTheme="minorEastAsia" w:cstheme="minorHAnsi"/>
          <w:sz w:val="22"/>
          <w:szCs w:val="22"/>
        </w:rPr>
        <w:t xml:space="preserve">, created by setting </w:t>
      </w:r>
      <w:r w:rsidRPr="00496E2D">
        <w:rPr>
          <w:rFonts w:eastAsiaTheme="minorEastAsia" w:cstheme="minorHAnsi"/>
          <w:i/>
          <w:sz w:val="22"/>
          <w:szCs w:val="22"/>
        </w:rPr>
        <w:t>b</w:t>
      </w:r>
      <w:r w:rsidRPr="00496E2D">
        <w:rPr>
          <w:rFonts w:eastAsiaTheme="minorEastAsia" w:cstheme="minorHAnsi"/>
          <w:sz w:val="22"/>
          <w:szCs w:val="22"/>
          <w:vertAlign w:val="subscript"/>
        </w:rPr>
        <w:t>s</w:t>
      </w:r>
      <w:r w:rsidRPr="00496E2D">
        <w:rPr>
          <w:rFonts w:eastAsiaTheme="minorEastAsia" w:cstheme="minorHAnsi"/>
          <w:sz w:val="22"/>
          <w:szCs w:val="22"/>
        </w:rPr>
        <w:t xml:space="preserve"> = </w:t>
      </w:r>
      <w:r w:rsidRPr="00496E2D">
        <w:rPr>
          <w:rFonts w:eastAsiaTheme="minorEastAsia" w:cstheme="minorHAnsi"/>
          <w:i/>
          <w:sz w:val="22"/>
          <w:szCs w:val="22"/>
        </w:rPr>
        <w:t>d</w:t>
      </w:r>
      <w:r w:rsidRPr="00496E2D">
        <w:rPr>
          <w:rFonts w:eastAsiaTheme="minorEastAsia" w:cstheme="minorHAnsi"/>
          <w:sz w:val="22"/>
          <w:szCs w:val="22"/>
          <w:vertAlign w:val="subscript"/>
        </w:rPr>
        <w:t>s</w:t>
      </w:r>
      <w:r>
        <w:rPr>
          <w:rFonts w:eastAsiaTheme="minorEastAsia" w:cstheme="minorHAnsi"/>
          <w:sz w:val="22"/>
          <w:szCs w:val="22"/>
        </w:rPr>
        <w:t xml:space="preserve"> =</w:t>
      </w:r>
      <w:r w:rsidRPr="00496E2D">
        <w:rPr>
          <w:rFonts w:eastAsiaTheme="minorEastAsia" w:cstheme="minorHAnsi"/>
          <w:sz w:val="22"/>
          <w:szCs w:val="22"/>
        </w:rPr>
        <w:t xml:space="preserve"> </w:t>
      </w:r>
      <w:r w:rsidRPr="00E51D63">
        <w:rPr>
          <w:rFonts w:cstheme="minorHAnsi"/>
          <w:sz w:val="22"/>
          <w:szCs w:val="22"/>
        </w:rPr>
        <w:t>0.</w:t>
      </w:r>
      <w:r>
        <w:rPr>
          <w:rFonts w:cstheme="minorHAnsi"/>
          <w:sz w:val="22"/>
          <w:szCs w:val="22"/>
        </w:rPr>
        <w:t xml:space="preserve">075 and </w:t>
      </w:r>
      <w:r w:rsidRPr="00E51D63">
        <w:rPr>
          <w:rFonts w:cstheme="minorHAnsi"/>
          <w:sz w:val="22"/>
          <w:szCs w:val="22"/>
        </w:rPr>
        <w:t>0.0</w:t>
      </w:r>
      <w:r>
        <w:rPr>
          <w:rFonts w:cstheme="minorHAnsi"/>
          <w:sz w:val="22"/>
          <w:szCs w:val="22"/>
        </w:rPr>
        <w:t xml:space="preserve">187, respectively (and assuming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=1.8</m:t>
        </m:r>
      </m:oMath>
      <w:r>
        <w:rPr>
          <w:rFonts w:eastAsiaTheme="minorEastAsia" w:cstheme="minorHAnsi"/>
          <w:sz w:val="22"/>
          <w:szCs w:val="22"/>
        </w:rPr>
        <w:t xml:space="preserve"> and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e>
        </m:acc>
        <m:r>
          <w:rPr>
            <w:rFonts w:ascii="Cambria Math" w:hAnsi="Cambria Math" w:cstheme="minorHAnsi"/>
            <w:sz w:val="22"/>
            <w:szCs w:val="22"/>
          </w:rPr>
          <m:t>=0.3</m:t>
        </m:r>
      </m:oMath>
      <w:r>
        <w:rPr>
          <w:rFonts w:eastAsiaTheme="minorEastAsia" w:cstheme="minorHAnsi"/>
          <w:sz w:val="22"/>
          <w:szCs w:val="22"/>
        </w:rPr>
        <w:t xml:space="preserve"> [Eq. 3])</w:t>
      </w:r>
      <w:r>
        <w:rPr>
          <w:rFonts w:cstheme="minorHAnsi"/>
          <w:sz w:val="22"/>
          <w:szCs w:val="22"/>
        </w:rPr>
        <w:t xml:space="preserve">. We </w:t>
      </w:r>
      <w:r w:rsidRPr="00496E2D">
        <w:rPr>
          <w:rFonts w:eastAsiaTheme="minorEastAsia" w:cstheme="minorHAnsi"/>
          <w:sz w:val="22"/>
          <w:szCs w:val="22"/>
        </w:rPr>
        <w:t>initialized</w:t>
      </w:r>
      <w:r>
        <w:rPr>
          <w:rFonts w:eastAsiaTheme="minorEastAsia" w:cstheme="minorHAnsi"/>
          <w:sz w:val="22"/>
          <w:szCs w:val="22"/>
        </w:rPr>
        <w:t xml:space="preserve"> populations</w:t>
      </w:r>
      <w:r w:rsidRPr="00496E2D">
        <w:rPr>
          <w:rFonts w:eastAsiaTheme="minorEastAsia" w:cstheme="minorHAnsi"/>
          <w:sz w:val="22"/>
          <w:szCs w:val="22"/>
        </w:rPr>
        <w:t xml:space="preserve"> with five individuals </w:t>
      </w:r>
      <w:r>
        <w:rPr>
          <w:rFonts w:eastAsiaTheme="minorEastAsia" w:cstheme="minorHAnsi"/>
          <w:sz w:val="22"/>
          <w:szCs w:val="22"/>
        </w:rPr>
        <w:t xml:space="preserve">and </w:t>
      </w:r>
      <w:r w:rsidRPr="00496E2D">
        <w:rPr>
          <w:rFonts w:eastAsiaTheme="minorEastAsia" w:cstheme="minorHAnsi"/>
          <w:sz w:val="22"/>
          <w:szCs w:val="22"/>
        </w:rPr>
        <w:t>ran each simulation</w:t>
      </w:r>
      <w:r>
        <w:rPr>
          <w:rFonts w:eastAsiaTheme="minorEastAsia" w:cstheme="minorHAnsi"/>
          <w:sz w:val="22"/>
          <w:szCs w:val="22"/>
        </w:rPr>
        <w:t xml:space="preserve"> for </w:t>
      </w:r>
      <w:proofErr w:type="gramStart"/>
      <w:r>
        <w:rPr>
          <w:rFonts w:eastAsiaTheme="minorEastAsia" w:cstheme="minorHAnsi"/>
          <w:sz w:val="22"/>
          <w:szCs w:val="22"/>
        </w:rPr>
        <w:t>30 time</w:t>
      </w:r>
      <w:proofErr w:type="gramEnd"/>
      <w:r>
        <w:rPr>
          <w:rFonts w:eastAsiaTheme="minorEastAsia" w:cstheme="minorHAnsi"/>
          <w:sz w:val="22"/>
          <w:szCs w:val="22"/>
        </w:rPr>
        <w:t xml:space="preserve"> steps and </w:t>
      </w:r>
      <w:r w:rsidRPr="00496E2D">
        <w:rPr>
          <w:rFonts w:eastAsiaTheme="minorEastAsia" w:cstheme="minorHAnsi"/>
          <w:sz w:val="22"/>
          <w:szCs w:val="22"/>
        </w:rPr>
        <w:t xml:space="preserve">replicated each stochastic simulation </w:t>
      </w:r>
      <w:r>
        <w:rPr>
          <w:rFonts w:eastAsiaTheme="minorEastAsia" w:cstheme="minorHAnsi"/>
          <w:sz w:val="22"/>
          <w:szCs w:val="22"/>
        </w:rPr>
        <w:t>20</w:t>
      </w:r>
      <w:r w:rsidRPr="00496E2D">
        <w:rPr>
          <w:rFonts w:eastAsiaTheme="minorEastAsia" w:cstheme="minorHAnsi"/>
          <w:sz w:val="22"/>
          <w:szCs w:val="22"/>
        </w:rPr>
        <w:t>0 times.</w:t>
      </w:r>
    </w:p>
    <w:p w14:paraId="7724FA3F" w14:textId="5152FB38" w:rsidR="00966191" w:rsidRDefault="00966191" w:rsidP="00966191">
      <w:pPr>
        <w:spacing w:after="0" w:line="480" w:lineRule="auto"/>
        <w:ind w:firstLine="720"/>
        <w:contextualSpacing/>
        <w:rPr>
          <w:rFonts w:eastAsiaTheme="minorEastAsia" w:cstheme="minorHAnsi"/>
          <w:sz w:val="22"/>
          <w:szCs w:val="22"/>
        </w:rPr>
      </w:pPr>
      <w:r>
        <w:rPr>
          <w:rFonts w:cstheme="minorHAnsi"/>
          <w:i/>
          <w:sz w:val="22"/>
          <w:szCs w:val="22"/>
        </w:rPr>
        <w:t>The effect of demographic</w:t>
      </w:r>
      <w:r w:rsidRPr="00EB377A">
        <w:rPr>
          <w:rFonts w:cstheme="minorHAnsi"/>
          <w:i/>
          <w:sz w:val="22"/>
          <w:szCs w:val="22"/>
        </w:rPr>
        <w:t xml:space="preserve"> stochasticity </w:t>
      </w:r>
      <w:r>
        <w:rPr>
          <w:rFonts w:cstheme="minorHAnsi"/>
          <w:i/>
          <w:iCs/>
          <w:sz w:val="22"/>
          <w:szCs w:val="22"/>
        </w:rPr>
        <w:t>on evolutionary outcomes</w:t>
      </w:r>
      <w:r>
        <w:rPr>
          <w:rFonts w:cstheme="minorHAnsi"/>
          <w:sz w:val="22"/>
          <w:szCs w:val="22"/>
        </w:rPr>
        <w:t>.—</w:t>
      </w:r>
      <w:r w:rsidRPr="00496E2D">
        <w:rPr>
          <w:rFonts w:cstheme="minorHAnsi"/>
          <w:sz w:val="22"/>
          <w:szCs w:val="22"/>
        </w:rPr>
        <w:t xml:space="preserve">We next evaluated differences between the GEM and QG approaches by comparing outcomes across </w:t>
      </w:r>
      <w:r>
        <w:rPr>
          <w:rFonts w:cstheme="minorHAnsi"/>
          <w:sz w:val="22"/>
          <w:szCs w:val="22"/>
        </w:rPr>
        <w:t xml:space="preserve">three </w:t>
      </w:r>
      <w:r w:rsidRPr="00496E2D">
        <w:rPr>
          <w:rFonts w:cstheme="minorHAnsi"/>
          <w:sz w:val="22"/>
          <w:szCs w:val="22"/>
        </w:rPr>
        <w:t xml:space="preserve">different </w:t>
      </w:r>
      <w:r>
        <w:rPr>
          <w:rFonts w:cstheme="minorHAnsi"/>
          <w:sz w:val="22"/>
          <w:szCs w:val="22"/>
        </w:rPr>
        <w:t>levels of density dependence. We set the initial carrying capacity (</w:t>
      </w:r>
      <w:r w:rsidRPr="00EB377A">
        <w:rPr>
          <w:rFonts w:cstheme="minorHAnsi"/>
          <w:i/>
          <w:sz w:val="22"/>
          <w:szCs w:val="22"/>
        </w:rPr>
        <w:t>K</w:t>
      </w:r>
      <w:r>
        <w:rPr>
          <w:rFonts w:cstheme="minorHAnsi"/>
          <w:sz w:val="22"/>
          <w:szCs w:val="22"/>
        </w:rPr>
        <w:t xml:space="preserve">) at </w:t>
      </w:r>
      <w:r>
        <w:rPr>
          <w:rFonts w:eastAsiaTheme="minorEastAsia" w:cstheme="minorHAnsi"/>
          <w:sz w:val="22"/>
          <w:szCs w:val="22"/>
        </w:rPr>
        <w:t>10, 20, and 4</w:t>
      </w:r>
      <w:r w:rsidRPr="00E51D63">
        <w:rPr>
          <w:rFonts w:eastAsiaTheme="minorEastAsia" w:cstheme="minorHAnsi"/>
          <w:sz w:val="22"/>
          <w:szCs w:val="22"/>
        </w:rPr>
        <w:t>0</w:t>
      </w:r>
      <w:r>
        <w:rPr>
          <w:rFonts w:eastAsiaTheme="minorEastAsia" w:cstheme="minorHAnsi"/>
          <w:sz w:val="22"/>
          <w:szCs w:val="22"/>
        </w:rPr>
        <w:t xml:space="preserve">, created by setting </w:t>
      </w:r>
      <w:r w:rsidRPr="00496E2D">
        <w:rPr>
          <w:rFonts w:eastAsiaTheme="minorEastAsia" w:cstheme="minorHAnsi"/>
          <w:i/>
          <w:sz w:val="22"/>
          <w:szCs w:val="22"/>
        </w:rPr>
        <w:t>b</w:t>
      </w:r>
      <w:r w:rsidRPr="00496E2D">
        <w:rPr>
          <w:rFonts w:eastAsiaTheme="minorEastAsia" w:cstheme="minorHAnsi"/>
          <w:sz w:val="22"/>
          <w:szCs w:val="22"/>
          <w:vertAlign w:val="subscript"/>
        </w:rPr>
        <w:t>s</w:t>
      </w:r>
      <w:r w:rsidRPr="00496E2D">
        <w:rPr>
          <w:rFonts w:eastAsiaTheme="minorEastAsia" w:cstheme="minorHAnsi"/>
          <w:sz w:val="22"/>
          <w:szCs w:val="22"/>
        </w:rPr>
        <w:t xml:space="preserve"> = </w:t>
      </w:r>
      <w:r w:rsidRPr="00496E2D">
        <w:rPr>
          <w:rFonts w:eastAsiaTheme="minorEastAsia" w:cstheme="minorHAnsi"/>
          <w:i/>
          <w:sz w:val="22"/>
          <w:szCs w:val="22"/>
        </w:rPr>
        <w:t>d</w:t>
      </w:r>
      <w:r w:rsidRPr="00496E2D">
        <w:rPr>
          <w:rFonts w:eastAsiaTheme="minorEastAsia" w:cstheme="minorHAnsi"/>
          <w:sz w:val="22"/>
          <w:szCs w:val="22"/>
          <w:vertAlign w:val="subscript"/>
        </w:rPr>
        <w:t>s</w:t>
      </w:r>
      <w:r>
        <w:rPr>
          <w:rFonts w:eastAsiaTheme="minorEastAsia" w:cstheme="minorHAnsi"/>
          <w:sz w:val="22"/>
          <w:szCs w:val="22"/>
        </w:rPr>
        <w:t xml:space="preserve"> =</w:t>
      </w:r>
      <w:r w:rsidRPr="00496E2D">
        <w:rPr>
          <w:rFonts w:eastAsiaTheme="minorEastAsia" w:cstheme="minorHAnsi"/>
          <w:sz w:val="22"/>
          <w:szCs w:val="22"/>
        </w:rPr>
        <w:t xml:space="preserve"> </w:t>
      </w:r>
      <w:r w:rsidRPr="00E51D63">
        <w:rPr>
          <w:rFonts w:cstheme="minorHAnsi"/>
          <w:sz w:val="22"/>
          <w:szCs w:val="22"/>
        </w:rPr>
        <w:t>0.</w:t>
      </w:r>
      <w:r>
        <w:rPr>
          <w:rFonts w:cstheme="minorHAnsi"/>
          <w:sz w:val="22"/>
          <w:szCs w:val="22"/>
        </w:rPr>
        <w:t xml:space="preserve">075, </w:t>
      </w:r>
      <w:r w:rsidRPr="00E51D63">
        <w:rPr>
          <w:rFonts w:cstheme="minorHAnsi"/>
          <w:sz w:val="22"/>
          <w:szCs w:val="22"/>
        </w:rPr>
        <w:t>0.0</w:t>
      </w:r>
      <w:r>
        <w:rPr>
          <w:rFonts w:cstheme="minorHAnsi"/>
          <w:sz w:val="22"/>
          <w:szCs w:val="22"/>
        </w:rPr>
        <w:t>375</w:t>
      </w:r>
      <w:r w:rsidRPr="00E51D63">
        <w:rPr>
          <w:rFonts w:cstheme="minorHAnsi"/>
          <w:sz w:val="22"/>
          <w:szCs w:val="22"/>
        </w:rPr>
        <w:t xml:space="preserve">, </w:t>
      </w:r>
      <w:r>
        <w:rPr>
          <w:rFonts w:cstheme="minorHAnsi"/>
          <w:sz w:val="22"/>
          <w:szCs w:val="22"/>
        </w:rPr>
        <w:t xml:space="preserve">and </w:t>
      </w:r>
      <w:r w:rsidRPr="00E51D63">
        <w:rPr>
          <w:rFonts w:cstheme="minorHAnsi"/>
          <w:sz w:val="22"/>
          <w:szCs w:val="22"/>
        </w:rPr>
        <w:t>0.0</w:t>
      </w:r>
      <w:r>
        <w:rPr>
          <w:rFonts w:cstheme="minorHAnsi"/>
          <w:sz w:val="22"/>
          <w:szCs w:val="22"/>
        </w:rPr>
        <w:t xml:space="preserve">187, respectively; note that as the populations evolve and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oMath>
      <w:r>
        <w:rPr>
          <w:rFonts w:eastAsiaTheme="minorEastAsia" w:cstheme="minorHAnsi"/>
          <w:sz w:val="22"/>
          <w:szCs w:val="22"/>
        </w:rPr>
        <w:t xml:space="preserve"> changes, the carrying capacity changes as well [Eq. 3]</w:t>
      </w:r>
      <w:r>
        <w:rPr>
          <w:rFonts w:cstheme="minorHAnsi"/>
          <w:sz w:val="22"/>
          <w:szCs w:val="22"/>
        </w:rPr>
        <w:t xml:space="preserve">. We </w:t>
      </w:r>
      <w:r w:rsidRPr="00496E2D">
        <w:rPr>
          <w:rFonts w:eastAsiaTheme="minorEastAsia" w:cstheme="minorHAnsi"/>
          <w:sz w:val="22"/>
          <w:szCs w:val="22"/>
        </w:rPr>
        <w:t>initialized</w:t>
      </w:r>
      <w:r>
        <w:rPr>
          <w:rFonts w:eastAsiaTheme="minorEastAsia" w:cstheme="minorHAnsi"/>
          <w:sz w:val="22"/>
          <w:szCs w:val="22"/>
        </w:rPr>
        <w:t xml:space="preserve"> populations</w:t>
      </w:r>
      <w:r w:rsidRPr="00496E2D">
        <w:rPr>
          <w:rFonts w:eastAsiaTheme="minorEastAsia" w:cstheme="minorHAnsi"/>
          <w:sz w:val="22"/>
          <w:szCs w:val="22"/>
        </w:rPr>
        <w:t xml:space="preserve"> with five individuals </w:t>
      </w:r>
      <w:r>
        <w:rPr>
          <w:rFonts w:eastAsiaTheme="minorEastAsia" w:cstheme="minorHAnsi"/>
          <w:sz w:val="22"/>
          <w:szCs w:val="22"/>
        </w:rPr>
        <w:t>using the same initial trait values as above. T</w:t>
      </w:r>
      <w:r w:rsidRPr="00496E2D">
        <w:rPr>
          <w:rFonts w:eastAsiaTheme="minorEastAsia" w:cstheme="minorHAnsi"/>
          <w:sz w:val="22"/>
          <w:szCs w:val="22"/>
        </w:rPr>
        <w:t xml:space="preserve">he ESS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oMath>
      <w:r>
        <w:rPr>
          <w:rFonts w:eastAsiaTheme="minorEastAsia" w:cstheme="minorHAnsi"/>
          <w:sz w:val="22"/>
          <w:szCs w:val="22"/>
        </w:rPr>
        <w:t xml:space="preserve"> </w:t>
      </w:r>
      <w:r w:rsidRPr="00496E2D">
        <w:rPr>
          <w:rFonts w:cstheme="minorHAnsi"/>
          <w:sz w:val="22"/>
          <w:szCs w:val="22"/>
        </w:rPr>
        <w:t xml:space="preserve"> </w:t>
      </w:r>
      <w:r w:rsidRPr="00496E2D">
        <w:rPr>
          <w:rFonts w:eastAsiaTheme="minorEastAsia" w:cstheme="minorHAnsi"/>
          <w:sz w:val="22"/>
          <w:szCs w:val="22"/>
        </w:rPr>
        <w:t xml:space="preserve">for this system is 5.4, which means the ESS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e>
        </m:acc>
      </m:oMath>
      <w:r w:rsidRPr="00496E2D">
        <w:rPr>
          <w:rFonts w:eastAsiaTheme="minorEastAsia" w:cstheme="minorHAnsi"/>
          <w:sz w:val="22"/>
          <w:szCs w:val="22"/>
        </w:rPr>
        <w:t xml:space="preserve"> is 2.7.</w:t>
      </w:r>
      <w:r>
        <w:rPr>
          <w:rFonts w:eastAsiaTheme="minorEastAsia" w:cstheme="minorHAnsi"/>
          <w:sz w:val="22"/>
          <w:szCs w:val="22"/>
        </w:rPr>
        <w:t xml:space="preserve"> The CV of the evolving trait (maximum birth rate, </w:t>
      </w:r>
      <w:proofErr w:type="spellStart"/>
      <w:r w:rsidRPr="00E70892">
        <w:rPr>
          <w:rFonts w:eastAsiaTheme="minorEastAsia" w:cstheme="minorHAnsi"/>
          <w:i/>
          <w:sz w:val="22"/>
          <w:szCs w:val="22"/>
        </w:rPr>
        <w:t>b</w:t>
      </w:r>
      <w:r w:rsidRPr="00E70892">
        <w:rPr>
          <w:rFonts w:eastAsiaTheme="minorEastAsia" w:cstheme="minorHAnsi"/>
          <w:sz w:val="22"/>
          <w:szCs w:val="22"/>
          <w:vertAlign w:val="subscript"/>
        </w:rPr>
        <w:t>max</w:t>
      </w:r>
      <w:proofErr w:type="spellEnd"/>
      <w:r>
        <w:rPr>
          <w:rFonts w:eastAsiaTheme="minorEastAsia" w:cstheme="minorHAnsi"/>
          <w:sz w:val="22"/>
          <w:szCs w:val="22"/>
        </w:rPr>
        <w:t>) in the initial population was 0.3, such that the mean initial variance in</w:t>
      </w:r>
      <w:r w:rsidRPr="00E70892">
        <w:rPr>
          <w:rFonts w:eastAsiaTheme="minorEastAsia" w:cstheme="minorHAnsi"/>
          <w:i/>
          <w:sz w:val="22"/>
          <w:szCs w:val="22"/>
        </w:rPr>
        <w:t xml:space="preserve"> </w:t>
      </w:r>
      <w:proofErr w:type="spellStart"/>
      <w:r w:rsidRPr="00E70892">
        <w:rPr>
          <w:rFonts w:eastAsiaTheme="minorEastAsia" w:cstheme="minorHAnsi"/>
          <w:i/>
          <w:sz w:val="22"/>
          <w:szCs w:val="22"/>
        </w:rPr>
        <w:t>b</w:t>
      </w:r>
      <w:r w:rsidRPr="00E70892">
        <w:rPr>
          <w:rFonts w:eastAsiaTheme="minorEastAsia" w:cstheme="minorHAnsi"/>
          <w:sz w:val="22"/>
          <w:szCs w:val="22"/>
          <w:vertAlign w:val="subscript"/>
        </w:rPr>
        <w:t>max</w:t>
      </w:r>
      <w:proofErr w:type="spellEnd"/>
      <w:r>
        <w:rPr>
          <w:rFonts w:eastAsiaTheme="minorEastAsia" w:cstheme="minorHAnsi"/>
          <w:sz w:val="22"/>
          <w:szCs w:val="22"/>
        </w:rPr>
        <w:t xml:space="preserve"> was about 0.29 (due to stochastic sampling), and h</w:t>
      </w:r>
      <w:r w:rsidRPr="00496E2D">
        <w:rPr>
          <w:rFonts w:eastAsiaTheme="minorEastAsia" w:cstheme="minorHAnsi"/>
          <w:sz w:val="22"/>
          <w:szCs w:val="22"/>
        </w:rPr>
        <w:t xml:space="preserve">eritability </w:t>
      </w:r>
      <w:r>
        <w:rPr>
          <w:rFonts w:eastAsiaTheme="minorEastAsia" w:cstheme="minorHAnsi"/>
          <w:sz w:val="22"/>
          <w:szCs w:val="22"/>
        </w:rPr>
        <w:t>(</w:t>
      </w:r>
      <w:r w:rsidRPr="00EB377A">
        <w:rPr>
          <w:rFonts w:eastAsiaTheme="minorEastAsia" w:cstheme="minorHAnsi"/>
          <w:i/>
          <w:sz w:val="22"/>
          <w:szCs w:val="22"/>
        </w:rPr>
        <w:t>h</w:t>
      </w:r>
      <w:r w:rsidRPr="00EB377A">
        <w:rPr>
          <w:rFonts w:eastAsiaTheme="minorEastAsia" w:cstheme="minorHAnsi"/>
          <w:sz w:val="22"/>
          <w:szCs w:val="22"/>
          <w:vertAlign w:val="superscript"/>
        </w:rPr>
        <w:t>2</w:t>
      </w:r>
      <w:r>
        <w:rPr>
          <w:rFonts w:eastAsiaTheme="minorEastAsia" w:cstheme="minorHAnsi"/>
          <w:sz w:val="22"/>
          <w:szCs w:val="22"/>
        </w:rPr>
        <w:t xml:space="preserve">) </w:t>
      </w:r>
      <w:r w:rsidRPr="00496E2D">
        <w:rPr>
          <w:rFonts w:eastAsiaTheme="minorEastAsia" w:cstheme="minorHAnsi"/>
          <w:sz w:val="22"/>
          <w:szCs w:val="22"/>
        </w:rPr>
        <w:t>was 0.75.</w:t>
      </w:r>
      <w:r>
        <w:rPr>
          <w:rFonts w:eastAsiaTheme="minorEastAsia" w:cstheme="minorHAnsi"/>
          <w:sz w:val="22"/>
          <w:szCs w:val="22"/>
        </w:rPr>
        <w:t xml:space="preserve"> For a check on the effect of the trade-off parameter, we also varied </w:t>
      </w:r>
      <w:r w:rsidRPr="00CD0B5C">
        <w:rPr>
          <w:rFonts w:eastAsiaTheme="minorEastAsia" w:cstheme="minorHAnsi"/>
          <w:i/>
          <w:sz w:val="22"/>
          <w:szCs w:val="22"/>
        </w:rPr>
        <w:t>c</w:t>
      </w:r>
      <w:r>
        <w:rPr>
          <w:rFonts w:eastAsiaTheme="minorEastAsia" w:cstheme="minorHAnsi"/>
          <w:sz w:val="22"/>
          <w:szCs w:val="22"/>
        </w:rPr>
        <w:t xml:space="preserve"> (0.06, 0.09, and 1.2), using the same trait values and one level of density dependence (</w:t>
      </w:r>
      <m:oMath>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=0.</m:t>
        </m:r>
        <m:r>
          <m:rPr>
            <m:sty m:val="p"/>
          </m:rPr>
          <w:rPr>
            <w:rFonts w:ascii="Cambria Math" w:hAnsi="Cambria Math" w:cstheme="minorHAnsi"/>
            <w:sz w:val="22"/>
            <w:szCs w:val="22"/>
          </w:rPr>
          <m:t>04</m:t>
        </m:r>
      </m:oMath>
      <w:r>
        <w:rPr>
          <w:rFonts w:eastAsiaTheme="minorEastAsia" w:cstheme="minorHAnsi"/>
          <w:sz w:val="22"/>
          <w:szCs w:val="22"/>
        </w:rPr>
        <w:t>). W</w:t>
      </w:r>
      <w:r w:rsidRPr="00496E2D">
        <w:rPr>
          <w:rFonts w:eastAsiaTheme="minorEastAsia" w:cstheme="minorHAnsi"/>
          <w:sz w:val="22"/>
          <w:szCs w:val="22"/>
        </w:rPr>
        <w:t xml:space="preserve">e expected that </w:t>
      </w:r>
      <w:r>
        <w:rPr>
          <w:rFonts w:eastAsiaTheme="minorEastAsia" w:cstheme="minorHAnsi"/>
          <w:sz w:val="22"/>
          <w:szCs w:val="22"/>
        </w:rPr>
        <w:t xml:space="preserve">populations with smaller carrying capacity would demonstrate greater stochasticity and average abundances farther below their carrying capacity than in the populations with larger carrying capacity, generating a more pronounced </w:t>
      </w:r>
      <w:del w:id="127" w:author="John DeLong" w:date="2020-08-12T09:44:00Z">
        <w:r w:rsidDel="006C5402">
          <w:rPr>
            <w:rFonts w:eastAsiaTheme="minorEastAsia" w:cstheme="minorHAnsi"/>
            <w:sz w:val="22"/>
            <w:szCs w:val="22"/>
          </w:rPr>
          <w:delText>movement of traits to a TEA</w:delText>
        </w:r>
      </w:del>
      <w:ins w:id="128" w:author="John DeLong" w:date="2020-08-12T09:44:00Z">
        <w:r w:rsidR="006C5402">
          <w:rPr>
            <w:rFonts w:eastAsiaTheme="minorEastAsia" w:cstheme="minorHAnsi"/>
            <w:sz w:val="22"/>
            <w:szCs w:val="22"/>
          </w:rPr>
          <w:t>effect of transient behavior on the evolving trait</w:t>
        </w:r>
      </w:ins>
      <w:r>
        <w:rPr>
          <w:rFonts w:eastAsiaTheme="minorEastAsia" w:cstheme="minorHAnsi"/>
          <w:sz w:val="22"/>
          <w:szCs w:val="22"/>
        </w:rPr>
        <w:t>. We expected higher carrying capacity would facilitate convergence of the GEM solution with the QG solution.</w:t>
      </w:r>
      <w:r w:rsidRPr="00496E2D">
        <w:rPr>
          <w:rFonts w:eastAsiaTheme="minorEastAsia" w:cstheme="minorHAnsi"/>
          <w:sz w:val="22"/>
          <w:szCs w:val="22"/>
        </w:rPr>
        <w:t xml:space="preserve"> We ran each simulation</w:t>
      </w:r>
      <w:r>
        <w:rPr>
          <w:rFonts w:eastAsiaTheme="minorEastAsia" w:cstheme="minorHAnsi"/>
          <w:sz w:val="22"/>
          <w:szCs w:val="22"/>
        </w:rPr>
        <w:t xml:space="preserve"> for </w:t>
      </w:r>
      <w:proofErr w:type="gramStart"/>
      <w:r>
        <w:rPr>
          <w:rFonts w:eastAsiaTheme="minorEastAsia" w:cstheme="minorHAnsi"/>
          <w:sz w:val="22"/>
          <w:szCs w:val="22"/>
        </w:rPr>
        <w:t>400 time</w:t>
      </w:r>
      <w:proofErr w:type="gramEnd"/>
      <w:r>
        <w:rPr>
          <w:rFonts w:eastAsiaTheme="minorEastAsia" w:cstheme="minorHAnsi"/>
          <w:sz w:val="22"/>
          <w:szCs w:val="22"/>
        </w:rPr>
        <w:t xml:space="preserve"> steps and </w:t>
      </w:r>
      <w:r w:rsidRPr="00496E2D">
        <w:rPr>
          <w:rFonts w:eastAsiaTheme="minorEastAsia" w:cstheme="minorHAnsi"/>
          <w:sz w:val="22"/>
          <w:szCs w:val="22"/>
        </w:rPr>
        <w:t>replicated each stochastic simulation 50 times.</w:t>
      </w:r>
    </w:p>
    <w:p w14:paraId="60A13DFE" w14:textId="42627B01" w:rsidR="00966191" w:rsidRDefault="00966191" w:rsidP="00966191">
      <w:pPr>
        <w:spacing w:after="0" w:line="480" w:lineRule="auto"/>
        <w:ind w:firstLine="720"/>
        <w:contextualSpacing/>
        <w:rPr>
          <w:rFonts w:eastAsiaTheme="minorEastAsia" w:cstheme="minorHAnsi"/>
          <w:sz w:val="22"/>
          <w:szCs w:val="22"/>
        </w:rPr>
      </w:pPr>
      <w:r w:rsidRPr="00496E2D">
        <w:rPr>
          <w:rFonts w:eastAsiaTheme="minorEastAsia" w:cstheme="minorHAnsi"/>
          <w:sz w:val="22"/>
          <w:szCs w:val="22"/>
        </w:rPr>
        <w:lastRenderedPageBreak/>
        <w:t xml:space="preserve">To evaluate patterns in individual fitness </w:t>
      </w:r>
      <w:ins w:id="129" w:author="John DeLong" w:date="2020-08-12T17:46:00Z">
        <w:r w:rsidR="00C73969">
          <w:rPr>
            <w:rFonts w:eastAsiaTheme="minorEastAsia" w:cstheme="minorHAnsi"/>
            <w:sz w:val="22"/>
            <w:szCs w:val="22"/>
          </w:rPr>
          <w:t>(here, lifetime reproductive success</w:t>
        </w:r>
      </w:ins>
      <w:ins w:id="130" w:author="John DeLong" w:date="2020-08-12T17:47:00Z">
        <w:r w:rsidR="00C73969">
          <w:rPr>
            <w:rFonts w:eastAsiaTheme="minorEastAsia" w:cstheme="minorHAnsi"/>
            <w:sz w:val="22"/>
            <w:szCs w:val="22"/>
          </w:rPr>
          <w:t xml:space="preserve">) </w:t>
        </w:r>
      </w:ins>
      <w:r w:rsidRPr="00496E2D">
        <w:rPr>
          <w:rFonts w:eastAsiaTheme="minorEastAsia" w:cstheme="minorHAnsi"/>
          <w:sz w:val="22"/>
          <w:szCs w:val="22"/>
        </w:rPr>
        <w:t>across GEM simulations, we tracked the number of reproductive events and the lifespan for each individual. This allowed us to visualize the realized relationship between each individual’s</w:t>
      </w:r>
      <w:ins w:id="131" w:author="John DeLong" w:date="2020-08-12T17:12:00Z">
        <w:r w:rsidR="0015056C">
          <w:rPr>
            <w:rFonts w:eastAsiaTheme="minorEastAsia" w:cstheme="minorHAnsi"/>
            <w:sz w:val="22"/>
            <w:szCs w:val="22"/>
          </w:rPr>
          <w:t xml:space="preserve"> maximum birth rate (</w:t>
        </w:r>
      </w:ins>
      <w:proofErr w:type="spellStart"/>
      <w:del w:id="132" w:author="John DeLong" w:date="2020-08-12T17:12:00Z">
        <w:r w:rsidRPr="00496E2D" w:rsidDel="0015056C">
          <w:rPr>
            <w:rFonts w:eastAsiaTheme="minorEastAsia" w:cstheme="minorHAnsi"/>
            <w:sz w:val="22"/>
            <w:szCs w:val="22"/>
          </w:rPr>
          <w:delText xml:space="preserve"> </w:delText>
        </w:r>
      </w:del>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del w:id="133" w:author="John DeLong" w:date="2020-08-12T17:12:00Z">
        <w:r w:rsidRPr="00496E2D" w:rsidDel="0015056C">
          <w:rPr>
            <w:rFonts w:eastAsiaTheme="minorEastAsia" w:cstheme="minorHAnsi"/>
            <w:sz w:val="22"/>
            <w:szCs w:val="22"/>
          </w:rPr>
          <w:delText xml:space="preserve"> </w:delText>
        </w:r>
      </w:del>
      <w:ins w:id="134" w:author="John DeLong" w:date="2020-08-12T17:12:00Z">
        <w:r w:rsidR="0015056C">
          <w:rPr>
            <w:rFonts w:eastAsiaTheme="minorEastAsia" w:cstheme="minorHAnsi"/>
            <w:sz w:val="22"/>
            <w:szCs w:val="22"/>
          </w:rPr>
          <w:t xml:space="preserve">) </w:t>
        </w:r>
      </w:ins>
      <w:r w:rsidRPr="00496E2D">
        <w:rPr>
          <w:rFonts w:eastAsiaTheme="minorEastAsia" w:cstheme="minorHAnsi"/>
          <w:sz w:val="22"/>
          <w:szCs w:val="22"/>
        </w:rPr>
        <w:t xml:space="preserve">and lifetime reproductive success, akin to Figure 1B. We do this for </w:t>
      </w:r>
      <w:r>
        <w:rPr>
          <w:rFonts w:eastAsiaTheme="minorEastAsia" w:cstheme="minorHAnsi"/>
          <w:sz w:val="22"/>
          <w:szCs w:val="22"/>
        </w:rPr>
        <w:t xml:space="preserve">the </w:t>
      </w:r>
      <w:r w:rsidRPr="00496E2D">
        <w:rPr>
          <w:rFonts w:eastAsiaTheme="minorEastAsia" w:cstheme="minorHAnsi"/>
          <w:sz w:val="22"/>
          <w:szCs w:val="22"/>
        </w:rPr>
        <w:t xml:space="preserve">population toward the end of the simulation (born after time step </w:t>
      </w:r>
      <w:r>
        <w:rPr>
          <w:rFonts w:eastAsiaTheme="minorEastAsia" w:cstheme="minorHAnsi"/>
          <w:sz w:val="22"/>
          <w:szCs w:val="22"/>
        </w:rPr>
        <w:t>3</w:t>
      </w:r>
      <w:r w:rsidRPr="00496E2D">
        <w:rPr>
          <w:rFonts w:eastAsiaTheme="minorEastAsia" w:cstheme="minorHAnsi"/>
          <w:sz w:val="22"/>
          <w:szCs w:val="22"/>
        </w:rPr>
        <w:t>50)</w:t>
      </w:r>
      <w:ins w:id="135" w:author="John DeLong" w:date="2020-08-12T09:45:00Z">
        <w:r w:rsidR="006C5402">
          <w:rPr>
            <w:rFonts w:eastAsiaTheme="minorEastAsia" w:cstheme="minorHAnsi"/>
            <w:sz w:val="22"/>
            <w:szCs w:val="22"/>
          </w:rPr>
          <w:t xml:space="preserve">, </w:t>
        </w:r>
      </w:ins>
      <w:del w:id="136" w:author="John DeLong" w:date="2020-08-12T09:45:00Z">
        <w:r w:rsidDel="006C5402">
          <w:rPr>
            <w:rFonts w:eastAsiaTheme="minorEastAsia" w:cstheme="minorHAnsi"/>
            <w:sz w:val="22"/>
            <w:szCs w:val="22"/>
          </w:rPr>
          <w:delText xml:space="preserve"> and</w:delText>
        </w:r>
        <w:r w:rsidRPr="00496E2D" w:rsidDel="006C5402">
          <w:rPr>
            <w:rFonts w:eastAsiaTheme="minorEastAsia" w:cstheme="minorHAnsi"/>
            <w:sz w:val="22"/>
            <w:szCs w:val="22"/>
          </w:rPr>
          <w:delText xml:space="preserve"> </w:delText>
        </w:r>
      </w:del>
      <w:r w:rsidRPr="00496E2D">
        <w:rPr>
          <w:rFonts w:eastAsiaTheme="minorEastAsia" w:cstheme="minorHAnsi"/>
          <w:sz w:val="22"/>
          <w:szCs w:val="22"/>
        </w:rPr>
        <w:t>includ</w:t>
      </w:r>
      <w:r>
        <w:rPr>
          <w:rFonts w:eastAsiaTheme="minorEastAsia" w:cstheme="minorHAnsi"/>
          <w:sz w:val="22"/>
          <w:szCs w:val="22"/>
        </w:rPr>
        <w:t xml:space="preserve">ing only </w:t>
      </w:r>
      <w:r w:rsidRPr="00496E2D">
        <w:rPr>
          <w:rFonts w:eastAsiaTheme="minorEastAsia" w:cstheme="minorHAnsi"/>
          <w:sz w:val="22"/>
          <w:szCs w:val="22"/>
        </w:rPr>
        <w:t xml:space="preserve">individuals that died before the end of the simulation. </w:t>
      </w:r>
    </w:p>
    <w:p w14:paraId="24D423E6" w14:textId="63DAFCE8" w:rsidR="00966191" w:rsidRDefault="00966191" w:rsidP="00966191">
      <w:pPr>
        <w:spacing w:after="0" w:line="480" w:lineRule="auto"/>
        <w:ind w:firstLine="720"/>
        <w:contextualSpacing/>
        <w:rPr>
          <w:rFonts w:eastAsiaTheme="minorEastAsia" w:cstheme="minorHAnsi"/>
          <w:sz w:val="22"/>
          <w:szCs w:val="22"/>
        </w:rPr>
      </w:pPr>
      <w:r>
        <w:rPr>
          <w:rFonts w:cstheme="minorHAnsi"/>
          <w:i/>
          <w:sz w:val="22"/>
          <w:szCs w:val="22"/>
        </w:rPr>
        <w:t xml:space="preserve">The effect of culling </w:t>
      </w:r>
      <w:r>
        <w:rPr>
          <w:rFonts w:cstheme="minorHAnsi"/>
          <w:i/>
          <w:iCs/>
          <w:sz w:val="22"/>
          <w:szCs w:val="22"/>
        </w:rPr>
        <w:t>on evolutionary outcomes.—</w:t>
      </w:r>
      <w:r>
        <w:rPr>
          <w:rFonts w:eastAsiaTheme="minorEastAsia" w:cstheme="minorHAnsi"/>
          <w:sz w:val="22"/>
          <w:szCs w:val="22"/>
        </w:rPr>
        <w:t>W</w:t>
      </w:r>
      <w:r w:rsidRPr="00496E2D">
        <w:rPr>
          <w:rFonts w:eastAsiaTheme="minorEastAsia" w:cstheme="minorHAnsi"/>
          <w:sz w:val="22"/>
          <w:szCs w:val="22"/>
        </w:rPr>
        <w:t xml:space="preserve">e </w:t>
      </w:r>
      <w:r>
        <w:rPr>
          <w:rFonts w:eastAsiaTheme="minorEastAsia" w:cstheme="minorHAnsi"/>
          <w:sz w:val="22"/>
          <w:szCs w:val="22"/>
        </w:rPr>
        <w:t xml:space="preserve">next </w:t>
      </w:r>
      <w:r w:rsidRPr="00496E2D">
        <w:rPr>
          <w:rFonts w:eastAsiaTheme="minorEastAsia" w:cstheme="minorHAnsi"/>
          <w:sz w:val="22"/>
          <w:szCs w:val="22"/>
        </w:rPr>
        <w:t xml:space="preserve">asked how </w:t>
      </w:r>
      <w:r>
        <w:rPr>
          <w:rFonts w:eastAsiaTheme="minorEastAsia" w:cstheme="minorHAnsi"/>
          <w:sz w:val="22"/>
          <w:szCs w:val="22"/>
        </w:rPr>
        <w:t>culling</w:t>
      </w:r>
      <w:r w:rsidRPr="00496E2D">
        <w:rPr>
          <w:rFonts w:eastAsiaTheme="minorEastAsia" w:cstheme="minorHAnsi"/>
          <w:sz w:val="22"/>
          <w:szCs w:val="22"/>
        </w:rPr>
        <w:t xml:space="preserve"> a population that has already achieved </w:t>
      </w:r>
      <w:r>
        <w:rPr>
          <w:rFonts w:eastAsiaTheme="minorEastAsia" w:cstheme="minorHAnsi"/>
          <w:sz w:val="22"/>
          <w:szCs w:val="22"/>
        </w:rPr>
        <w:t>an eco-evolutionary</w:t>
      </w:r>
      <w:r w:rsidRPr="00496E2D">
        <w:rPr>
          <w:rFonts w:eastAsiaTheme="minorEastAsia" w:cstheme="minorHAnsi"/>
          <w:sz w:val="22"/>
          <w:szCs w:val="22"/>
        </w:rPr>
        <w:t xml:space="preserve"> equilibrium would cause </w:t>
      </w:r>
      <w:del w:id="137" w:author="John DeLong" w:date="2020-08-12T17:12:00Z">
        <w:r w:rsidRPr="00496E2D" w:rsidDel="00E55F7C">
          <w:rPr>
            <w:rFonts w:eastAsiaTheme="minorEastAsia" w:cstheme="minorHAnsi"/>
            <w:sz w:val="22"/>
            <w:szCs w:val="22"/>
          </w:rPr>
          <w:delText xml:space="preserve">it </w:delText>
        </w:r>
      </w:del>
      <w:ins w:id="138" w:author="John DeLong" w:date="2020-08-12T17:12:00Z">
        <w:r w:rsidR="00E55F7C">
          <w:rPr>
            <w:rFonts w:eastAsiaTheme="minorEastAsia" w:cstheme="minorHAnsi"/>
            <w:sz w:val="22"/>
            <w:szCs w:val="22"/>
          </w:rPr>
          <w:t>the population</w:t>
        </w:r>
        <w:r w:rsidR="00E55F7C" w:rsidRPr="00496E2D">
          <w:rPr>
            <w:rFonts w:eastAsiaTheme="minorEastAsia" w:cstheme="minorHAnsi"/>
            <w:sz w:val="22"/>
            <w:szCs w:val="22"/>
          </w:rPr>
          <w:t xml:space="preserve"> </w:t>
        </w:r>
      </w:ins>
      <w:r w:rsidRPr="00496E2D">
        <w:rPr>
          <w:rFonts w:eastAsiaTheme="minorEastAsia" w:cstheme="minorHAnsi"/>
          <w:sz w:val="22"/>
          <w:szCs w:val="22"/>
        </w:rPr>
        <w:t>to evolve</w:t>
      </w:r>
      <w:r>
        <w:rPr>
          <w:rFonts w:eastAsiaTheme="minorEastAsia" w:cstheme="minorHAnsi"/>
          <w:sz w:val="22"/>
          <w:szCs w:val="22"/>
        </w:rPr>
        <w:t xml:space="preserve"> when the probability of death due to the cull was independent of an individual’s traits</w:t>
      </w:r>
      <w:r w:rsidRPr="00496E2D">
        <w:rPr>
          <w:rFonts w:eastAsiaTheme="minorEastAsia" w:cstheme="minorHAnsi"/>
          <w:sz w:val="22"/>
          <w:szCs w:val="22"/>
        </w:rPr>
        <w:t xml:space="preserve">. </w:t>
      </w:r>
      <w:r>
        <w:rPr>
          <w:rFonts w:eastAsiaTheme="minorEastAsia" w:cstheme="minorHAnsi"/>
          <w:sz w:val="22"/>
          <w:szCs w:val="22"/>
        </w:rPr>
        <w:t>The deterministic model for the population dynamics for the birth-death logistic model with an additional culling term is the following:</w:t>
      </w:r>
    </w:p>
    <w:p w14:paraId="7971F43C" w14:textId="77777777" w:rsidR="00966191" w:rsidRDefault="00E67044" w:rsidP="00966191">
      <w:pPr>
        <w:spacing w:after="0" w:line="480" w:lineRule="auto"/>
        <w:ind w:firstLine="720"/>
        <w:contextualSpacing/>
        <w:rPr>
          <w:rFonts w:eastAsiaTheme="minorEastAsia" w:cstheme="minorHAnsi"/>
          <w:sz w:val="22"/>
          <w:szCs w:val="22"/>
        </w:rPr>
      </w:pPr>
      <m:oMathPara>
        <m:oMath>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dR</m:t>
              </m:r>
            </m:num>
            <m:den>
              <m:r>
                <w:rPr>
                  <w:rFonts w:ascii="Cambria Math" w:eastAsiaTheme="minorEastAsia" w:hAnsi="Cambria Math" w:cstheme="minorHAnsi"/>
                  <w:sz w:val="22"/>
                  <w:szCs w:val="22"/>
                </w:rPr>
                <m:t>dt</m:t>
              </m:r>
            </m:den>
          </m:f>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R)R-(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 xml:space="preserve">R)R-x </m:t>
          </m:r>
          <m:r>
            <m:rPr>
              <m:sty m:val="p"/>
            </m:rPr>
            <w:rPr>
              <w:rFonts w:ascii="Cambria Math" w:eastAsiaTheme="minorEastAsia" w:hAnsi="Cambria Math" w:cstheme="minorHAnsi"/>
              <w:sz w:val="22"/>
              <w:szCs w:val="22"/>
            </w:rPr>
            <m:t>max⁡</m:t>
          </m:r>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 xml:space="preserve">). </m:t>
          </m:r>
        </m:oMath>
      </m:oMathPara>
    </w:p>
    <w:p w14:paraId="23B39F27" w14:textId="3200F6B7" w:rsidR="00966191" w:rsidRPr="00496E2D" w:rsidRDefault="00966191" w:rsidP="00966191">
      <w:pPr>
        <w:spacing w:after="0" w:line="480" w:lineRule="auto"/>
        <w:contextualSpacing/>
        <w:rPr>
          <w:rFonts w:cstheme="minorHAnsi"/>
          <w:sz w:val="22"/>
          <w:szCs w:val="22"/>
        </w:rPr>
      </w:pPr>
      <w:r>
        <w:rPr>
          <w:rFonts w:eastAsiaTheme="minorEastAsia" w:cstheme="minorHAnsi"/>
          <w:sz w:val="22"/>
          <w:szCs w:val="22"/>
        </w:rPr>
        <w:t xml:space="preserve">Under this model, we cull the population at the rate </w:t>
      </w:r>
      <m:oMath>
        <m:r>
          <w:rPr>
            <w:rFonts w:ascii="Cambria Math" w:eastAsiaTheme="minorEastAsia" w:hAnsi="Cambria Math" w:cstheme="minorHAnsi"/>
            <w:sz w:val="22"/>
            <w:szCs w:val="22"/>
          </w:rPr>
          <m:t>x</m:t>
        </m:r>
      </m:oMath>
      <w:r>
        <w:rPr>
          <w:rFonts w:eastAsiaTheme="minorEastAsia" w:cstheme="minorHAnsi"/>
          <w:sz w:val="22"/>
          <w:szCs w:val="22"/>
        </w:rPr>
        <w:t xml:space="preserve"> whenever </w:t>
      </w:r>
      <m:oMath>
        <m:r>
          <w:rPr>
            <w:rFonts w:ascii="Cambria Math" w:eastAsiaTheme="minorEastAsia" w:hAnsi="Cambria Math" w:cstheme="minorHAnsi"/>
            <w:sz w:val="22"/>
            <w:szCs w:val="22"/>
          </w:rPr>
          <m:t>R&gt;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oMath>
      <w:r>
        <w:rPr>
          <w:rFonts w:eastAsiaTheme="minorEastAsia" w:cstheme="minorHAnsi"/>
          <w:sz w:val="22"/>
          <w:szCs w:val="22"/>
        </w:rPr>
        <w:t xml:space="preserve">. As </w:t>
      </w:r>
      <m:oMath>
        <m:r>
          <w:rPr>
            <w:rFonts w:ascii="Cambria Math" w:eastAsiaTheme="minorEastAsia" w:hAnsi="Cambria Math" w:cstheme="minorHAnsi"/>
            <w:sz w:val="22"/>
            <w:szCs w:val="22"/>
          </w:rPr>
          <m:t>x→∞</m:t>
        </m:r>
      </m:oMath>
      <w:r>
        <w:rPr>
          <w:rFonts w:eastAsiaTheme="minorEastAsia" w:cstheme="minorHAnsi"/>
          <w:sz w:val="22"/>
          <w:szCs w:val="22"/>
        </w:rPr>
        <w:t xml:space="preserve">, the equilibrium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R</m:t>
            </m:r>
          </m:e>
        </m:acc>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oMath>
      <w:r>
        <w:rPr>
          <w:rFonts w:eastAsiaTheme="minorEastAsia" w:cstheme="minorHAnsi"/>
          <w:sz w:val="22"/>
          <w:szCs w:val="22"/>
        </w:rPr>
        <w:t>. As we show in Appendix S2, because this culling is trait-independent, the evolution</w:t>
      </w:r>
      <w:proofErr w:type="spellStart"/>
      <w:r>
        <w:rPr>
          <w:rFonts w:eastAsiaTheme="minorEastAsia" w:cstheme="minorHAnsi"/>
          <w:sz w:val="22"/>
          <w:szCs w:val="22"/>
        </w:rPr>
        <w:t>ary</w:t>
      </w:r>
      <w:proofErr w:type="spellEnd"/>
      <w:r>
        <w:rPr>
          <w:rFonts w:eastAsiaTheme="minorEastAsia" w:cstheme="minorHAnsi"/>
          <w:sz w:val="22"/>
          <w:szCs w:val="22"/>
        </w:rPr>
        <w:t xml:space="preserve"> dynamics for the mean trait </w:t>
      </w:r>
      <m:oMath>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d</m:t>
            </m:r>
            <m:acc>
              <m:accPr>
                <m:chr m:val="̅"/>
                <m:ctrlPr>
                  <w:rPr>
                    <w:rFonts w:ascii="Cambria Math" w:eastAsiaTheme="minorEastAsia" w:hAnsi="Cambria Math" w:cstheme="minorHAnsi"/>
                    <w:i/>
                    <w:sz w:val="22"/>
                    <w:szCs w:val="22"/>
                  </w:rPr>
                </m:ctrlPr>
              </m:acc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Sub>
              </m:e>
            </m:acc>
            <m:r>
              <w:rPr>
                <w:rFonts w:ascii="Cambria Math" w:eastAsiaTheme="minorEastAsia" w:hAnsi="Cambria Math" w:cstheme="minorHAnsi"/>
                <w:sz w:val="22"/>
                <w:szCs w:val="22"/>
              </w:rPr>
              <m:t>/dt</m:t>
            </m:r>
          </m:e>
        </m:d>
      </m:oMath>
      <w:r>
        <w:rPr>
          <w:rFonts w:eastAsiaTheme="minorEastAsia" w:cstheme="minorHAnsi"/>
          <w:sz w:val="22"/>
          <w:szCs w:val="22"/>
        </w:rPr>
        <w:t xml:space="preserve"> are still given by equation (2) above. </w:t>
      </w:r>
      <w:r w:rsidRPr="00496E2D">
        <w:rPr>
          <w:rFonts w:eastAsiaTheme="minorEastAsia" w:cstheme="minorHAnsi"/>
          <w:sz w:val="22"/>
          <w:szCs w:val="22"/>
        </w:rPr>
        <w:t>We do this with an intermediate level of density dependence with three levels of culling.</w:t>
      </w:r>
      <w:r w:rsidRPr="00011B76">
        <w:rPr>
          <w:rFonts w:cstheme="minorHAnsi"/>
          <w:sz w:val="22"/>
          <w:szCs w:val="22"/>
        </w:rPr>
        <w:t xml:space="preserve"> </w:t>
      </w:r>
      <w:r>
        <w:rPr>
          <w:rFonts w:cstheme="minorHAnsi"/>
          <w:sz w:val="22"/>
          <w:szCs w:val="22"/>
        </w:rPr>
        <w:t xml:space="preserve">We used the same trait scheme as above, but we initialized </w:t>
      </w:r>
      <w:r>
        <w:rPr>
          <w:rFonts w:eastAsiaTheme="minorEastAsia" w:cstheme="minorHAnsi"/>
          <w:sz w:val="22"/>
          <w:szCs w:val="22"/>
        </w:rPr>
        <w:t>p</w:t>
      </w:r>
      <w:r w:rsidRPr="00496E2D">
        <w:rPr>
          <w:rFonts w:eastAsiaTheme="minorEastAsia" w:cstheme="minorHAnsi"/>
          <w:sz w:val="22"/>
          <w:szCs w:val="22"/>
        </w:rPr>
        <w:t xml:space="preserve">opulations with </w:t>
      </w:r>
      <w:r>
        <w:rPr>
          <w:rFonts w:eastAsiaTheme="minorEastAsia" w:cstheme="minorHAnsi"/>
          <w:sz w:val="22"/>
          <w:szCs w:val="22"/>
        </w:rPr>
        <w:t>72</w:t>
      </w:r>
      <w:r w:rsidRPr="00496E2D">
        <w:rPr>
          <w:rFonts w:eastAsiaTheme="minorEastAsia" w:cstheme="minorHAnsi"/>
          <w:sz w:val="22"/>
          <w:szCs w:val="22"/>
        </w:rPr>
        <w:t xml:space="preserve"> individuals with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=5.4</m:t>
        </m:r>
      </m:oMath>
      <w:r w:rsidRPr="00496E2D">
        <w:rPr>
          <w:rFonts w:eastAsiaTheme="minorEastAsia" w:cstheme="minorHAnsi"/>
          <w:sz w:val="22"/>
          <w:szCs w:val="22"/>
        </w:rPr>
        <w:t xml:space="preserve"> (thus at the </w:t>
      </w:r>
      <w:r>
        <w:rPr>
          <w:rFonts w:eastAsiaTheme="minorEastAsia" w:cstheme="minorHAnsi"/>
          <w:sz w:val="22"/>
          <w:szCs w:val="22"/>
        </w:rPr>
        <w:t>eco-evolutionary equilibrium</w:t>
      </w:r>
      <w:r w:rsidRPr="00496E2D">
        <w:rPr>
          <w:rFonts w:eastAsiaTheme="minorEastAsia" w:cstheme="minorHAnsi"/>
          <w:sz w:val="22"/>
          <w:szCs w:val="22"/>
        </w:rPr>
        <w:t xml:space="preserve"> for </w:t>
      </w:r>
      <m:oMath>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=0.</m:t>
        </m:r>
        <m:r>
          <m:rPr>
            <m:sty m:val="p"/>
          </m:rPr>
          <w:rPr>
            <w:rFonts w:ascii="Cambria Math" w:hAnsi="Cambria Math" w:cstheme="minorHAnsi"/>
            <w:sz w:val="22"/>
            <w:szCs w:val="22"/>
          </w:rPr>
          <m:t>0187</m:t>
        </m:r>
      </m:oMath>
      <w:r w:rsidRPr="00496E2D">
        <w:rPr>
          <w:rFonts w:eastAsiaTheme="minorEastAsia" w:cstheme="minorHAnsi"/>
          <w:sz w:val="22"/>
          <w:szCs w:val="22"/>
        </w:rPr>
        <w:t xml:space="preserve">). Individuals were culled </w:t>
      </w:r>
      <w:r>
        <w:rPr>
          <w:rFonts w:eastAsiaTheme="minorEastAsia" w:cstheme="minorHAnsi"/>
          <w:sz w:val="22"/>
          <w:szCs w:val="22"/>
        </w:rPr>
        <w:t>at random with respect to their traits</w:t>
      </w:r>
      <w:r w:rsidRPr="00496E2D">
        <w:rPr>
          <w:rFonts w:eastAsiaTheme="minorEastAsia" w:cstheme="minorHAnsi"/>
          <w:sz w:val="22"/>
          <w:szCs w:val="22"/>
        </w:rPr>
        <w:t xml:space="preserve"> </w:t>
      </w:r>
      <w:r>
        <w:rPr>
          <w:rFonts w:eastAsiaTheme="minorEastAsia" w:cstheme="minorHAnsi"/>
          <w:sz w:val="22"/>
          <w:szCs w:val="22"/>
        </w:rPr>
        <w:t xml:space="preserve">with a culling rate of </w:t>
      </w:r>
      <m:oMath>
        <m:r>
          <w:rPr>
            <w:rFonts w:ascii="Cambria Math" w:eastAsiaTheme="minorEastAsia" w:hAnsi="Cambria Math" w:cstheme="minorHAnsi"/>
            <w:sz w:val="22"/>
            <w:szCs w:val="22"/>
          </w:rPr>
          <m:t>x=10,000</m:t>
        </m:r>
      </m:oMath>
      <w:r>
        <w:rPr>
          <w:rFonts w:eastAsiaTheme="minorEastAsia" w:cstheme="minorHAnsi"/>
          <w:sz w:val="22"/>
          <w:szCs w:val="22"/>
        </w:rPr>
        <w:t xml:space="preserve"> (which ensures that the population size rapidly approache</w:t>
      </w:r>
      <w:ins w:id="139" w:author="John DeLong" w:date="2020-08-12T17:13:00Z">
        <w:r w:rsidR="00E55F7C">
          <w:rPr>
            <w:rFonts w:eastAsiaTheme="minorEastAsia" w:cstheme="minorHAnsi"/>
            <w:sz w:val="22"/>
            <w:szCs w:val="22"/>
          </w:rPr>
          <w:t xml:space="preserve">s </w:t>
        </w:r>
        <w:proofErr w:type="spellStart"/>
        <w:r w:rsidR="00E55F7C">
          <w:rPr>
            <w:rFonts w:eastAsiaTheme="minorEastAsia" w:cstheme="minorHAnsi"/>
            <w:i/>
            <w:sz w:val="22"/>
            <w:szCs w:val="22"/>
          </w:rPr>
          <w:t>R</w:t>
        </w:r>
        <w:r w:rsidR="00E55F7C">
          <w:rPr>
            <w:rFonts w:eastAsiaTheme="minorEastAsia" w:cstheme="minorHAnsi"/>
            <w:sz w:val="22"/>
            <w:szCs w:val="22"/>
            <w:vertAlign w:val="subscript"/>
          </w:rPr>
          <w:t>cull</w:t>
        </w:r>
      </w:ins>
      <w:proofErr w:type="spellEnd"/>
      <w:del w:id="140" w:author="John DeLong" w:date="2020-08-12T17:13:00Z">
        <w:r w:rsidDel="00E55F7C">
          <w:rPr>
            <w:rFonts w:eastAsiaTheme="minorEastAsia" w:cstheme="minorHAnsi"/>
            <w:sz w:val="22"/>
            <w:szCs w:val="22"/>
          </w:rPr>
          <w:delText xml:space="preserve">s </w:delText>
        </w:r>
      </w:del>
      <m:oMath>
        <m:sSub>
          <m:sSubPr>
            <m:ctrlPr>
              <w:del w:id="141" w:author="John DeLong" w:date="2020-08-12T17:13:00Z">
                <w:rPr>
                  <w:rFonts w:ascii="Cambria Math" w:eastAsiaTheme="minorEastAsia" w:hAnsi="Cambria Math" w:cstheme="minorHAnsi"/>
                  <w:i/>
                  <w:sz w:val="22"/>
                  <w:szCs w:val="22"/>
                </w:rPr>
              </w:del>
            </m:ctrlPr>
          </m:sSubPr>
          <m:e>
            <m:r>
              <w:del w:id="142" w:author="John DeLong" w:date="2020-08-12T17:13:00Z">
                <w:rPr>
                  <w:rFonts w:ascii="Cambria Math" w:eastAsiaTheme="minorEastAsia" w:hAnsi="Cambria Math" w:cstheme="minorHAnsi"/>
                  <w:sz w:val="22"/>
                  <w:szCs w:val="22"/>
                </w:rPr>
                <m:t>R</m:t>
              </w:del>
            </m:r>
          </m:e>
          <m:sub>
            <m:r>
              <w:del w:id="143" w:author="John DeLong" w:date="2020-08-12T17:13:00Z">
                <w:rPr>
                  <w:rFonts w:ascii="Cambria Math" w:eastAsiaTheme="minorEastAsia" w:hAnsi="Cambria Math" w:cstheme="minorHAnsi"/>
                  <w:sz w:val="22"/>
                  <w:szCs w:val="22"/>
                </w:rPr>
                <m:t>cull</m:t>
              </w:del>
            </m:r>
          </m:sub>
        </m:sSub>
      </m:oMath>
      <w:del w:id="144" w:author="John DeLong" w:date="2020-08-12T17:13:00Z">
        <w:r w:rsidDel="00E55F7C">
          <w:rPr>
            <w:rFonts w:eastAsiaTheme="minorEastAsia" w:cstheme="minorHAnsi"/>
            <w:sz w:val="22"/>
            <w:szCs w:val="22"/>
          </w:rPr>
          <w:delText>) a</w:delText>
        </w:r>
      </w:del>
      <w:ins w:id="145" w:author="John DeLong" w:date="2020-08-12T17:13:00Z">
        <w:r w:rsidR="00E55F7C">
          <w:rPr>
            <w:rFonts w:eastAsiaTheme="minorEastAsia" w:cstheme="minorHAnsi"/>
            <w:sz w:val="22"/>
            <w:szCs w:val="22"/>
          </w:rPr>
          <w:t>) a</w:t>
        </w:r>
      </w:ins>
      <w:r>
        <w:rPr>
          <w:rFonts w:eastAsiaTheme="minorEastAsia" w:cstheme="minorHAnsi"/>
          <w:sz w:val="22"/>
          <w:szCs w:val="22"/>
        </w:rPr>
        <w:t>nd</w:t>
      </w:r>
      <w:ins w:id="146" w:author="John DeLong" w:date="2020-08-12T17:13:00Z">
        <w:r w:rsidR="00E55F7C">
          <w:rPr>
            <w:rFonts w:eastAsiaTheme="minorEastAsia" w:cstheme="minorHAnsi"/>
            <w:sz w:val="22"/>
            <w:szCs w:val="22"/>
          </w:rPr>
          <w:t xml:space="preserve"> </w:t>
        </w:r>
      </w:ins>
      <w:del w:id="147" w:author="John DeLong" w:date="2020-08-12T17:13:00Z">
        <w:r w:rsidDel="00E55F7C">
          <w:rPr>
            <w:rFonts w:eastAsiaTheme="minorEastAsia" w:cstheme="minorHAnsi"/>
            <w:sz w:val="22"/>
            <w:szCs w:val="22"/>
          </w:rPr>
          <w:delText xml:space="preserve"> </w:delText>
        </w:r>
      </w:del>
      <m:oMath>
        <m:sSub>
          <m:sSubPr>
            <m:ctrlPr>
              <w:del w:id="148" w:author="John DeLong" w:date="2020-08-12T17:13:00Z">
                <w:rPr>
                  <w:rFonts w:ascii="Cambria Math" w:eastAsiaTheme="minorEastAsia" w:hAnsi="Cambria Math" w:cstheme="minorHAnsi"/>
                  <w:i/>
                  <w:sz w:val="22"/>
                  <w:szCs w:val="22"/>
                </w:rPr>
              </w:del>
            </m:ctrlPr>
          </m:sSubPr>
          <m:e>
            <m:r>
              <w:del w:id="149" w:author="John DeLong" w:date="2020-08-12T17:13:00Z">
                <w:rPr>
                  <w:rFonts w:ascii="Cambria Math" w:eastAsiaTheme="minorEastAsia" w:hAnsi="Cambria Math" w:cstheme="minorHAnsi"/>
                  <w:sz w:val="22"/>
                  <w:szCs w:val="22"/>
                </w:rPr>
                <m:t>R</m:t>
              </w:del>
            </m:r>
          </m:e>
          <m:sub>
            <m:r>
              <w:del w:id="150" w:author="John DeLong" w:date="2020-08-12T17:13:00Z">
                <w:rPr>
                  <w:rFonts w:ascii="Cambria Math" w:eastAsiaTheme="minorEastAsia" w:hAnsi="Cambria Math" w:cstheme="minorHAnsi"/>
                  <w:sz w:val="22"/>
                  <w:szCs w:val="22"/>
                </w:rPr>
                <m:t>cull</m:t>
              </w:del>
            </m:r>
          </m:sub>
        </m:sSub>
      </m:oMath>
      <w:del w:id="151" w:author="John DeLong" w:date="2020-08-12T17:13:00Z">
        <w:r w:rsidDel="00E55F7C">
          <w:rPr>
            <w:rFonts w:eastAsiaTheme="minorEastAsia" w:cstheme="minorHAnsi"/>
            <w:sz w:val="22"/>
            <w:szCs w:val="22"/>
          </w:rPr>
          <w:delText xml:space="preserve"> v</w:delText>
        </w:r>
      </w:del>
      <w:proofErr w:type="spellStart"/>
      <w:ins w:id="152" w:author="John DeLong" w:date="2020-08-12T17:13:00Z">
        <w:r w:rsidR="00E55F7C">
          <w:rPr>
            <w:rFonts w:eastAsiaTheme="minorEastAsia" w:cstheme="minorHAnsi"/>
            <w:i/>
            <w:sz w:val="22"/>
            <w:szCs w:val="22"/>
          </w:rPr>
          <w:t>R</w:t>
        </w:r>
        <w:r w:rsidR="00E55F7C">
          <w:rPr>
            <w:rFonts w:eastAsiaTheme="minorEastAsia" w:cstheme="minorHAnsi"/>
            <w:sz w:val="22"/>
            <w:szCs w:val="22"/>
            <w:vertAlign w:val="subscript"/>
          </w:rPr>
          <w:t>cull</w:t>
        </w:r>
        <w:proofErr w:type="spellEnd"/>
        <w:r w:rsidR="00E55F7C">
          <w:rPr>
            <w:rFonts w:eastAsiaTheme="minorEastAsia" w:cstheme="minorHAnsi"/>
            <w:sz w:val="22"/>
            <w:szCs w:val="22"/>
          </w:rPr>
          <w:t xml:space="preserve">  v</w:t>
        </w:r>
      </w:ins>
      <w:r>
        <w:rPr>
          <w:rFonts w:eastAsiaTheme="minorEastAsia" w:cstheme="minorHAnsi"/>
          <w:sz w:val="22"/>
          <w:szCs w:val="22"/>
        </w:rPr>
        <w:t>alues of</w:t>
      </w:r>
      <w:r w:rsidRPr="00496E2D">
        <w:rPr>
          <w:rFonts w:eastAsiaTheme="minorEastAsia" w:cstheme="minorHAnsi"/>
          <w:sz w:val="22"/>
          <w:szCs w:val="22"/>
        </w:rPr>
        <w:t xml:space="preserve"> </w:t>
      </w:r>
      <w:r>
        <w:rPr>
          <w:rFonts w:eastAsiaTheme="minorEastAsia" w:cstheme="minorHAnsi"/>
          <w:sz w:val="22"/>
          <w:szCs w:val="22"/>
        </w:rPr>
        <w:t>5</w:t>
      </w:r>
      <w:r w:rsidRPr="00496E2D">
        <w:rPr>
          <w:rFonts w:eastAsiaTheme="minorEastAsia" w:cstheme="minorHAnsi"/>
          <w:sz w:val="22"/>
          <w:szCs w:val="22"/>
        </w:rPr>
        <w:t xml:space="preserve">0, </w:t>
      </w:r>
      <w:r>
        <w:rPr>
          <w:rFonts w:eastAsiaTheme="minorEastAsia" w:cstheme="minorHAnsi"/>
          <w:sz w:val="22"/>
          <w:szCs w:val="22"/>
        </w:rPr>
        <w:t>3</w:t>
      </w:r>
      <w:r w:rsidRPr="00496E2D">
        <w:rPr>
          <w:rFonts w:eastAsiaTheme="minorEastAsia" w:cstheme="minorHAnsi"/>
          <w:sz w:val="22"/>
          <w:szCs w:val="22"/>
        </w:rPr>
        <w:t>0, or 10. We ran each simulation</w:t>
      </w:r>
      <w:r>
        <w:rPr>
          <w:rFonts w:eastAsiaTheme="minorEastAsia" w:cstheme="minorHAnsi"/>
          <w:sz w:val="22"/>
          <w:szCs w:val="22"/>
        </w:rPr>
        <w:t xml:space="preserve"> for 400 time steps and </w:t>
      </w:r>
      <w:r w:rsidRPr="00496E2D">
        <w:rPr>
          <w:rFonts w:eastAsiaTheme="minorEastAsia" w:cstheme="minorHAnsi"/>
          <w:sz w:val="22"/>
          <w:szCs w:val="22"/>
        </w:rPr>
        <w:t>replicated each stochastic simulation 50 times.</w:t>
      </w:r>
      <w:r>
        <w:rPr>
          <w:rFonts w:eastAsiaTheme="minorEastAsia" w:cstheme="minorHAnsi"/>
          <w:sz w:val="22"/>
          <w:szCs w:val="22"/>
        </w:rPr>
        <w:t xml:space="preserve"> We also tracked lifetime reproductive success in this set of simulations.</w:t>
      </w:r>
    </w:p>
    <w:p w14:paraId="3CED70A9" w14:textId="77777777" w:rsidR="00966191" w:rsidRPr="00496E2D" w:rsidRDefault="00966191" w:rsidP="00966191">
      <w:pPr>
        <w:spacing w:after="0" w:line="480" w:lineRule="auto"/>
        <w:contextualSpacing/>
        <w:rPr>
          <w:rFonts w:cstheme="minorHAnsi"/>
          <w:sz w:val="22"/>
          <w:szCs w:val="22"/>
        </w:rPr>
      </w:pPr>
      <w:r w:rsidRPr="00496E2D">
        <w:rPr>
          <w:rFonts w:cstheme="minorHAnsi"/>
          <w:b/>
          <w:sz w:val="22"/>
          <w:szCs w:val="22"/>
        </w:rPr>
        <w:t>Results</w:t>
      </w:r>
    </w:p>
    <w:p w14:paraId="7C07E6E5" w14:textId="1EABE505" w:rsidR="00966191" w:rsidRDefault="00966191" w:rsidP="00966191">
      <w:pPr>
        <w:spacing w:after="0" w:line="480" w:lineRule="auto"/>
        <w:contextualSpacing/>
        <w:rPr>
          <w:rFonts w:cstheme="minorHAnsi"/>
          <w:sz w:val="22"/>
          <w:szCs w:val="22"/>
        </w:rPr>
      </w:pPr>
      <w:r w:rsidRPr="000C66AD">
        <w:rPr>
          <w:rFonts w:cstheme="minorHAnsi"/>
          <w:i/>
          <w:sz w:val="22"/>
          <w:szCs w:val="22"/>
        </w:rPr>
        <w:t>The effect of individual variation on population abundance</w:t>
      </w:r>
      <w:r>
        <w:rPr>
          <w:rFonts w:cstheme="minorHAnsi"/>
          <w:sz w:val="22"/>
          <w:szCs w:val="22"/>
        </w:rPr>
        <w:t>.—</w:t>
      </w:r>
      <w:r>
        <w:rPr>
          <w:rFonts w:cstheme="minorHAnsi"/>
          <w:iCs/>
          <w:sz w:val="22"/>
          <w:szCs w:val="22"/>
        </w:rPr>
        <w:t xml:space="preserve">In the first comparison, we sought to determine if individual variation and stochasticity altered population abundance relative to the expected </w:t>
      </w:r>
      <w:r>
        <w:rPr>
          <w:rFonts w:cstheme="minorHAnsi"/>
          <w:iCs/>
          <w:sz w:val="22"/>
          <w:szCs w:val="22"/>
        </w:rPr>
        <w:lastRenderedPageBreak/>
        <w:t xml:space="preserve">equilibrium abundance. </w:t>
      </w:r>
      <w:r w:rsidRPr="00496E2D">
        <w:rPr>
          <w:rFonts w:cstheme="minorHAnsi"/>
          <w:sz w:val="22"/>
          <w:szCs w:val="22"/>
        </w:rPr>
        <w:t xml:space="preserve">Reducing heritability to zero effectively eliminates evolution by natural selection, revealing how </w:t>
      </w:r>
      <w:r>
        <w:rPr>
          <w:rFonts w:cstheme="minorHAnsi"/>
          <w:sz w:val="22"/>
          <w:szCs w:val="22"/>
        </w:rPr>
        <w:t xml:space="preserve">stochasticity and </w:t>
      </w:r>
      <w:r w:rsidRPr="00496E2D">
        <w:rPr>
          <w:rFonts w:cstheme="minorHAnsi"/>
          <w:sz w:val="22"/>
          <w:szCs w:val="22"/>
        </w:rPr>
        <w:t xml:space="preserve">trait variation </w:t>
      </w:r>
      <w:r w:rsidRPr="00496E2D">
        <w:rPr>
          <w:rFonts w:cstheme="minorHAnsi"/>
          <w:i/>
          <w:sz w:val="22"/>
          <w:szCs w:val="22"/>
        </w:rPr>
        <w:t>per se</w:t>
      </w:r>
      <w:r w:rsidRPr="00496E2D">
        <w:rPr>
          <w:rFonts w:cstheme="minorHAnsi"/>
          <w:sz w:val="22"/>
          <w:szCs w:val="22"/>
        </w:rPr>
        <w:t xml:space="preserve"> alters the dynamics of the system (Figure </w:t>
      </w:r>
      <w:r>
        <w:rPr>
          <w:rFonts w:cstheme="minorHAnsi"/>
          <w:sz w:val="22"/>
          <w:szCs w:val="22"/>
        </w:rPr>
        <w:t>2</w:t>
      </w:r>
      <w:r w:rsidRPr="00496E2D">
        <w:rPr>
          <w:rFonts w:cstheme="minorHAnsi"/>
          <w:sz w:val="22"/>
          <w:szCs w:val="22"/>
        </w:rPr>
        <w:t xml:space="preserve">). </w:t>
      </w:r>
      <w:r>
        <w:rPr>
          <w:rFonts w:cstheme="minorHAnsi"/>
          <w:sz w:val="22"/>
          <w:szCs w:val="22"/>
        </w:rPr>
        <w:t>At low carrying capacity (</w:t>
      </w:r>
      <w:r w:rsidRPr="00EB377A">
        <w:rPr>
          <w:rFonts w:cstheme="minorHAnsi"/>
          <w:i/>
          <w:sz w:val="22"/>
          <w:szCs w:val="22"/>
        </w:rPr>
        <w:t>K</w:t>
      </w:r>
      <w:r>
        <w:rPr>
          <w:rFonts w:cstheme="minorHAnsi"/>
          <w:sz w:val="22"/>
          <w:szCs w:val="22"/>
        </w:rPr>
        <w:t xml:space="preserve"> = 10) and without trait variation, average population size remained below carrying capacity and showed considerable variation (Figure 2A), but the average population size was much closer to carrying capacity and less variable when K = 40 (Figure 2E), indicating that demographic stochasticity lowers average abundance and does so more when there is more stochasticity. Adding v</w:t>
      </w:r>
      <w:r w:rsidRPr="00496E2D">
        <w:rPr>
          <w:rFonts w:cstheme="minorHAnsi"/>
          <w:sz w:val="22"/>
          <w:szCs w:val="22"/>
        </w:rPr>
        <w:t>ariation in</w:t>
      </w:r>
      <w:r>
        <w:rPr>
          <w:rFonts w:cstheme="minorHAnsi"/>
          <w:sz w:val="22"/>
          <w:szCs w:val="22"/>
        </w:rPr>
        <w:t xml:space="preserve"> either the maximum birth rate (</w:t>
      </w:r>
      <w:proofErr w:type="spellStart"/>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r>
        <w:rPr>
          <w:rFonts w:cstheme="minorHAnsi"/>
          <w:sz w:val="22"/>
          <w:szCs w:val="22"/>
        </w:rPr>
        <w:t>) or minimum death rate (</w:t>
      </w:r>
      <m:oMath>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oMath>
      <w:r>
        <w:rPr>
          <w:rFonts w:eastAsiaTheme="minorEastAsia" w:cstheme="minorHAnsi"/>
          <w:sz w:val="22"/>
          <w:szCs w:val="22"/>
        </w:rPr>
        <w:t xml:space="preserve">) alone, </w:t>
      </w:r>
      <w:r>
        <w:rPr>
          <w:rFonts w:cstheme="minorHAnsi"/>
          <w:sz w:val="22"/>
          <w:szCs w:val="22"/>
        </w:rPr>
        <w:t>or combination, had the effect of lowering average</w:t>
      </w:r>
      <w:r w:rsidRPr="00496E2D">
        <w:rPr>
          <w:rFonts w:cstheme="minorHAnsi"/>
          <w:sz w:val="22"/>
          <w:szCs w:val="22"/>
        </w:rPr>
        <w:t xml:space="preserve"> population</w:t>
      </w:r>
      <w:r>
        <w:rPr>
          <w:rFonts w:cstheme="minorHAnsi"/>
          <w:sz w:val="22"/>
          <w:szCs w:val="22"/>
        </w:rPr>
        <w:t xml:space="preserve"> abundance compared to the expectation at both low K (Figure 2B-D) and high K (Figure 2F-H)</w:t>
      </w:r>
      <w:r w:rsidRPr="00496E2D">
        <w:rPr>
          <w:rFonts w:cstheme="minorHAnsi"/>
          <w:sz w:val="22"/>
          <w:szCs w:val="22"/>
        </w:rPr>
        <w:t xml:space="preserve">. This result indicates that </w:t>
      </w:r>
      <w:r>
        <w:rPr>
          <w:rFonts w:cstheme="minorHAnsi"/>
          <w:sz w:val="22"/>
          <w:szCs w:val="22"/>
        </w:rPr>
        <w:t xml:space="preserve">both stochasticity and </w:t>
      </w:r>
      <w:r w:rsidRPr="00496E2D">
        <w:rPr>
          <w:rFonts w:cstheme="minorHAnsi"/>
          <w:sz w:val="22"/>
          <w:szCs w:val="22"/>
        </w:rPr>
        <w:t xml:space="preserve">trait variation </w:t>
      </w:r>
      <w:r w:rsidRPr="00496E2D">
        <w:rPr>
          <w:rFonts w:cstheme="minorHAnsi"/>
          <w:i/>
          <w:sz w:val="22"/>
          <w:szCs w:val="22"/>
        </w:rPr>
        <w:t>per se</w:t>
      </w:r>
      <w:r w:rsidRPr="00496E2D">
        <w:rPr>
          <w:rFonts w:cstheme="minorHAnsi"/>
          <w:sz w:val="22"/>
          <w:szCs w:val="22"/>
        </w:rPr>
        <w:t xml:space="preserve"> may </w:t>
      </w:r>
      <w:r>
        <w:rPr>
          <w:rFonts w:cstheme="minorHAnsi"/>
          <w:sz w:val="22"/>
          <w:szCs w:val="22"/>
        </w:rPr>
        <w:t>generate average abundances that are relatively steady but persistently below equilibrium</w:t>
      </w:r>
      <w:ins w:id="153" w:author="Clay Cressler" w:date="2020-08-13T10:36:00Z">
        <w:r w:rsidR="00E67044">
          <w:rPr>
            <w:rFonts w:cstheme="minorHAnsi"/>
            <w:sz w:val="22"/>
            <w:szCs w:val="22"/>
          </w:rPr>
          <w:t xml:space="preserve">, an effect that is often </w:t>
        </w:r>
      </w:ins>
      <w:ins w:id="154" w:author="Clay Cressler" w:date="2020-08-13T10:38:00Z">
        <w:r w:rsidR="00E67044">
          <w:rPr>
            <w:rFonts w:cstheme="minorHAnsi"/>
            <w:sz w:val="22"/>
            <w:szCs w:val="22"/>
          </w:rPr>
          <w:t xml:space="preserve">amplified </w:t>
        </w:r>
      </w:ins>
      <w:ins w:id="155" w:author="Clay Cressler" w:date="2020-08-13T10:36:00Z">
        <w:r w:rsidR="00E67044">
          <w:rPr>
            <w:rFonts w:cstheme="minorHAnsi"/>
            <w:sz w:val="22"/>
            <w:szCs w:val="22"/>
          </w:rPr>
          <w:t xml:space="preserve">if </w:t>
        </w:r>
      </w:ins>
      <w:ins w:id="156" w:author="Clay Cressler" w:date="2020-08-13T10:37:00Z">
        <w:r w:rsidR="00E67044">
          <w:rPr>
            <w:rFonts w:cstheme="minorHAnsi"/>
            <w:sz w:val="22"/>
            <w:szCs w:val="22"/>
          </w:rPr>
          <w:t>the varying traits are involved in trade-off</w:t>
        </w:r>
      </w:ins>
      <w:ins w:id="157" w:author="Clay Cressler" w:date="2020-08-13T10:18:00Z">
        <w:r w:rsidR="00213991">
          <w:rPr>
            <w:rFonts w:cstheme="minorHAnsi"/>
            <w:sz w:val="22"/>
            <w:szCs w:val="22"/>
          </w:rPr>
          <w:t xml:space="preserve"> </w:t>
        </w:r>
      </w:ins>
      <w:r w:rsidR="00213991">
        <w:rPr>
          <w:rFonts w:cstheme="minorHAnsi"/>
          <w:sz w:val="22"/>
          <w:szCs w:val="22"/>
        </w:rPr>
        <w:fldChar w:fldCharType="begin"/>
      </w:r>
      <w:r w:rsidR="00213991">
        <w:rPr>
          <w:rFonts w:cstheme="minorHAnsi"/>
          <w:sz w:val="22"/>
          <w:szCs w:val="22"/>
        </w:rPr>
        <w:instrText xml:space="preserve"> ADDIN ZOTERO_ITEM CSL_CITATION {"citationID":"E6EwBMtN","properties":{"formattedCitation":"(Nisbet &amp; Gurney 1982; Stover {\\i{}et al.} 2012b; Cressler {\\i{}et al.} 2017)","plainCitation":"(Nisbet &amp; Gurney 1982; Stover et al. 2012b; Cressler et al. 2017)","noteIndex":0},"citationItems":[{"id":3657,"uris":["http://zotero.org/users/246158/items/LV5MUGW5"],"uri":["http://zotero.org/users/246158/items/LV5MUGW5"],"itemData":{"id":3657,"type":"book","publisher":"Wiley","title":"Modelling Fluctuating Populations","author":[{"family":"Nisbet","given":"R. M."},{"family":"Gurney","given":"W. S. C."}],"issued":{"date-parts":[["1982"]]}}},{"id":3646,"uris":["http://zotero.org/users/246158/items/RMBQRS7F"],"uri":["http://zotero.org/users/246158/items/RMBQRS7F"],"itemData":{"id":3646,"type":"article-journal","abstract":"Among-individual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A."}],"issued":{"date-parts":[["2012",5,1]]}}},{"id":"OdB3TNWW/vlpZrxsm","uris":["http://zotero.org/users/1264037/items/HQKSNXZC"],"uri":["http://zotero.org/users/1264037/items/HQKSNXZC"],"itemData":{"id":"OdB3TNWW/vlpZrxsm","type":"article-journal","abstract":"Individual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instrText>
      </w:r>
      <w:r w:rsidR="00213991">
        <w:rPr>
          <w:rFonts w:cstheme="minorHAnsi"/>
          <w:sz w:val="22"/>
          <w:szCs w:val="22"/>
        </w:rPr>
        <w:fldChar w:fldCharType="separate"/>
      </w:r>
      <w:r w:rsidR="00213991" w:rsidRPr="00213991">
        <w:rPr>
          <w:rFonts w:ascii="Calibri" w:cs="Calibri"/>
          <w:sz w:val="22"/>
        </w:rPr>
        <w:t xml:space="preserve">(Nisbet &amp; Gurney 1982; Stover </w:t>
      </w:r>
      <w:r w:rsidR="00213991" w:rsidRPr="00213991">
        <w:rPr>
          <w:rFonts w:ascii="Calibri" w:cs="Calibri"/>
          <w:i/>
          <w:iCs/>
          <w:sz w:val="22"/>
        </w:rPr>
        <w:t>et al.</w:t>
      </w:r>
      <w:r w:rsidR="00213991" w:rsidRPr="00213991">
        <w:rPr>
          <w:rFonts w:ascii="Calibri" w:cs="Calibri"/>
          <w:sz w:val="22"/>
        </w:rPr>
        <w:t xml:space="preserve"> 2012b; Cressler </w:t>
      </w:r>
      <w:r w:rsidR="00213991" w:rsidRPr="00213991">
        <w:rPr>
          <w:rFonts w:ascii="Calibri" w:cs="Calibri"/>
          <w:i/>
          <w:iCs/>
          <w:sz w:val="22"/>
        </w:rPr>
        <w:t>et al.</w:t>
      </w:r>
      <w:r w:rsidR="00213991" w:rsidRPr="00213991">
        <w:rPr>
          <w:rFonts w:ascii="Calibri" w:cs="Calibri"/>
          <w:sz w:val="22"/>
        </w:rPr>
        <w:t xml:space="preserve"> 2017)</w:t>
      </w:r>
      <w:r w:rsidR="00213991">
        <w:rPr>
          <w:rFonts w:cstheme="minorHAnsi"/>
          <w:sz w:val="22"/>
          <w:szCs w:val="22"/>
        </w:rPr>
        <w:fldChar w:fldCharType="end"/>
      </w:r>
      <w:ins w:id="158" w:author="Clay Cressler" w:date="2020-08-13T10:37:00Z">
        <w:r w:rsidR="00E67044">
          <w:rPr>
            <w:rFonts w:cstheme="minorHAnsi"/>
            <w:sz w:val="22"/>
            <w:szCs w:val="22"/>
          </w:rPr>
          <w:t xml:space="preserve">. Thus, the dynamics </w:t>
        </w:r>
      </w:ins>
      <w:ins w:id="159" w:author="Clay Cressler" w:date="2020-08-13T10:38:00Z">
        <w:r w:rsidR="00E67044">
          <w:rPr>
            <w:rFonts w:cstheme="minorHAnsi"/>
            <w:sz w:val="22"/>
            <w:szCs w:val="22"/>
          </w:rPr>
          <w:t xml:space="preserve">exhibit </w:t>
        </w:r>
      </w:ins>
      <w:del w:id="160" w:author="Clay Cressler" w:date="2020-08-13T10:37:00Z">
        <w:r w:rsidDel="00E67044">
          <w:rPr>
            <w:rFonts w:cstheme="minorHAnsi"/>
            <w:sz w:val="22"/>
            <w:szCs w:val="22"/>
          </w:rPr>
          <w:delText xml:space="preserve">, i.e., </w:delText>
        </w:r>
      </w:del>
      <w:r>
        <w:rPr>
          <w:rFonts w:cstheme="minorHAnsi"/>
          <w:sz w:val="22"/>
          <w:szCs w:val="22"/>
        </w:rPr>
        <w:t xml:space="preserve">a type of long transient </w:t>
      </w:r>
      <w:r>
        <w:rPr>
          <w:rFonts w:cstheme="minorHAnsi"/>
          <w:sz w:val="22"/>
          <w:szCs w:val="22"/>
        </w:rPr>
        <w:fldChar w:fldCharType="begin"/>
      </w:r>
      <w:r w:rsidR="00213991">
        <w:rPr>
          <w:rFonts w:cstheme="minorHAnsi"/>
          <w:sz w:val="22"/>
          <w:szCs w:val="22"/>
        </w:rPr>
        <w:instrText xml:space="preserve"> ADDIN ZOTERO_ITEM CSL_CITATION {"citationID":"QVYt6raC","properties":{"formattedCitation":"(Hastings {\\i{}et al.} 2018)","plainCitation":"(Hastings et al. 2018)","noteIndex":0},"citationItems":[{"id":"OdB3TNWW/oR545GHe","uris":["http://zotero.org/users/1264037/items/6WYJ59EL"],"uri":["http://zotero.org/users/1264037/items/6WYJ59EL"],"itemData":{"id":7970,"type":"article-journal","abstract":"Making sense of transient dynamics\nEcological systems can switch between alternative dynamic states. For example, the species composition of the community can change or nutrient dynamics can shift, even if there is little or no change in underlying environmental conditions. Such switches can be abrupt or more gradual, and a growing number of studies examine the transient dynamics between one state and another—particularly in the context of anthropogenic global change. Hastings et al. review current knowledge of transient dynamics, showing that hitherto idiosyncratic and individual patterns can be classified into a coherent framework, with important general lessons and directions for future study.\nScience, this issue p. eaat6412\nStructured Abstract\nBACKGROUNDMuch of ecological theory and the understanding of ecological systems has been based on the idea that the observed states and dynamics of ecological systems can be represented by stable asymptotic behavior of models describing these systems. Beginning with early work by Lotka and Volterra through the seminal work of May in the 1970s, this view has dominated much of ecological thinking, although concepts such as the idea of tipping points in ecological systems have played an increasingly important role. In contrast to the implied long time scales of asymptotic behavior in mathematical models, both observations of ecological systems and questions related to the management of ecological systems are typically focused on relatively short time scales.A number of models and observations demonstrate possible transient behavior that may persist over very long time periods, followed by rapid changes in dynamics. In these examples, focusing solely on the long-term behavior of systems would be misleading. A long transient is a persistent dynamical regime—including near-constant dynamics, cyclic dynamics, or even apparently chaotic dynamics—that persists for more than a few and as many as tens of generations, but which is not the stable long-term dynamic that would eventually occur. These examples have demonstrated the potential importance of transients but have often appeared to be a set of idiosyncratic cases. What is needed is an organized approach that describes when a transient behavior is likely to appear, predicts what factors enhance long transients, and describes the characteristics of this transient behavior. A theory of long ecological transients is a counterpart to the related question of tipping points, where previous work based on an analysis of simple bifurcations has provided broad insights.\nADVANCESJust as ideas based on the saddle-node bifurcation provide a basis for understanding tipping points, a suite of ideas from dynamical systems provides a way to organize a systematic study of transient dynamics in ecological systems. As illustrated in the figure, a relatively small number of ideas from dynamical systems are used to categorize the different ways that transients can arise. Translating these abstract results from dynamical systems into observations about both ecological models and ecological system dynamics, it is possible to understand when transients are likely to occur and the various properties of these transients, with implications for ecosystem management and basic ecological theory. Transients can provide an explanation for observed regime shifts that does not depend on underlying environmental changes. Systems that continually change rapidly between different long-lasting dynamics, such as insect outbreaks, may most usefully be viewed using the framework of long transients.An initial focus on conceptual systems, such as two-species systems, establishes the ubiquity of transients and an understanding of what ecological aspects can lead to transients, including the presence of multiple time scales and particular nonlinear interactions. The influences of stochasticity and more realistic higher-dimensional dynamics are shown to increase the likelihood, and possibly the temporal extent, of transient dynamics.\nOUTLOOKThe development of such a framework for organizing the study of transients in ecological systems opens up a number of avenues for future research and application. The approach we describe also raises important questions for further development in dynamical systems. We have not, for example, emphasized nonautonomous systems, which may be required to understand the implications of a changing environment for transients. Systems with explicit time dependence as well as stochastic nonlinear systems still present great mathematical challenges.Implications for management and basic ecological understanding depend on both the results we describe and future developments. A recognition of the difficulty of prediction caused by long transients, and of the corresponding need to match dynamics to transient behaviors of models, shows that basing either management or interpretation of ecological observations only on long-term dynamics can be seriously flawed. &lt;img class=\"fragment-image\" aria-describedby=\"F1-caption\" src=\"https://science.sciencemag.org/content/sci/361/6406/eaat6412/F1.medium.gif\"/&gt; Download high-res image Open in new tab Download Powerpoint Two ways that long transients arise in ecology, illustrated as a ball rolling downhill.(A) Slow transition away from a ghost attractor: a state that is not an equilibrium, but would be under slightly different conditions. (B) Lingering near a saddle: a state that is attracting from some directions but repelling from others. Additional factors such as stochasticity, multiple time scales, and high system dimension can extend transients.\nThe importance of transient dynamics in ecological systems and in the models that describe them has become increasingly recognized. However, previous work has typically treated each instance of these dynamics separately. We review both empirical examples and model systems, and outline a classification of transient dynamics based on ideas and concepts from dynamical systems theory. This classification provides ways to understand the likelihood of transients for particular systems, and to guide investigations to determine the timing of sudden switches in dynamics and other characteristics of transients. Implications for both management and underlying ecological theories emerge.","container-title":"Science","DOI":"10.1126/science.aat6412","ISSN":"0036-8075, 1095-9203","issue":"6406","language":"en","note":"PMID: 30190378","source":"science.sciencemag.org","title":"Transient phenomena in ecology","URL":"https://science.sciencemag.org/content/361/6406/eaat6412","volume":"361","author":[{"family":"Hastings","given":"Alan"},{"family":"Abbott","given":"Karen C."},{"family":"Cuddington","given":"Kim"},{"family":"Francis","given":"Tessa"},{"family":"Gellner","given":"Gabriel"},{"family":"Lai","given":"Ying-Cheng"},{"family":"Morozov","given":"Andrew"},{"family":"Petrovskii","given":"Sergei"},{"family":"Scranton","given":"Katherine"},{"family":"Zeeman","given":"Mary Lou"}],"accessed":{"date-parts":[["2020",1,24]]},"issued":{"date-parts":[["2018",9,7]]}}}],"schema":"https://github.com/citation-style-language/schema/raw/master/csl-citation.json"} </w:instrText>
      </w:r>
      <w:r>
        <w:rPr>
          <w:rFonts w:cstheme="minorHAnsi"/>
          <w:sz w:val="22"/>
          <w:szCs w:val="22"/>
        </w:rPr>
        <w:fldChar w:fldCharType="separate"/>
      </w:r>
      <w:r w:rsidRPr="0073431C">
        <w:rPr>
          <w:rFonts w:ascii="Calibri" w:hAnsi="Calibri" w:cs="Calibri"/>
          <w:sz w:val="22"/>
        </w:rPr>
        <w:t xml:space="preserve">(Hastings </w:t>
      </w:r>
      <w:r w:rsidRPr="0073431C">
        <w:rPr>
          <w:rFonts w:ascii="Calibri" w:hAnsi="Calibri" w:cs="Calibri"/>
          <w:i/>
          <w:iCs/>
          <w:sz w:val="22"/>
        </w:rPr>
        <w:t>et al.</w:t>
      </w:r>
      <w:r w:rsidRPr="0073431C">
        <w:rPr>
          <w:rFonts w:ascii="Calibri" w:hAnsi="Calibri" w:cs="Calibri"/>
          <w:sz w:val="22"/>
        </w:rPr>
        <w:t xml:space="preserve"> 2018)</w:t>
      </w:r>
      <w:r>
        <w:rPr>
          <w:rFonts w:cstheme="minorHAnsi"/>
          <w:sz w:val="22"/>
          <w:szCs w:val="22"/>
        </w:rPr>
        <w:fldChar w:fldCharType="end"/>
      </w:r>
      <w:r>
        <w:rPr>
          <w:rFonts w:cstheme="minorHAnsi"/>
          <w:sz w:val="22"/>
          <w:szCs w:val="22"/>
        </w:rPr>
        <w:t>.</w:t>
      </w:r>
    </w:p>
    <w:p w14:paraId="5631E7C9" w14:textId="77777777" w:rsidR="00966191" w:rsidRPr="00496E2D" w:rsidRDefault="00966191" w:rsidP="00966191">
      <w:pPr>
        <w:spacing w:after="0" w:line="480" w:lineRule="auto"/>
        <w:contextualSpacing/>
        <w:rPr>
          <w:rFonts w:eastAsiaTheme="minorEastAsia" w:cstheme="minorHAnsi"/>
          <w:sz w:val="22"/>
          <w:szCs w:val="22"/>
        </w:rPr>
      </w:pPr>
      <w:r>
        <w:rPr>
          <w:rFonts w:cstheme="minorHAnsi"/>
          <w:i/>
          <w:sz w:val="22"/>
          <w:szCs w:val="22"/>
        </w:rPr>
        <w:t>The effect of demographic</w:t>
      </w:r>
      <w:r w:rsidRPr="000C66AD">
        <w:rPr>
          <w:rFonts w:cstheme="minorHAnsi"/>
          <w:i/>
          <w:sz w:val="22"/>
          <w:szCs w:val="22"/>
        </w:rPr>
        <w:t xml:space="preserve"> stochasticity </w:t>
      </w:r>
      <w:r>
        <w:rPr>
          <w:rFonts w:cstheme="minorHAnsi"/>
          <w:i/>
          <w:iCs/>
          <w:sz w:val="22"/>
          <w:szCs w:val="22"/>
        </w:rPr>
        <w:t>on evolutionary outcomes</w:t>
      </w:r>
      <w:r>
        <w:rPr>
          <w:rFonts w:cstheme="minorHAnsi"/>
          <w:sz w:val="22"/>
          <w:szCs w:val="22"/>
        </w:rPr>
        <w:t>.—</w:t>
      </w:r>
      <w:r w:rsidRPr="00496E2D">
        <w:rPr>
          <w:rFonts w:cstheme="minorHAnsi"/>
          <w:sz w:val="22"/>
          <w:szCs w:val="22"/>
        </w:rPr>
        <w:t xml:space="preserve">In our second set of simulations, </w:t>
      </w:r>
      <w:r>
        <w:rPr>
          <w:rFonts w:cstheme="minorHAnsi"/>
          <w:sz w:val="22"/>
          <w:szCs w:val="22"/>
        </w:rPr>
        <w:t xml:space="preserve">we sought to determine whether the stochasticity generated by low population size and the resultant below-expected average abundances altered evolutionary outcomes. In this comparison, </w:t>
      </w:r>
      <w:r w:rsidRPr="00496E2D">
        <w:rPr>
          <w:rFonts w:cstheme="minorHAnsi"/>
          <w:sz w:val="22"/>
          <w:szCs w:val="22"/>
        </w:rPr>
        <w:t xml:space="preserve">we varied only the strength of density dependence, </w:t>
      </w:r>
      <w:r>
        <w:rPr>
          <w:rFonts w:cstheme="minorHAnsi"/>
          <w:sz w:val="22"/>
          <w:szCs w:val="22"/>
        </w:rPr>
        <w:t xml:space="preserve">and </w:t>
      </w:r>
      <w:r w:rsidRPr="00496E2D">
        <w:rPr>
          <w:rFonts w:cstheme="minorHAnsi"/>
          <w:sz w:val="22"/>
          <w:szCs w:val="22"/>
        </w:rPr>
        <w:t>we found that all populations grew</w:t>
      </w:r>
      <w:r>
        <w:rPr>
          <w:rFonts w:cstheme="minorHAnsi"/>
          <w:sz w:val="22"/>
          <w:szCs w:val="22"/>
        </w:rPr>
        <w:t xml:space="preserve"> towards the expected ecological equilibrium</w:t>
      </w:r>
      <w:r w:rsidRPr="00496E2D">
        <w:rPr>
          <w:rFonts w:cstheme="minorHAnsi"/>
          <w:sz w:val="22"/>
          <w:szCs w:val="22"/>
        </w:rPr>
        <w:t xml:space="preserve"> and </w:t>
      </w:r>
      <w:proofErr w:type="spellStart"/>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w:t>
      </w:r>
      <w:r>
        <w:rPr>
          <w:rFonts w:cstheme="minorHAnsi"/>
          <w:sz w:val="22"/>
          <w:szCs w:val="22"/>
        </w:rPr>
        <w:t>evolved towards</w:t>
      </w:r>
      <w:r w:rsidRPr="00496E2D">
        <w:rPr>
          <w:rFonts w:cstheme="minorHAnsi"/>
          <w:sz w:val="22"/>
          <w:szCs w:val="22"/>
        </w:rPr>
        <w:t xml:space="preserve"> the ESS (Figure </w:t>
      </w:r>
      <w:r>
        <w:rPr>
          <w:rFonts w:cstheme="minorHAnsi"/>
          <w:sz w:val="22"/>
          <w:szCs w:val="22"/>
        </w:rPr>
        <w:t>3</w:t>
      </w:r>
      <w:r w:rsidRPr="00496E2D">
        <w:rPr>
          <w:rFonts w:cstheme="minorHAnsi"/>
          <w:sz w:val="22"/>
          <w:szCs w:val="22"/>
        </w:rPr>
        <w:t xml:space="preserve">, </w:t>
      </w:r>
      <w:r>
        <w:rPr>
          <w:rFonts w:cstheme="minorHAnsi"/>
          <w:sz w:val="22"/>
          <w:szCs w:val="22"/>
        </w:rPr>
        <w:t>1</w:t>
      </w:r>
      <w:r w:rsidRPr="003F5283">
        <w:rPr>
          <w:rFonts w:cstheme="minorHAnsi"/>
          <w:sz w:val="22"/>
          <w:szCs w:val="22"/>
          <w:vertAlign w:val="superscript"/>
        </w:rPr>
        <w:t>st</w:t>
      </w:r>
      <w:r>
        <w:rPr>
          <w:rFonts w:cstheme="minorHAnsi"/>
          <w:sz w:val="22"/>
          <w:szCs w:val="22"/>
        </w:rPr>
        <w:t>, 2</w:t>
      </w:r>
      <w:r w:rsidRPr="003F5283">
        <w:rPr>
          <w:rFonts w:cstheme="minorHAnsi"/>
          <w:sz w:val="22"/>
          <w:szCs w:val="22"/>
          <w:vertAlign w:val="superscript"/>
        </w:rPr>
        <w:t>nd</w:t>
      </w:r>
      <w:r>
        <w:rPr>
          <w:rFonts w:cstheme="minorHAnsi"/>
          <w:sz w:val="22"/>
          <w:szCs w:val="22"/>
        </w:rPr>
        <w:t>, and 5</w:t>
      </w:r>
      <w:r w:rsidRPr="003F5283">
        <w:rPr>
          <w:rFonts w:cstheme="minorHAnsi"/>
          <w:sz w:val="22"/>
          <w:szCs w:val="22"/>
          <w:vertAlign w:val="superscript"/>
        </w:rPr>
        <w:t>th</w:t>
      </w:r>
      <w:r>
        <w:rPr>
          <w:rFonts w:cstheme="minorHAnsi"/>
          <w:sz w:val="22"/>
          <w:szCs w:val="22"/>
        </w:rPr>
        <w:t xml:space="preserve"> rows</w:t>
      </w:r>
      <w:r w:rsidRPr="00496E2D">
        <w:rPr>
          <w:rFonts w:cstheme="minorHAnsi"/>
          <w:sz w:val="22"/>
          <w:szCs w:val="22"/>
        </w:rPr>
        <w:t xml:space="preserve">). Although no population was able to grow or evolve as fast as expected from QG (Figure </w:t>
      </w:r>
      <w:r>
        <w:rPr>
          <w:rFonts w:cstheme="minorHAnsi"/>
          <w:sz w:val="22"/>
          <w:szCs w:val="22"/>
        </w:rPr>
        <w:t>3</w:t>
      </w:r>
      <w:r w:rsidRPr="00496E2D">
        <w:rPr>
          <w:rFonts w:cstheme="minorHAnsi"/>
          <w:sz w:val="22"/>
          <w:szCs w:val="22"/>
        </w:rPr>
        <w:t>, 1</w:t>
      </w:r>
      <w:r w:rsidRPr="00496E2D">
        <w:rPr>
          <w:rFonts w:cstheme="minorHAnsi"/>
          <w:sz w:val="22"/>
          <w:szCs w:val="22"/>
          <w:vertAlign w:val="superscript"/>
        </w:rPr>
        <w:t>st</w:t>
      </w:r>
      <w:r w:rsidRPr="00496E2D">
        <w:rPr>
          <w:rFonts w:cstheme="minorHAnsi"/>
          <w:sz w:val="22"/>
          <w:szCs w:val="22"/>
        </w:rPr>
        <w:t xml:space="preserve"> and 2</w:t>
      </w:r>
      <w:r w:rsidRPr="00496E2D">
        <w:rPr>
          <w:rFonts w:cstheme="minorHAnsi"/>
          <w:sz w:val="22"/>
          <w:szCs w:val="22"/>
          <w:vertAlign w:val="superscript"/>
        </w:rPr>
        <w:t>nd</w:t>
      </w:r>
      <w:r w:rsidRPr="00496E2D">
        <w:rPr>
          <w:rFonts w:cstheme="minorHAnsi"/>
          <w:sz w:val="22"/>
          <w:szCs w:val="22"/>
        </w:rPr>
        <w:t xml:space="preserve"> rows), the population experiencing the least density dependence </w:t>
      </w:r>
      <w:r>
        <w:rPr>
          <w:rFonts w:cstheme="minorHAnsi"/>
          <w:sz w:val="22"/>
          <w:szCs w:val="22"/>
        </w:rPr>
        <w:t>converged to t</w:t>
      </w:r>
      <w:r w:rsidRPr="00496E2D">
        <w:rPr>
          <w:rFonts w:cstheme="minorHAnsi"/>
          <w:sz w:val="22"/>
          <w:szCs w:val="22"/>
        </w:rPr>
        <w:t xml:space="preserve">he </w:t>
      </w:r>
      <w:r>
        <w:rPr>
          <w:rFonts w:cstheme="minorHAnsi"/>
          <w:sz w:val="22"/>
          <w:szCs w:val="22"/>
        </w:rPr>
        <w:t>expected eco-evolutionary equilibrium while the populations with higher density dependence lagged behind</w:t>
      </w:r>
      <w:r w:rsidRPr="00496E2D">
        <w:rPr>
          <w:rFonts w:cstheme="minorHAnsi"/>
          <w:sz w:val="22"/>
          <w:szCs w:val="22"/>
        </w:rPr>
        <w:t xml:space="preserve">. </w:t>
      </w:r>
      <w:r>
        <w:rPr>
          <w:rFonts w:cstheme="minorHAnsi"/>
          <w:sz w:val="22"/>
          <w:szCs w:val="22"/>
        </w:rPr>
        <w:t xml:space="preserve">The depiction of the eco-evolutionary dynamics in the phase plane (Fig. 3, row 5) is also illustrative: the initial ecological dynamics are much faster than the evolutionary dynamics (the initial movement in the phase plane is </w:t>
      </w:r>
      <w:r>
        <w:rPr>
          <w:rFonts w:cstheme="minorHAnsi"/>
          <w:sz w:val="22"/>
          <w:szCs w:val="22"/>
        </w:rPr>
        <w:lastRenderedPageBreak/>
        <w:t>mostly in the direction of increasing population abundance), and then both abundance and the trait increase together towards the eco-evolutionary equilibrium given by the orange point (Fig. 3, 5</w:t>
      </w:r>
      <w:r w:rsidRPr="003F5283">
        <w:rPr>
          <w:rFonts w:cstheme="minorHAnsi"/>
          <w:sz w:val="22"/>
          <w:szCs w:val="22"/>
          <w:vertAlign w:val="superscript"/>
        </w:rPr>
        <w:t>th</w:t>
      </w:r>
      <w:r>
        <w:rPr>
          <w:rFonts w:cstheme="minorHAnsi"/>
          <w:sz w:val="22"/>
          <w:szCs w:val="22"/>
        </w:rPr>
        <w:t xml:space="preserve"> row).</w:t>
      </w:r>
    </w:p>
    <w:p w14:paraId="5395E8F4" w14:textId="6693CB1E" w:rsidR="00966191" w:rsidRPr="00496E2D" w:rsidRDefault="00966191" w:rsidP="00966191">
      <w:pPr>
        <w:spacing w:after="0" w:line="480" w:lineRule="auto"/>
        <w:ind w:firstLine="720"/>
        <w:contextualSpacing/>
        <w:rPr>
          <w:rFonts w:cstheme="minorHAnsi"/>
          <w:sz w:val="22"/>
          <w:szCs w:val="22"/>
        </w:rPr>
      </w:pPr>
      <w:r w:rsidRPr="00496E2D">
        <w:rPr>
          <w:rFonts w:cstheme="minorHAnsi"/>
          <w:sz w:val="22"/>
          <w:szCs w:val="22"/>
        </w:rPr>
        <w:t xml:space="preserve">We also found that populations with stronger density dependence (i.e., higher values of </w:t>
      </w:r>
      <w:r w:rsidRPr="00496E2D">
        <w:rPr>
          <w:rFonts w:cstheme="minorHAnsi"/>
          <w:i/>
          <w:iCs/>
          <w:sz w:val="22"/>
          <w:szCs w:val="22"/>
        </w:rPr>
        <w:t>b</w:t>
      </w:r>
      <w:r w:rsidRPr="00496E2D">
        <w:rPr>
          <w:rFonts w:cstheme="minorHAnsi"/>
          <w:i/>
          <w:iCs/>
          <w:sz w:val="22"/>
          <w:szCs w:val="22"/>
          <w:vertAlign w:val="subscript"/>
        </w:rPr>
        <w:t xml:space="preserve">s </w:t>
      </w:r>
      <w:r w:rsidRPr="00496E2D">
        <w:rPr>
          <w:rFonts w:cstheme="minorHAnsi"/>
          <w:sz w:val="22"/>
          <w:szCs w:val="22"/>
        </w:rPr>
        <w:t xml:space="preserve">and </w:t>
      </w:r>
      <w:r w:rsidRPr="00496E2D">
        <w:rPr>
          <w:rFonts w:cstheme="minorHAnsi"/>
          <w:i/>
          <w:iCs/>
          <w:sz w:val="22"/>
          <w:szCs w:val="22"/>
        </w:rPr>
        <w:t>d</w:t>
      </w:r>
      <w:r w:rsidRPr="00496E2D">
        <w:rPr>
          <w:rFonts w:cstheme="minorHAnsi"/>
          <w:i/>
          <w:iCs/>
          <w:sz w:val="22"/>
          <w:szCs w:val="22"/>
          <w:vertAlign w:val="subscript"/>
        </w:rPr>
        <w:t>s</w:t>
      </w:r>
      <w:r>
        <w:rPr>
          <w:rFonts w:cstheme="minorHAnsi"/>
          <w:sz w:val="22"/>
          <w:szCs w:val="22"/>
        </w:rPr>
        <w:t xml:space="preserve"> and therefore lower</w:t>
      </w:r>
      <w:del w:id="161" w:author="John DeLong" w:date="2020-08-12T17:16:00Z">
        <w:r w:rsidDel="00B17D1D">
          <w:rPr>
            <w:rFonts w:cstheme="minorHAnsi"/>
            <w:sz w:val="22"/>
            <w:szCs w:val="22"/>
          </w:rPr>
          <w:delText xml:space="preserve"> </w:delText>
        </w:r>
      </w:del>
      <m:oMath>
        <m:sSub>
          <m:sSubPr>
            <m:ctrlPr>
              <w:del w:id="162" w:author="John DeLong" w:date="2020-08-12T17:16:00Z">
                <w:rPr>
                  <w:rFonts w:ascii="Cambria Math" w:hAnsi="Cambria Math" w:cstheme="minorHAnsi"/>
                  <w:i/>
                  <w:sz w:val="22"/>
                  <w:szCs w:val="22"/>
                </w:rPr>
              </w:del>
            </m:ctrlPr>
          </m:sSubPr>
          <m:e>
            <m:r>
              <w:del w:id="163" w:author="John DeLong" w:date="2020-08-12T17:16:00Z">
                <w:rPr>
                  <w:rFonts w:ascii="Cambria Math" w:hAnsi="Cambria Math" w:cstheme="minorHAnsi"/>
                  <w:sz w:val="22"/>
                  <w:szCs w:val="22"/>
                </w:rPr>
                <m:t>K</m:t>
              </w:del>
            </m:r>
          </m:e>
          <m:sub>
            <m:r>
              <w:del w:id="164" w:author="John DeLong" w:date="2020-08-12T17:16:00Z">
                <w:rPr>
                  <w:rFonts w:ascii="Cambria Math" w:hAnsi="Cambria Math" w:cstheme="minorHAnsi"/>
                  <w:sz w:val="22"/>
                  <w:szCs w:val="22"/>
                </w:rPr>
                <m:t>init</m:t>
              </w:del>
            </m:r>
          </m:sub>
        </m:sSub>
      </m:oMath>
      <w:del w:id="165" w:author="John DeLong" w:date="2020-08-12T17:16:00Z">
        <w:r w:rsidDel="00B17D1D">
          <w:rPr>
            <w:rFonts w:cstheme="minorHAnsi"/>
            <w:sz w:val="22"/>
            <w:szCs w:val="22"/>
          </w:rPr>
          <w:delText xml:space="preserve"> </w:delText>
        </w:r>
      </w:del>
      <w:ins w:id="166" w:author="John DeLong" w:date="2020-08-12T17:16:00Z">
        <w:r w:rsidR="00B17D1D">
          <w:rPr>
            <w:rFonts w:cstheme="minorHAnsi"/>
            <w:sz w:val="22"/>
            <w:szCs w:val="22"/>
          </w:rPr>
          <w:t xml:space="preserve"> </w:t>
        </w:r>
        <w:r w:rsidR="00B17D1D" w:rsidRPr="00B17D1D">
          <w:rPr>
            <w:rFonts w:cstheme="minorHAnsi"/>
            <w:i/>
            <w:sz w:val="22"/>
            <w:szCs w:val="22"/>
            <w:rPrChange w:id="167" w:author="John DeLong" w:date="2020-08-12T17:16:00Z">
              <w:rPr>
                <w:rFonts w:cstheme="minorHAnsi"/>
                <w:sz w:val="22"/>
                <w:szCs w:val="22"/>
              </w:rPr>
            </w:rPrChange>
          </w:rPr>
          <w:t>K</w:t>
        </w:r>
        <w:r w:rsidR="00B17D1D">
          <w:rPr>
            <w:rFonts w:eastAsiaTheme="minorEastAsia" w:cstheme="minorHAnsi"/>
            <w:sz w:val="22"/>
            <w:szCs w:val="22"/>
            <w:vertAlign w:val="subscript"/>
          </w:rPr>
          <w:t xml:space="preserve">init </w:t>
        </w:r>
      </w:ins>
      <w:r>
        <w:rPr>
          <w:rFonts w:cstheme="minorHAnsi"/>
          <w:sz w:val="22"/>
          <w:szCs w:val="22"/>
        </w:rPr>
        <w:t>values)</w:t>
      </w:r>
      <w:r w:rsidRPr="00496E2D">
        <w:rPr>
          <w:rFonts w:cstheme="minorHAnsi"/>
          <w:sz w:val="22"/>
          <w:szCs w:val="22"/>
        </w:rPr>
        <w:t xml:space="preserve"> experienced greater initial loss of trait variation (Figure </w:t>
      </w:r>
      <w:r>
        <w:rPr>
          <w:rFonts w:cstheme="minorHAnsi"/>
          <w:sz w:val="22"/>
          <w:szCs w:val="22"/>
        </w:rPr>
        <w:t>3</w:t>
      </w:r>
      <w:r w:rsidRPr="00496E2D">
        <w:rPr>
          <w:rFonts w:cstheme="minorHAnsi"/>
          <w:sz w:val="22"/>
          <w:szCs w:val="22"/>
        </w:rPr>
        <w:t xml:space="preserve">, </w:t>
      </w:r>
      <w:r>
        <w:rPr>
          <w:rFonts w:cstheme="minorHAnsi"/>
          <w:sz w:val="22"/>
          <w:szCs w:val="22"/>
        </w:rPr>
        <w:t>3</w:t>
      </w:r>
      <w:r w:rsidRPr="003F5283">
        <w:rPr>
          <w:rFonts w:cstheme="minorHAnsi"/>
          <w:sz w:val="22"/>
          <w:szCs w:val="22"/>
          <w:vertAlign w:val="superscript"/>
        </w:rPr>
        <w:t>rd</w:t>
      </w:r>
      <w:r w:rsidRPr="00496E2D">
        <w:rPr>
          <w:rFonts w:cstheme="minorHAnsi"/>
          <w:sz w:val="22"/>
          <w:szCs w:val="22"/>
        </w:rPr>
        <w:t xml:space="preserve"> row). This loss of variation slows the pace of evolution relative to the QG expectation. At intermediate and </w:t>
      </w:r>
      <w:proofErr w:type="gramStart"/>
      <w:r w:rsidRPr="00496E2D">
        <w:rPr>
          <w:rFonts w:cstheme="minorHAnsi"/>
          <w:sz w:val="22"/>
          <w:szCs w:val="22"/>
        </w:rPr>
        <w:t>low density</w:t>
      </w:r>
      <w:proofErr w:type="gramEnd"/>
      <w:r w:rsidRPr="00496E2D">
        <w:rPr>
          <w:rFonts w:cstheme="minorHAnsi"/>
          <w:sz w:val="22"/>
          <w:szCs w:val="22"/>
        </w:rPr>
        <w:t xml:space="preserve"> dependence</w:t>
      </w:r>
      <w:r>
        <w:rPr>
          <w:rFonts w:cstheme="minorHAnsi"/>
          <w:sz w:val="22"/>
          <w:szCs w:val="22"/>
        </w:rPr>
        <w:t xml:space="preserve"> (higher </w:t>
      </w:r>
      <w:r w:rsidRPr="003F5283">
        <w:rPr>
          <w:rFonts w:cstheme="minorHAnsi"/>
          <w:i/>
          <w:sz w:val="22"/>
          <w:szCs w:val="22"/>
        </w:rPr>
        <w:t>K</w:t>
      </w:r>
      <w:r w:rsidRPr="003F5283">
        <w:rPr>
          <w:rFonts w:cstheme="minorHAnsi"/>
          <w:sz w:val="22"/>
          <w:szCs w:val="22"/>
          <w:vertAlign w:val="subscript"/>
        </w:rPr>
        <w:t>init</w:t>
      </w:r>
      <w:r>
        <w:rPr>
          <w:rFonts w:eastAsiaTheme="minorEastAsia" w:cstheme="minorHAnsi"/>
          <w:sz w:val="22"/>
          <w:szCs w:val="22"/>
        </w:rPr>
        <w:t>)</w:t>
      </w:r>
      <w:r w:rsidRPr="00496E2D">
        <w:rPr>
          <w:rFonts w:cstheme="minorHAnsi"/>
          <w:sz w:val="22"/>
          <w:szCs w:val="22"/>
        </w:rPr>
        <w:t xml:space="preserve">, the initial loss of trait variation was </w:t>
      </w:r>
      <w:r>
        <w:rPr>
          <w:rFonts w:cstheme="minorHAnsi"/>
          <w:sz w:val="22"/>
          <w:szCs w:val="22"/>
        </w:rPr>
        <w:t>more</w:t>
      </w:r>
      <w:r w:rsidRPr="00496E2D">
        <w:rPr>
          <w:rFonts w:cstheme="minorHAnsi"/>
          <w:sz w:val="22"/>
          <w:szCs w:val="22"/>
        </w:rPr>
        <w:t xml:space="preserve"> temporary, allowing populations to recover from the effects of low-density stochasticity and continue moving in the direction of the ESS. As expected, the effects of stochasticity were noticeably higher for small populations, with considerably more variation in abundances through time for populations with the highest density dependence (Figure </w:t>
      </w:r>
      <w:r>
        <w:rPr>
          <w:rFonts w:cstheme="minorHAnsi"/>
          <w:sz w:val="22"/>
          <w:szCs w:val="22"/>
        </w:rPr>
        <w:t>3</w:t>
      </w:r>
      <w:r w:rsidRPr="00496E2D">
        <w:rPr>
          <w:rFonts w:cstheme="minorHAnsi"/>
          <w:sz w:val="22"/>
          <w:szCs w:val="22"/>
        </w:rPr>
        <w:t xml:space="preserve">, left column). However, all populations displayed considerable individual demographic stochasticity (Figure </w:t>
      </w:r>
      <w:r>
        <w:rPr>
          <w:rFonts w:cstheme="minorHAnsi"/>
          <w:sz w:val="22"/>
          <w:szCs w:val="22"/>
        </w:rPr>
        <w:t>3</w:t>
      </w:r>
      <w:r w:rsidRPr="00496E2D">
        <w:rPr>
          <w:rFonts w:cstheme="minorHAnsi"/>
          <w:sz w:val="22"/>
          <w:szCs w:val="22"/>
        </w:rPr>
        <w:t xml:space="preserve">, </w:t>
      </w:r>
      <w:r>
        <w:rPr>
          <w:rFonts w:cstheme="minorHAnsi"/>
          <w:sz w:val="22"/>
          <w:szCs w:val="22"/>
        </w:rPr>
        <w:t>4</w:t>
      </w:r>
      <w:r w:rsidRPr="003F5283">
        <w:rPr>
          <w:rFonts w:cstheme="minorHAnsi"/>
          <w:sz w:val="22"/>
          <w:szCs w:val="22"/>
          <w:vertAlign w:val="superscript"/>
        </w:rPr>
        <w:t>th</w:t>
      </w:r>
      <w:r w:rsidRPr="00496E2D">
        <w:rPr>
          <w:rFonts w:cstheme="minorHAnsi"/>
          <w:sz w:val="22"/>
          <w:szCs w:val="22"/>
        </w:rPr>
        <w:t xml:space="preserve"> row), manifested as large differences in lifetime reproductive success among individuals with the same trait values. </w:t>
      </w:r>
      <w:r>
        <w:rPr>
          <w:rFonts w:cstheme="minorHAnsi"/>
          <w:sz w:val="22"/>
          <w:szCs w:val="22"/>
        </w:rPr>
        <w:t>In addition, there was considerable demographic heterogeneity in the populations even after the distribution of maximum birth rate (</w:t>
      </w:r>
      <w:proofErr w:type="spellStart"/>
      <w:r w:rsidRPr="001409F9">
        <w:rPr>
          <w:rFonts w:cstheme="minorHAnsi"/>
          <w:i/>
          <w:sz w:val="22"/>
          <w:szCs w:val="22"/>
        </w:rPr>
        <w:t>b</w:t>
      </w:r>
      <w:r w:rsidRPr="001409F9">
        <w:rPr>
          <w:rFonts w:cstheme="minorHAnsi"/>
          <w:sz w:val="22"/>
          <w:szCs w:val="22"/>
          <w:vertAlign w:val="subscript"/>
        </w:rPr>
        <w:t>max</w:t>
      </w:r>
      <w:proofErr w:type="spellEnd"/>
      <w:r>
        <w:rPr>
          <w:rFonts w:cstheme="minorHAnsi"/>
          <w:sz w:val="22"/>
          <w:szCs w:val="22"/>
        </w:rPr>
        <w:t>) values had centered on the optimal (ESS) values.</w:t>
      </w:r>
    </w:p>
    <w:p w14:paraId="3916B7CD" w14:textId="4C80CF14" w:rsidR="00966191" w:rsidRPr="00496E2D" w:rsidRDefault="00966191" w:rsidP="00966191">
      <w:pPr>
        <w:spacing w:after="0" w:line="480" w:lineRule="auto"/>
        <w:ind w:firstLine="720"/>
        <w:contextualSpacing/>
        <w:rPr>
          <w:rFonts w:cstheme="minorHAnsi"/>
          <w:sz w:val="22"/>
          <w:szCs w:val="22"/>
        </w:rPr>
      </w:pPr>
      <w:r>
        <w:rPr>
          <w:rFonts w:cstheme="minorHAnsi"/>
          <w:sz w:val="22"/>
          <w:szCs w:val="22"/>
        </w:rPr>
        <w:t xml:space="preserve">It is also clear that the evolutionary dynamics often do not reach the expected evolutionary equilibrium, especially in small populations where demographic stochasticity is </w:t>
      </w:r>
      <w:del w:id="168" w:author="John DeLong" w:date="2020-08-12T09:48:00Z">
        <w:r w:rsidDel="001D2F23">
          <w:rPr>
            <w:rFonts w:cstheme="minorHAnsi"/>
            <w:sz w:val="22"/>
            <w:szCs w:val="22"/>
          </w:rPr>
          <w:delText xml:space="preserve">especially </w:delText>
        </w:r>
      </w:del>
      <w:r>
        <w:rPr>
          <w:rFonts w:cstheme="minorHAnsi"/>
          <w:sz w:val="22"/>
          <w:szCs w:val="22"/>
        </w:rPr>
        <w:t xml:space="preserve">strong. In particular, the median of the stochastic trajectories often settles onto </w:t>
      </w:r>
      <w:ins w:id="169" w:author="John DeLong" w:date="2020-08-12T17:17:00Z">
        <w:r w:rsidR="00B17D1D">
          <w:rPr>
            <w:rFonts w:cstheme="minorHAnsi"/>
            <w:sz w:val="22"/>
            <w:szCs w:val="22"/>
          </w:rPr>
          <w:t xml:space="preserve">or approaches </w:t>
        </w:r>
      </w:ins>
      <w:r>
        <w:rPr>
          <w:rFonts w:cstheme="minorHAnsi"/>
          <w:sz w:val="22"/>
          <w:szCs w:val="22"/>
        </w:rPr>
        <w:t xml:space="preserve">a trait value that is noticeably smaller than the ESS (Fig. 3 row 2 and 5). </w:t>
      </w:r>
      <w:r w:rsidRPr="00496E2D">
        <w:rPr>
          <w:rFonts w:cstheme="minorHAnsi"/>
          <w:sz w:val="22"/>
          <w:szCs w:val="22"/>
        </w:rPr>
        <w:t>To help understand this result, we calculated the expected lifetime reproductive success</w:t>
      </w:r>
      <w:r>
        <w:rPr>
          <w:rFonts w:cstheme="minorHAnsi"/>
          <w:sz w:val="22"/>
          <w:szCs w:val="22"/>
        </w:rPr>
        <w:t xml:space="preserve"> (LRS)</w:t>
      </w:r>
      <w:r w:rsidRPr="00496E2D">
        <w:rPr>
          <w:rFonts w:cstheme="minorHAnsi"/>
          <w:sz w:val="22"/>
          <w:szCs w:val="22"/>
        </w:rPr>
        <w:t xml:space="preserve"> of an individual from the model:</w:t>
      </w:r>
    </w:p>
    <w:p w14:paraId="3796012D" w14:textId="77777777" w:rsidR="00966191" w:rsidRPr="00496E2D" w:rsidRDefault="00966191" w:rsidP="00966191">
      <w:pPr>
        <w:tabs>
          <w:tab w:val="right" w:pos="9360"/>
        </w:tabs>
        <w:spacing w:after="0" w:line="480" w:lineRule="auto"/>
        <w:contextualSpacing/>
        <w:rPr>
          <w:rFonts w:cstheme="minorHAnsi"/>
          <w:sz w:val="22"/>
          <w:szCs w:val="22"/>
        </w:rPr>
      </w:pPr>
      <m:oMath>
        <m:r>
          <m:rPr>
            <m:sty m:val="p"/>
          </m:rPr>
          <w:rPr>
            <w:rFonts w:ascii="Cambria Math" w:hAnsi="Cambria Math" w:cstheme="minorHAnsi"/>
            <w:sz w:val="22"/>
            <w:szCs w:val="22"/>
          </w:rPr>
          <m:t>LRS</m:t>
        </m:r>
        <m:r>
          <w:rPr>
            <w:rFonts w:ascii="Cambria Math" w:hAnsi="Cambria Math" w:cstheme="minorHAnsi"/>
            <w:sz w:val="22"/>
            <w:szCs w:val="22"/>
          </w:rPr>
          <m:t>=</m:t>
        </m:r>
        <m:f>
          <m:fPr>
            <m:ctrlPr>
              <w:rPr>
                <w:rFonts w:ascii="Cambria Math" w:hAnsi="Cambria Math" w:cstheme="minorHAnsi"/>
                <w:sz w:val="22"/>
                <w:szCs w:val="22"/>
              </w:rPr>
            </m:ctrlPr>
          </m:fPr>
          <m:num>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e>
            </m:d>
          </m:num>
          <m:den>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R</m:t>
                </m:r>
              </m:e>
            </m:d>
          </m:den>
        </m:f>
        <m:r>
          <w:rPr>
            <w:rFonts w:ascii="Cambria Math" w:hAnsi="Cambria Math" w:cstheme="minorHAnsi"/>
            <w:sz w:val="22"/>
            <w:szCs w:val="22"/>
          </w:rPr>
          <m:t>.</m:t>
        </m:r>
      </m:oMath>
      <w:r>
        <w:rPr>
          <w:rFonts w:eastAsiaTheme="minorEastAsia" w:cstheme="minorHAnsi"/>
          <w:sz w:val="22"/>
          <w:szCs w:val="22"/>
        </w:rPr>
        <w:tab/>
        <w:t>(Equation 4)</w:t>
      </w:r>
    </w:p>
    <w:p w14:paraId="10B7DCB0" w14:textId="77777777" w:rsidR="00966191" w:rsidRPr="00496E2D" w:rsidRDefault="00966191" w:rsidP="00966191">
      <w:pPr>
        <w:spacing w:after="0" w:line="480" w:lineRule="auto"/>
        <w:contextualSpacing/>
        <w:rPr>
          <w:rFonts w:cstheme="minorHAnsi"/>
          <w:sz w:val="22"/>
          <w:szCs w:val="22"/>
        </w:rPr>
      </w:pPr>
      <w:r w:rsidRPr="00496E2D">
        <w:rPr>
          <w:rFonts w:cstheme="minorHAnsi"/>
          <w:sz w:val="22"/>
          <w:szCs w:val="22"/>
        </w:rPr>
        <w:t>The value of</w:t>
      </w:r>
      <w:r>
        <w:rPr>
          <w:rFonts w:cstheme="minorHAnsi"/>
          <w:sz w:val="22"/>
          <w:szCs w:val="22"/>
        </w:rPr>
        <w:t xml:space="preserve"> maximum birth rate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Pr>
          <w:rFonts w:cstheme="minorHAnsi"/>
          <w:sz w:val="22"/>
          <w:szCs w:val="22"/>
        </w:rPr>
        <w:t xml:space="preserve">) </w:t>
      </w:r>
      <w:r w:rsidRPr="00496E2D">
        <w:rPr>
          <w:rFonts w:cstheme="minorHAnsi"/>
          <w:sz w:val="22"/>
          <w:szCs w:val="22"/>
        </w:rPr>
        <w:t>that maximize</w:t>
      </w:r>
      <w:r>
        <w:rPr>
          <w:rFonts w:cstheme="minorHAnsi"/>
          <w:sz w:val="22"/>
          <w:szCs w:val="22"/>
        </w:rPr>
        <w:t>s LRS</w:t>
      </w:r>
      <w:r w:rsidRPr="00496E2D">
        <w:rPr>
          <w:rFonts w:cstheme="minorHAnsi"/>
          <w:sz w:val="22"/>
          <w:szCs w:val="22"/>
        </w:rPr>
        <w:t xml:space="preserve"> is given by the solution of the equation</w:t>
      </w:r>
      <w:r>
        <w:rPr>
          <w:rFonts w:cstheme="minorHAnsi"/>
          <w:sz w:val="22"/>
          <w:szCs w:val="22"/>
        </w:rPr>
        <w:t xml:space="preserve"> </w:t>
      </w:r>
      <m:oMath>
        <m:f>
          <m:fPr>
            <m:ctrlPr>
              <w:rPr>
                <w:rFonts w:ascii="Cambria Math" w:hAnsi="Cambria Math" w:cstheme="minorHAnsi"/>
                <w:sz w:val="22"/>
                <w:szCs w:val="22"/>
              </w:rPr>
            </m:ctrlPr>
          </m:fPr>
          <m:num>
            <m:r>
              <w:rPr>
                <w:rFonts w:ascii="Cambria Math" w:hAnsi="Cambria Math" w:cstheme="minorHAnsi"/>
                <w:sz w:val="22"/>
                <w:szCs w:val="22"/>
              </w:rPr>
              <m:t>∂</m:t>
            </m:r>
            <m:r>
              <m:rPr>
                <m:sty m:val="p"/>
              </m:rPr>
              <w:rPr>
                <w:rFonts w:ascii="Cambria Math" w:hAnsi="Cambria Math" w:cstheme="minorHAnsi"/>
                <w:sz w:val="22"/>
                <w:szCs w:val="22"/>
              </w:rPr>
              <m:t>LRS</m:t>
            </m:r>
          </m:num>
          <m:den>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den>
        </m:f>
        <m:r>
          <w:rPr>
            <w:rFonts w:ascii="Cambria Math" w:hAnsi="Cambria Math" w:cstheme="minorHAnsi"/>
            <w:sz w:val="22"/>
            <w:szCs w:val="22"/>
          </w:rPr>
          <m:t>=0</m:t>
        </m:r>
      </m:oMath>
      <w:r w:rsidRPr="00496E2D">
        <w:rPr>
          <w:rFonts w:cstheme="minorHAnsi"/>
          <w:sz w:val="22"/>
          <w:szCs w:val="22"/>
        </w:rPr>
        <w:t xml:space="preserve">: </w:t>
      </w:r>
    </w:p>
    <w:p w14:paraId="789A0E65" w14:textId="77777777" w:rsidR="00966191" w:rsidRPr="00496E2D" w:rsidRDefault="00E67044" w:rsidP="00966191">
      <w:pPr>
        <w:tabs>
          <w:tab w:val="right" w:pos="9360"/>
        </w:tabs>
        <w:spacing w:after="0" w:line="480" w:lineRule="auto"/>
        <w:contextualSpacing/>
        <w:rPr>
          <w:rFonts w:cstheme="minorHAnsi"/>
          <w:sz w:val="22"/>
          <w:szCs w:val="22"/>
        </w:rPr>
      </w:pPr>
      <m:oMath>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rad>
          <m:radPr>
            <m:degHide m:val="1"/>
            <m:ctrlPr>
              <w:rPr>
                <w:rFonts w:ascii="Cambria Math" w:hAnsi="Cambria Math" w:cstheme="minorHAnsi"/>
                <w:sz w:val="22"/>
                <w:szCs w:val="22"/>
              </w:rPr>
            </m:ctrlPr>
          </m:radPr>
          <m:deg/>
          <m:e>
            <m:sSup>
              <m:sSupPr>
                <m:ctrlPr>
                  <w:rPr>
                    <w:rFonts w:ascii="Cambria Math" w:hAnsi="Cambria Math" w:cstheme="minorHAnsi"/>
                    <w:sz w:val="22"/>
                    <w:szCs w:val="22"/>
                  </w:rPr>
                </m:ctrlPr>
              </m:sSupPr>
              <m:e>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e>
                </m:d>
              </m:e>
              <m:sup>
                <m:r>
                  <w:rPr>
                    <w:rFonts w:ascii="Cambria Math" w:hAnsi="Cambria Math" w:cstheme="minorHAnsi"/>
                    <w:sz w:val="22"/>
                    <w:szCs w:val="22"/>
                  </w:rPr>
                  <m:t>2</m:t>
                </m:r>
              </m:sup>
            </m:sSup>
            <m:r>
              <w:rPr>
                <w:rFonts w:ascii="Cambria Math" w:hAnsi="Cambria Math" w:cstheme="minorHAnsi"/>
                <w:sz w:val="22"/>
                <w:szCs w:val="22"/>
              </w:rPr>
              <m:t>+</m:t>
            </m:r>
            <m:f>
              <m:fPr>
                <m:ctrlPr>
                  <w:rPr>
                    <w:rFonts w:ascii="Cambria Math" w:hAnsi="Cambria Math" w:cstheme="minorHAnsi"/>
                    <w:sz w:val="22"/>
                    <w:szCs w:val="22"/>
                  </w:rPr>
                </m:ctrlPr>
              </m:fPr>
              <m:num>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R</m:t>
                </m:r>
              </m:num>
              <m:den>
                <m:r>
                  <w:rPr>
                    <w:rFonts w:ascii="Cambria Math" w:hAnsi="Cambria Math" w:cstheme="minorHAnsi"/>
                    <w:sz w:val="22"/>
                    <w:szCs w:val="22"/>
                  </w:rPr>
                  <m:t>c</m:t>
                </m:r>
              </m:den>
            </m:f>
          </m:e>
        </m:rad>
        <m:r>
          <w:rPr>
            <w:rFonts w:ascii="Cambria Math" w:hAnsi="Cambria Math" w:cstheme="minorHAnsi"/>
            <w:sz w:val="22"/>
            <w:szCs w:val="22"/>
          </w:rPr>
          <m:t>.</m:t>
        </m:r>
      </m:oMath>
      <w:r w:rsidR="00966191">
        <w:rPr>
          <w:rFonts w:eastAsiaTheme="minorEastAsia" w:cstheme="minorHAnsi"/>
          <w:sz w:val="22"/>
          <w:szCs w:val="22"/>
        </w:rPr>
        <w:tab/>
        <w:t>(Equation 5)</w:t>
      </w:r>
    </w:p>
    <w:p w14:paraId="49273D50" w14:textId="000E4405" w:rsidR="00966191" w:rsidRDefault="00966191" w:rsidP="00966191">
      <w:pPr>
        <w:spacing w:after="0" w:line="480" w:lineRule="auto"/>
        <w:contextualSpacing/>
        <w:rPr>
          <w:rFonts w:cstheme="minorHAnsi"/>
          <w:sz w:val="22"/>
          <w:szCs w:val="22"/>
        </w:rPr>
      </w:pPr>
      <w:r>
        <w:rPr>
          <w:rFonts w:cstheme="minorHAnsi"/>
          <w:sz w:val="22"/>
          <w:szCs w:val="22"/>
        </w:rPr>
        <w:lastRenderedPageBreak/>
        <w:t xml:space="preserve">Our motivation for calculating LRS is two-fold. First, we can calculate an expected LRS for an individual, but we can also compare that expectation to the stochastically realized LRS in our GEM simulation. Second, classic theory and its more modern incarnations suggest that evolution maximizes LRS when populations are at equilibrium, whereas it maximizes per-capita growth rate in growing populations </w:t>
      </w:r>
      <w:r>
        <w:rPr>
          <w:rFonts w:cstheme="minorHAnsi"/>
          <w:sz w:val="22"/>
          <w:szCs w:val="22"/>
        </w:rPr>
        <w:fldChar w:fldCharType="begin"/>
      </w:r>
      <w:r w:rsidR="00213991">
        <w:rPr>
          <w:rFonts w:cstheme="minorHAnsi"/>
          <w:sz w:val="22"/>
          <w:szCs w:val="22"/>
        </w:rPr>
        <w:instrText xml:space="preserve"> ADDIN ZOTERO_ITEM CSL_CITATION {"citationID":"uJ1wn50d","properties":{"formattedCitation":"(MacArthur 1962; MacArthur &amp; Wilson 2001; Lande {\\i{}et al.} 2009; Engen &amp; S\\uc0\\u230{}ther 2017)","plainCitation":"(MacArthur 1962; MacArthur &amp; Wilson 2001; Lande et al. 2009; Engen &amp; Sæther 2017)","noteIndex":0},"citationItems":[{"id":3648,"uris":["http://zotero.org/users/246158/items/3ETU9SB9"],"uri":["http://zotero.org/users/246158/items/3ETU9SB9"],"itemData":{"id":3648,"type":"article-journal","container-title":"Proceedings of the National Academy of Sciences","DOI":"10.1073/pnas.48.11.1893","ISSN":"0027-8424, 1091-6490","issue":"11","journalAbbreviation":"PNAS","language":"en","note":"publisher: National Academy of Sciences\nsection: Genetics\nPMID: 16591013","page":"1893-1897","source":"www.pnas.org","title":"Some Generalized Theorems of Natural Selection","volume":"48","author":[{"family":"MacArthur","given":"Robert H."}],"issued":{"date-parts":[["1962",11,1]]}}},{"id":3655,"uris":["http://zotero.org/users/246158/items/HCDVGCEL"],"uri":["http://zotero.org/users/246158/items/HCDVGCEL"],"itemData":{"id":3655,"type":"book","abstract":"Biogeography was stuck in a \"natural history phase\" dominated by the collection of data, the young Princeton biologists Robert H. MacArthur and Edward O. Wilson argued in 1967. In this book, the authors developed a general theory to explain the facts of island biogeography. The theory builds on the first principles of population ecology and genetics to explain how distance and area combine to regulate the balance between immigration and extinction in island populations. The authors then test the theory against data. The Theory of Island Biogeography was never intended as the last word on the subject. Instead, MacArthur and Wilson sought to stimulate new forms of theoretical and empirical studies, which will lead in turn to a stronger general theory. Even a third of a century since its publication, the book continues to serve that purpose well. From popular books like David Quammen's Song of the Dodo to arguments in the professional literature, The Theory of Island Biogeography remains at the center of discussions about the geographic distribution of species. In a new preface, Edward O. Wilson reviews the origins and consequences of this classic book.","ISBN":"978-0-691-08836-5","language":"en","note":"Google-Books-ID: a10cdkywhVgC","number-of-pages":"226","publisher":"Princeton University Press","source":"Google Books","title":"The Theory of Island Biogeography","author":[{"family":"MacArthur","given":"Robert H."},{"family":"Wilson","given":"Edward O."}],"issued":{"date-parts":[["2001"]]}}},{"id":3652,"uris":["http://zotero.org/users/246158/items/MAUK7PQK"],"uri":["http://zotero.org/users/246158/items/MAUK7PQK"],"itemData":{"id":3652,"type":"article-journal","abstract":"The evolution of population dynamics in a stochastic environment is analysed under a general form of density-dependence with genetic variation in r and K, the intrinsic rate of increase and carrying capacity in the average environment, and in σe2, the environmental variance of population growth rate. The continuous-time model assumes a large population size and a stationary distribution of environments with no autocorrelation. For a given population density, N, and genotype frequency, p, the expected selection gradient is always towards an increased population growth rate, and the expected fitness of a genotype is its Malthusian fitness in the average environment minus the covariance of its growth rate with that of the population. Long-term evolution maximizes the expected value of the density-dependence function, averaged over the stationary distribution of N. In the θ-logistic model, where density dependence of population growth is a function of Nθ, long-term evolution maximizes E[Nθ]=[1−σe2/(2r)]Kθ. While σe2 is always selected to decrease, r and K are always selected to increase, implying a genetic trade-off among them. By contrast, given the other parameters, θ has an intermediate optimum between 1.781 and 2 corresponding to the limits of high or low stochasticity.","container-title":"Philosophical Transactions of the Royal Society B: Biological Sciences","DOI":"10.1098/rstb.2009.0017","issue":"1523","journalAbbreviation":"Philosophical Transactions of the Royal Society B: Biological Sciences","note":"publisher: Royal Society","page":"1511-1518","source":"royalsocietypublishing.org (Atypon)","title":"An evolutionary maximum principle for density-dependent population dynamics in a fluctuating environment","volume":"364","author":[{"family":"Lande","given":"Russell"},{"family":"Engen","given":"Steinar"},{"family":"Sæther","given":"Bernt-Erik"}],"issued":{"date-parts":[["2009",6,12]]}}},{"id":3636,"uris":["http://zotero.org/users/246158/items/N4AS599M"],"uri":["http://zotero.org/users/246158/items/N4AS599M"],"itemData":{"id":3636,"type":"article-journal","abstract":"In a stable environment, evolution maximizes growth rates in populations that are not density regulated and the carrying capacity in the case of density regulation. In a fluctuating environment, evolution maximizes a function of growth rate, carrying capacity and environmental variance, tending to r-selection and K-selection under large and small environmental noise, respectively. Here we analyze a model in which birth and death rates depend on density through the same function but with independent strength of density dependence. As a special case, both functions may be linear, corresponding to logistic dynamics. It is shown that evolution maximizes a function of the deterministic growth rate r0 and the lifetime reproductive success (LRS) R0, both defined at small densities, as well as the environmental variance. Under large noise this function is dominated by r0 and average lifetimes are small, whereas R0 dominates and lifetimes are larger under small noise. Thus, K-selection is closely linked to selection for large R0 so that evolution tends to maximize LRS in a stable environment. Consequently, different quantities (r0 and R0) tend to be maximized at low and high densities, respectively, favoring density-dependent changes in the optimal life history.","container-title":"Evolution","DOI":"10.1111/evo.13104","ISSN":"1558-5646","issue":"1","language":"en","note":"_eprint: https://onlinelibrary.wiley.com/doi/pdf/10.1111/evo.13104","page":"167-173","source":"Wiley Online Library","title":"r- and K-selection in fluctuating populations is determined by the evolutionary trade-off between two fitness measures: Growth rate and lifetime reproductive success","title-short":"r- and K-selection in fluctuating populations is determined by the evolutionary trade-off between two fitness measures","volume":"71","author":[{"family":"Engen","given":"Steinar"},{"family":"Sæther","given":"Bernt-Erik"}],"issued":{"date-parts":[["2017"]]}}}],"schema":"https://github.com/citation-style-language/schema/raw/master/csl-citation.json"} </w:instrText>
      </w:r>
      <w:r>
        <w:rPr>
          <w:rFonts w:cstheme="minorHAnsi"/>
          <w:sz w:val="22"/>
          <w:szCs w:val="22"/>
        </w:rPr>
        <w:fldChar w:fldCharType="separate"/>
      </w:r>
      <w:r w:rsidRPr="00EB377A">
        <w:rPr>
          <w:rFonts w:ascii="Calibri" w:cs="Calibri"/>
          <w:sz w:val="22"/>
        </w:rPr>
        <w:t xml:space="preserve">(MacArthur 1962; MacArthur &amp; Wilson 2001; </w:t>
      </w:r>
      <w:proofErr w:type="spellStart"/>
      <w:r w:rsidRPr="00EB377A">
        <w:rPr>
          <w:rFonts w:ascii="Calibri" w:cs="Calibri"/>
          <w:sz w:val="22"/>
        </w:rPr>
        <w:t>Lande</w:t>
      </w:r>
      <w:proofErr w:type="spellEnd"/>
      <w:r w:rsidRPr="00EB377A">
        <w:rPr>
          <w:rFonts w:ascii="Calibri" w:cs="Calibri"/>
          <w:sz w:val="22"/>
        </w:rPr>
        <w:t xml:space="preserve"> </w:t>
      </w:r>
      <w:r w:rsidRPr="00EB377A">
        <w:rPr>
          <w:rFonts w:ascii="Calibri" w:cs="Calibri"/>
          <w:i/>
          <w:iCs/>
          <w:sz w:val="22"/>
        </w:rPr>
        <w:t>et al.</w:t>
      </w:r>
      <w:r w:rsidRPr="00EB377A">
        <w:rPr>
          <w:rFonts w:ascii="Calibri" w:cs="Calibri"/>
          <w:sz w:val="22"/>
        </w:rPr>
        <w:t xml:space="preserve"> 2009; Engen &amp; </w:t>
      </w:r>
      <w:proofErr w:type="spellStart"/>
      <w:r w:rsidRPr="00EB377A">
        <w:rPr>
          <w:rFonts w:ascii="Calibri" w:cs="Calibri"/>
          <w:sz w:val="22"/>
        </w:rPr>
        <w:t>Sæther</w:t>
      </w:r>
      <w:proofErr w:type="spellEnd"/>
      <w:r w:rsidRPr="00EB377A">
        <w:rPr>
          <w:rFonts w:ascii="Calibri" w:cs="Calibri"/>
          <w:sz w:val="22"/>
        </w:rPr>
        <w:t xml:space="preserve"> 2017)</w:t>
      </w:r>
      <w:r>
        <w:rPr>
          <w:rFonts w:cstheme="minorHAnsi"/>
          <w:sz w:val="22"/>
          <w:szCs w:val="22"/>
        </w:rPr>
        <w:fldChar w:fldCharType="end"/>
      </w:r>
      <w:r>
        <w:rPr>
          <w:rFonts w:cstheme="minorHAnsi"/>
          <w:sz w:val="22"/>
          <w:szCs w:val="22"/>
        </w:rPr>
        <w:t xml:space="preserve">. </w:t>
      </w:r>
      <w:r w:rsidRPr="00496E2D">
        <w:rPr>
          <w:rFonts w:cstheme="minorHAnsi"/>
          <w:sz w:val="22"/>
          <w:szCs w:val="22"/>
        </w:rPr>
        <w:t xml:space="preserve">Note that the value of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vertAlign w:val="subscript"/>
        </w:rPr>
        <w:t xml:space="preserve"> </w:t>
      </w:r>
      <w:r w:rsidRPr="00496E2D">
        <w:rPr>
          <w:rFonts w:cstheme="minorHAnsi"/>
          <w:sz w:val="22"/>
          <w:szCs w:val="22"/>
        </w:rPr>
        <w:t xml:space="preserve">that maximizes expected lifetime reproductive success is not necessarily the same as the ESS value (although when </w:t>
      </w:r>
      <w:r w:rsidRPr="00661E85">
        <w:rPr>
          <w:rFonts w:cstheme="minorHAnsi"/>
          <w:i/>
          <w:sz w:val="22"/>
          <w:szCs w:val="22"/>
        </w:rPr>
        <w:t>R</w:t>
      </w:r>
      <w:r w:rsidRPr="00496E2D">
        <w:rPr>
          <w:rFonts w:cstheme="minorHAnsi"/>
          <w:sz w:val="22"/>
          <w:szCs w:val="22"/>
        </w:rPr>
        <w:t xml:space="preserve"> is at </w:t>
      </w:r>
      <w:r>
        <w:rPr>
          <w:rFonts w:cstheme="minorHAnsi"/>
          <w:sz w:val="22"/>
          <w:szCs w:val="22"/>
        </w:rPr>
        <w:t>its deterministic</w:t>
      </w:r>
      <w:r w:rsidRPr="00496E2D">
        <w:rPr>
          <w:rFonts w:cstheme="minorHAnsi"/>
          <w:sz w:val="22"/>
          <w:szCs w:val="22"/>
        </w:rPr>
        <w:t xml:space="preserve"> equilibrium, the values are the same). In particular, this value depend</w:t>
      </w:r>
      <w:r>
        <w:rPr>
          <w:rFonts w:cstheme="minorHAnsi"/>
          <w:sz w:val="22"/>
          <w:szCs w:val="22"/>
        </w:rPr>
        <w:t>s</w:t>
      </w:r>
      <w:r w:rsidRPr="00496E2D">
        <w:rPr>
          <w:rFonts w:cstheme="minorHAnsi"/>
          <w:sz w:val="22"/>
          <w:szCs w:val="22"/>
        </w:rPr>
        <w:t xml:space="preserve"> on the current population size</w:t>
      </w:r>
      <w:r>
        <w:rPr>
          <w:rFonts w:cstheme="minorHAnsi"/>
          <w:sz w:val="22"/>
          <w:szCs w:val="22"/>
        </w:rPr>
        <w:t xml:space="preserve">, meaning that the value of </w:t>
      </w:r>
      <w:proofErr w:type="spellStart"/>
      <w:r w:rsidRPr="00496E2D">
        <w:rPr>
          <w:rFonts w:cstheme="minorHAnsi"/>
          <w:i/>
          <w:iCs/>
          <w:sz w:val="22"/>
          <w:szCs w:val="22"/>
        </w:rPr>
        <w:t>b</w:t>
      </w:r>
      <w:r>
        <w:rPr>
          <w:rFonts w:cstheme="minorHAnsi"/>
          <w:i/>
          <w:iCs/>
          <w:sz w:val="22"/>
          <w:szCs w:val="22"/>
          <w:vertAlign w:val="subscript"/>
        </w:rPr>
        <w:t>max</w:t>
      </w:r>
      <w:proofErr w:type="spellEnd"/>
      <w:r>
        <w:rPr>
          <w:rFonts w:cstheme="minorHAnsi"/>
          <w:sz w:val="22"/>
          <w:szCs w:val="22"/>
        </w:rPr>
        <w:t xml:space="preserve"> that maximizes lifetime reproductive success changes as the population grows</w:t>
      </w:r>
      <w:r w:rsidRPr="00496E2D">
        <w:rPr>
          <w:rFonts w:cstheme="minorHAnsi"/>
          <w:sz w:val="22"/>
          <w:szCs w:val="22"/>
        </w:rPr>
        <w:t>. We term this transient peak on the fitness landscape a “transient evolutionary attractor” (TEA)</w:t>
      </w:r>
      <w:r>
        <w:rPr>
          <w:rFonts w:cstheme="minorHAnsi"/>
          <w:sz w:val="22"/>
          <w:szCs w:val="22"/>
        </w:rPr>
        <w:t xml:space="preserve">, because it </w:t>
      </w:r>
      <w:ins w:id="170" w:author="John DeLong" w:date="2020-08-12T17:18:00Z">
        <w:r w:rsidR="00B17D1D">
          <w:rPr>
            <w:rFonts w:cstheme="minorHAnsi"/>
            <w:sz w:val="22"/>
            <w:szCs w:val="22"/>
          </w:rPr>
          <w:t xml:space="preserve">both attracts the population and </w:t>
        </w:r>
      </w:ins>
      <w:r>
        <w:rPr>
          <w:rFonts w:cstheme="minorHAnsi"/>
          <w:sz w:val="22"/>
          <w:szCs w:val="22"/>
        </w:rPr>
        <w:t>changes as the population moves through its transient dynamics</w:t>
      </w:r>
      <w:r w:rsidRPr="00496E2D">
        <w:rPr>
          <w:rFonts w:cstheme="minorHAnsi"/>
          <w:sz w:val="22"/>
          <w:szCs w:val="22"/>
        </w:rPr>
        <w:t>.</w:t>
      </w:r>
      <w:r>
        <w:rPr>
          <w:rFonts w:cstheme="minorHAnsi"/>
          <w:sz w:val="22"/>
          <w:szCs w:val="22"/>
        </w:rPr>
        <w:t xml:space="preserve"> </w:t>
      </w:r>
      <w:r w:rsidRPr="00496E2D">
        <w:rPr>
          <w:rFonts w:cstheme="minorHAnsi"/>
          <w:sz w:val="22"/>
          <w:szCs w:val="22"/>
        </w:rPr>
        <w:t xml:space="preserve">Re-examining the observed lifetime reproductive success values, </w:t>
      </w:r>
      <w:r>
        <w:rPr>
          <w:rFonts w:cstheme="minorHAnsi"/>
          <w:sz w:val="22"/>
          <w:szCs w:val="22"/>
        </w:rPr>
        <w:t>it is clear</w:t>
      </w:r>
      <w:r w:rsidRPr="00496E2D">
        <w:rPr>
          <w:rFonts w:cstheme="minorHAnsi"/>
          <w:sz w:val="22"/>
          <w:szCs w:val="22"/>
        </w:rPr>
        <w:t xml:space="preserve"> that the peak of the observed distribution is often centered on these TEAs (Fig. </w:t>
      </w:r>
      <w:r>
        <w:rPr>
          <w:rFonts w:cstheme="minorHAnsi"/>
          <w:sz w:val="22"/>
          <w:szCs w:val="22"/>
        </w:rPr>
        <w:t>3</w:t>
      </w:r>
      <w:r w:rsidRPr="00496E2D">
        <w:rPr>
          <w:rFonts w:cstheme="minorHAnsi"/>
          <w:sz w:val="22"/>
          <w:szCs w:val="22"/>
        </w:rPr>
        <w:t xml:space="preserve">, </w:t>
      </w:r>
      <w:r>
        <w:rPr>
          <w:rFonts w:cstheme="minorHAnsi"/>
          <w:sz w:val="22"/>
          <w:szCs w:val="22"/>
        </w:rPr>
        <w:t>4</w:t>
      </w:r>
      <w:r w:rsidRPr="003F5283">
        <w:rPr>
          <w:rFonts w:cstheme="minorHAnsi"/>
          <w:sz w:val="22"/>
          <w:szCs w:val="22"/>
          <w:vertAlign w:val="superscript"/>
        </w:rPr>
        <w:t>th</w:t>
      </w:r>
      <w:r w:rsidRPr="00496E2D">
        <w:rPr>
          <w:rFonts w:cstheme="minorHAnsi"/>
          <w:sz w:val="22"/>
          <w:szCs w:val="22"/>
        </w:rPr>
        <w:t xml:space="preserve"> row), and that the observed evolutionary trajectory for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sz w:val="22"/>
          <w:szCs w:val="22"/>
        </w:rPr>
        <w:t xml:space="preserve"> often appears to be approaching this TEA rather than the ESS (Fig. </w:t>
      </w:r>
      <w:r>
        <w:rPr>
          <w:rFonts w:cstheme="minorHAnsi"/>
          <w:sz w:val="22"/>
          <w:szCs w:val="22"/>
        </w:rPr>
        <w:t>3</w:t>
      </w:r>
      <w:r w:rsidRPr="00496E2D">
        <w:rPr>
          <w:rFonts w:cstheme="minorHAnsi"/>
          <w:sz w:val="22"/>
          <w:szCs w:val="22"/>
        </w:rPr>
        <w:t xml:space="preserve">, </w:t>
      </w:r>
      <w:r>
        <w:rPr>
          <w:rFonts w:cstheme="minorHAnsi"/>
          <w:sz w:val="22"/>
          <w:szCs w:val="22"/>
        </w:rPr>
        <w:t>2</w:t>
      </w:r>
      <w:r w:rsidRPr="003F5283">
        <w:rPr>
          <w:rFonts w:cstheme="minorHAnsi"/>
          <w:sz w:val="22"/>
          <w:szCs w:val="22"/>
          <w:vertAlign w:val="superscript"/>
        </w:rPr>
        <w:t>n</w:t>
      </w:r>
      <w:r>
        <w:rPr>
          <w:rFonts w:cstheme="minorHAnsi"/>
          <w:sz w:val="22"/>
          <w:szCs w:val="22"/>
          <w:vertAlign w:val="superscript"/>
        </w:rPr>
        <w:t>d</w:t>
      </w:r>
      <w:r>
        <w:rPr>
          <w:rFonts w:cstheme="minorHAnsi"/>
          <w:sz w:val="22"/>
          <w:szCs w:val="22"/>
        </w:rPr>
        <w:t xml:space="preserve"> and 5</w:t>
      </w:r>
      <w:r w:rsidRPr="003F5283">
        <w:rPr>
          <w:rFonts w:cstheme="minorHAnsi"/>
          <w:sz w:val="22"/>
          <w:szCs w:val="22"/>
          <w:vertAlign w:val="superscript"/>
        </w:rPr>
        <w:t>th</w:t>
      </w:r>
      <w:r w:rsidRPr="00496E2D">
        <w:rPr>
          <w:rFonts w:cstheme="minorHAnsi"/>
          <w:sz w:val="22"/>
          <w:szCs w:val="22"/>
        </w:rPr>
        <w:t xml:space="preserve"> row</w:t>
      </w:r>
      <w:r>
        <w:rPr>
          <w:rFonts w:cstheme="minorHAnsi"/>
          <w:sz w:val="22"/>
          <w:szCs w:val="22"/>
        </w:rPr>
        <w:t>s</w:t>
      </w:r>
      <w:r w:rsidRPr="00496E2D">
        <w:rPr>
          <w:rFonts w:cstheme="minorHAnsi"/>
          <w:sz w:val="22"/>
          <w:szCs w:val="22"/>
        </w:rPr>
        <w:t xml:space="preserve">). </w:t>
      </w:r>
      <w:r>
        <w:rPr>
          <w:rFonts w:cstheme="minorHAnsi"/>
          <w:sz w:val="22"/>
          <w:szCs w:val="22"/>
        </w:rPr>
        <w:t xml:space="preserve">The outcome in which populations evolved toward a TEA rather than an ESS holds across a range of values for the trade-off slope, </w:t>
      </w:r>
      <w:r w:rsidRPr="001409F9">
        <w:rPr>
          <w:rFonts w:cstheme="minorHAnsi"/>
          <w:i/>
          <w:sz w:val="22"/>
          <w:szCs w:val="22"/>
        </w:rPr>
        <w:t>c</w:t>
      </w:r>
      <w:r>
        <w:rPr>
          <w:rFonts w:cstheme="minorHAnsi"/>
          <w:sz w:val="22"/>
          <w:szCs w:val="22"/>
        </w:rPr>
        <w:t xml:space="preserve"> (Figure S5).</w:t>
      </w:r>
    </w:p>
    <w:p w14:paraId="01681363" w14:textId="762F06BF" w:rsidR="00966191" w:rsidRDefault="00966191" w:rsidP="00966191">
      <w:pPr>
        <w:spacing w:after="0" w:line="480" w:lineRule="auto"/>
        <w:contextualSpacing/>
        <w:rPr>
          <w:rFonts w:eastAsiaTheme="minorEastAsia" w:cstheme="minorHAnsi"/>
          <w:sz w:val="22"/>
          <w:szCs w:val="22"/>
        </w:rPr>
      </w:pPr>
      <w:r>
        <w:rPr>
          <w:rFonts w:cstheme="minorHAnsi"/>
          <w:i/>
          <w:sz w:val="22"/>
          <w:szCs w:val="22"/>
        </w:rPr>
        <w:t xml:space="preserve">The effect of culling </w:t>
      </w:r>
      <w:r>
        <w:rPr>
          <w:rFonts w:cstheme="minorHAnsi"/>
          <w:i/>
          <w:iCs/>
          <w:sz w:val="22"/>
          <w:szCs w:val="22"/>
        </w:rPr>
        <w:t>on evolutionary outcomes.—</w:t>
      </w:r>
      <w:r w:rsidRPr="00496E2D">
        <w:rPr>
          <w:rFonts w:cstheme="minorHAnsi"/>
          <w:sz w:val="22"/>
          <w:szCs w:val="22"/>
        </w:rPr>
        <w:t xml:space="preserve">In our third set of simulations, </w:t>
      </w:r>
      <w:r>
        <w:rPr>
          <w:rFonts w:cstheme="minorHAnsi"/>
          <w:sz w:val="22"/>
          <w:szCs w:val="22"/>
        </w:rPr>
        <w:t xml:space="preserve">we sought to understand whether an external force altering population size would drive evolution away from the expected ESS, given the dependence of the optimal trait value on abundance. Here </w:t>
      </w:r>
      <w:r w:rsidRPr="00496E2D">
        <w:rPr>
          <w:rFonts w:cstheme="minorHAnsi"/>
          <w:sz w:val="22"/>
          <w:szCs w:val="22"/>
        </w:rPr>
        <w:t xml:space="preserve">we applied a persistent cull to populations that had already achieved their ESS trait and abundance values. </w:t>
      </w:r>
      <w:r>
        <w:rPr>
          <w:rFonts w:cstheme="minorHAnsi"/>
          <w:sz w:val="22"/>
          <w:szCs w:val="22"/>
        </w:rPr>
        <w:t xml:space="preserve">Because we assumed a large value for </w:t>
      </w:r>
      <w:del w:id="171" w:author="John DeLong" w:date="2020-08-12T09:49:00Z">
        <w:r w:rsidDel="001D2F23">
          <w:rPr>
            <w:rFonts w:cstheme="minorHAnsi"/>
            <w:sz w:val="22"/>
            <w:szCs w:val="22"/>
          </w:rPr>
          <w:delText xml:space="preserve">for </w:delText>
        </w:r>
      </w:del>
      <w:r>
        <w:rPr>
          <w:rFonts w:cstheme="minorHAnsi"/>
          <w:sz w:val="22"/>
          <w:szCs w:val="22"/>
        </w:rPr>
        <w:t xml:space="preserve">the culling rate </w:t>
      </w:r>
      <w:r>
        <w:rPr>
          <w:rFonts w:cstheme="minorHAnsi"/>
          <w:i/>
          <w:iCs/>
          <w:sz w:val="22"/>
          <w:szCs w:val="22"/>
        </w:rPr>
        <w:t>x</w:t>
      </w:r>
      <w:r>
        <w:rPr>
          <w:rFonts w:cstheme="minorHAnsi"/>
          <w:sz w:val="22"/>
          <w:szCs w:val="22"/>
        </w:rPr>
        <w:t xml:space="preserve">, the population size changed almost immediately so that </w:t>
      </w:r>
      <m:oMath>
        <m:r>
          <w:rPr>
            <w:rFonts w:ascii="Cambria Math" w:hAnsi="Cambria Math" w:cstheme="minorHAnsi"/>
            <w:sz w:val="22"/>
            <w:szCs w:val="22"/>
          </w:rPr>
          <m:t>R≈</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cull</m:t>
            </m:r>
          </m:sub>
        </m:sSub>
      </m:oMath>
      <w:r>
        <w:rPr>
          <w:rFonts w:eastAsiaTheme="minorEastAsia" w:cstheme="minorHAnsi"/>
          <w:sz w:val="22"/>
          <w:szCs w:val="22"/>
        </w:rPr>
        <w:t>. This change in population size le</w:t>
      </w:r>
      <w:del w:id="172" w:author="John DeLong" w:date="2020-08-12T09:49:00Z">
        <w:r w:rsidDel="001D2F23">
          <w:rPr>
            <w:rFonts w:eastAsiaTheme="minorEastAsia" w:cstheme="minorHAnsi"/>
            <w:sz w:val="22"/>
            <w:szCs w:val="22"/>
          </w:rPr>
          <w:delText>a</w:delText>
        </w:r>
      </w:del>
      <w:r>
        <w:rPr>
          <w:rFonts w:eastAsiaTheme="minorEastAsia" w:cstheme="minorHAnsi"/>
          <w:sz w:val="22"/>
          <w:szCs w:val="22"/>
        </w:rPr>
        <w:t xml:space="preserve">d to a clear evolutionary trajectory of the </w:t>
      </w:r>
      <w:del w:id="173" w:author="John DeLong" w:date="2020-08-12T17:19:00Z">
        <w:r w:rsidDel="00B17D1D">
          <w:rPr>
            <w:rFonts w:eastAsiaTheme="minorEastAsia" w:cstheme="minorHAnsi"/>
            <w:sz w:val="22"/>
            <w:szCs w:val="22"/>
          </w:rPr>
          <w:delText xml:space="preserve">mean </w:delText>
        </w:r>
      </w:del>
      <w:ins w:id="174" w:author="John DeLong" w:date="2020-08-12T17:19:00Z">
        <w:r w:rsidR="00B17D1D">
          <w:rPr>
            <w:rFonts w:eastAsiaTheme="minorEastAsia" w:cstheme="minorHAnsi"/>
            <w:sz w:val="22"/>
            <w:szCs w:val="22"/>
          </w:rPr>
          <w:t xml:space="preserve">maximum </w:t>
        </w:r>
      </w:ins>
      <w:r>
        <w:rPr>
          <w:rFonts w:eastAsiaTheme="minorEastAsia" w:cstheme="minorHAnsi"/>
          <w:sz w:val="22"/>
          <w:szCs w:val="22"/>
        </w:rPr>
        <w:t>birth rate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Pr>
          <w:rFonts w:eastAsiaTheme="minorEastAsia" w:cstheme="minorHAnsi"/>
          <w:sz w:val="22"/>
          <w:szCs w:val="22"/>
        </w:rPr>
        <w:t xml:space="preserve">) away from the ESS. Again, we can ask what value of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sz w:val="22"/>
          <w:szCs w:val="22"/>
        </w:rPr>
        <w:t xml:space="preserve"> </w:t>
      </w:r>
      <w:r>
        <w:rPr>
          <w:rFonts w:eastAsiaTheme="minorEastAsia" w:cstheme="minorHAnsi"/>
          <w:sz w:val="22"/>
          <w:szCs w:val="22"/>
        </w:rPr>
        <w:t xml:space="preserve">maximizes expected reproductive success. The expected lifetime reproductive success under culling is </w:t>
      </w:r>
    </w:p>
    <w:p w14:paraId="10BC70F8" w14:textId="77777777" w:rsidR="00966191" w:rsidRPr="00496E2D" w:rsidRDefault="00966191" w:rsidP="00966191">
      <w:pPr>
        <w:tabs>
          <w:tab w:val="right" w:pos="9360"/>
        </w:tabs>
        <w:spacing w:after="0" w:line="480" w:lineRule="auto"/>
        <w:contextualSpacing/>
        <w:rPr>
          <w:rFonts w:cstheme="minorHAnsi"/>
          <w:sz w:val="22"/>
          <w:szCs w:val="22"/>
        </w:rPr>
      </w:pPr>
      <m:oMath>
        <m:r>
          <m:rPr>
            <m:sty m:val="p"/>
          </m:rPr>
          <w:rPr>
            <w:rFonts w:ascii="Cambria Math" w:hAnsi="Cambria Math" w:cstheme="minorHAnsi"/>
            <w:sz w:val="22"/>
            <w:szCs w:val="22"/>
          </w:rPr>
          <w:lastRenderedPageBreak/>
          <m:t>LRS</m:t>
        </m:r>
        <m:r>
          <w:rPr>
            <w:rFonts w:ascii="Cambria Math" w:hAnsi="Cambria Math" w:cstheme="minorHAnsi"/>
            <w:sz w:val="22"/>
            <w:szCs w:val="22"/>
          </w:rPr>
          <m:t>=</m:t>
        </m:r>
        <m:f>
          <m:fPr>
            <m:ctrlPr>
              <w:rPr>
                <w:rFonts w:ascii="Cambria Math" w:hAnsi="Cambria Math" w:cstheme="minorHAnsi"/>
                <w:sz w:val="22"/>
                <w:szCs w:val="22"/>
              </w:rPr>
            </m:ctrlPr>
          </m:fPr>
          <m:num>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num>
          <m:den>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R+x</m:t>
            </m:r>
            <m:func>
              <m:funcPr>
                <m:ctrlPr>
                  <w:rPr>
                    <w:rFonts w:ascii="Cambria Math" w:hAnsi="Cambria Math" w:cstheme="minorHAnsi"/>
                    <w:i/>
                    <w:sz w:val="22"/>
                    <w:szCs w:val="22"/>
                  </w:rPr>
                </m:ctrlPr>
              </m:funcPr>
              <m:fName>
                <m:r>
                  <m:rPr>
                    <m:sty m:val="p"/>
                  </m:rPr>
                  <w:rPr>
                    <w:rFonts w:ascii="Cambria Math" w:hAnsi="Cambria Math" w:cstheme="minorHAnsi"/>
                    <w:sz w:val="22"/>
                    <w:szCs w:val="22"/>
                  </w:rPr>
                  <m:t>max</m:t>
                </m:r>
              </m:fName>
              <m:e>
                <m:d>
                  <m:dPr>
                    <m:ctrlPr>
                      <w:rPr>
                        <w:rFonts w:ascii="Cambria Math" w:hAnsi="Cambria Math" w:cstheme="minorHAnsi"/>
                        <w:i/>
                        <w:sz w:val="22"/>
                        <w:szCs w:val="22"/>
                      </w:rPr>
                    </m:ctrlPr>
                  </m:dPr>
                  <m:e>
                    <m:r>
                      <w:rPr>
                        <w:rFonts w:ascii="Cambria Math" w:hAnsi="Cambria Math" w:cstheme="minorHAnsi"/>
                        <w:sz w:val="22"/>
                        <w:szCs w:val="22"/>
                      </w:rPr>
                      <m:t>0,1-</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cull</m:t>
                            </m:r>
                          </m:sub>
                        </m:sSub>
                      </m:num>
                      <m:den>
                        <m:r>
                          <w:rPr>
                            <w:rFonts w:ascii="Cambria Math" w:hAnsi="Cambria Math" w:cstheme="minorHAnsi"/>
                            <w:sz w:val="22"/>
                            <w:szCs w:val="22"/>
                          </w:rPr>
                          <m:t>R</m:t>
                        </m:r>
                      </m:den>
                    </m:f>
                  </m:e>
                </m:d>
              </m:e>
            </m:func>
          </m:den>
        </m:f>
        <m:r>
          <w:rPr>
            <w:rFonts w:ascii="Cambria Math" w:hAnsi="Cambria Math" w:cstheme="minorHAnsi"/>
            <w:sz w:val="22"/>
            <w:szCs w:val="22"/>
          </w:rPr>
          <m:t>.</m:t>
        </m:r>
      </m:oMath>
      <w:r>
        <w:rPr>
          <w:rFonts w:eastAsiaTheme="minorEastAsia" w:cstheme="minorHAnsi"/>
          <w:sz w:val="22"/>
          <w:szCs w:val="22"/>
        </w:rPr>
        <w:tab/>
        <w:t>(Equation 6)</w:t>
      </w:r>
    </w:p>
    <w:p w14:paraId="28468FD2" w14:textId="374BD364" w:rsidR="00966191" w:rsidRDefault="00966191" w:rsidP="00966191">
      <w:pPr>
        <w:spacing w:after="0" w:line="480" w:lineRule="auto"/>
        <w:contextualSpacing/>
        <w:rPr>
          <w:rFonts w:cstheme="minorHAnsi"/>
          <w:sz w:val="22"/>
          <w:szCs w:val="22"/>
        </w:rPr>
      </w:pPr>
      <w:r>
        <w:rPr>
          <w:rFonts w:cstheme="minorHAnsi"/>
          <w:sz w:val="22"/>
          <w:szCs w:val="22"/>
        </w:rPr>
        <w:t xml:space="preserve">Assuming that </w:t>
      </w:r>
      <m:oMath>
        <m:r>
          <w:rPr>
            <w:rFonts w:ascii="Cambria Math" w:hAnsi="Cambria Math" w:cstheme="minorHAnsi"/>
            <w:sz w:val="22"/>
            <w:szCs w:val="22"/>
          </w:rPr>
          <m:t>R≈</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cull</m:t>
            </m:r>
          </m:sub>
        </m:sSub>
      </m:oMath>
      <w:r>
        <w:rPr>
          <w:rFonts w:eastAsiaTheme="minorEastAsia" w:cstheme="minorHAnsi"/>
          <w:sz w:val="22"/>
          <w:szCs w:val="22"/>
        </w:rPr>
        <w:t xml:space="preserve">, the value of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sz w:val="22"/>
          <w:szCs w:val="22"/>
        </w:rPr>
        <w:t xml:space="preserve"> </w:t>
      </w:r>
      <w:r>
        <w:rPr>
          <w:rFonts w:eastAsiaTheme="minorEastAsia" w:cstheme="minorHAnsi"/>
          <w:sz w:val="22"/>
          <w:szCs w:val="22"/>
        </w:rPr>
        <w:t xml:space="preserve"> that maximizes LRS is again given by Eq. (5) above. Fig. 4 shows clearly that </w:t>
      </w:r>
      <w:r>
        <w:rPr>
          <w:rFonts w:cstheme="minorHAnsi"/>
          <w:sz w:val="22"/>
          <w:szCs w:val="22"/>
        </w:rPr>
        <w:t xml:space="preserve">the population mean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EB377A">
        <w:rPr>
          <w:rFonts w:cstheme="minorHAnsi"/>
          <w:i/>
          <w:iCs/>
          <w:sz w:val="22"/>
          <w:szCs w:val="22"/>
        </w:rPr>
        <w:t xml:space="preserve"> </w:t>
      </w:r>
      <w:r>
        <w:rPr>
          <w:rFonts w:eastAsiaTheme="minorEastAsia" w:cstheme="minorHAnsi"/>
          <w:sz w:val="22"/>
          <w:szCs w:val="22"/>
        </w:rPr>
        <w:t xml:space="preserve">evolved </w:t>
      </w:r>
      <w:r w:rsidRPr="00496E2D">
        <w:rPr>
          <w:rFonts w:cstheme="minorHAnsi"/>
          <w:sz w:val="22"/>
          <w:szCs w:val="22"/>
        </w:rPr>
        <w:t xml:space="preserve">to the population-specific TEAs that </w:t>
      </w:r>
      <w:r>
        <w:rPr>
          <w:rFonts w:cstheme="minorHAnsi"/>
          <w:sz w:val="22"/>
          <w:szCs w:val="22"/>
        </w:rPr>
        <w:t xml:space="preserve">depended on the population size the cull produced </w:t>
      </w:r>
      <w:r w:rsidRPr="00496E2D">
        <w:rPr>
          <w:rFonts w:cstheme="minorHAnsi"/>
          <w:sz w:val="22"/>
          <w:szCs w:val="22"/>
        </w:rPr>
        <w:t>(</w:t>
      </w:r>
      <w:r>
        <w:rPr>
          <w:rFonts w:cstheme="minorHAnsi"/>
          <w:sz w:val="22"/>
          <w:szCs w:val="22"/>
        </w:rPr>
        <w:t xml:space="preserve">seen by the intersection of the population with the black line; </w:t>
      </w:r>
      <w:r w:rsidRPr="00496E2D">
        <w:rPr>
          <w:rFonts w:cstheme="minorHAnsi"/>
          <w:sz w:val="22"/>
          <w:szCs w:val="22"/>
        </w:rPr>
        <w:t xml:space="preserve">Figure </w:t>
      </w:r>
      <w:r>
        <w:rPr>
          <w:rFonts w:cstheme="minorHAnsi"/>
          <w:sz w:val="22"/>
          <w:szCs w:val="22"/>
        </w:rPr>
        <w:t>4</w:t>
      </w:r>
      <w:r w:rsidRPr="00496E2D">
        <w:rPr>
          <w:rFonts w:cstheme="minorHAnsi"/>
          <w:sz w:val="22"/>
          <w:szCs w:val="22"/>
        </w:rPr>
        <w:t>,</w:t>
      </w:r>
      <w:r>
        <w:rPr>
          <w:rFonts w:cstheme="minorHAnsi"/>
          <w:sz w:val="22"/>
          <w:szCs w:val="22"/>
        </w:rPr>
        <w:t xml:space="preserve"> bottom row</w:t>
      </w:r>
      <w:r w:rsidRPr="00496E2D">
        <w:rPr>
          <w:rFonts w:cstheme="minorHAnsi"/>
          <w:sz w:val="22"/>
          <w:szCs w:val="22"/>
        </w:rPr>
        <w:t xml:space="preserve">). Rather than returning to </w:t>
      </w:r>
      <w:r>
        <w:rPr>
          <w:rFonts w:cstheme="minorHAnsi"/>
          <w:sz w:val="22"/>
          <w:szCs w:val="22"/>
        </w:rPr>
        <w:t xml:space="preserve">the ESS, populations that were culled </w:t>
      </w:r>
      <w:r w:rsidRPr="00496E2D">
        <w:rPr>
          <w:rFonts w:cstheme="minorHAnsi"/>
          <w:sz w:val="22"/>
          <w:szCs w:val="22"/>
        </w:rPr>
        <w:t xml:space="preserve">to a lower abundance </w:t>
      </w:r>
      <w:r>
        <w:rPr>
          <w:rFonts w:cstheme="minorHAnsi"/>
          <w:sz w:val="22"/>
          <w:szCs w:val="22"/>
        </w:rPr>
        <w:t xml:space="preserve">evolved toward the optimal trait </w:t>
      </w:r>
      <w:ins w:id="175" w:author="John DeLong" w:date="2020-08-12T17:20:00Z">
        <w:r w:rsidR="00B17D1D">
          <w:rPr>
            <w:rFonts w:cstheme="minorHAnsi"/>
            <w:sz w:val="22"/>
            <w:szCs w:val="22"/>
          </w:rPr>
          <w:t xml:space="preserve">(i.e., showing the highest lifetime reproductive success) </w:t>
        </w:r>
      </w:ins>
      <w:r>
        <w:rPr>
          <w:rFonts w:cstheme="minorHAnsi"/>
          <w:sz w:val="22"/>
          <w:szCs w:val="22"/>
        </w:rPr>
        <w:t>for that culled abundance (i.e., the</w:t>
      </w:r>
      <w:r w:rsidRPr="00496E2D">
        <w:rPr>
          <w:rFonts w:cstheme="minorHAnsi"/>
          <w:sz w:val="22"/>
          <w:szCs w:val="22"/>
        </w:rPr>
        <w:t xml:space="preserve"> TEA</w:t>
      </w:r>
      <w:r>
        <w:rPr>
          <w:rFonts w:cstheme="minorHAnsi"/>
          <w:sz w:val="22"/>
          <w:szCs w:val="22"/>
        </w:rPr>
        <w:t>)</w:t>
      </w:r>
      <w:r w:rsidRPr="00496E2D">
        <w:rPr>
          <w:rFonts w:cstheme="minorHAnsi"/>
          <w:sz w:val="22"/>
          <w:szCs w:val="22"/>
        </w:rPr>
        <w:t xml:space="preserve"> and </w:t>
      </w:r>
      <w:r>
        <w:rPr>
          <w:rFonts w:cstheme="minorHAnsi"/>
          <w:sz w:val="22"/>
          <w:szCs w:val="22"/>
        </w:rPr>
        <w:t>away from</w:t>
      </w:r>
      <w:r w:rsidRPr="00496E2D">
        <w:rPr>
          <w:rFonts w:cstheme="minorHAnsi"/>
          <w:sz w:val="22"/>
          <w:szCs w:val="22"/>
        </w:rPr>
        <w:t xml:space="preserve"> the ESS (Figure </w:t>
      </w:r>
      <w:r>
        <w:rPr>
          <w:rFonts w:cstheme="minorHAnsi"/>
          <w:sz w:val="22"/>
          <w:szCs w:val="22"/>
        </w:rPr>
        <w:t>4</w:t>
      </w:r>
      <w:r w:rsidRPr="00496E2D">
        <w:rPr>
          <w:rFonts w:cstheme="minorHAnsi"/>
          <w:sz w:val="22"/>
          <w:szCs w:val="22"/>
        </w:rPr>
        <w:t xml:space="preserve">). The populations followed a path of adaptation specific to </w:t>
      </w:r>
      <w:r>
        <w:rPr>
          <w:rFonts w:cstheme="minorHAnsi"/>
          <w:sz w:val="22"/>
          <w:szCs w:val="22"/>
        </w:rPr>
        <w:t xml:space="preserve">the current </w:t>
      </w:r>
      <w:r w:rsidRPr="00496E2D">
        <w:rPr>
          <w:rFonts w:cstheme="minorHAnsi"/>
          <w:sz w:val="22"/>
          <w:szCs w:val="22"/>
        </w:rPr>
        <w:t>transient state, as generated by Equation 5, not the path generated by equilibrium conditions</w:t>
      </w:r>
      <w:ins w:id="176" w:author="John DeLong" w:date="2020-08-12T17:21:00Z">
        <w:r w:rsidR="00B17D1D">
          <w:rPr>
            <w:rFonts w:cstheme="minorHAnsi"/>
            <w:sz w:val="22"/>
            <w:szCs w:val="22"/>
          </w:rPr>
          <w:t xml:space="preserve"> and suggested by QG</w:t>
        </w:r>
      </w:ins>
      <w:r w:rsidRPr="00496E2D">
        <w:rPr>
          <w:rFonts w:cstheme="minorHAnsi"/>
          <w:sz w:val="22"/>
          <w:szCs w:val="22"/>
        </w:rPr>
        <w:t>.</w:t>
      </w:r>
    </w:p>
    <w:p w14:paraId="36083355" w14:textId="77777777" w:rsidR="00966191" w:rsidRPr="00496E2D" w:rsidRDefault="00966191" w:rsidP="00966191">
      <w:pPr>
        <w:spacing w:after="0" w:line="480" w:lineRule="auto"/>
        <w:contextualSpacing/>
        <w:rPr>
          <w:rFonts w:cstheme="minorHAnsi"/>
          <w:sz w:val="22"/>
          <w:szCs w:val="22"/>
        </w:rPr>
      </w:pPr>
      <w:r w:rsidRPr="00496E2D">
        <w:rPr>
          <w:rFonts w:cstheme="minorHAnsi"/>
          <w:b/>
          <w:sz w:val="22"/>
          <w:szCs w:val="22"/>
        </w:rPr>
        <w:t>Discussion</w:t>
      </w:r>
    </w:p>
    <w:p w14:paraId="73A6235F" w14:textId="23E014E7" w:rsidR="00966191" w:rsidRDefault="00966191" w:rsidP="00966191">
      <w:pPr>
        <w:spacing w:after="0" w:line="480" w:lineRule="auto"/>
        <w:contextualSpacing/>
        <w:rPr>
          <w:rFonts w:cstheme="minorHAnsi"/>
          <w:sz w:val="22"/>
          <w:szCs w:val="22"/>
        </w:rPr>
      </w:pPr>
      <w:r w:rsidRPr="00496E2D">
        <w:rPr>
          <w:rFonts w:cstheme="minorHAnsi"/>
          <w:sz w:val="22"/>
          <w:szCs w:val="22"/>
        </w:rPr>
        <w:t xml:space="preserve">Evolutionary theory today encompasses a wide range of modeling techniques and frameworks that facilitate an understanding of how populations evolve and adapt to their environments </w:t>
      </w:r>
      <w:r w:rsidRPr="00496E2D">
        <w:rPr>
          <w:rFonts w:cstheme="minorHAnsi"/>
          <w:sz w:val="22"/>
          <w:szCs w:val="22"/>
        </w:rPr>
        <w:fldChar w:fldCharType="begin"/>
      </w:r>
      <w:r w:rsidR="00213991">
        <w:rPr>
          <w:rFonts w:cstheme="minorHAnsi"/>
          <w:sz w:val="22"/>
          <w:szCs w:val="22"/>
        </w:rPr>
        <w:instrText xml:space="preserve"> ADDIN ZOTERO_ITEM CSL_CITATION {"citationID":"uDExt2QZ","properties":{"formattedCitation":"(Lande 1982; Abrams {\\i{}et al.} 1993a; DeAngelis &amp; Mooij 2005; Coulson {\\i{}et al.} 2006; Ellner &amp; Rees 2006; Lion 2017; de Vries &amp; Caswell 2019; Govaert {\\i{}et al.} 2019)","plainCitation":"(Lande 1982; Abrams et al. 1993a; DeAngelis &amp; Mooij 2005; Coulson et al. 2006; Ellner &amp; Rees 2006; Lion 2017; de Vries &amp; Caswell 2019; Govaert et al. 2019)","noteIndex":0},"citationItems":[{"id":"OdB3TNWW/kAi3BW5J","uris":["http://zotero.org/users/1264037/items/IZII2Z4R"],"uri":["http://zotero.org/users/1264037/items/IZII2Z4R"],"itemData":{"id":2262,"type":"article-journal","abstract":"Dynamic models of quantitative (polygenic) characters are more generally applicable in the analysis of life history evolution than are static optimization methods or one and two locus genetic models. A dynamic theory of life history evolution is derived by synthesizing population demography with quantitative genetics. In a population under weak selection with a nearly stable age distribution, the relative fitness of individuals with a particular life history phenotype can be approximated as an average of age—specific relative fecundity and mortality rates, weighted respectively by the present productivity and future reproductive value of each age—class. An adaptive topography is constructed showing that, with phenotype— and age—specific fecundity and mortality rates constant in time, evolution of the mean life history maximizes the intrinsic rate of increase of a population. However, the rate and direction of evolution in response to selection are strongly influenced by genetic correlations among characters. Negative genetic correlations among major components of fitness are often obscured phenotypically by positive environmental correlations, but commonly constitute the ultimate constraint on life history evolution, as illustrated by artificial selection experiments. Methods are suggested for measuring selective forces and evolutionary constraints that effect life history characters in natural populations.  See full-text article at JSTOR","container-title":"Ecology","DOI":"10.2307/1936778","ISSN":"0012-9658","issue":"3","journalAbbreviation":"Ecology","page":"607-615","source":"esajournals.org (Atypon)","title":"A quantitative genetic theory of Life history evolution","volume":"63","author":[{"family":"Lande","given":"Russell"}],"issued":{"date-parts":[["1982",6,1]]}}},{"id":"OdB3TNWW/KCtM3dCo","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id":"OdB3TNWW/bYUziady","uris":["http://zotero.org/users/1264037/items/57EIRTCJ"],"uri":["http://zotero.org/users/1264037/items/57EIRTCJ"],"itemData":{"id":7720,"type":"article-journal","abstract":"Individual-based models (IBMs) allow the explicit inclusion of individual variation in greater detail than do classical differential-equation and difference-equation models. Inclusion of such variation is important for continued progress in ecological and evolutionary theory. We provide a conceptual basis for IBMs by describing five major types of individual variation in IBMs: spatial, ontogenetic, phenotypic, cognitive, and genetic. IBMs are now used in almost all subfields of ecology and evolutionary biology. We map those subfields and look more closely at selected key papers on fish recruitment, forest dynamics, sympatric speciation, metapopulation dynamics, maintenance of diversity, and species conservation. Theorists are currently divided on whether IBMs represent only a practical tool for extending classical theory to more complex situations, or whether individual-based theory represents a radically new research program. We feel that the tension between these two poles of thinking can be a source of creativity in ecology and evolutionary theory.","container-title":"Annual Review of Ecology, Evolution, and Systematics","DOI":"10.1146/annurev.ecolsys.36.102003.152644","issue":"1","page":"147-168","source":"Annual Reviews","title":"Individual-based modeling of ecological and evolutionary processes","volume":"36","author":[{"family":"DeAngelis","given":"Donald L."},{"family":"Mooij","given":"Wolf M."}],"issued":{"date-parts":[["2005"]]}}},{"id":"OdB3TNWW/9f2Y2cPP","uris":["http://zotero.org/users/1264037/items/C8U337Q6"],"uri":["http://zotero.org/users/1264037/items/C8U337Q6"],"itemData":{"id":2668,"type":"article-journal","container-title":"Evolutionary Ecology Research","ISSN":"1522-0613","issue":"7","journalAbbreviation":"Evol Ecol Res","language":"English","page":"1155-1171","source":"www.evolutionary-ecology.com","title":"Putting evolutionary biology back in the ecological theatre: a demographic framework mapping genes to communities","title-short":"Putting evolutionary biology back in the ecological theatre","volume":"8","author":[{"family":"Coulson","given":"T."},{"family":"Benton","given":"T. G."},{"family":"Lundberg","given":"P."},{"family":"Dall","given":"S. R. X."},{"family":"Kendall","given":"B. E."}],"issued":{"date-parts":[["2006"]]}}},{"id":"OdB3TNWW/6TFgr303","uris":["http://zotero.org/users/1264037/items/QANDY7JS"],"uri":["http://zotero.org/users/1264037/items/QANDY7JS"],"itemData":{"id":7715,"type":"article-journal","abstract":"Matrix projection models occupy a central role in population and conservation biology. Matrix models divide a population into discrete classes, even if the structuring trait exhibits continuous variation (e.g., body size). The integral projection model (IPM) avoids discrete classes and potential artifacts from arbitrary class divisions, facilitates parsimonious modeling based on smooth relationships between individual state and demographic performance, and can be implemented with standard matrix software. Here, we extend the IPM to species with complex demographic attributes, including dormant and active life stages, cross-classification by several attributes (e.g., size, age, and condition), and changes between discrete and continuous structure over the life cycle. We present a general model encompassing these cases, numerical methods, and theoretical results, including stable population growth and sensitivity/elasticity analysis for density-independent models, local stability analysis in density-dependent models, and optimal/evolutionarily stable strategy life-history analysis. Our presentation centers on an IPM for the thistle Onopordum illyricum based on a 6-year field study. Flowering and death probabilities are size and age dependent, and individuals also vary in a latent attribute affecting survival, but a predictively accurate IPM is completely parameterized by fitting a few regression equations. The online edition of the American Naturalist includes a zip archive of R scripts illustrating our suggested methods.A zip archive of R scripts illustrating our suggested methods is also provided.","container-title":"The American Naturalist","DOI":"10.1086/499438","ISSN":"1537-5323","issue":"3","journalAbbreviation":"Am. Nat.","language":"eng","note":"PMID: 16673349","page":"410-428","source":"PubMed","title":"Integral projection models for species with complex demography","volume":"167","author":[{"family":"Ellner","given":"Stephen P."},{"family":"Rees","given":"Mark"}],"issued":{"date-parts":[["2006",3]]}}},{"id":"OdB3TNWW/wjAtpooD","uris":["http://zotero.org/users/1264037/items/AJWCVPYE"],"uri":["http://zotero.org/users/1264037/items/AJWCVPYE"],"itemData":{"id":7686,"type":"article-journal","abstract":"Evolutionary biology and ecology have a strong theoretical underpinning, and this has fostered a variety of modeling approaches. A major challenge of this theoretical work has been to unravel the tangled feedback loop between ecology and evolution. This has prompted the development of two main classes of models. While quantitative genetics models jointly consider the ecological and evolutionary dynamics of a focal population, a separation of timescales between ecology and evolution is assumed by evolutionary game theory, adaptive dynamics, and inclusive fitness theory. As a result, theoretical evolutionary ecology tends to be divided among different schools of thought, with different toolboxes and motivations. My aim in this synthesis is to highlight the connections between these different approaches and clarify the current state of theory in evolutionary ecology. Central to this approach is to make explicit the dependence on environmental dynamics of the population and evolutionary dynamics, thereby materializing the eco-evolutionary feedback loop. This perspective sheds light on the interplay between environmental feedback and the timescales of ecological and evolutionary processes. I conclude by discussing some potential extensions and challenges to our current theoretical understanding of eco-evolutionary dynamics.","container-title":"The American Naturalist","DOI":"10.1086/694865","ISSN":"0003-0147","issue":"1","journalAbbreviation":"The American Naturalist","page":"21-44","source":"journals.uchicago.edu (Atypon)","title":"Theoretical approaches in evolutionary ecology: Environmental feedback as a unifying perspective","title-short":"Theoretical Approaches in Evolutionary Ecology","volume":"191","author":[{"family":"Lion","given":"Sébastien"}],"issued":{"date-parts":[["2017",11,3]]}}},{"id":"OdB3TNWW/XlrRtgy1","uris":["http://zotero.org/users/1264037/items/SFZDKUEK"],"uri":["http://zotero.org/users/1264037/items/SFZDKUEK"],"itemData":{"id":7622,"type":"article-journal","abstract":"Demographic processes and ecological interactions are central to understanding evolution and vice versa. We present a novel framework that combines basic Mendelian genetics with the powerful demographic approach of matrix population models. The ecological components of the model may be stage classified or age classified, linear or nonlinear, time invariant or time varying, and deterministic or stochastic. Genotypes may affect, in fully pleiotropic fashion, any mixture of demographic traits (viability, fertility, development) at any points in the life cycle. The dynamics of the stage × genotype structure of the population are given by a nonlinear population projection matrix. We show how to construct this matrix and use it to derive sufficient conditions for a protected genetic polymorphism for the case of linear, time-independent demography. These conditions demonstrate that genotype-specific population growth rates (λ) do not determine the outcome of selection. Except in restrictive special cases, heterozygote superiority in λ is neither necessary nor sufficient for a genetic polymorphism. As a consequence, the population growth rate does not always increase, and populations can be driven to extinction due to evolutionary suicide. We demonstrate the construction and analysis of the model using data on a color polymorphism in the common buzzard (Buteo buteo). The model exhibits a stable genetic polymorphism and declining growth rate, consistent with field data and previous models.","container-title":"The American Naturalist","DOI":"10.1086/701857","ISSN":"0003-0147","issue":"4","journalAbbreviation":"The American Naturalist","page":"545-559","source":"journals.uchicago.edu (Atypon)","title":"Stage-structured evolutionary demography: Linking life histories, population genetics, and ecological dynamics","title-short":"Stage-Structured Evolutionary Demography","volume":"193","author":[{"family":"Vries","given":"Charlotte","non-dropping-particle":"de"},{"family":"Caswell","given":"Hal"}],"issued":{"date-parts":[["2019",3,11]]}}},{"id":"OdB3TNWW/WOI7kw3V","uris":["http://zotero.org/users/1264037/items/7MYLYIDB"],"uri":["http://zotero.org/users/1264037/items/7MYLYIDB"],"itemData":{"id":7596,"type":"article-journal","abstract":"Theoretical models pertaining to feedbacks between ecological and evolutionary processes are prevalent in multiple biological fields. An integrative overview is currently lacking, due to little crosstalk between the fields and the use of different methodological approaches. Here, we review a wide range of models of eco-evolutionary feedbacks and highlight their underlying assumptions. We discuss models where feedbacks occur both within and between hierarchical levels of ecosystems, including populations, communities and abiotic environments, and consider feedbacks across spatial scales. Identifying the commonalities among feedback models, and the underlying assumptions, helps us better understand the mechanistic basis of eco-evolutionary feedbacks. Eco-evolutionary feedbacks can be readily modelled by coupling demographic and evolutionary formalisms. We provide an overview of these approaches and suggest future int</w:instrText>
      </w:r>
      <w:r w:rsidR="00213991" w:rsidRPr="00213991">
        <w:rPr>
          <w:rFonts w:cstheme="minorHAnsi"/>
          <w:sz w:val="22"/>
          <w:szCs w:val="22"/>
          <w:lang w:val="fr-FR"/>
          <w:rPrChange w:id="177" w:author="Clay Cressler" w:date="2020-08-13T10:19:00Z">
            <w:rPr>
              <w:rFonts w:cstheme="minorHAnsi"/>
              <w:sz w:val="22"/>
              <w:szCs w:val="22"/>
            </w:rPr>
          </w:rPrChange>
        </w:rPr>
        <w:instrText xml:space="preserve">egrative modelling avenues. Our overview highlights that eco-evolutionary feedbacks have been incorporated in theoretical work for nearly a century. Yet, this work does not always include the notion of rapid evolution or concurrent ecological and evolutionary time scales. We show the importance of density- and frequency-dependent selection for feedbacks, as well as the importance of dispersal as a central linking trait between ecology and evolution in a spatial context. A plain language summary is available for this article.","container-title":"Functional Ecology","DOI":"10.1111/1365-2435.13241","ISSN":"1365-2435","issue":"1","language":"en","page":"13-30","source":"Wiley Online Library","title":"Eco-evolutionary feedbacks—Theoretical models and perspectives","volume":"33","author":[{"family":"Govaert","given":"Lynn"},{"family":"Fronhofer","given":"Emanuel A."},{"family":"Lion","given":"Sébastien"},{"family":"Eizaguirre","given":"Christophe"},{"family":"Bonte","given":"Dries"},{"family":"Egas","given":"Martijn"},{"family":"Hendry","given":"Andrew P."},{"family":"Martins","given":"Ayana De Brito"},{"family":"Melián","given":"Carlos J."},{"family":"Raeymaekers","given":"Joost A. M."},{"family":"Ratikainen","given":"Irja I."},{"family":"Saether","given":"Bernt-Erik"},{"family":"Schweitzer","given":"Jennifer A."},{"family":"Matthews","given":"Blake"}],"issued":{"date-parts":[["2019"]]}}}],"schema":"https://github.com/citation-style-language/schema/raw/master/csl-citation.json"} </w:instrText>
      </w:r>
      <w:r w:rsidRPr="00496E2D">
        <w:rPr>
          <w:rFonts w:cstheme="minorHAnsi"/>
          <w:sz w:val="22"/>
          <w:szCs w:val="22"/>
        </w:rPr>
        <w:fldChar w:fldCharType="separate"/>
      </w:r>
      <w:r w:rsidRPr="00FA2351">
        <w:rPr>
          <w:rFonts w:ascii="Calibri" w:hAnsi="Calibri" w:cs="Calibri"/>
          <w:sz w:val="22"/>
          <w:lang w:val="fr-FR"/>
        </w:rPr>
        <w:t xml:space="preserve">(Lande 1982; </w:t>
      </w:r>
      <w:proofErr w:type="spellStart"/>
      <w:r w:rsidRPr="00FA2351">
        <w:rPr>
          <w:rFonts w:ascii="Calibri" w:hAnsi="Calibri" w:cs="Calibri"/>
          <w:sz w:val="22"/>
          <w:lang w:val="fr-FR"/>
        </w:rPr>
        <w:t>Abrams</w:t>
      </w:r>
      <w:proofErr w:type="spellEnd"/>
      <w:r w:rsidRPr="00FA2351">
        <w:rPr>
          <w:rFonts w:ascii="Calibri" w:hAnsi="Calibri" w:cs="Calibri"/>
          <w:sz w:val="22"/>
          <w:lang w:val="fr-FR"/>
        </w:rPr>
        <w:t xml:space="preserve"> </w:t>
      </w:r>
      <w:r w:rsidRPr="00FA2351">
        <w:rPr>
          <w:rFonts w:ascii="Calibri" w:hAnsi="Calibri" w:cs="Calibri"/>
          <w:i/>
          <w:iCs/>
          <w:sz w:val="22"/>
          <w:lang w:val="fr-FR"/>
        </w:rPr>
        <w:t>et al.</w:t>
      </w:r>
      <w:r w:rsidRPr="00FA2351">
        <w:rPr>
          <w:rFonts w:ascii="Calibri" w:hAnsi="Calibri" w:cs="Calibri"/>
          <w:sz w:val="22"/>
          <w:lang w:val="fr-FR"/>
        </w:rPr>
        <w:t xml:space="preserve"> 1993a; </w:t>
      </w:r>
      <w:proofErr w:type="spellStart"/>
      <w:r w:rsidRPr="00FA2351">
        <w:rPr>
          <w:rFonts w:ascii="Calibri" w:hAnsi="Calibri" w:cs="Calibri"/>
          <w:sz w:val="22"/>
          <w:lang w:val="fr-FR"/>
        </w:rPr>
        <w:t>DeAngelis</w:t>
      </w:r>
      <w:proofErr w:type="spellEnd"/>
      <w:r w:rsidRPr="00FA2351">
        <w:rPr>
          <w:rFonts w:ascii="Calibri" w:hAnsi="Calibri" w:cs="Calibri"/>
          <w:sz w:val="22"/>
          <w:lang w:val="fr-FR"/>
        </w:rPr>
        <w:t xml:space="preserve"> &amp; </w:t>
      </w:r>
      <w:proofErr w:type="spellStart"/>
      <w:r w:rsidRPr="00FA2351">
        <w:rPr>
          <w:rFonts w:ascii="Calibri" w:hAnsi="Calibri" w:cs="Calibri"/>
          <w:sz w:val="22"/>
          <w:lang w:val="fr-FR"/>
        </w:rPr>
        <w:t>Mooij</w:t>
      </w:r>
      <w:proofErr w:type="spellEnd"/>
      <w:r w:rsidRPr="00FA2351">
        <w:rPr>
          <w:rFonts w:ascii="Calibri" w:hAnsi="Calibri" w:cs="Calibri"/>
          <w:sz w:val="22"/>
          <w:lang w:val="fr-FR"/>
        </w:rPr>
        <w:t xml:space="preserve"> 2005; Coulson </w:t>
      </w:r>
      <w:r w:rsidRPr="00FA2351">
        <w:rPr>
          <w:rFonts w:ascii="Calibri" w:hAnsi="Calibri" w:cs="Calibri"/>
          <w:i/>
          <w:iCs/>
          <w:sz w:val="22"/>
          <w:lang w:val="fr-FR"/>
        </w:rPr>
        <w:t>et al.</w:t>
      </w:r>
      <w:r w:rsidRPr="00FA2351">
        <w:rPr>
          <w:rFonts w:ascii="Calibri" w:hAnsi="Calibri" w:cs="Calibri"/>
          <w:sz w:val="22"/>
          <w:lang w:val="fr-FR"/>
        </w:rPr>
        <w:t xml:space="preserve"> 2006; </w:t>
      </w:r>
      <w:proofErr w:type="spellStart"/>
      <w:r w:rsidRPr="00FA2351">
        <w:rPr>
          <w:rFonts w:ascii="Calibri" w:hAnsi="Calibri" w:cs="Calibri"/>
          <w:sz w:val="22"/>
          <w:lang w:val="fr-FR"/>
        </w:rPr>
        <w:t>Ellner</w:t>
      </w:r>
      <w:proofErr w:type="spellEnd"/>
      <w:r w:rsidRPr="00FA2351">
        <w:rPr>
          <w:rFonts w:ascii="Calibri" w:hAnsi="Calibri" w:cs="Calibri"/>
          <w:sz w:val="22"/>
          <w:lang w:val="fr-FR"/>
        </w:rPr>
        <w:t xml:space="preserve"> &amp; Rees 2006; Lion 2017; de </w:t>
      </w:r>
      <w:proofErr w:type="spellStart"/>
      <w:r w:rsidRPr="00FA2351">
        <w:rPr>
          <w:rFonts w:ascii="Calibri" w:hAnsi="Calibri" w:cs="Calibri"/>
          <w:sz w:val="22"/>
          <w:lang w:val="fr-FR"/>
        </w:rPr>
        <w:t>Vries</w:t>
      </w:r>
      <w:proofErr w:type="spellEnd"/>
      <w:r w:rsidRPr="00FA2351">
        <w:rPr>
          <w:rFonts w:ascii="Calibri" w:hAnsi="Calibri" w:cs="Calibri"/>
          <w:sz w:val="22"/>
          <w:lang w:val="fr-FR"/>
        </w:rPr>
        <w:t xml:space="preserve"> &amp; </w:t>
      </w:r>
      <w:proofErr w:type="spellStart"/>
      <w:r w:rsidRPr="00FA2351">
        <w:rPr>
          <w:rFonts w:ascii="Calibri" w:hAnsi="Calibri" w:cs="Calibri"/>
          <w:sz w:val="22"/>
          <w:lang w:val="fr-FR"/>
        </w:rPr>
        <w:t>Caswell</w:t>
      </w:r>
      <w:proofErr w:type="spellEnd"/>
      <w:r w:rsidRPr="00FA2351">
        <w:rPr>
          <w:rFonts w:ascii="Calibri" w:hAnsi="Calibri" w:cs="Calibri"/>
          <w:sz w:val="22"/>
          <w:lang w:val="fr-FR"/>
        </w:rPr>
        <w:t xml:space="preserve"> 2019; </w:t>
      </w:r>
      <w:proofErr w:type="spellStart"/>
      <w:r w:rsidRPr="00FA2351">
        <w:rPr>
          <w:rFonts w:ascii="Calibri" w:hAnsi="Calibri" w:cs="Calibri"/>
          <w:sz w:val="22"/>
          <w:lang w:val="fr-FR"/>
        </w:rPr>
        <w:t>Govaert</w:t>
      </w:r>
      <w:proofErr w:type="spellEnd"/>
      <w:r w:rsidRPr="00FA2351">
        <w:rPr>
          <w:rFonts w:ascii="Calibri" w:hAnsi="Calibri" w:cs="Calibri"/>
          <w:sz w:val="22"/>
          <w:lang w:val="fr-FR"/>
        </w:rPr>
        <w:t xml:space="preserve"> </w:t>
      </w:r>
      <w:r w:rsidRPr="00FA2351">
        <w:rPr>
          <w:rFonts w:ascii="Calibri" w:hAnsi="Calibri" w:cs="Calibri"/>
          <w:i/>
          <w:iCs/>
          <w:sz w:val="22"/>
          <w:lang w:val="fr-FR"/>
        </w:rPr>
        <w:t>et al.</w:t>
      </w:r>
      <w:r w:rsidRPr="00FA2351">
        <w:rPr>
          <w:rFonts w:ascii="Calibri" w:hAnsi="Calibri" w:cs="Calibri"/>
          <w:sz w:val="22"/>
          <w:lang w:val="fr-FR"/>
        </w:rPr>
        <w:t xml:space="preserve"> 2019)</w:t>
      </w:r>
      <w:r w:rsidRPr="00496E2D">
        <w:rPr>
          <w:rFonts w:cstheme="minorHAnsi"/>
          <w:sz w:val="22"/>
          <w:szCs w:val="22"/>
        </w:rPr>
        <w:fldChar w:fldCharType="end"/>
      </w:r>
      <w:r w:rsidRPr="00FA2351">
        <w:rPr>
          <w:rFonts w:cstheme="minorHAnsi"/>
          <w:sz w:val="22"/>
          <w:szCs w:val="22"/>
          <w:lang w:val="fr-FR"/>
        </w:rPr>
        <w:t>.</w:t>
      </w:r>
      <w:r>
        <w:rPr>
          <w:rFonts w:cstheme="minorHAnsi"/>
          <w:sz w:val="22"/>
          <w:szCs w:val="22"/>
          <w:lang w:val="fr-FR"/>
        </w:rPr>
        <w:t xml:space="preserve"> </w:t>
      </w:r>
      <w:r>
        <w:rPr>
          <w:rFonts w:cstheme="minorHAnsi"/>
          <w:sz w:val="22"/>
          <w:szCs w:val="22"/>
          <w:lang w:val="fr-FR"/>
        </w:rPr>
        <w:fldChar w:fldCharType="begin"/>
      </w:r>
      <w:r w:rsidR="00213991">
        <w:rPr>
          <w:rFonts w:cstheme="minorHAnsi"/>
          <w:sz w:val="22"/>
          <w:szCs w:val="22"/>
          <w:lang w:val="fr-FR"/>
        </w:rPr>
        <w:instrText xml:space="preserve"> ADDIN ZOTERO_ITEM CSL_CITATION {"citationID":"9W0TiRCR","properties":{"formattedCitation":"(Doebeli {\\i{}et al.} 2017)","plainCitation":"(Doebeli et al. 2017)","dontUpdate":true,"noteIndex":0},"citationItems":[{"id":3547,"uris":["http://zotero.org/users/246158/items/WL354K73"],"uri":["http://zotero.org/users/246158/items/WL354K73"],"itemData":{"id":3547,"type":"article-journal","abstract":"Most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r>
        <w:rPr>
          <w:rFonts w:cstheme="minorHAnsi"/>
          <w:sz w:val="22"/>
          <w:szCs w:val="22"/>
          <w:lang w:val="fr-FR"/>
        </w:rPr>
        <w:fldChar w:fldCharType="separate"/>
      </w:r>
      <w:proofErr w:type="spellStart"/>
      <w:r w:rsidRPr="00213991">
        <w:rPr>
          <w:rFonts w:ascii="Calibri" w:cs="Calibri"/>
          <w:sz w:val="22"/>
          <w:lang w:val="fr-FR"/>
          <w:rPrChange w:id="178" w:author="Clay Cressler" w:date="2020-08-13T10:19:00Z">
            <w:rPr>
              <w:rFonts w:ascii="Calibri" w:cs="Calibri"/>
              <w:sz w:val="22"/>
            </w:rPr>
          </w:rPrChange>
        </w:rPr>
        <w:t>Doebeli</w:t>
      </w:r>
      <w:proofErr w:type="spellEnd"/>
      <w:r w:rsidRPr="00213991">
        <w:rPr>
          <w:rFonts w:ascii="Calibri" w:cs="Calibri"/>
          <w:sz w:val="22"/>
          <w:lang w:val="fr-FR"/>
          <w:rPrChange w:id="179" w:author="Clay Cressler" w:date="2020-08-13T10:19:00Z">
            <w:rPr>
              <w:rFonts w:ascii="Calibri" w:cs="Calibri"/>
              <w:sz w:val="22"/>
            </w:rPr>
          </w:rPrChange>
        </w:rPr>
        <w:t xml:space="preserve"> </w:t>
      </w:r>
      <w:r w:rsidRPr="00213991">
        <w:rPr>
          <w:rFonts w:ascii="Calibri" w:cs="Calibri"/>
          <w:i/>
          <w:iCs/>
          <w:sz w:val="22"/>
          <w:lang w:val="fr-FR"/>
          <w:rPrChange w:id="180" w:author="Clay Cressler" w:date="2020-08-13T10:19:00Z">
            <w:rPr>
              <w:rFonts w:ascii="Calibri" w:cs="Calibri"/>
              <w:i/>
              <w:iCs/>
              <w:sz w:val="22"/>
            </w:rPr>
          </w:rPrChange>
        </w:rPr>
        <w:t>et al.</w:t>
      </w:r>
      <w:r w:rsidRPr="00213991">
        <w:rPr>
          <w:rFonts w:ascii="Calibri" w:cs="Calibri"/>
          <w:sz w:val="22"/>
          <w:lang w:val="fr-FR"/>
          <w:rPrChange w:id="181" w:author="Clay Cressler" w:date="2020-08-13T10:19:00Z">
            <w:rPr>
              <w:rFonts w:ascii="Calibri" w:cs="Calibri"/>
              <w:sz w:val="22"/>
            </w:rPr>
          </w:rPrChange>
        </w:rPr>
        <w:t xml:space="preserve"> </w:t>
      </w:r>
      <w:r>
        <w:rPr>
          <w:rFonts w:ascii="Calibri" w:cs="Calibri"/>
          <w:sz w:val="22"/>
        </w:rPr>
        <w:t>(</w:t>
      </w:r>
      <w:r w:rsidRPr="001409F9">
        <w:rPr>
          <w:rFonts w:ascii="Calibri" w:cs="Calibri"/>
          <w:sz w:val="22"/>
        </w:rPr>
        <w:t>2017)</w:t>
      </w:r>
      <w:r>
        <w:rPr>
          <w:rFonts w:cstheme="minorHAnsi"/>
          <w:sz w:val="22"/>
          <w:szCs w:val="22"/>
          <w:lang w:val="fr-FR"/>
        </w:rPr>
        <w:fldChar w:fldCharType="end"/>
      </w:r>
      <w:r w:rsidRPr="00FA2351">
        <w:rPr>
          <w:rFonts w:cstheme="minorHAnsi"/>
          <w:sz w:val="22"/>
          <w:szCs w:val="22"/>
          <w:lang w:val="en-CA"/>
        </w:rPr>
        <w:t xml:space="preserve"> has argued that </w:t>
      </w:r>
      <w:r>
        <w:rPr>
          <w:rFonts w:cstheme="minorHAnsi"/>
          <w:sz w:val="22"/>
          <w:szCs w:val="22"/>
          <w:lang w:val="en-CA"/>
        </w:rPr>
        <w:t>the</w:t>
      </w:r>
      <w:r w:rsidRPr="00FA2351">
        <w:rPr>
          <w:rFonts w:cstheme="minorHAnsi"/>
          <w:sz w:val="22"/>
          <w:szCs w:val="22"/>
          <w:lang w:val="en-CA"/>
        </w:rPr>
        <w:t xml:space="preserve"> mechanistic foundation for </w:t>
      </w:r>
      <w:r>
        <w:rPr>
          <w:rFonts w:cstheme="minorHAnsi"/>
          <w:sz w:val="22"/>
          <w:szCs w:val="22"/>
          <w:lang w:val="en-CA"/>
        </w:rPr>
        <w:t xml:space="preserve">evolutionary theory should be stochastic birth-death processes. However, while such models can readily be simulated, as we do here, deterministic approximations of such stochastic processes are required to make limiting assumptions, such as a separation of ecological and evolutionary timescales, weak selection, small mutational effects, or large population size </w:t>
      </w:r>
      <w:r>
        <w:rPr>
          <w:rFonts w:cstheme="minorHAnsi"/>
          <w:sz w:val="22"/>
          <w:szCs w:val="22"/>
          <w:lang w:val="en-CA"/>
        </w:rPr>
        <w:fldChar w:fldCharType="begin"/>
      </w:r>
      <w:r w:rsidR="00213991">
        <w:rPr>
          <w:rFonts w:cstheme="minorHAnsi"/>
          <w:sz w:val="22"/>
          <w:szCs w:val="22"/>
          <w:lang w:val="en-CA"/>
        </w:rPr>
        <w:instrText xml:space="preserve"> ADDIN ZOTERO_ITEM CSL_CITATION {"citationID":"YD4aYXqW","properties":{"formattedCitation":"(Dieckmann &amp; Law 1996; Champagnat {\\i{}et al.} 2006; Doebeli {\\i{}et al.} 2017; Parsons {\\i{}et al.} 2018)","plainCitation":"(Dieckmann &amp; Law 1996; Champagnat et al. 2006; Doebeli et al. 2017; Parsons et al. 2018)","noteIndex":0},"citationItems":[{"id":3554,"uris":["http://zotero.org/users/246158/items/2JXJG5FS"],"uri":["http://zotero.org/users/246158/items/2JXJG5FS"],"itemData":{"id":3554,"type":"article-journal","abstract":"In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3550,"uris":["http://zotero.org/users/246158/items/ZVRQSZWP"],"uri":["http://zotero.org/users/246158/items/ZVRQSZWP"],"itemData":{"id":3550,"type":"article-journal","abstract":"A distinctive signature of living systems is Darwinian evolution, that is, a propensity to generate as well as self-select individual diversity. To capture this essential feature of life while describing the dynamics of populations, mathematical models must be rooted in the microscopic, stochastic description of discrete individuals characterized by one or several adaptive traits and interacting with each other. The simplest models assume asexual reproduction and haploid genetics: an offspring usually inherits the trait values of her progenitor, except when a mutation causes the offspring to take a mutation step to new trait values; selection follows from ecological interactions among individuals. Here we present a rigorous construction of the microscopic population process that captures the probabilistic dynamics over continuous time of birth, mutation, and death, as influenced by the trait values of each individual, and interactions between individuals. A by-product of this formal construction is a general algorithm for efficient numerical simulation of the individual-level model. Once the microscopic process is in place, we derive different macroscopic models of adaptive evolution. These models differ in the renormalization they assume, i.e. in the limits taken, in specific orders, on population size, mutation rate, mutation step, while rescaling time accordingly. The macroscopic models also differ in their mathematical nature: deterministic, in the form of ordinary, integro-, or partial differential equations, or probabilistic, like stochastic partial differential equations or superprocesses. These models include extensions of Kimura's equation (and of its approximation for small mutation effects) to frequency- and density-dependent selection. A novel class of macroscopic models obtains when assuming that individual birth and death occur on a short timescale compared with the timescale of typical population growth. On a timescale of very rare mutations, we establish rigorously the models of \"trait substitution sequences\" and their approximation known as the \"canonical equation of adaptive dynamics\". We extend these models to account for mutation bias and random drift between multiple evolutionary attractors. The renormalization approach used in this study also opens promising avenues to study and predict patterns of life-history allometries, thereby bridging individual physiology, genetic variation, and ecological interactions in a common evolutionary framework.","container-title":"Theoretical Population Biology","DOI":"10.1016/j.tpb.2005.10.004","ISSN":"0040-5809","issue":"3","journalAbbreviation":"Theor Popul Biol","language":"eng","note":"PMID: 16460772","page":"297-321","source":"PubMed","title":"Unifying evolutionary dynamics: from individual stochastic processes to macroscopic models","title-short":"Unifying evolutionary dynamics","volume":"69","author":[{"family":"Champagnat","given":"Nicolas"},{"family":"Ferrière","given":"Régis"},{"family":"Méléard","given":"Sylvie"}],"issued":{"date-parts":[["2006",5]]}}},{"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id":3541,"uris":["http://zotero.org/users/246158/items/ZYZFJMGR"],"uri":["http://zotero.org/users/246158/items/ZYZFJMGR"],"itemData":{"id":3541,"type":"article-journal","abstract":"The theory of life-history ev</w:instrText>
      </w:r>
      <w:r w:rsidR="00213991" w:rsidRPr="00213991">
        <w:rPr>
          <w:rFonts w:cstheme="minorHAnsi"/>
          <w:sz w:val="22"/>
          <w:szCs w:val="22"/>
          <w:lang w:val="fr-FR"/>
          <w:rPrChange w:id="182" w:author="Clay Cressler" w:date="2020-08-13T10:19:00Z">
            <w:rPr>
              <w:rFonts w:cstheme="minorHAnsi"/>
              <w:sz w:val="22"/>
              <w:szCs w:val="22"/>
              <w:lang w:val="en-CA"/>
            </w:rPr>
          </w:rPrChange>
        </w:rPr>
        <w:instrText xml:space="preserve">olution provides a powerful framework to understand the evolutionary dynamics of pathogens. It assumes, however, that host populations are large and that one can neglect the effects of demographic stochasticity. Here, we expand the theory to account for the effects of finite population size on the evolution of pathogen virulence. We show that demographic stochasticity introduces additional evolutionary forces that can qualitatively affect the dynamics and the evolutionary outcome. We discuss the importance of the shape of the pathogen fitness landscape on the balance between mutation, selection and genetic drift. This analysis reconciles Adaptive Dynamics with population genetics in finite populations and provides a new theoretical toolbox to study life-history evolution in realistic ecological scenarios.","container-title":"Journal of The Royal Society Interface","DOI":"10.1098/rsif.2018.0135","issue":"147","journalAbbreviation":"Journal of The Royal Society Interface","page":"20180135","source":"royalsocietypublishing.org (Atypon)","title":"Pathogen evolution in finite populations: slow and steady spreads the best","title-short":"Pathogen evolution in finite populations","volume":"15","author":[{"family":"Parsons","given":"Todd L."},{"family":"Lambert","given":"Amaury"},{"family":"Day","given":"Troy"},{"family":"Gandon","given":"Sylvain"}],"issued":{"date-parts":[["2018",10,31]]}}}],"schema":"https://github.com/citation-style-language/schema/raw/master/csl-citation.json"} </w:instrText>
      </w:r>
      <w:r>
        <w:rPr>
          <w:rFonts w:cstheme="minorHAnsi"/>
          <w:sz w:val="22"/>
          <w:szCs w:val="22"/>
          <w:lang w:val="en-CA"/>
        </w:rPr>
        <w:fldChar w:fldCharType="separate"/>
      </w:r>
      <w:r w:rsidRPr="00FA2351">
        <w:rPr>
          <w:rFonts w:ascii="Calibri" w:cs="Calibri"/>
          <w:sz w:val="22"/>
          <w:lang w:val="fr-FR"/>
        </w:rPr>
        <w:t>(</w:t>
      </w:r>
      <w:proofErr w:type="spellStart"/>
      <w:r w:rsidRPr="00FA2351">
        <w:rPr>
          <w:rFonts w:ascii="Calibri" w:cs="Calibri"/>
          <w:sz w:val="22"/>
          <w:lang w:val="fr-FR"/>
        </w:rPr>
        <w:t>Dieckmann</w:t>
      </w:r>
      <w:proofErr w:type="spellEnd"/>
      <w:r w:rsidRPr="00FA2351">
        <w:rPr>
          <w:rFonts w:ascii="Calibri" w:cs="Calibri"/>
          <w:sz w:val="22"/>
          <w:lang w:val="fr-FR"/>
        </w:rPr>
        <w:t xml:space="preserve"> &amp; Law 1996; </w:t>
      </w:r>
      <w:proofErr w:type="spellStart"/>
      <w:r w:rsidRPr="00FA2351">
        <w:rPr>
          <w:rFonts w:ascii="Calibri" w:cs="Calibri"/>
          <w:sz w:val="22"/>
          <w:lang w:val="fr-FR"/>
        </w:rPr>
        <w:t>Champagnat</w:t>
      </w:r>
      <w:proofErr w:type="spellEnd"/>
      <w:r w:rsidRPr="00FA2351">
        <w:rPr>
          <w:rFonts w:ascii="Calibri" w:cs="Calibri"/>
          <w:sz w:val="22"/>
          <w:lang w:val="fr-FR"/>
        </w:rPr>
        <w:t xml:space="preserve"> </w:t>
      </w:r>
      <w:r w:rsidRPr="00FA2351">
        <w:rPr>
          <w:rFonts w:ascii="Calibri" w:cs="Calibri"/>
          <w:i/>
          <w:iCs/>
          <w:sz w:val="22"/>
          <w:lang w:val="fr-FR"/>
        </w:rPr>
        <w:t>et al.</w:t>
      </w:r>
      <w:r w:rsidRPr="00FA2351">
        <w:rPr>
          <w:rFonts w:ascii="Calibri" w:cs="Calibri"/>
          <w:sz w:val="22"/>
          <w:lang w:val="fr-FR"/>
        </w:rPr>
        <w:t xml:space="preserve"> 2006; </w:t>
      </w:r>
      <w:proofErr w:type="spellStart"/>
      <w:r w:rsidRPr="00FA2351">
        <w:rPr>
          <w:rFonts w:ascii="Calibri" w:cs="Calibri"/>
          <w:sz w:val="22"/>
          <w:lang w:val="fr-FR"/>
        </w:rPr>
        <w:t>Doebeli</w:t>
      </w:r>
      <w:proofErr w:type="spellEnd"/>
      <w:r w:rsidRPr="00FA2351">
        <w:rPr>
          <w:rFonts w:ascii="Calibri" w:cs="Calibri"/>
          <w:sz w:val="22"/>
          <w:lang w:val="fr-FR"/>
        </w:rPr>
        <w:t xml:space="preserve"> </w:t>
      </w:r>
      <w:r w:rsidRPr="00FA2351">
        <w:rPr>
          <w:rFonts w:ascii="Calibri" w:cs="Calibri"/>
          <w:i/>
          <w:iCs/>
          <w:sz w:val="22"/>
          <w:lang w:val="fr-FR"/>
        </w:rPr>
        <w:t>et al.</w:t>
      </w:r>
      <w:r w:rsidRPr="00FA2351">
        <w:rPr>
          <w:rFonts w:ascii="Calibri" w:cs="Calibri"/>
          <w:sz w:val="22"/>
          <w:lang w:val="fr-FR"/>
        </w:rPr>
        <w:t xml:space="preserve"> 2017; Parsons </w:t>
      </w:r>
      <w:r w:rsidRPr="00FA2351">
        <w:rPr>
          <w:rFonts w:ascii="Calibri" w:cs="Calibri"/>
          <w:i/>
          <w:iCs/>
          <w:sz w:val="22"/>
          <w:lang w:val="fr-FR"/>
        </w:rPr>
        <w:t>et al.</w:t>
      </w:r>
      <w:r w:rsidRPr="00FA2351">
        <w:rPr>
          <w:rFonts w:ascii="Calibri" w:cs="Calibri"/>
          <w:sz w:val="22"/>
          <w:lang w:val="fr-FR"/>
        </w:rPr>
        <w:t xml:space="preserve"> 2018)</w:t>
      </w:r>
      <w:r>
        <w:rPr>
          <w:rFonts w:cstheme="minorHAnsi"/>
          <w:sz w:val="22"/>
          <w:szCs w:val="22"/>
          <w:lang w:val="en-CA"/>
        </w:rPr>
        <w:fldChar w:fldCharType="end"/>
      </w:r>
      <w:r w:rsidRPr="00FA2351">
        <w:rPr>
          <w:rFonts w:cstheme="minorHAnsi"/>
          <w:sz w:val="22"/>
          <w:szCs w:val="22"/>
          <w:lang w:val="fr-FR"/>
        </w:rPr>
        <w:t xml:space="preserve">. </w:t>
      </w:r>
      <w:r w:rsidRPr="00FA2351">
        <w:rPr>
          <w:rFonts w:cstheme="minorHAnsi"/>
          <w:sz w:val="22"/>
          <w:szCs w:val="22"/>
          <w:lang w:val="en-CA"/>
        </w:rPr>
        <w:t xml:space="preserve">Here we show </w:t>
      </w:r>
      <w:r>
        <w:rPr>
          <w:rFonts w:cstheme="minorHAnsi"/>
          <w:sz w:val="22"/>
          <w:szCs w:val="22"/>
          <w:lang w:val="en-CA"/>
        </w:rPr>
        <w:t xml:space="preserve">two important results. First, when populations are large, the deterministic approximations can provide an accurate description of both the transient and equilibrium behavior of the ecological and evolutionary dynamics (Fig. 3, right column). This is expected, since the assumption of large population sizes is included in most classic evolutionary </w:t>
      </w:r>
      <w:proofErr w:type="gramStart"/>
      <w:r>
        <w:rPr>
          <w:rFonts w:cstheme="minorHAnsi"/>
          <w:sz w:val="22"/>
          <w:szCs w:val="22"/>
          <w:lang w:val="en-CA"/>
        </w:rPr>
        <w:t>theory, but</w:t>
      </w:r>
      <w:proofErr w:type="gramEnd"/>
      <w:r>
        <w:rPr>
          <w:rFonts w:cstheme="minorHAnsi"/>
          <w:sz w:val="22"/>
          <w:szCs w:val="22"/>
          <w:lang w:val="en-CA"/>
        </w:rPr>
        <w:t xml:space="preserve"> is still reassuring. Second,</w:t>
      </w:r>
      <w:r w:rsidRPr="00FA2351">
        <w:rPr>
          <w:rFonts w:cstheme="minorHAnsi"/>
          <w:sz w:val="22"/>
          <w:szCs w:val="22"/>
          <w:lang w:val="en-CA"/>
        </w:rPr>
        <w:t xml:space="preserve"> even when these </w:t>
      </w:r>
      <w:r>
        <w:rPr>
          <w:rFonts w:cstheme="minorHAnsi"/>
          <w:sz w:val="22"/>
          <w:szCs w:val="22"/>
          <w:lang w:val="en-CA"/>
        </w:rPr>
        <w:t xml:space="preserve">limiting assumptions are not met and the stochastic eco-evolutionary dynamics do not exactly match the </w:t>
      </w:r>
      <w:r>
        <w:rPr>
          <w:rFonts w:cstheme="minorHAnsi"/>
          <w:sz w:val="22"/>
          <w:szCs w:val="22"/>
          <w:lang w:val="en-CA"/>
        </w:rPr>
        <w:lastRenderedPageBreak/>
        <w:t>deterministic expectation, the deterministic equations can still be useful in helping to understand the resulting eco-evolutionary dynamics. In particular, we show that demographic heterogeneity (trait variance) and demographic stochasticity can keep populations away from an expected ecological equilibrium (and therefore in a transient state), and that under such conditions the population mean traits can evolve towards transient evolutionary attractors (TEAs) that maximize LRS, rather than the ESS.</w:t>
      </w:r>
      <w:r w:rsidRPr="00A33EC6">
        <w:rPr>
          <w:rFonts w:cstheme="minorHAnsi"/>
          <w:sz w:val="22"/>
          <w:szCs w:val="22"/>
          <w:lang w:val="en-CA"/>
        </w:rPr>
        <w:t xml:space="preserve"> </w:t>
      </w:r>
      <w:r w:rsidRPr="00496E2D">
        <w:rPr>
          <w:rFonts w:cstheme="minorHAnsi"/>
          <w:sz w:val="22"/>
          <w:szCs w:val="22"/>
        </w:rPr>
        <w:t>The eco-evolutionary dynamics and the pace and path of evolution, then, are qualitatively and quantitatively different from predictions that overlook transient periods of evolution</w:t>
      </w:r>
      <w:r>
        <w:rPr>
          <w:rFonts w:cstheme="minorHAnsi"/>
          <w:sz w:val="22"/>
          <w:szCs w:val="22"/>
        </w:rPr>
        <w:t xml:space="preserve">, such as classic adaptive dynamics approaches that assume a separation of ecological and evolutionary timescales </w:t>
      </w:r>
      <w:r>
        <w:rPr>
          <w:rFonts w:cstheme="minorHAnsi"/>
          <w:sz w:val="22"/>
          <w:szCs w:val="22"/>
        </w:rPr>
        <w:fldChar w:fldCharType="begin"/>
      </w:r>
      <w:r w:rsidR="00213991">
        <w:rPr>
          <w:rFonts w:cstheme="minorHAnsi"/>
          <w:sz w:val="22"/>
          <w:szCs w:val="22"/>
        </w:rPr>
        <w:instrText xml:space="preserve"> ADDIN ZOTERO_ITEM CSL_CITATION {"citationID":"Pzf6w2UY","properties":{"formattedCitation":"(Geritz {\\i{}et al.} 1998; Abrams 2001)","plainCitation":"(Geritz et al. 1998; Abrams 2001)","noteIndex":0},"citationItems":[{"id":3553,"uris":["http://zotero.org/users/246158/items/E7ULRMFM"],"uri":["http://zotero.org/users/246158/items/E7ULRMFM"],"itemData":{"id":3553,"type":"article-journal","abstract":"We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populations.","container-title":"Evolutionary Ecology","DOI":"10.1023/A:1006554906681","ISSN":"1573-8477","issue":"1","journalAbbreviation":"Evolutionary Ecology","language":"en","page":"35-57","source":"Springer Link","title":"Evolutionarily singular strategies and the adaptive growth and branching of the evolutionary tree","volume":"12","author":[{"family":"Geritz","given":"S.A.H."},{"family":"Kisdi","given":"E´."},{"family":"Mesze´NA","given":"G."},{"family":"Metz","given":"J.A.J."}],"issued":{"date-parts":[["1998",1,1]]}}},{"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r>
        <w:rPr>
          <w:rFonts w:cstheme="minorHAnsi"/>
          <w:sz w:val="22"/>
          <w:szCs w:val="22"/>
        </w:rPr>
        <w:fldChar w:fldCharType="separate"/>
      </w:r>
      <w:r w:rsidRPr="00FA2351">
        <w:rPr>
          <w:rFonts w:ascii="Calibri" w:cs="Calibri"/>
          <w:sz w:val="22"/>
        </w:rPr>
        <w:t>(</w:t>
      </w:r>
      <w:proofErr w:type="spellStart"/>
      <w:r w:rsidRPr="00FA2351">
        <w:rPr>
          <w:rFonts w:ascii="Calibri" w:cs="Calibri"/>
          <w:sz w:val="22"/>
        </w:rPr>
        <w:t>Geritz</w:t>
      </w:r>
      <w:proofErr w:type="spellEnd"/>
      <w:r w:rsidRPr="00FA2351">
        <w:rPr>
          <w:rFonts w:ascii="Calibri" w:cs="Calibri"/>
          <w:sz w:val="22"/>
        </w:rPr>
        <w:t xml:space="preserve"> </w:t>
      </w:r>
      <w:r w:rsidRPr="00FA2351">
        <w:rPr>
          <w:rFonts w:ascii="Calibri" w:cs="Calibri"/>
          <w:i/>
          <w:iCs/>
          <w:sz w:val="22"/>
        </w:rPr>
        <w:t>et al.</w:t>
      </w:r>
      <w:r w:rsidRPr="00FA2351">
        <w:rPr>
          <w:rFonts w:ascii="Calibri" w:cs="Calibri"/>
          <w:sz w:val="22"/>
        </w:rPr>
        <w:t xml:space="preserve"> 1998; Abrams 2001)</w:t>
      </w:r>
      <w:r>
        <w:rPr>
          <w:rFonts w:cstheme="minorHAnsi"/>
          <w:sz w:val="22"/>
          <w:szCs w:val="22"/>
        </w:rPr>
        <w:fldChar w:fldCharType="end"/>
      </w:r>
      <w:r w:rsidRPr="00496E2D">
        <w:rPr>
          <w:rFonts w:cstheme="minorHAnsi"/>
          <w:sz w:val="22"/>
          <w:szCs w:val="22"/>
        </w:rPr>
        <w:t xml:space="preserve">. The transient evolutionary dynamics that unfolded during our GEM simulations here responded to underlying fitness </w:t>
      </w:r>
      <w:r>
        <w:rPr>
          <w:rFonts w:cstheme="minorHAnsi"/>
          <w:sz w:val="22"/>
          <w:szCs w:val="22"/>
        </w:rPr>
        <w:t>gradients</w:t>
      </w:r>
      <w:r w:rsidRPr="00496E2D">
        <w:rPr>
          <w:rFonts w:cstheme="minorHAnsi"/>
          <w:sz w:val="22"/>
          <w:szCs w:val="22"/>
        </w:rPr>
        <w:t xml:space="preserve"> that are invisible with an equilibrium lens but that lay out a straightforward evolutionary path that transient populations can follow. With the rapid environmental change and direct human impact that disrupts populations throughout the world today, </w:t>
      </w:r>
      <w:del w:id="183" w:author="John DeLong" w:date="2020-08-12T09:51:00Z">
        <w:r w:rsidRPr="00496E2D" w:rsidDel="001D2F23">
          <w:rPr>
            <w:rFonts w:cstheme="minorHAnsi"/>
            <w:sz w:val="22"/>
            <w:szCs w:val="22"/>
          </w:rPr>
          <w:delText xml:space="preserve">we </w:delText>
        </w:r>
      </w:del>
      <w:ins w:id="184" w:author="John DeLong" w:date="2020-08-12T09:51:00Z">
        <w:r w:rsidR="001D2F23">
          <w:rPr>
            <w:rFonts w:cstheme="minorHAnsi"/>
            <w:sz w:val="22"/>
            <w:szCs w:val="22"/>
          </w:rPr>
          <w:t>these results</w:t>
        </w:r>
        <w:r w:rsidR="001D2F23" w:rsidRPr="00496E2D">
          <w:rPr>
            <w:rFonts w:cstheme="minorHAnsi"/>
            <w:sz w:val="22"/>
            <w:szCs w:val="22"/>
          </w:rPr>
          <w:t xml:space="preserve"> </w:t>
        </w:r>
      </w:ins>
      <w:r>
        <w:rPr>
          <w:rFonts w:cstheme="minorHAnsi"/>
          <w:sz w:val="22"/>
          <w:szCs w:val="22"/>
        </w:rPr>
        <w:t>suggest</w:t>
      </w:r>
      <w:r w:rsidRPr="00496E2D">
        <w:rPr>
          <w:rFonts w:cstheme="minorHAnsi"/>
          <w:sz w:val="22"/>
          <w:szCs w:val="22"/>
        </w:rPr>
        <w:t xml:space="preserve"> that theories of evolution</w:t>
      </w:r>
      <w:r>
        <w:rPr>
          <w:rFonts w:cstheme="minorHAnsi"/>
          <w:sz w:val="22"/>
          <w:szCs w:val="22"/>
        </w:rPr>
        <w:t xml:space="preserve"> that focus on</w:t>
      </w:r>
      <w:r w:rsidRPr="00496E2D">
        <w:rPr>
          <w:rFonts w:cstheme="minorHAnsi"/>
          <w:sz w:val="22"/>
          <w:szCs w:val="22"/>
        </w:rPr>
        <w:t xml:space="preserve"> </w:t>
      </w:r>
      <w:r>
        <w:rPr>
          <w:rFonts w:cstheme="minorHAnsi"/>
          <w:sz w:val="22"/>
          <w:szCs w:val="22"/>
        </w:rPr>
        <w:t xml:space="preserve">stochastic birth-death processes, and the </w:t>
      </w:r>
      <w:r w:rsidRPr="00496E2D">
        <w:rPr>
          <w:rFonts w:cstheme="minorHAnsi"/>
          <w:sz w:val="22"/>
          <w:szCs w:val="22"/>
        </w:rPr>
        <w:t>transient</w:t>
      </w:r>
      <w:r>
        <w:rPr>
          <w:rFonts w:cstheme="minorHAnsi"/>
          <w:sz w:val="22"/>
          <w:szCs w:val="22"/>
        </w:rPr>
        <w:t>, non-equilibrium</w:t>
      </w:r>
      <w:r w:rsidRPr="00496E2D">
        <w:rPr>
          <w:rFonts w:cstheme="minorHAnsi"/>
          <w:sz w:val="22"/>
          <w:szCs w:val="22"/>
        </w:rPr>
        <w:t xml:space="preserve"> </w:t>
      </w:r>
      <w:r>
        <w:rPr>
          <w:rFonts w:cstheme="minorHAnsi"/>
          <w:sz w:val="22"/>
          <w:szCs w:val="22"/>
        </w:rPr>
        <w:t xml:space="preserve">dynamics of such processes, </w:t>
      </w:r>
      <w:r w:rsidRPr="00496E2D">
        <w:rPr>
          <w:rFonts w:cstheme="minorHAnsi"/>
          <w:sz w:val="22"/>
          <w:szCs w:val="22"/>
        </w:rPr>
        <w:t>will provide crucial new insights into adaptation.</w:t>
      </w:r>
    </w:p>
    <w:p w14:paraId="47A7F3CA" w14:textId="03288820" w:rsidR="00966191" w:rsidRDefault="00966191" w:rsidP="00966191">
      <w:pPr>
        <w:spacing w:after="0" w:line="480" w:lineRule="auto"/>
        <w:ind w:firstLine="720"/>
        <w:contextualSpacing/>
        <w:rPr>
          <w:rFonts w:cstheme="minorHAnsi"/>
          <w:sz w:val="22"/>
          <w:szCs w:val="22"/>
        </w:rPr>
      </w:pPr>
      <w:r>
        <w:rPr>
          <w:rFonts w:cstheme="minorHAnsi"/>
          <w:sz w:val="22"/>
          <w:szCs w:val="22"/>
        </w:rPr>
        <w:t xml:space="preserve">The mechanisms generating our results are two-fold. First, demographic stochasticity and demographic heterogeneity (individual variation in traits) combine to suppress population growth below its deterministic, homogeneous expectation. Our non-evolutionary simulations without trait variance show that smaller populations will have greater variability and average farther below the expected equilibrium than larger populations (Figure 1) due to demographic stochasticity, a classic and unsurprising result </w:t>
      </w:r>
      <w:r>
        <w:rPr>
          <w:rFonts w:cstheme="minorHAnsi"/>
          <w:sz w:val="22"/>
          <w:szCs w:val="22"/>
        </w:rPr>
        <w:fldChar w:fldCharType="begin"/>
      </w:r>
      <w:r w:rsidR="00213991">
        <w:rPr>
          <w:rFonts w:cstheme="minorHAnsi"/>
          <w:sz w:val="22"/>
          <w:szCs w:val="22"/>
        </w:rPr>
        <w:instrText xml:space="preserve"> ADDIN ZOTERO_ITEM CSL_CITATION {"citationID":"G7R1ui4v","properties":{"formattedCitation":"(Nisbet &amp; Gurney 1982)","plainCitation":"(Nisbet &amp; Gurney 1982)","noteIndex":0},"citationItems":[{"id":3657,"uris":["http://zotero.org/users/246158/items/LV5MUGW5"],"uri":["http://zotero.org/users/246158/items/LV5MUGW5"],"itemData":{"id":3657,"type":"book","publisher":"Wiley","title":"Modelling Fluctuating Populations","author":[{"family":"Nisbet","given":"R. M."},{"family":"Gurney","given":"W. S. C."}],"issued":{"date-parts":[["1982"]]}}}],"schema":"https://github.com/citation-style-language/schema/raw/master/csl-citation.json"} </w:instrText>
      </w:r>
      <w:r>
        <w:rPr>
          <w:rFonts w:cstheme="minorHAnsi"/>
          <w:sz w:val="22"/>
          <w:szCs w:val="22"/>
        </w:rPr>
        <w:fldChar w:fldCharType="separate"/>
      </w:r>
      <w:r>
        <w:rPr>
          <w:rFonts w:cstheme="minorHAnsi"/>
          <w:noProof/>
          <w:sz w:val="22"/>
          <w:szCs w:val="22"/>
        </w:rPr>
        <w:t>(Nisbet &amp; Gurney 1982)</w:t>
      </w:r>
      <w:r>
        <w:rPr>
          <w:rFonts w:cstheme="minorHAnsi"/>
          <w:sz w:val="22"/>
          <w:szCs w:val="22"/>
        </w:rPr>
        <w:fldChar w:fldCharType="end"/>
      </w:r>
      <w:r>
        <w:rPr>
          <w:rFonts w:cstheme="minorHAnsi"/>
          <w:sz w:val="22"/>
          <w:szCs w:val="22"/>
        </w:rPr>
        <w:t>. Adding trait variation to the populations further lowers average abundance, reinforcing the transient state of the populations</w:t>
      </w:r>
      <w:ins w:id="185" w:author="Clay Cressler" w:date="2020-08-13T10:26:00Z">
        <w:r w:rsidR="00D91C53">
          <w:rPr>
            <w:rFonts w:cstheme="minorHAnsi"/>
            <w:sz w:val="22"/>
            <w:szCs w:val="22"/>
          </w:rPr>
          <w:t xml:space="preserve"> </w:t>
        </w:r>
      </w:ins>
      <w:r w:rsidR="00D91C53">
        <w:rPr>
          <w:rFonts w:cstheme="minorHAnsi"/>
          <w:sz w:val="22"/>
          <w:szCs w:val="22"/>
        </w:rPr>
        <w:fldChar w:fldCharType="begin"/>
      </w:r>
      <w:r w:rsidR="00D91C53">
        <w:rPr>
          <w:rFonts w:cstheme="minorHAnsi"/>
          <w:sz w:val="22"/>
          <w:szCs w:val="22"/>
        </w:rPr>
        <w:instrText xml:space="preserve"> ADDIN ZOTERO_ITEM CSL_CITATION {"citationID":"mGi4vKuf","properties":{"formattedCitation":"(Stover {\\i{}et al.} 2012b; Cressler {\\i{}et al.} 2017)","plainCitation":"(Stover et al. 2012b; Cressler et al. 2017)","noteIndex":0},"citationItems":[{"id":3646,"uris":["http://zotero.org/users/246158/items/RMBQRS7F"],"uri":["http://zotero.org/users/246158/items/RMBQRS7F"],"itemData":{"id":3646,"type":"article-journal","abstract":"Among-individual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A."}],"issued":{"date-parts":[["2012",5,1]]}}},{"id":"OdB3TNWW/vlpZrxsm","uris":["http://zotero.org/users/1264037/items/HQKSNXZC"],"uri":["http://zotero.org/users/1264037/items/HQKSNXZC"],"itemData":{"id":"OdB3TNWW/vlpZrxsm","type":"article-journal","abstract":"Individual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instrText>
      </w:r>
      <w:r w:rsidR="00D91C53">
        <w:rPr>
          <w:rFonts w:cstheme="minorHAnsi"/>
          <w:sz w:val="22"/>
          <w:szCs w:val="22"/>
        </w:rPr>
        <w:fldChar w:fldCharType="separate"/>
      </w:r>
      <w:r w:rsidR="00D91C53" w:rsidRPr="00D91C53">
        <w:rPr>
          <w:rFonts w:ascii="Calibri" w:cs="Calibri"/>
          <w:sz w:val="22"/>
        </w:rPr>
        <w:t xml:space="preserve">(Stover </w:t>
      </w:r>
      <w:r w:rsidR="00D91C53" w:rsidRPr="00D91C53">
        <w:rPr>
          <w:rFonts w:ascii="Calibri" w:cs="Calibri"/>
          <w:i/>
          <w:iCs/>
          <w:sz w:val="22"/>
        </w:rPr>
        <w:t>et al.</w:t>
      </w:r>
      <w:r w:rsidR="00D91C53" w:rsidRPr="00D91C53">
        <w:rPr>
          <w:rFonts w:ascii="Calibri" w:cs="Calibri"/>
          <w:sz w:val="22"/>
        </w:rPr>
        <w:t xml:space="preserve"> 2012b; Cressler </w:t>
      </w:r>
      <w:r w:rsidR="00D91C53" w:rsidRPr="00D91C53">
        <w:rPr>
          <w:rFonts w:ascii="Calibri" w:cs="Calibri"/>
          <w:i/>
          <w:iCs/>
          <w:sz w:val="22"/>
        </w:rPr>
        <w:t>et al.</w:t>
      </w:r>
      <w:r w:rsidR="00D91C53" w:rsidRPr="00D91C53">
        <w:rPr>
          <w:rFonts w:ascii="Calibri" w:cs="Calibri"/>
          <w:sz w:val="22"/>
        </w:rPr>
        <w:t xml:space="preserve"> 2017)</w:t>
      </w:r>
      <w:r w:rsidR="00D91C53">
        <w:rPr>
          <w:rFonts w:cstheme="minorHAnsi"/>
          <w:sz w:val="22"/>
          <w:szCs w:val="22"/>
        </w:rPr>
        <w:fldChar w:fldCharType="end"/>
      </w:r>
      <w:r>
        <w:rPr>
          <w:rFonts w:cstheme="minorHAnsi"/>
          <w:sz w:val="22"/>
          <w:szCs w:val="22"/>
        </w:rPr>
        <w:t xml:space="preserve">. Second, although the population size never truly reaches an equilibrium, it does reach an approximately steady state where population growth rate is nearly zero. Under this scenario, evolution tends to maximize lifetime reproductive success rather than per-capita growth rate </w:t>
      </w:r>
      <w:r>
        <w:rPr>
          <w:rFonts w:cstheme="minorHAnsi"/>
          <w:sz w:val="22"/>
          <w:szCs w:val="22"/>
        </w:rPr>
        <w:fldChar w:fldCharType="begin"/>
      </w:r>
      <w:r w:rsidR="00213991">
        <w:rPr>
          <w:rFonts w:cstheme="minorHAnsi"/>
          <w:sz w:val="22"/>
          <w:szCs w:val="22"/>
        </w:rPr>
        <w:instrText xml:space="preserve"> ADDIN ZOTERO_ITEM CSL_CITATION {"citationID":"6PoYdUOE","properties":{"formattedCitation":"(MacArthur 1962; MacArthur &amp; Wilson 2001; Lande {\\i{}et al.} 2009; Engen &amp; S\\uc0\\u230{}ther 2017)","plainCitation":"(MacArthur 1962; MacArthur &amp; Wilson 2001; Lande et al. 2009; Engen &amp; Sæther 2017)","noteIndex":0},"citationItems":[{"id":3648,"uris":["http://zotero.org/users/246158/items/3ETU9SB9"],"uri":["http://zotero.org/users/246158/items/3ETU9SB9"],"itemData":{"id":3648,"type":"article-journal","container-title":"Proceedings of the National Academy of Sciences","DOI":"10.1073/pnas.48.11.1893","ISSN":"0027-8424, 1091-6490","issue":"11","journalAbbreviation":"PNAS","language":"en","note":"publisher: National Academy of Sciences\nsection: Genetics\nPMID: 16591013","page":"1893-1897","source":"www.pnas.org","title":"Some Generalized Theorems of Natural Selection","volume":"48","author":[{"family":"MacArthur","given":"Robert H."}],"issued":{"date-parts":[["1962",11,1]]}}},{"id":3655,"uris":["http://zotero.org/users/246158/items/HCDVGCEL"],"uri":["http://zotero.org/users/246158/items/HCDVGCEL"],"itemData":{"id":3655,"type":"book","abstract":"Biogeography was stuck in a \"natural history phase\" dominated by the collection of data, the young Princeton biologists Robert H. MacArthur and Edward O. Wilson argued in 1967. In this book, the authors developed a general theory to explain the facts of island biogeography. The theory builds on the first principles of population ecology and genetics to explain how distance and area combine to regulate the balance between immigration and extinction in island populations. The authors then test the theory against data. The Theory of Island Biogeography was never intended as the last word on the subject. Instead, MacArthur and Wilson sought to stimulate new forms of theoretical and empirical studies, which will lead in turn to a stronger general theory. Even a third of a century since its publication, the book continues to serve that purpose well. From popular books like David Quammen's Song of the Dodo to arguments in the professional literature, The Theory of Island Biogeography remains at the center of discussions about the geographic distribution of species. In a new preface, Edward O. Wilson reviews the origins and consequences of this classic book.","ISBN":"978-0-691-08836-5","language":"en","note":"Google-Books-ID: a10cdkywhVgC","number-of-pages":"226","publisher":"Princeton University Press","source":"Google Books","title":"The Theory of Island Biogeography","author":[{"family":"MacArthur","given":"Robert H."},{"family":"Wilson","given":"Edward O."}],"issued":{"date-parts":[["2001"]]}}},{"id":3652,"uris":["http://zotero.org/users/246158/items/MAUK7PQK"],"uri":["http://zotero.org/users/246158/items/MAUK7PQK"],"itemData":{"id":3652,"type":"article-journal","abstract":"The evolution of population dynamics in a stochastic environment is analysed under a general form of density-dependence with genetic variation in r and K, the intrinsic rate of increase and carrying capacity in the average environment, and in σe2, the environmental variance of population growth rate. The continuous-time model assumes a large population size and a stationary distribution of environments with no autocorrelation. For a given population density, N, and genotype frequency, p, the expected selection gradient is always towards an increased population growth rate, and the expected fitness of a genotype is its Malthusian fitness in the average environment minus the covariance of its growth rate with that of the population. Long-term evolution maximizes the expected value of the density-dependence function, averaged over the stationary distribution of N. In the θ-logistic model, where density dependence of population growth is a function of Nθ, long-term evolution maximizes E[Nθ]=[1−σe2/(2r)]Kθ. While σe2 is always selected to decrease, r and K are always selected to increase, implying a genetic trade-off among them. By contrast, given the other parameters, θ has an intermediate optimum between 1.781 and 2 corresponding to the limits of high or low stochasticity.","container-title":"Philosophical Transactions of the Royal Society B: Biological Sciences","DOI":"10.1098/rstb.2009.0017","issue":"1523","journalAbbreviation":"Philosophical Transactions of the Royal Society B: Biological Sciences","note":"publisher: Royal Society","page":"1511-1518","source":"royalsocietypublishing.org (Atypon)","title":"An evolutionary maximum principle for density-dependent population dynamics in a fluctuating environment","volume":"364","author":[{"family":"Lande","given":"Russell"},{"family":"Engen","given":"Steinar"},{"family":"Sæther","given":"Bernt-Erik"}],"issued":{"date-parts":[["2009",6,12]]}}},{"id":3636,"uris":["http://zotero.org/users/246158/items/N4AS599M"],"uri":["http://zotero.org/users/246158/items/N4AS599M"],"itemData":{"id":3636,"type":"article-journal","abstract":"In a stable environment, evolution maximizes growth rates in populations that are not density regulated and the carrying capacity in the case of density regulation. In a fluctuating environment, evolution maximizes a function of growth rate, carrying capacity and environmental variance, tending to r-selection and K-selection under large and small environmental noise, respectively. Here we analyze a model in which birth and death rates depend on density through the same function but with independent strength of density dependence. As a special case, both functions may be linear, corresponding to logistic dynamics. It is shown that evolution maximizes a function of the deterministic growth rate r0 and the lifetime reproductive success (LRS) R0, both defined at small densities, as well as the environmental variance. Under large noise this function is dominated by r0 and average lifetimes are small, whereas R0 dominates and lifetimes are larger under small noise. Thus, K-selection is closely linked to selection for large R0 so that evolution tends to maximize LRS in a stable environment. Consequently, different quantities (r0 and R0) tend to be maximized at low and high densities, respectively, favoring density-dependent changes in the optimal life history.","container-title":"Evolution","DOI":"10.1111/evo.13104","ISSN":"1558-5646","issue":"1","language":"en","note":"_eprint: https://onlinelibrary.wiley.com/doi/pdf/10.1111/evo.13104","page":"167-173","source":"Wiley Online Library","title":"r- and K-selection in fluctuating populations is determined by the evolutionary trade-off between two fitness measures: Growth rate and lifetime reproductive success","title-short":"r- and K-selection in fluctuating populations is determined by the evolutionary trade-off between two fitness measures","volume":"71","author":[{"family":"Engen","given":"Steinar"},{"family":"Sæther","given":"Bernt-Erik"}],"issued":{"date-parts":[["2017"]]}}}],"schema":"https://github.com/citation-style-language/schema/raw/master/csl-citation.json"} </w:instrText>
      </w:r>
      <w:r>
        <w:rPr>
          <w:rFonts w:cstheme="minorHAnsi"/>
          <w:sz w:val="22"/>
          <w:szCs w:val="22"/>
        </w:rPr>
        <w:fldChar w:fldCharType="separate"/>
      </w:r>
      <w:r w:rsidRPr="00EB377A">
        <w:rPr>
          <w:rFonts w:ascii="Calibri" w:cs="Calibri"/>
          <w:sz w:val="22"/>
        </w:rPr>
        <w:t xml:space="preserve">(MacArthur 1962; </w:t>
      </w:r>
      <w:r w:rsidRPr="00EB377A">
        <w:rPr>
          <w:rFonts w:ascii="Calibri" w:cs="Calibri"/>
          <w:sz w:val="22"/>
        </w:rPr>
        <w:lastRenderedPageBreak/>
        <w:t xml:space="preserve">MacArthur &amp; Wilson 2001; </w:t>
      </w:r>
      <w:proofErr w:type="spellStart"/>
      <w:r w:rsidRPr="00EB377A">
        <w:rPr>
          <w:rFonts w:ascii="Calibri" w:cs="Calibri"/>
          <w:sz w:val="22"/>
        </w:rPr>
        <w:t>Lande</w:t>
      </w:r>
      <w:proofErr w:type="spellEnd"/>
      <w:r w:rsidRPr="00EB377A">
        <w:rPr>
          <w:rFonts w:ascii="Calibri" w:cs="Calibri"/>
          <w:sz w:val="22"/>
        </w:rPr>
        <w:t xml:space="preserve"> </w:t>
      </w:r>
      <w:r w:rsidRPr="00EB377A">
        <w:rPr>
          <w:rFonts w:ascii="Calibri" w:cs="Calibri"/>
          <w:i/>
          <w:iCs/>
          <w:sz w:val="22"/>
        </w:rPr>
        <w:t>et al.</w:t>
      </w:r>
      <w:r w:rsidRPr="00EB377A">
        <w:rPr>
          <w:rFonts w:ascii="Calibri" w:cs="Calibri"/>
          <w:sz w:val="22"/>
        </w:rPr>
        <w:t xml:space="preserve"> 2009; Engen &amp; </w:t>
      </w:r>
      <w:proofErr w:type="spellStart"/>
      <w:r w:rsidRPr="00EB377A">
        <w:rPr>
          <w:rFonts w:ascii="Calibri" w:cs="Calibri"/>
          <w:sz w:val="22"/>
        </w:rPr>
        <w:t>Sæther</w:t>
      </w:r>
      <w:proofErr w:type="spellEnd"/>
      <w:r w:rsidRPr="00EB377A">
        <w:rPr>
          <w:rFonts w:ascii="Calibri" w:cs="Calibri"/>
          <w:sz w:val="22"/>
        </w:rPr>
        <w:t xml:space="preserve"> 2017)</w:t>
      </w:r>
      <w:r>
        <w:rPr>
          <w:rFonts w:cstheme="minorHAnsi"/>
          <w:sz w:val="22"/>
          <w:szCs w:val="22"/>
        </w:rPr>
        <w:fldChar w:fldCharType="end"/>
      </w:r>
      <w:r>
        <w:rPr>
          <w:rFonts w:cstheme="minorHAnsi"/>
          <w:sz w:val="22"/>
          <w:szCs w:val="22"/>
        </w:rPr>
        <w:t>. The intuition for this prediction is straightforward: if population size is changing, then having offspring more quickly is important, and per-capita growth rate is the appropriate measure of fitness; if population size is (relatively) constant, then the timing of reproduction matters less than the total amount of reproduction, and lifetime reproductive success is a more appropriate measure of fitness. Together, these mechanisms can limit the approach of a population to its equilibrium and thus relocate the fitness peak and redirect evolution to an unexpected location, a transient evolutionary attractor (TEA). Our culling simulations indicate that external forces can also cause this effect if the culling is independent of the traits (Figure 4).</w:t>
      </w:r>
    </w:p>
    <w:p w14:paraId="11406507" w14:textId="0A12DFD8" w:rsidR="00966191" w:rsidRPr="00496E2D" w:rsidRDefault="00966191" w:rsidP="00966191">
      <w:pPr>
        <w:spacing w:after="0" w:line="480" w:lineRule="auto"/>
        <w:ind w:firstLine="720"/>
        <w:contextualSpacing/>
        <w:rPr>
          <w:rFonts w:cstheme="minorHAnsi"/>
          <w:sz w:val="22"/>
          <w:szCs w:val="22"/>
        </w:rPr>
      </w:pPr>
      <w:r w:rsidRPr="00496E2D">
        <w:rPr>
          <w:rFonts w:cstheme="minorHAnsi"/>
          <w:sz w:val="22"/>
          <w:szCs w:val="22"/>
        </w:rPr>
        <w:t xml:space="preserve">In addition to the effects caused by the </w:t>
      </w:r>
      <w:r>
        <w:rPr>
          <w:rFonts w:cstheme="minorHAnsi"/>
          <w:sz w:val="22"/>
          <w:szCs w:val="22"/>
        </w:rPr>
        <w:t>TEAs</w:t>
      </w:r>
      <w:r w:rsidRPr="00496E2D">
        <w:rPr>
          <w:rFonts w:cstheme="minorHAnsi"/>
          <w:sz w:val="22"/>
          <w:szCs w:val="22"/>
        </w:rPr>
        <w:t xml:space="preserve">, our results indicate </w:t>
      </w:r>
      <w:r>
        <w:rPr>
          <w:rFonts w:cstheme="minorHAnsi"/>
          <w:sz w:val="22"/>
          <w:szCs w:val="22"/>
        </w:rPr>
        <w:t>that the</w:t>
      </w:r>
      <w:r w:rsidRPr="00496E2D">
        <w:rPr>
          <w:rFonts w:cstheme="minorHAnsi"/>
          <w:sz w:val="22"/>
          <w:szCs w:val="22"/>
        </w:rPr>
        <w:t xml:space="preserve"> presence of individual trait variation (and </w:t>
      </w:r>
      <w:r>
        <w:rPr>
          <w:rFonts w:cstheme="minorHAnsi"/>
          <w:sz w:val="22"/>
          <w:szCs w:val="22"/>
        </w:rPr>
        <w:t xml:space="preserve">the resulting </w:t>
      </w:r>
      <w:r w:rsidRPr="00496E2D">
        <w:rPr>
          <w:rFonts w:cstheme="minorHAnsi"/>
          <w:sz w:val="22"/>
          <w:szCs w:val="22"/>
        </w:rPr>
        <w:t>demographic heterogeneity</w:t>
      </w:r>
      <w:r>
        <w:rPr>
          <w:rFonts w:cstheme="minorHAnsi"/>
          <w:sz w:val="22"/>
          <w:szCs w:val="22"/>
        </w:rPr>
        <w:t xml:space="preserve">; </w:t>
      </w:r>
      <w:r>
        <w:rPr>
          <w:rFonts w:cstheme="minorHAnsi"/>
          <w:sz w:val="22"/>
          <w:szCs w:val="22"/>
        </w:rPr>
        <w:fldChar w:fldCharType="begin"/>
      </w:r>
      <w:r w:rsidR="00213991">
        <w:rPr>
          <w:rFonts w:cstheme="minorHAnsi"/>
          <w:sz w:val="22"/>
          <w:szCs w:val="22"/>
        </w:rPr>
        <w:instrText xml:space="preserve"> ADDIN ZOTERO_ITEM CSL_CITATION {"citationID":"s9hXI0l3","properties":{"formattedCitation":"(Kendall {\\i{}et al.} 2011; Stover {\\i{}et al.} 2012)","plainCitation":"(Kendall et al. 2011; Stover et al. 2012)","dontUpdate":true,"noteIndex":0},"citationItems":[{"id":"OdB3TNWW/cgwBjFUE","uris":["http://zotero.org/users/1264037/items/XAY6EMUV"],"uri":["http://zotero.org/users/1264037/items/XAY6EMUV"],"itemData":{"id":7710,"type":"article-journal","abstract":"Demographic heterogeneity--variation among individuals in survival and reproduction--is ubiquitous in natural populations. Structured population models address heterogeneity due to age, size, or major developmental stages. However, other important sources of demographic heterogeneity, such as genetic variation, spatial heterogeneity in the environment, maternal effects, and differential exposure to stressors, are often not easily measured and hence are modeled as stochasticity. Recent research has elucidated the role of demographic heterogeneity in changing the magnitude of demographic stochasticity in small populations. Here we demonstrate a previously unrecognized effect: heterogeneous survival in long-lived species can increase the long-term growth rate in populations of any size. We illustrate this result using simple models in which each individual's annual survival rate is independent of age but survival may differ among individuals within a cohort. Similar models, but with nonoverlapping generations, have been extensively studied by demographers, who showed that, because the more \"frail\" individuals are more likely to die at a young age, the average survival rate of the cohort increases with age. Within ecology and evolution, this phenomenon of \"cohort selection\" is increasingly appreciated as a confounding factor in studies of senescence. We show that, when placed in a population model with overlapping generations, this heterogeneity also causes the asymptotic population growth rate lambda to increase, relative to a homogeneous population with the same mean survival rate at birth. The increase occurs because, even integrating over all the cohorts in the population, the population becomes increasingly dominated by the more robust individuals. The growth rate increases monotonically with the variance in survival rates, and the effect can be substantial, easily doubling the growth rate of slow-growing populations. Correlations between parent and offspring phenotype change the magnitude of the increase in lambda, but the increase occurs even for negative parent-offspring correlations. The effect of heterogeneity in reproductive rate on lambda is quite different: growth rate increases with reproductive heterogeneity for positive parent-offspring correlation but decreases for negative parent-offspring correlation. These effects of demographic heterogeneity on lambda have important implications for population dynamics, population viability analysis, and evolution.","container-title":"Ecology","ISSN":"0012-9658","issue":"10","journalAbbreviation":"Ecology","language":"eng","note":"PMID: 22073789","page":"1985-1993","source":"PubMed","title":"Demographic heterogeneity, cohort selection, and population growth","volume":"92","author":[{"family":"Kendall","given":"Bruce E."},{"family":"Fox","given":"Gordon A."},{"family":"Fujiwara","given":"Masami"},{"family":"Nogeire","given":"Theresa M."}],"issued":{"date-parts":[["2011",10]]}}},{"id":"OdB3TNWW/C8GtoX0r","uris":["http://zotero.org/users/1264037/items/CSGTTN3Z"],"uri":["http://zotero.org/users/1264037/items/CSGTTN3Z"],"itemData":{"id":7590,"type":"article-journal","abstract":"Among-individual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A."}],"issued":{"date-parts":[["2012",5,1]]}}}],"schema":"https://github.com/citation-style-language/schema/raw/master/csl-citation.json"} </w:instrText>
      </w:r>
      <w:r>
        <w:rPr>
          <w:rFonts w:cstheme="minorHAnsi"/>
          <w:sz w:val="22"/>
          <w:szCs w:val="22"/>
        </w:rPr>
        <w:fldChar w:fldCharType="separate"/>
      </w:r>
      <w:r w:rsidRPr="001409F9">
        <w:rPr>
          <w:rFonts w:ascii="Calibri" w:cs="Calibri"/>
          <w:sz w:val="22"/>
        </w:rPr>
        <w:t xml:space="preserve">Kendall </w:t>
      </w:r>
      <w:r w:rsidRPr="001409F9">
        <w:rPr>
          <w:rFonts w:ascii="Calibri" w:cs="Calibri"/>
          <w:i/>
          <w:iCs/>
          <w:sz w:val="22"/>
        </w:rPr>
        <w:t>et al.</w:t>
      </w:r>
      <w:r w:rsidRPr="001409F9">
        <w:rPr>
          <w:rFonts w:ascii="Calibri" w:cs="Calibri"/>
          <w:sz w:val="22"/>
        </w:rPr>
        <w:t xml:space="preserve"> 2011; Stover </w:t>
      </w:r>
      <w:r w:rsidRPr="001409F9">
        <w:rPr>
          <w:rFonts w:ascii="Calibri" w:cs="Calibri"/>
          <w:i/>
          <w:iCs/>
          <w:sz w:val="22"/>
        </w:rPr>
        <w:t>et al.</w:t>
      </w:r>
      <w:r w:rsidRPr="001409F9">
        <w:rPr>
          <w:rFonts w:ascii="Calibri" w:cs="Calibri"/>
          <w:sz w:val="22"/>
        </w:rPr>
        <w:t xml:space="preserve"> 2012)</w:t>
      </w:r>
      <w:r>
        <w:rPr>
          <w:rFonts w:cstheme="minorHAnsi"/>
          <w:sz w:val="22"/>
          <w:szCs w:val="22"/>
        </w:rPr>
        <w:fldChar w:fldCharType="end"/>
      </w:r>
      <w:r w:rsidRPr="00496E2D">
        <w:rPr>
          <w:rFonts w:cstheme="minorHAnsi"/>
          <w:sz w:val="22"/>
          <w:szCs w:val="22"/>
        </w:rPr>
        <w:t xml:space="preserve">, although required for evolution to proceed, can </w:t>
      </w:r>
      <w:r>
        <w:rPr>
          <w:rFonts w:cstheme="minorHAnsi"/>
          <w:sz w:val="22"/>
          <w:szCs w:val="22"/>
        </w:rPr>
        <w:t>itself</w:t>
      </w:r>
      <w:r w:rsidRPr="00496E2D">
        <w:rPr>
          <w:rFonts w:cstheme="minorHAnsi"/>
          <w:sz w:val="22"/>
          <w:szCs w:val="22"/>
        </w:rPr>
        <w:t xml:space="preserve"> change the ecological dynamics. In our case, this variation simultaneously facilitated evolution </w:t>
      </w:r>
      <w:r>
        <w:rPr>
          <w:rFonts w:cstheme="minorHAnsi"/>
          <w:sz w:val="22"/>
          <w:szCs w:val="22"/>
        </w:rPr>
        <w:t xml:space="preserve">by providing raw material upon which selection could act </w:t>
      </w:r>
      <w:r w:rsidRPr="00496E2D">
        <w:rPr>
          <w:rFonts w:cstheme="minorHAnsi"/>
          <w:sz w:val="22"/>
          <w:szCs w:val="22"/>
        </w:rPr>
        <w:t>and maintained the system in a transient state</w:t>
      </w:r>
      <w:r>
        <w:rPr>
          <w:rFonts w:cstheme="minorHAnsi"/>
          <w:sz w:val="22"/>
          <w:szCs w:val="22"/>
        </w:rPr>
        <w:t xml:space="preserve"> (i.e., a state in which the ecological equilibrium has not been attained) such that the expected evolutionary equilibrium could not be attained</w:t>
      </w:r>
      <w:r w:rsidRPr="00496E2D">
        <w:rPr>
          <w:rFonts w:cstheme="minorHAnsi"/>
          <w:sz w:val="22"/>
          <w:szCs w:val="22"/>
        </w:rPr>
        <w:t xml:space="preserve">. Individual demographic stochasticity, abundantly displayed in our results, clearly </w:t>
      </w:r>
      <w:r>
        <w:rPr>
          <w:rFonts w:cstheme="minorHAnsi"/>
          <w:sz w:val="22"/>
          <w:szCs w:val="22"/>
        </w:rPr>
        <w:t>influenced the relationship between fitness and traits, causing some</w:t>
      </w:r>
      <w:r w:rsidRPr="00496E2D">
        <w:rPr>
          <w:rFonts w:cstheme="minorHAnsi"/>
          <w:sz w:val="22"/>
          <w:szCs w:val="22"/>
        </w:rPr>
        <w:t xml:space="preserve"> individuals with </w:t>
      </w:r>
      <w:del w:id="186" w:author="Clay Cressler" w:date="2020-08-13T10:20:00Z">
        <w:r w:rsidRPr="00496E2D" w:rsidDel="00213991">
          <w:rPr>
            <w:rFonts w:cstheme="minorHAnsi"/>
            <w:sz w:val="22"/>
            <w:szCs w:val="22"/>
          </w:rPr>
          <w:delText xml:space="preserve">low </w:delText>
        </w:r>
      </w:del>
      <w:del w:id="187" w:author="John DeLong" w:date="2020-08-12T17:28:00Z">
        <w:r w:rsidRPr="00496E2D" w:rsidDel="005164FC">
          <w:rPr>
            <w:rFonts w:cstheme="minorHAnsi"/>
            <w:sz w:val="22"/>
            <w:szCs w:val="22"/>
          </w:rPr>
          <w:delText xml:space="preserve">fitness </w:delText>
        </w:r>
      </w:del>
      <w:r w:rsidRPr="00496E2D">
        <w:rPr>
          <w:rFonts w:cstheme="minorHAnsi"/>
          <w:sz w:val="22"/>
          <w:szCs w:val="22"/>
        </w:rPr>
        <w:t>traits</w:t>
      </w:r>
      <w:ins w:id="188" w:author="John DeLong" w:date="2020-08-12T17:28:00Z">
        <w:r w:rsidR="005164FC">
          <w:rPr>
            <w:rFonts w:cstheme="minorHAnsi"/>
            <w:sz w:val="22"/>
            <w:szCs w:val="22"/>
          </w:rPr>
          <w:t xml:space="preserve"> that would be expected to lead to low lifetime reproductive success</w:t>
        </w:r>
      </w:ins>
      <w:r w:rsidRPr="00496E2D">
        <w:rPr>
          <w:rFonts w:cstheme="minorHAnsi"/>
          <w:sz w:val="22"/>
          <w:szCs w:val="22"/>
        </w:rPr>
        <w:t xml:space="preserve"> </w:t>
      </w:r>
      <w:r>
        <w:rPr>
          <w:rFonts w:cstheme="minorHAnsi"/>
          <w:sz w:val="22"/>
          <w:szCs w:val="22"/>
        </w:rPr>
        <w:t xml:space="preserve">to </w:t>
      </w:r>
      <w:ins w:id="189" w:author="John DeLong" w:date="2020-08-12T17:28:00Z">
        <w:r w:rsidR="005164FC">
          <w:rPr>
            <w:rFonts w:cstheme="minorHAnsi"/>
            <w:sz w:val="22"/>
            <w:szCs w:val="22"/>
          </w:rPr>
          <w:t xml:space="preserve">actually </w:t>
        </w:r>
      </w:ins>
      <w:r>
        <w:rPr>
          <w:rFonts w:cstheme="minorHAnsi"/>
          <w:sz w:val="22"/>
          <w:szCs w:val="22"/>
        </w:rPr>
        <w:t>realize</w:t>
      </w:r>
      <w:r w:rsidRPr="00496E2D">
        <w:rPr>
          <w:rFonts w:cstheme="minorHAnsi"/>
          <w:sz w:val="22"/>
          <w:szCs w:val="22"/>
        </w:rPr>
        <w:t xml:space="preserve"> high fitness</w:t>
      </w:r>
      <w:r>
        <w:rPr>
          <w:rFonts w:cstheme="minorHAnsi"/>
          <w:sz w:val="22"/>
          <w:szCs w:val="22"/>
        </w:rPr>
        <w:t>, while some individuals with high fitness traits to realize low fitness (Figures 3 and 5, 4</w:t>
      </w:r>
      <w:r w:rsidRPr="00F66752">
        <w:rPr>
          <w:rFonts w:cstheme="minorHAnsi"/>
          <w:sz w:val="22"/>
          <w:szCs w:val="22"/>
          <w:vertAlign w:val="superscript"/>
        </w:rPr>
        <w:t>th</w:t>
      </w:r>
      <w:r>
        <w:rPr>
          <w:rFonts w:cstheme="minorHAnsi"/>
          <w:sz w:val="22"/>
          <w:szCs w:val="22"/>
        </w:rPr>
        <w:t xml:space="preserve"> row)</w:t>
      </w:r>
      <w:r w:rsidRPr="00496E2D">
        <w:rPr>
          <w:rFonts w:cstheme="minorHAnsi"/>
          <w:sz w:val="22"/>
          <w:szCs w:val="22"/>
        </w:rPr>
        <w:t>. This effect should result in a flattened fitness gradient relative to the expectations from quantitative genetics, greatly reducing the rate of evolution</w:t>
      </w:r>
      <w:r>
        <w:rPr>
          <w:rFonts w:cstheme="minorHAnsi"/>
          <w:sz w:val="22"/>
          <w:szCs w:val="22"/>
        </w:rPr>
        <w:t xml:space="preserve"> and maintaining individual variation </w:t>
      </w:r>
      <w:r>
        <w:rPr>
          <w:rFonts w:cstheme="minorHAnsi"/>
          <w:sz w:val="22"/>
          <w:szCs w:val="22"/>
        </w:rPr>
        <w:fldChar w:fldCharType="begin"/>
      </w:r>
      <w:r w:rsidR="00213991">
        <w:rPr>
          <w:rFonts w:cstheme="minorHAnsi"/>
          <w:sz w:val="22"/>
          <w:szCs w:val="22"/>
        </w:rPr>
        <w:instrText xml:space="preserve"> ADDIN ZOTERO_ITEM CSL_CITATION {"citationID":"1TsUCsq1","properties":{"formattedCitation":"(Cressler {\\i{}et al.} 2017)","plainCitation":"(Cressler et al. 2017)","noteIndex":0},"citationItems":[{"id":"OdB3TNWW/vlpZrxsm","uris":["http://zotero.org/users/1264037/items/HQKSNXZC"],"uri":["http://zotero.org/users/1264037/items/HQKSNXZC"],"itemData":{"id":7588,"type":"article-journal","abstract":"Individual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instrText>
      </w:r>
      <w:r>
        <w:rPr>
          <w:rFonts w:cstheme="minorHAnsi"/>
          <w:sz w:val="22"/>
          <w:szCs w:val="22"/>
        </w:rPr>
        <w:fldChar w:fldCharType="separate"/>
      </w:r>
      <w:r w:rsidRPr="00FA2351">
        <w:rPr>
          <w:rFonts w:ascii="Calibri" w:cs="Calibri"/>
          <w:sz w:val="22"/>
        </w:rPr>
        <w:t xml:space="preserve">(Cressler </w:t>
      </w:r>
      <w:r w:rsidRPr="00FA2351">
        <w:rPr>
          <w:rFonts w:ascii="Calibri" w:cs="Calibri"/>
          <w:i/>
          <w:iCs/>
          <w:sz w:val="22"/>
        </w:rPr>
        <w:t>et al.</w:t>
      </w:r>
      <w:r w:rsidRPr="00FA2351">
        <w:rPr>
          <w:rFonts w:ascii="Calibri" w:cs="Calibri"/>
          <w:sz w:val="22"/>
        </w:rPr>
        <w:t xml:space="preserve"> 2017)</w:t>
      </w:r>
      <w:r>
        <w:rPr>
          <w:rFonts w:cstheme="minorHAnsi"/>
          <w:sz w:val="22"/>
          <w:szCs w:val="22"/>
        </w:rPr>
        <w:fldChar w:fldCharType="end"/>
      </w:r>
      <w:r w:rsidRPr="00496E2D">
        <w:rPr>
          <w:rFonts w:cstheme="minorHAnsi"/>
          <w:sz w:val="22"/>
          <w:szCs w:val="22"/>
        </w:rPr>
        <w:t xml:space="preserve">. Finally, </w:t>
      </w:r>
      <w:r>
        <w:rPr>
          <w:rFonts w:cstheme="minorHAnsi"/>
          <w:sz w:val="22"/>
          <w:szCs w:val="22"/>
        </w:rPr>
        <w:t xml:space="preserve">demographic </w:t>
      </w:r>
      <w:r w:rsidRPr="00496E2D">
        <w:rPr>
          <w:rFonts w:cstheme="minorHAnsi"/>
          <w:sz w:val="22"/>
          <w:szCs w:val="22"/>
        </w:rPr>
        <w:t>stochasticity</w:t>
      </w:r>
      <w:r>
        <w:rPr>
          <w:rFonts w:cstheme="minorHAnsi"/>
          <w:sz w:val="22"/>
          <w:szCs w:val="22"/>
        </w:rPr>
        <w:t xml:space="preserve"> </w:t>
      </w:r>
      <w:r w:rsidRPr="00496E2D">
        <w:rPr>
          <w:rFonts w:cstheme="minorHAnsi"/>
          <w:sz w:val="22"/>
          <w:szCs w:val="22"/>
        </w:rPr>
        <w:t xml:space="preserve">generated heightened variation in population size for small populations, both keeping populations in transient states and leading to substantial </w:t>
      </w:r>
      <w:r>
        <w:rPr>
          <w:rFonts w:cstheme="minorHAnsi"/>
          <w:sz w:val="22"/>
          <w:szCs w:val="22"/>
        </w:rPr>
        <w:t xml:space="preserve">initial </w:t>
      </w:r>
      <w:r w:rsidRPr="00496E2D">
        <w:rPr>
          <w:rFonts w:cstheme="minorHAnsi"/>
          <w:sz w:val="22"/>
          <w:szCs w:val="22"/>
        </w:rPr>
        <w:t xml:space="preserve">loss of genetic variation. Examination of the population dynamics in the systems with lower carrying capacities (Figure </w:t>
      </w:r>
      <w:r>
        <w:rPr>
          <w:rFonts w:cstheme="minorHAnsi"/>
          <w:sz w:val="22"/>
          <w:szCs w:val="22"/>
        </w:rPr>
        <w:t>3, left column</w:t>
      </w:r>
      <w:r w:rsidRPr="00496E2D">
        <w:rPr>
          <w:rFonts w:cstheme="minorHAnsi"/>
          <w:sz w:val="22"/>
          <w:szCs w:val="22"/>
        </w:rPr>
        <w:t>) indicate</w:t>
      </w:r>
      <w:r>
        <w:rPr>
          <w:rFonts w:cstheme="minorHAnsi"/>
          <w:sz w:val="22"/>
          <w:szCs w:val="22"/>
        </w:rPr>
        <w:t>s</w:t>
      </w:r>
      <w:r w:rsidRPr="00496E2D">
        <w:rPr>
          <w:rFonts w:cstheme="minorHAnsi"/>
          <w:sz w:val="22"/>
          <w:szCs w:val="22"/>
        </w:rPr>
        <w:t xml:space="preserve"> more variation in </w:t>
      </w:r>
      <w:r w:rsidRPr="00496E2D">
        <w:rPr>
          <w:rFonts w:cstheme="minorHAnsi"/>
          <w:sz w:val="22"/>
          <w:szCs w:val="22"/>
        </w:rPr>
        <w:lastRenderedPageBreak/>
        <w:t xml:space="preserve">population sizes, reflecting high stochasticity. All together, these forces substantially slowed evolution relative to expectations generated from </w:t>
      </w:r>
      <w:r>
        <w:rPr>
          <w:rFonts w:cstheme="minorHAnsi"/>
          <w:sz w:val="22"/>
          <w:szCs w:val="22"/>
        </w:rPr>
        <w:t xml:space="preserve">classic </w:t>
      </w:r>
      <w:r w:rsidRPr="00496E2D">
        <w:rPr>
          <w:rFonts w:cstheme="minorHAnsi"/>
          <w:sz w:val="22"/>
          <w:szCs w:val="22"/>
        </w:rPr>
        <w:t xml:space="preserve">assumptions of </w:t>
      </w:r>
      <w:r>
        <w:rPr>
          <w:rFonts w:cstheme="minorHAnsi"/>
          <w:sz w:val="22"/>
          <w:szCs w:val="22"/>
        </w:rPr>
        <w:t>deterministic evolutionary theory</w:t>
      </w:r>
      <w:r w:rsidRPr="00496E2D">
        <w:rPr>
          <w:rFonts w:cstheme="minorHAnsi"/>
          <w:sz w:val="22"/>
          <w:szCs w:val="22"/>
        </w:rPr>
        <w:t>.</w:t>
      </w:r>
    </w:p>
    <w:p w14:paraId="6E706C72" w14:textId="3D93E354" w:rsidR="00966191" w:rsidRPr="00496E2D" w:rsidRDefault="00966191" w:rsidP="00966191">
      <w:pPr>
        <w:spacing w:after="0" w:line="480" w:lineRule="auto"/>
        <w:ind w:firstLine="720"/>
        <w:contextualSpacing/>
        <w:rPr>
          <w:rFonts w:cstheme="minorHAnsi"/>
          <w:sz w:val="22"/>
          <w:szCs w:val="22"/>
        </w:rPr>
      </w:pPr>
      <w:r w:rsidRPr="00496E2D">
        <w:rPr>
          <w:rFonts w:cstheme="minorHAnsi"/>
          <w:sz w:val="22"/>
          <w:szCs w:val="22"/>
        </w:rPr>
        <w:t xml:space="preserve">Increasing evidence indicates that ecological dynamics can play a crucial role in </w:t>
      </w:r>
      <w:r>
        <w:rPr>
          <w:rFonts w:cstheme="minorHAnsi"/>
          <w:sz w:val="22"/>
          <w:szCs w:val="22"/>
        </w:rPr>
        <w:t>shaping</w:t>
      </w:r>
      <w:r w:rsidRPr="00496E2D">
        <w:rPr>
          <w:rFonts w:cstheme="minorHAnsi"/>
          <w:sz w:val="22"/>
          <w:szCs w:val="22"/>
        </w:rPr>
        <w:t xml:space="preserve"> evolution</w:t>
      </w:r>
      <w:r>
        <w:rPr>
          <w:rFonts w:cstheme="minorHAnsi"/>
          <w:sz w:val="22"/>
          <w:szCs w:val="22"/>
        </w:rPr>
        <w:t xml:space="preserve"> </w:t>
      </w:r>
      <w:r>
        <w:rPr>
          <w:rFonts w:cstheme="minorHAnsi"/>
          <w:sz w:val="22"/>
          <w:szCs w:val="22"/>
        </w:rPr>
        <w:fldChar w:fldCharType="begin"/>
      </w:r>
      <w:r w:rsidR="00213991">
        <w:rPr>
          <w:rFonts w:cstheme="minorHAnsi"/>
          <w:sz w:val="22"/>
          <w:szCs w:val="22"/>
        </w:rPr>
        <w:instrText xml:space="preserve"> ADDIN ZOTERO_ITEM CSL_CITATION {"citationID":"OFSnF4Jl","properties":{"formattedCitation":"(Pimentel 1961; Grant &amp; Grant 2002; Yoshida {\\i{}et al.} 2004; Hairston, Jr. {\\i{}et al.} 2005; Schoener 2011; Lowe {\\i{}et al.} 2017)","plainCitation":"(Pimentel 1961; Grant &amp; Grant 2002; Yoshida et al. 2004; Hairston, Jr. et al. 2005; Schoener 2011; Lowe et al. 2017)","noteIndex":0},"citationItems":[{"id":"OdB3TNWW/3GMgGkSp","uris":["http://zotero.org/users/1264037/items/MLTZTEGS"],"uri":["http://zotero.org/users/1264037/items/MLTZTEGS"],"itemData":{"id":8170,"type":"article-journal","abstract":"That a genetic feed-back mechanism functions to regulate populations of herbivores, parasites, and predators is supported by evidence from the biomathematics of population dynamics and studies of natural populations. The mechanism functions as a feed-back system through the dynamics of density pressure, selective pressure, and genetic changes in interacting populations. In a herbivore-plant system, animal density influences selective pressure on plants; this selection influences genetic make-up of plant; and in turn, the genetic make-up of plant influences animal density. The actions and reactions of interacting populations in the food chain cycling in the genetic feed-back mechanism result in the evolution and regulation of animal populations.","archive":"JSTOR","container-title":"The American Naturalist","ISSN":"0003-0147","issue":"881","note":"publisher: [University of Chicago Press, American Society of Naturalists]","page":"65-79","source":"JSTOR","title":"Animal population regulation by the genetic feed-back mechanism","volume":"95","author":[{"family":"Pimentel","given":"David"}],"issued":{"date-parts":[["1961"]]}}},{"id":"OdB3TNWW/OVJKkW4h","uris":["http://zotero.org/users/1264037/items/PNMAHGTQ"],"uri":["http://zotero.org/users/1264037/items/PNMAHGTQ"],"itemData":{"id":1826,"type":"article-journal","container-title":"Science","DOI":"10.1126/science.1070315","issue":"5568","page":"707-711","source":"HighWire","title":"Unpredictable evolution in a 30-Year study of Darwin's finches","volume":"296","author":[{"family":"Grant","given":"Peter R."},{"family":"Grant","given":"B. Rosemary"}],"issued":{"date-parts":[["2002",4,26]]}}},{"id":"OdB3TNWW/x4edoiEf","uris":["http://zotero.org/users/1264037/items/PTTQT2A3"],"uri":["http://zotero.org/users/1264037/items/PTTQT2A3"],"itemData":{"id":1754,"type":"article-journal","abstract":"Trade-offs between defence and other fitness components are expected in principle, and can have major qualitative impacts on ecological dynamics. Here we show that such a trade-off exists even in the simple unicellular alga Chlorella vulgaris. We grew algal populations for multiple generations in either the presence ('grazed algae') or absence ('non-grazed algae') of the grazing rotifer Brachionus calyciflorus, and then evaluated their defence and competitive abilities. Grazed algae were better defended, yielding rotifer growth rate 32% below that of animals fed non-grazed algae, but they also had diminished competitive ability, with a growth rate under nutrient-limiting conditions 28% below that of non-grazed algae. Grazed algae also had a smaller cell size and were more concentrated in carbon and nitrogen. Thus, C. vulgaris genotypes vary phenotypically in their position along a trade-off curve between defence against grazing and competitive ability. This genetic variation underlies rapid algal evolution that significantly alters the ecological predator-prey cycles between rotifers and algae.","container-title":"Proceedings of the Royal Society B: Biological Sciences","DOI":"10.1098/rspb.2004.2818","issue":"1551","journalAbbreviation":"Proc Biol Sci.","page":"1947-1953","source":"PubMed Central","title":"Evolutionary trade-off between defence against grazing and competitive ability in a simple unicellular alga, Chlorella vulgaris.","volume":"271","author":[{"family":"Yoshida","given":"Takehito"},{"family":"Jr","given":"Nelson G Hairston"},{"family":"Ellner","given":"Stephen P"}],"issued":{"date-parts":[["2004",9,22]]}}},{"id":"OdB3TNWW/apGojcNX","uris":["http://zotero.org/users/1264037/items/TRID48TM"],"uri":["http://zotero.org/users/1264037/items/TRID48TM"],"itemData":{"id":2667,"type":"article-journal","abstract":"Recent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 less than in the finch example, but nevertheless substantial. These analyses support the view that in order to understand temporal dynamics in ecological processes it is critical to consider the extent to which the attributes of the system under investigation are simultaneously changing as a result of rapid evolution.","container-title":"Ecology Letters","DOI":"10.1111/j.1461-0248.2005.00812.x","ISSN":"1461-0248","issue":"10","journalAbbreviation":"Ecol. Lett.","language":"en","page":"1114–1127","source":"Wiley Online Library","title":"Rapid evolution and the convergence of ecological and evolutionary time","volume":"8","author":[{"family":"Hairston, Jr.","given":"Nelson G."},{"family":"Ellner","given":"Stephen P."},{"family":"Geber","given":"Monica A."},{"family":"Yoshida","given":"Takehito"},{"family":"Fox","given":"Jennifer A."}],"issued":{"date-parts":[["2005"]]}}},{"id":"OdB3TNWW/0hP0cTX3","uris":["http://zotero.org/users/1264037/items/DPHKI4XQ"],"uri":["http://zotero.org/users/1264037/items/DPHKI4XQ"],"itemData":{"id":1306,"type":"article-journal","abstract":"The effect of ecological change on evolution has long been a focus of scientific research. The reverse—how evolutionary dynamics affect ecological traits—has only recently captured our attention, however, with the realization that evolution can occur over ecological time scales. This newly highlighted causal direction and the implied feedback loop—eco-evolutionary dynamics—is invigorating both ecologists and evolutionists and blurring the distinction between them. Despite some recent relevant studies, the importance of the evolution-to-ecology pathway across systems is still unknown. Only an extensive research effort involving multiple experimental approaches—particularly long-term field experiments—over a variety of ecological communities will provide the answer.","container-title":"Science","DOI":"10.1126/science.1193954","ISSN":"0036-8075, 1095-9203","issue":"6016","journalAbbreviation":"Science","language":"en","page":"426-429","source":"www.sciencemag.org","title":"The newest synthesis: understanding the interplay of evolutionary and ecological dynamics","title-short":"The Newest Synthesis","volume":"331","author":[{"family":"Schoener","given":"Thomas W."}],"issued":{"date-parts":[["2011",1,28]]}}},{"id":"OdB3TNWW/cilTJg3f","uris":["http://zotero.org/users/1264037/items/KVGCB6DE"],"uri":["http://zotero.org/users/1264037/items/KVGCB6DE"],"itemData":{"id":8297,"type":"article-journal","abstract":"The inter</w:instrText>
      </w:r>
      <w:r w:rsidR="00213991" w:rsidRPr="00213991">
        <w:rPr>
          <w:rFonts w:cstheme="minorHAnsi"/>
          <w:sz w:val="22"/>
          <w:szCs w:val="22"/>
          <w:lang w:val="fr-FR"/>
          <w:rPrChange w:id="190" w:author="Clay Cressler" w:date="2020-08-13T10:19:00Z">
            <w:rPr>
              <w:rFonts w:cstheme="minorHAnsi"/>
              <w:sz w:val="22"/>
              <w:szCs w:val="22"/>
            </w:rPr>
          </w:rPrChange>
        </w:rPr>
        <w:instrText xml:space="preserve">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itself.","container-title":"Trends in Ecology &amp; Evolution","DOI":"10.1016/j.tree.2016.12.002","ISSN":"1872-8383","issue":"2","journalAbbreviation":"Trends Ecol. Evol. (Amst.)","language":"eng","note":"PMID: 28089120","page":"141-152","source":"PubMed","title":"Population genetics and demography unite ecology and evolution","volume":"32","author":[{"family":"Lowe","given":"Winsor H."},{"family":"Kovach","given":"Ryan P."},{"family":"Allendorf","given":"Fred W."}],"issued":{"date-parts":[["2017"]]}}}],"schema":"https://github.com/citation-style-language/schema/raw/master/csl-citation.json"} </w:instrText>
      </w:r>
      <w:r>
        <w:rPr>
          <w:rFonts w:cstheme="minorHAnsi"/>
          <w:sz w:val="22"/>
          <w:szCs w:val="22"/>
        </w:rPr>
        <w:fldChar w:fldCharType="separate"/>
      </w:r>
      <w:r w:rsidRPr="00EB377A">
        <w:rPr>
          <w:rFonts w:ascii="Calibri" w:hAnsi="Calibri" w:cs="Calibri"/>
          <w:sz w:val="22"/>
          <w:lang w:val="fr-FR"/>
        </w:rPr>
        <w:t>(</w:t>
      </w:r>
      <w:proofErr w:type="spellStart"/>
      <w:r w:rsidRPr="00EB377A">
        <w:rPr>
          <w:rFonts w:ascii="Calibri" w:hAnsi="Calibri" w:cs="Calibri"/>
          <w:sz w:val="22"/>
          <w:lang w:val="fr-FR"/>
        </w:rPr>
        <w:t>Pimentel</w:t>
      </w:r>
      <w:proofErr w:type="spellEnd"/>
      <w:r w:rsidRPr="00EB377A">
        <w:rPr>
          <w:rFonts w:ascii="Calibri" w:hAnsi="Calibri" w:cs="Calibri"/>
          <w:sz w:val="22"/>
          <w:lang w:val="fr-FR"/>
        </w:rPr>
        <w:t xml:space="preserve"> 1961; Grant &amp; Grant 2002; Yoshida </w:t>
      </w:r>
      <w:r w:rsidRPr="00EB377A">
        <w:rPr>
          <w:rFonts w:ascii="Calibri" w:hAnsi="Calibri" w:cs="Calibri"/>
          <w:i/>
          <w:iCs/>
          <w:sz w:val="22"/>
          <w:lang w:val="fr-FR"/>
        </w:rPr>
        <w:t>et al.</w:t>
      </w:r>
      <w:r w:rsidRPr="00EB377A">
        <w:rPr>
          <w:rFonts w:ascii="Calibri" w:hAnsi="Calibri" w:cs="Calibri"/>
          <w:sz w:val="22"/>
          <w:lang w:val="fr-FR"/>
        </w:rPr>
        <w:t xml:space="preserve"> 2004; </w:t>
      </w:r>
      <w:proofErr w:type="spellStart"/>
      <w:r w:rsidRPr="00EB377A">
        <w:rPr>
          <w:rFonts w:ascii="Calibri" w:hAnsi="Calibri" w:cs="Calibri"/>
          <w:sz w:val="22"/>
          <w:lang w:val="fr-FR"/>
        </w:rPr>
        <w:t>Hairston</w:t>
      </w:r>
      <w:proofErr w:type="spellEnd"/>
      <w:del w:id="191" w:author="Clay Cressler" w:date="2020-08-13T10:24:00Z">
        <w:r w:rsidRPr="00EB377A" w:rsidDel="00213991">
          <w:rPr>
            <w:rFonts w:ascii="Calibri" w:hAnsi="Calibri" w:cs="Calibri"/>
            <w:sz w:val="22"/>
            <w:lang w:val="fr-FR"/>
          </w:rPr>
          <w:delText>, Jr.</w:delText>
        </w:r>
      </w:del>
      <w:r w:rsidRPr="00EB377A">
        <w:rPr>
          <w:rFonts w:ascii="Calibri" w:hAnsi="Calibri" w:cs="Calibri"/>
          <w:sz w:val="22"/>
          <w:lang w:val="fr-FR"/>
        </w:rPr>
        <w:t xml:space="preserve"> </w:t>
      </w:r>
      <w:r w:rsidRPr="00EB377A">
        <w:rPr>
          <w:rFonts w:ascii="Calibri" w:hAnsi="Calibri" w:cs="Calibri"/>
          <w:i/>
          <w:iCs/>
          <w:sz w:val="22"/>
          <w:lang w:val="fr-FR"/>
        </w:rPr>
        <w:t>et al.</w:t>
      </w:r>
      <w:r w:rsidRPr="00EB377A">
        <w:rPr>
          <w:rFonts w:ascii="Calibri" w:hAnsi="Calibri" w:cs="Calibri"/>
          <w:sz w:val="22"/>
          <w:lang w:val="fr-FR"/>
        </w:rPr>
        <w:t xml:space="preserve"> 2005; </w:t>
      </w:r>
      <w:proofErr w:type="spellStart"/>
      <w:r w:rsidRPr="00EB377A">
        <w:rPr>
          <w:rFonts w:ascii="Calibri" w:hAnsi="Calibri" w:cs="Calibri"/>
          <w:sz w:val="22"/>
          <w:lang w:val="fr-FR"/>
        </w:rPr>
        <w:t>Schoener</w:t>
      </w:r>
      <w:proofErr w:type="spellEnd"/>
      <w:r w:rsidRPr="00EB377A">
        <w:rPr>
          <w:rFonts w:ascii="Calibri" w:hAnsi="Calibri" w:cs="Calibri"/>
          <w:sz w:val="22"/>
          <w:lang w:val="fr-FR"/>
        </w:rPr>
        <w:t xml:space="preserve"> 2011; Lowe </w:t>
      </w:r>
      <w:r w:rsidRPr="00EB377A">
        <w:rPr>
          <w:rFonts w:ascii="Calibri" w:hAnsi="Calibri" w:cs="Calibri"/>
          <w:i/>
          <w:iCs/>
          <w:sz w:val="22"/>
          <w:lang w:val="fr-FR"/>
        </w:rPr>
        <w:t>et al.</w:t>
      </w:r>
      <w:r w:rsidRPr="00EB377A">
        <w:rPr>
          <w:rFonts w:ascii="Calibri" w:hAnsi="Calibri" w:cs="Calibri"/>
          <w:sz w:val="22"/>
          <w:lang w:val="fr-FR"/>
        </w:rPr>
        <w:t xml:space="preserve"> 2017)</w:t>
      </w:r>
      <w:r>
        <w:rPr>
          <w:rFonts w:cstheme="minorHAnsi"/>
          <w:sz w:val="22"/>
          <w:szCs w:val="22"/>
        </w:rPr>
        <w:fldChar w:fldCharType="end"/>
      </w:r>
      <w:r w:rsidRPr="00EB377A">
        <w:rPr>
          <w:rFonts w:cstheme="minorHAnsi"/>
          <w:sz w:val="22"/>
          <w:szCs w:val="22"/>
          <w:lang w:val="fr-FR"/>
        </w:rPr>
        <w:t xml:space="preserve">. </w:t>
      </w:r>
      <w:r w:rsidRPr="00496E2D">
        <w:rPr>
          <w:rFonts w:cstheme="minorHAnsi"/>
          <w:sz w:val="22"/>
          <w:szCs w:val="22"/>
        </w:rPr>
        <w:t>Furthermore, evolution within systems not at equilibrium, and rather displaying transient dynamics</w:t>
      </w:r>
      <w:r>
        <w:rPr>
          <w:rFonts w:cstheme="minorHAnsi"/>
          <w:sz w:val="22"/>
          <w:szCs w:val="22"/>
        </w:rPr>
        <w:t xml:space="preserve"> </w:t>
      </w:r>
      <w:r>
        <w:rPr>
          <w:rFonts w:cstheme="minorHAnsi"/>
          <w:sz w:val="22"/>
          <w:szCs w:val="22"/>
        </w:rPr>
        <w:fldChar w:fldCharType="begin"/>
      </w:r>
      <w:r w:rsidR="00213991">
        <w:rPr>
          <w:rFonts w:cstheme="minorHAnsi"/>
          <w:sz w:val="22"/>
          <w:szCs w:val="22"/>
        </w:rPr>
        <w:instrText xml:space="preserve"> ADDIN ZOTERO_ITEM CSL_CITATION {"citationID":"k6CzeKqd","properties":{"formattedCitation":"(Hastings {\\i{}et al.} 2018)","plainCitation":"(Hastings et al. 2018)","noteIndex":0},"citationItems":[{"id":"OdB3TNWW/oR545GHe","uris":["http://zotero.org/users/1264037/items/6WYJ59EL"],"uri":["http://zotero.org/users/1264037/items/6WYJ59EL"],"itemData":{"id":7970,"type":"article-journal","abstract":"Making sense of transient dynamics\nEcological systems can switch between alternative dynamic states. For example, the species composition of the community can change or nutrient dynamics can shift, even if there is little or no change in underlying environmental conditions. Such switches can be abrupt or more gradual, and a growing number of studies examine the transient dynamics between one state and another—particularly in the context of anthropogenic global change. Hastings et al. review current knowledge of transient dynamics, showing that hitherto idiosyncratic and individual patterns can be classified into a coherent framework, with important general lessons and directions for future study.\nScience, this issue p. eaat6412\nStructured Abstract\nBACKGROUNDMuch of ecological theory and the understanding of ecological systems has been based on the idea that the observed states and dynamics of ecological systems can be represented by stable asymptotic behavior of models describing these systems. Beginning with early work by Lotka and Volterra through the seminal work of May in the 1970s, this view has dominated much of ecological thinking, although concepts such as the idea of tipping points in ecological systems have played an increasingly important role. In contrast to the implied long time scales of asymptotic behavior in mathematical models, both observations of ecological systems and questions related to the management of ecological systems are typically focused on relatively short time scales.A number of models and observations demonstrate possible transient behavior that may persist over very long time periods, followed by rapid changes in dynamics. In these examples, focusing solely on the long-term behavior of systems would be misleading. A long transient is a persistent dynamical regime—including near-constant dynamics, cyclic dynamics, or even apparently chaotic dynamics—that persists for more than a few and as many as tens of generations, but which is not the stable long-term dynamic that would eventually occur. These examples have demonstrated the potential importance of transients but have often appeared to be a set of idiosyncratic cases. What is needed is an organized approach that describes when a transient behavior is likely to appear, predicts what factors enhance long transients, and describes the characteristics of this transient behavior. A theory of long ecological transients is a counterpart to the related question of tipping points, where previous work based on an analysis of simple bifurcations has provided broad insights.\nADVANCESJust as ideas based on the saddle-node bifurcation provide a basis for understanding tipping points, a suite of ideas from dynamical systems provides a way to organize a systematic study of transient dynamics in ecological systems. As illustrated in the figure, a relatively small number of ideas from dynamical systems are used to categorize the different ways that transients can arise. Translating these abstract results from dynamical systems into observations about both ecological models and ecological system dynamics, it is possible to understand when transients are likely to occur and the various properties of these transients, with implications for ecosystem management and basic ecological theory. Transients can provide an explanation for observed regime shifts that does not depend on underlying environmental changes. Systems that continually change rapidly between different long-lasting dynamics, such as insect outbreaks, may most usefully be viewed using the framework of long transients.An initial focus on conceptual systems, such as two-species systems, establishes the ubiquity of transients and an understanding of what ecological aspects can lead to transients, including the presence of multiple time scales and particular nonlinear interactions. The influences of stochasticity and more realistic higher-dimensional dynamics are shown to increase the likelihood, and possibly the temporal extent, of transient dynamics.\nOUTLOOKThe development of such a framework for organizing the study of transients in ecological systems opens up a number of avenues for future research and application. The approach we describe also raises important questions for further development in dynamical systems. We have not, for example, emphasized nonautonomous systems, which may be required to understand the implications of a changing environment for transients. Systems with explicit time dependence as well as stochastic nonlinear systems still present great mathematical challenges.Implications for management and basic ecological understanding depend on both the results we describe and future developments. A recognition of the difficulty of prediction caused by long transients, and of the corresponding need to match dynamics to transient behaviors of models, shows that basing either management or interpretation of ecological observations only on long-term dynamics can be seriously flawed. &lt;img class=\"fragment-image\" aria-describedby=\"F1-caption\" src=\"https://science.sciencemag.org/content/sci/361/6406/eaat6412/F1.medium.gif\"/&gt; Download high-res image Open in new tab Download Powerpoint Two ways that long transients arise in ecology, illustrated as a ball rolling downhill.(A) Slow transition away from a ghost attractor: a state that is not an equilibrium, but would be under slightly different conditions. (B) Lingering near a saddle: a state that is attracting from some directions but repelling from others. Additional factors such as stochasticity, multiple time scales, and high system dimension can extend transients.\nThe importance of transient dynamics in ecological systems and in the models that describe them has become increasingly recognized. However, previous work has typically treated each instance of these dynamics separately. We review both empirical examples and model systems, and outline a classification of transient dynamics based on ideas and concepts from dynamical systems theory. This classification provides ways to understand the likelihood of transients for particular systems, and to guide investigations to determine the timing of sudden switches in dynamics and other characteristics of transients. Implications for both management and underlying ecological theories emerge.","container-title":"Science","DOI":"10.1126/science.aat6412","ISSN":"0036-8075, 1095-9203","issue":"6406","language":"en","note":"PMID: 30190378","source":"science.sciencemag.org","title":"Transient phenomena in ecology","URL":"https://science.sciencemag.org/content/361/6406/eaat6412","volume":"361","author":[{"family":"Hastings","given":"Alan"},{"family":"Abbott","given":"Karen C."},{"family":"Cuddington","given":"Kim"},{"family":"Francis","given":"Tessa"},{"family":"Gellner","given":"Gabriel"},{"family":"Lai","given":"Ying-Cheng"},{"family":"Morozov","given":"Andrew"},{"family":"Petrovskii","given":"Sergei"},{"family":"Scranton","given":"Katherine"},{"family":"Zeeman","given":"Mary Lou"}],"accessed":{"date-parts":[["2020",1,24]]},"issued":{"date-parts":[["2018",9,7]]}}}],"schema":"https://github.com/citation-style-language/schema/raw/master/csl-citation.json"} </w:instrText>
      </w:r>
      <w:r>
        <w:rPr>
          <w:rFonts w:cstheme="minorHAnsi"/>
          <w:sz w:val="22"/>
          <w:szCs w:val="22"/>
        </w:rPr>
        <w:fldChar w:fldCharType="separate"/>
      </w:r>
      <w:r w:rsidRPr="008E50B7">
        <w:rPr>
          <w:rFonts w:ascii="Calibri" w:hAnsi="Calibri" w:cs="Calibri"/>
          <w:sz w:val="22"/>
        </w:rPr>
        <w:t xml:space="preserve">(Hastings </w:t>
      </w:r>
      <w:r w:rsidRPr="008E50B7">
        <w:rPr>
          <w:rFonts w:ascii="Calibri" w:hAnsi="Calibri" w:cs="Calibri"/>
          <w:i/>
          <w:iCs/>
          <w:sz w:val="22"/>
        </w:rPr>
        <w:t>et al.</w:t>
      </w:r>
      <w:r w:rsidRPr="008E50B7">
        <w:rPr>
          <w:rFonts w:ascii="Calibri" w:hAnsi="Calibri" w:cs="Calibri"/>
          <w:sz w:val="22"/>
        </w:rPr>
        <w:t xml:space="preserve"> 2018)</w:t>
      </w:r>
      <w:r>
        <w:rPr>
          <w:rFonts w:cstheme="minorHAnsi"/>
          <w:sz w:val="22"/>
          <w:szCs w:val="22"/>
        </w:rPr>
        <w:fldChar w:fldCharType="end"/>
      </w:r>
      <w:r w:rsidRPr="00496E2D">
        <w:rPr>
          <w:rFonts w:cstheme="minorHAnsi"/>
          <w:sz w:val="22"/>
          <w:szCs w:val="22"/>
        </w:rPr>
        <w:t xml:space="preserve">, can alter the ecological dynamics and therefore the selective forces acting on the population </w:t>
      </w:r>
      <w:r w:rsidRPr="00496E2D">
        <w:rPr>
          <w:rFonts w:cstheme="minorHAnsi"/>
          <w:sz w:val="22"/>
          <w:szCs w:val="22"/>
        </w:rPr>
        <w:fldChar w:fldCharType="begin"/>
      </w:r>
      <w:r w:rsidR="00213991">
        <w:rPr>
          <w:rFonts w:cstheme="minorHAnsi"/>
          <w:sz w:val="22"/>
          <w:szCs w:val="22"/>
        </w:rPr>
        <w:instrText xml:space="preserve"> ADDIN ZOTERO_ITEM CSL_CITATION {"citationID":"lLjG3YoQ","properties":{"formattedCitation":"(Fussmann {\\i{}et al.} 2003; Yoshida {\\i{}et al.} 2003; Cortez &amp; Weitz 2014; Lowe {\\i{}et al.} 2017)","plainCitation":"(Fussmann et al. 2003; Yoshida et al. 2003; Cortez &amp; Weitz 2014; Lowe et al. 2017)","noteIndex":0},"citationItems":[{"id":"OdB3TNWW/tXy9XQkf","uris":["http://zotero.org/users/1264037/items/HFNE3XQB"],"uri":["http://zotero.org/users/1264037/items/HFNE3XQB"],"itemData":{"id":1476,"type":"article-journal","abstract":"Microevolution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wild.","container-title":"Proceedings of the Royal Society B","DOI":"10.1098/rspb.2003.2335","ISSN":"0962-8452","issue":"1519","journalAbbreviation":"Proc. Biol. Sci.","language":"eng","note":"PMID: 12803890","page":"1015-1022","source":"NCBI PubMed","title":"Evolution as a critical component of plankton dynamics","volume":"270","author":[{"family":"Fussmann","given":"Gregor F"},{"family":"Ellner","given":"Stephen P"},{"family":"Hairston","given":"Nelson G","suffix":"Jr"}],"issued":{"date-parts":[["2003",5,22]]}}},{"id":"OdB3TNWW/1Lgy1w6t","uris":["http://zotero.org/users/1264037/items/7UZIQC4J"],"uri":["http://zotero.org/users/1264037/items/7UZIQC4J"],"itemData":{"id":2658,"type":"article-journal","container-title":"Nature","DOI":"10.1038/nature01767","ISSN":"0028-0836","issue":"6946","journalAbbreviation":"Nature","page":"303-306","source":"Nature","title":"Rapid evolution drives ecological dynamics in a predator-prey system","volume":"424","author":[{"family":"Yoshida","given":"Takehito"},{"family":"Jones","given":"Laura E."},{"family":"Ellner","given":"Stephen P."},{"family":"Fussmann","given":"Gregor F."},{"family":"Hairston, Jr.","given":"Nelson G."}],"issued":{"date-parts":[["2003",7,17]]}}},{"id":"OdB3TNWW/BFQOWZE9","uris":["http://zotero.org/users/1264037/items/HU8TTDKU"],"uri":["http://zotero.org/users/1264037/items/HU8TTDKU"],"itemData":{"id":2561,"type":"article-journal","abstract":"A hallmark of Lotka–Volterra models, and other ecological models of predator–prey interactions, is that in predator–prey cycles, peaks in prey abundance precede peaks in predator abundance. Such models typically assume that species life history traits are fixed over ecologically relevant time scales. However, the coevolution of predator and prey traits has been shown to alter the community dynamics of natural systems, leading to novel dynamics including antiphase and cryptic cycles. Here, using an eco-coevolutionary model, we show that predator–prey coevolution can also drive population cycles where the opposite of canonical Lotka–Volterra oscillations occurs: predator peaks precede prey peaks. These reversed cycles arise when selection favors extreme phenotypes, predator offense is costly, and prey defense is effective against low-offense predators. We present multiple datasets from phage–cholera, mink–muskrat, and gyrfalcon–rock ptarmigan systems that exhibit reversed-peak ordering. Our results suggest that such cycles are a potential signature of predator–prey coevolution and reveal unique ways in which predator–prey coevolution can shape, and possibly reverse, community dynamics.","container-title":"Proceedings of the National Academy of Sciences","DOI":"10.1073/pnas.1317693111","ISSN":"0027-8424, 1091-6490","issue":"20","journalAbbreviation":"Proc Natl Acad Sci U S A","language":"en","note":"PMID: 24799689","page":"7486-7491","source":"www.pnas.org","title":"Coevolution can reverse predator–prey cycles","volume":"111","author":[{"family":"Cortez","given":"Michael H."},{"family":"Weitz","given":"Joshua S."}],"issued":{"date-parts":[["2014",5,20]]}}},{"id":"OdB3TNWW/cilTJg3f","uris":["http://zotero.org/users/1264037/items/KVGCB6DE"],"uri":["http://zotero.org/users/1264037/items/KVGCB6DE"],"itemData":{"id":8297,"type":"article-journal","abstract":"The inter</w:instrText>
      </w:r>
      <w:r w:rsidR="00213991" w:rsidRPr="00213991">
        <w:rPr>
          <w:rFonts w:cstheme="minorHAnsi"/>
          <w:sz w:val="22"/>
          <w:szCs w:val="22"/>
          <w:lang w:val="fr-FR"/>
          <w:rPrChange w:id="192" w:author="Clay Cressler" w:date="2020-08-13T10:19:00Z">
            <w:rPr>
              <w:rFonts w:cstheme="minorHAnsi"/>
              <w:sz w:val="22"/>
              <w:szCs w:val="22"/>
            </w:rPr>
          </w:rPrChange>
        </w:rPr>
        <w:instrText xml:space="preserve">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itself.","container-title":"Trends in Ecology &amp; Evolution","DOI":"10.1016/j.tree.2016.12.002","ISSN":"1872-8383","issue":"2","journalAbbreviation":"Trends Ecol. Evol. (Amst.)","language":"eng","note":"PMID: 28089120","page":"141-152","source":"PubMed","title":"Population genetics and demography unite ecology and evolution","volume":"32","author":[{"family":"Lowe","given":"Winsor H."},{"family":"Kovach","given":"Ryan P."},{"family":"Allendorf","given":"Fred W."}],"issued":{"date-parts":[["2017"]]}}}],"schema":"https://github.com/citation-style-language/schema/raw/master/csl-citation.json"} </w:instrText>
      </w:r>
      <w:r w:rsidRPr="00496E2D">
        <w:rPr>
          <w:rFonts w:cstheme="minorHAnsi"/>
          <w:sz w:val="22"/>
          <w:szCs w:val="22"/>
        </w:rPr>
        <w:fldChar w:fldCharType="separate"/>
      </w:r>
      <w:r w:rsidRPr="00EB377A">
        <w:rPr>
          <w:rFonts w:ascii="Calibri" w:hAnsi="Calibri" w:cs="Calibri"/>
          <w:sz w:val="22"/>
          <w:lang w:val="fr-FR"/>
        </w:rPr>
        <w:t>(</w:t>
      </w:r>
      <w:proofErr w:type="spellStart"/>
      <w:r w:rsidRPr="00EB377A">
        <w:rPr>
          <w:rFonts w:ascii="Calibri" w:hAnsi="Calibri" w:cs="Calibri"/>
          <w:sz w:val="22"/>
          <w:lang w:val="fr-FR"/>
        </w:rPr>
        <w:t>Fussmann</w:t>
      </w:r>
      <w:proofErr w:type="spellEnd"/>
      <w:r w:rsidRPr="00EB377A">
        <w:rPr>
          <w:rFonts w:ascii="Calibri" w:hAnsi="Calibri" w:cs="Calibri"/>
          <w:sz w:val="22"/>
          <w:lang w:val="fr-FR"/>
        </w:rPr>
        <w:t xml:space="preserve"> </w:t>
      </w:r>
      <w:r w:rsidRPr="00EB377A">
        <w:rPr>
          <w:rFonts w:ascii="Calibri" w:hAnsi="Calibri" w:cs="Calibri"/>
          <w:i/>
          <w:iCs/>
          <w:sz w:val="22"/>
          <w:lang w:val="fr-FR"/>
        </w:rPr>
        <w:t>et al.</w:t>
      </w:r>
      <w:r w:rsidRPr="00EB377A">
        <w:rPr>
          <w:rFonts w:ascii="Calibri" w:hAnsi="Calibri" w:cs="Calibri"/>
          <w:sz w:val="22"/>
          <w:lang w:val="fr-FR"/>
        </w:rPr>
        <w:t xml:space="preserve"> 2003; Yoshida </w:t>
      </w:r>
      <w:r w:rsidRPr="00EB377A">
        <w:rPr>
          <w:rFonts w:ascii="Calibri" w:hAnsi="Calibri" w:cs="Calibri"/>
          <w:i/>
          <w:iCs/>
          <w:sz w:val="22"/>
          <w:lang w:val="fr-FR"/>
        </w:rPr>
        <w:t>et al.</w:t>
      </w:r>
      <w:r w:rsidRPr="00EB377A">
        <w:rPr>
          <w:rFonts w:ascii="Calibri" w:hAnsi="Calibri" w:cs="Calibri"/>
          <w:sz w:val="22"/>
          <w:lang w:val="fr-FR"/>
        </w:rPr>
        <w:t xml:space="preserve"> 2003; Cortez &amp; </w:t>
      </w:r>
      <w:proofErr w:type="spellStart"/>
      <w:r w:rsidRPr="00EB377A">
        <w:rPr>
          <w:rFonts w:ascii="Calibri" w:hAnsi="Calibri" w:cs="Calibri"/>
          <w:sz w:val="22"/>
          <w:lang w:val="fr-FR"/>
        </w:rPr>
        <w:t>Weitz</w:t>
      </w:r>
      <w:proofErr w:type="spellEnd"/>
      <w:r w:rsidRPr="00EB377A">
        <w:rPr>
          <w:rFonts w:ascii="Calibri" w:hAnsi="Calibri" w:cs="Calibri"/>
          <w:sz w:val="22"/>
          <w:lang w:val="fr-FR"/>
        </w:rPr>
        <w:t xml:space="preserve"> 2014; Lowe </w:t>
      </w:r>
      <w:r w:rsidRPr="00EB377A">
        <w:rPr>
          <w:rFonts w:ascii="Calibri" w:hAnsi="Calibri" w:cs="Calibri"/>
          <w:i/>
          <w:iCs/>
          <w:sz w:val="22"/>
          <w:lang w:val="fr-FR"/>
        </w:rPr>
        <w:t>et al.</w:t>
      </w:r>
      <w:r w:rsidRPr="00EB377A">
        <w:rPr>
          <w:rFonts w:ascii="Calibri" w:hAnsi="Calibri" w:cs="Calibri"/>
          <w:sz w:val="22"/>
          <w:lang w:val="fr-FR"/>
        </w:rPr>
        <w:t xml:space="preserve"> 2017)</w:t>
      </w:r>
      <w:r w:rsidRPr="00496E2D">
        <w:rPr>
          <w:rFonts w:cstheme="minorHAnsi"/>
          <w:sz w:val="22"/>
          <w:szCs w:val="22"/>
        </w:rPr>
        <w:fldChar w:fldCharType="end"/>
      </w:r>
      <w:r w:rsidRPr="00EB377A">
        <w:rPr>
          <w:rFonts w:cstheme="minorHAnsi"/>
          <w:sz w:val="22"/>
          <w:szCs w:val="22"/>
          <w:lang w:val="fr-FR"/>
        </w:rPr>
        <w:t xml:space="preserve">. </w:t>
      </w:r>
      <w:r w:rsidRPr="00496E2D">
        <w:rPr>
          <w:rFonts w:cstheme="minorHAnsi"/>
          <w:sz w:val="22"/>
          <w:szCs w:val="22"/>
        </w:rPr>
        <w:t>Our results further this finding, demonstrating that even simple, single-species models can facilitate not just eco-evolutionary dynamics but</w:t>
      </w:r>
      <w:r>
        <w:rPr>
          <w:rFonts w:cstheme="minorHAnsi"/>
          <w:sz w:val="22"/>
          <w:szCs w:val="22"/>
        </w:rPr>
        <w:t xml:space="preserve"> generate</w:t>
      </w:r>
      <w:r w:rsidRPr="00496E2D">
        <w:rPr>
          <w:rFonts w:cstheme="minorHAnsi"/>
          <w:sz w:val="22"/>
          <w:szCs w:val="22"/>
        </w:rPr>
        <w:t xml:space="preserve"> transient </w:t>
      </w:r>
      <w:r>
        <w:rPr>
          <w:rFonts w:cstheme="minorHAnsi"/>
          <w:sz w:val="22"/>
          <w:szCs w:val="22"/>
        </w:rPr>
        <w:t xml:space="preserve">evolutionary </w:t>
      </w:r>
      <w:r w:rsidRPr="00496E2D">
        <w:rPr>
          <w:rFonts w:cstheme="minorHAnsi"/>
          <w:sz w:val="22"/>
          <w:szCs w:val="22"/>
        </w:rPr>
        <w:t xml:space="preserve">attractors </w:t>
      </w:r>
      <w:r>
        <w:rPr>
          <w:rFonts w:cstheme="minorHAnsi"/>
          <w:sz w:val="22"/>
          <w:szCs w:val="22"/>
        </w:rPr>
        <w:t xml:space="preserve">(TEAs) </w:t>
      </w:r>
      <w:r w:rsidRPr="00496E2D">
        <w:rPr>
          <w:rFonts w:cstheme="minorHAnsi"/>
          <w:sz w:val="22"/>
          <w:szCs w:val="22"/>
        </w:rPr>
        <w:t>that may compete with the overall evolutionary attractor in the system</w:t>
      </w:r>
      <w:r>
        <w:rPr>
          <w:rFonts w:cstheme="minorHAnsi"/>
          <w:sz w:val="22"/>
          <w:szCs w:val="22"/>
        </w:rPr>
        <w:t xml:space="preserve"> (the ESS)</w:t>
      </w:r>
      <w:r w:rsidRPr="00496E2D">
        <w:rPr>
          <w:rFonts w:cstheme="minorHAnsi"/>
          <w:sz w:val="22"/>
          <w:szCs w:val="22"/>
        </w:rPr>
        <w:t>. By taking into account the full consequences of individual variation and stochasticity, we may generate more realistic predictions for evolution.</w:t>
      </w:r>
      <w:r>
        <w:rPr>
          <w:rFonts w:cstheme="minorHAnsi"/>
          <w:sz w:val="22"/>
          <w:szCs w:val="22"/>
        </w:rPr>
        <w:t xml:space="preserve"> We do not, however, suggest that TEAs will be present in all systems. The minimum requirement for a TEA is that the expression </w:t>
      </w:r>
      <m:oMath>
        <m:f>
          <m:fPr>
            <m:ctrlPr>
              <w:rPr>
                <w:rFonts w:ascii="Cambria Math" w:hAnsi="Cambria Math" w:cstheme="minorHAnsi"/>
                <w:sz w:val="22"/>
                <w:szCs w:val="22"/>
              </w:rPr>
            </m:ctrlPr>
          </m:fPr>
          <m:num>
            <m:r>
              <w:rPr>
                <w:rFonts w:ascii="Cambria Math" w:hAnsi="Cambria Math" w:cstheme="minorHAnsi"/>
                <w:sz w:val="22"/>
                <w:szCs w:val="22"/>
              </w:rPr>
              <m:t>∂</m:t>
            </m:r>
            <m:r>
              <m:rPr>
                <m:sty m:val="p"/>
              </m:rPr>
              <w:rPr>
                <w:rFonts w:ascii="Cambria Math" w:hAnsi="Cambria Math" w:cstheme="minorHAnsi"/>
                <w:sz w:val="22"/>
                <w:szCs w:val="22"/>
              </w:rPr>
              <m:t>fitness</m:t>
            </m:r>
          </m:num>
          <m:den>
            <m:r>
              <w:rPr>
                <w:rFonts w:ascii="Cambria Math" w:hAnsi="Cambria Math" w:cstheme="minorHAnsi"/>
                <w:sz w:val="22"/>
                <w:szCs w:val="22"/>
              </w:rPr>
              <m:t>∂</m:t>
            </m:r>
            <m:r>
              <m:rPr>
                <m:sty m:val="p"/>
              </m:rPr>
              <w:rPr>
                <w:rFonts w:ascii="Cambria Math" w:hAnsi="Cambria Math" w:cstheme="minorHAnsi"/>
                <w:sz w:val="22"/>
                <w:szCs w:val="22"/>
              </w:rPr>
              <m:t>trait</m:t>
            </m:r>
          </m:den>
        </m:f>
        <m:r>
          <w:rPr>
            <w:rFonts w:ascii="Cambria Math" w:hAnsi="Cambria Math" w:cstheme="minorHAnsi"/>
            <w:sz w:val="22"/>
            <w:szCs w:val="22"/>
          </w:rPr>
          <m:t>=0</m:t>
        </m:r>
      </m:oMath>
      <w:r>
        <w:rPr>
          <w:rFonts w:cstheme="minorHAnsi"/>
          <w:sz w:val="22"/>
          <w:szCs w:val="22"/>
        </w:rPr>
        <w:t xml:space="preserve"> must actually have a solution, otherwise there is neither an ESS nor a TEA. Furthermore, </w:t>
      </w:r>
      <w:r w:rsidRPr="00570B16">
        <w:rPr>
          <w:rFonts w:cstheme="minorHAnsi"/>
          <w:sz w:val="22"/>
          <w:szCs w:val="22"/>
        </w:rPr>
        <w:t xml:space="preserve">if </w:t>
      </w:r>
      <w:del w:id="193" w:author="John DeLong" w:date="2020-08-12T16:30:00Z">
        <w:r w:rsidRPr="00570B16" w:rsidDel="0091273A">
          <w:rPr>
            <w:rFonts w:cstheme="minorHAnsi"/>
            <w:sz w:val="22"/>
            <w:szCs w:val="22"/>
          </w:rPr>
          <w:delText xml:space="preserve">an </w:delText>
        </w:r>
      </w:del>
      <w:del w:id="194" w:author="John DeLong" w:date="2020-08-12T16:31:00Z">
        <w:r w:rsidRPr="00570B16" w:rsidDel="0091273A">
          <w:rPr>
            <w:rFonts w:cstheme="minorHAnsi"/>
            <w:sz w:val="22"/>
            <w:szCs w:val="22"/>
          </w:rPr>
          <w:delText>expression for a trait optimum includes population size</w:delText>
        </w:r>
      </w:del>
      <w:ins w:id="195" w:author="John DeLong" w:date="2020-08-12T16:30:00Z">
        <w:r w:rsidR="0091273A">
          <w:rPr>
            <w:rFonts w:cstheme="minorHAnsi"/>
            <w:sz w:val="22"/>
            <w:szCs w:val="22"/>
          </w:rPr>
          <w:t>there is density dependence in birth or death rates</w:t>
        </w:r>
      </w:ins>
      <w:r w:rsidRPr="00570B16">
        <w:rPr>
          <w:rFonts w:cstheme="minorHAnsi"/>
          <w:sz w:val="22"/>
          <w:szCs w:val="22"/>
        </w:rPr>
        <w:t xml:space="preserve">, then the </w:t>
      </w:r>
      <w:ins w:id="196" w:author="John DeLong" w:date="2020-08-12T16:30:00Z">
        <w:r w:rsidR="0091273A">
          <w:rPr>
            <w:rFonts w:cstheme="minorHAnsi"/>
            <w:sz w:val="22"/>
            <w:szCs w:val="22"/>
          </w:rPr>
          <w:t xml:space="preserve">trait value that maximizes lifetime reproductive success will </w:t>
        </w:r>
      </w:ins>
      <w:ins w:id="197" w:author="Clay Cressler" w:date="2020-08-13T10:20:00Z">
        <w:r w:rsidR="00213991">
          <w:rPr>
            <w:rFonts w:cstheme="minorHAnsi"/>
            <w:sz w:val="22"/>
            <w:szCs w:val="22"/>
          </w:rPr>
          <w:t xml:space="preserve">always </w:t>
        </w:r>
      </w:ins>
      <w:ins w:id="198" w:author="John DeLong" w:date="2020-08-12T16:30:00Z">
        <w:r w:rsidR="0091273A">
          <w:rPr>
            <w:rFonts w:cstheme="minorHAnsi"/>
            <w:sz w:val="22"/>
            <w:szCs w:val="22"/>
          </w:rPr>
          <w:t xml:space="preserve">be a </w:t>
        </w:r>
      </w:ins>
      <w:ins w:id="199" w:author="John DeLong" w:date="2020-08-12T16:31:00Z">
        <w:r w:rsidR="0091273A">
          <w:rPr>
            <w:rFonts w:cstheme="minorHAnsi"/>
            <w:sz w:val="22"/>
            <w:szCs w:val="22"/>
          </w:rPr>
          <w:t>function</w:t>
        </w:r>
      </w:ins>
      <w:ins w:id="200" w:author="John DeLong" w:date="2020-08-12T16:30:00Z">
        <w:r w:rsidR="0091273A">
          <w:rPr>
            <w:rFonts w:cstheme="minorHAnsi"/>
            <w:sz w:val="22"/>
            <w:szCs w:val="22"/>
          </w:rPr>
          <w:t xml:space="preserve"> </w:t>
        </w:r>
      </w:ins>
      <w:ins w:id="201" w:author="John DeLong" w:date="2020-08-12T16:31:00Z">
        <w:r w:rsidR="0091273A">
          <w:rPr>
            <w:rFonts w:cstheme="minorHAnsi"/>
            <w:sz w:val="22"/>
            <w:szCs w:val="22"/>
          </w:rPr>
          <w:t xml:space="preserve">of density. </w:t>
        </w:r>
      </w:ins>
      <w:ins w:id="202" w:author="John DeLong" w:date="2020-08-12T16:32:00Z">
        <w:r w:rsidR="0091273A">
          <w:rPr>
            <w:rFonts w:cstheme="minorHAnsi"/>
            <w:sz w:val="22"/>
            <w:szCs w:val="22"/>
          </w:rPr>
          <w:t xml:space="preserve">Therefore, </w:t>
        </w:r>
        <w:del w:id="203" w:author="Clay Cressler" w:date="2020-08-13T10:21:00Z">
          <w:r w:rsidR="0091273A" w:rsidDel="00213991">
            <w:rPr>
              <w:rFonts w:cstheme="minorHAnsi"/>
              <w:sz w:val="22"/>
              <w:szCs w:val="22"/>
            </w:rPr>
            <w:delText xml:space="preserve">the </w:delText>
          </w:r>
        </w:del>
      </w:ins>
      <w:del w:id="204" w:author="Clay Cressler" w:date="2020-08-13T10:21:00Z">
        <w:r w:rsidRPr="00570B16" w:rsidDel="00213991">
          <w:rPr>
            <w:rFonts w:cstheme="minorHAnsi"/>
            <w:sz w:val="22"/>
            <w:szCs w:val="22"/>
          </w:rPr>
          <w:delText>optimum</w:delText>
        </w:r>
      </w:del>
      <w:ins w:id="205" w:author="Clay Cressler" w:date="2020-08-13T10:21:00Z">
        <w:r w:rsidR="00213991">
          <w:rPr>
            <w:rFonts w:cstheme="minorHAnsi"/>
            <w:sz w:val="22"/>
            <w:szCs w:val="22"/>
          </w:rPr>
          <w:t>this maximum</w:t>
        </w:r>
      </w:ins>
      <w:r w:rsidRPr="00570B16">
        <w:rPr>
          <w:rFonts w:cstheme="minorHAnsi"/>
          <w:sz w:val="22"/>
          <w:szCs w:val="22"/>
        </w:rPr>
        <w:t xml:space="preserve"> </w:t>
      </w:r>
      <w:ins w:id="206" w:author="John DeLong" w:date="2020-08-12T16:32:00Z">
        <w:r w:rsidR="0091273A">
          <w:rPr>
            <w:rFonts w:cstheme="minorHAnsi"/>
            <w:sz w:val="22"/>
            <w:szCs w:val="22"/>
          </w:rPr>
          <w:t>will</w:t>
        </w:r>
      </w:ins>
      <w:del w:id="207" w:author="John DeLong" w:date="2020-08-12T16:32:00Z">
        <w:r w:rsidRPr="00570B16" w:rsidDel="0091273A">
          <w:rPr>
            <w:rFonts w:cstheme="minorHAnsi"/>
            <w:sz w:val="22"/>
            <w:szCs w:val="22"/>
          </w:rPr>
          <w:delText>is</w:delText>
        </w:r>
      </w:del>
      <w:r w:rsidRPr="00570B16">
        <w:rPr>
          <w:rFonts w:cstheme="minorHAnsi"/>
          <w:sz w:val="22"/>
          <w:szCs w:val="22"/>
        </w:rPr>
        <w:t xml:space="preserve"> not </w:t>
      </w:r>
      <w:ins w:id="208" w:author="John DeLong" w:date="2020-08-12T16:32:00Z">
        <w:r w:rsidR="0091273A">
          <w:rPr>
            <w:rFonts w:cstheme="minorHAnsi"/>
            <w:sz w:val="22"/>
            <w:szCs w:val="22"/>
          </w:rPr>
          <w:t xml:space="preserve">be </w:t>
        </w:r>
      </w:ins>
      <w:r w:rsidRPr="00570B16">
        <w:rPr>
          <w:rFonts w:cstheme="minorHAnsi"/>
          <w:sz w:val="22"/>
          <w:szCs w:val="22"/>
        </w:rPr>
        <w:t xml:space="preserve">the same </w:t>
      </w:r>
      <w:ins w:id="209" w:author="John DeLong" w:date="2020-08-12T16:32:00Z">
        <w:r w:rsidR="0091273A" w:rsidRPr="00570B16">
          <w:rPr>
            <w:rFonts w:cstheme="minorHAnsi"/>
            <w:sz w:val="22"/>
            <w:szCs w:val="22"/>
          </w:rPr>
          <w:t xml:space="preserve">away from equilibrium </w:t>
        </w:r>
      </w:ins>
      <w:ins w:id="210" w:author="John DeLong" w:date="2020-08-12T17:29:00Z">
        <w:r w:rsidR="005164FC">
          <w:rPr>
            <w:rFonts w:cstheme="minorHAnsi"/>
            <w:sz w:val="22"/>
            <w:szCs w:val="22"/>
          </w:rPr>
          <w:t>(the TEA)</w:t>
        </w:r>
      </w:ins>
      <w:ins w:id="211" w:author="John DeLong" w:date="2020-08-12T17:30:00Z">
        <w:r w:rsidR="005164FC">
          <w:rPr>
            <w:rFonts w:cstheme="minorHAnsi"/>
            <w:sz w:val="22"/>
            <w:szCs w:val="22"/>
          </w:rPr>
          <w:t xml:space="preserve"> </w:t>
        </w:r>
      </w:ins>
      <w:ins w:id="212" w:author="John DeLong" w:date="2020-08-12T16:32:00Z">
        <w:r w:rsidR="0091273A" w:rsidRPr="00570B16">
          <w:rPr>
            <w:rFonts w:cstheme="minorHAnsi"/>
            <w:sz w:val="22"/>
            <w:szCs w:val="22"/>
          </w:rPr>
          <w:t xml:space="preserve">as it is </w:t>
        </w:r>
      </w:ins>
      <w:r w:rsidRPr="00570B16">
        <w:rPr>
          <w:rFonts w:cstheme="minorHAnsi"/>
          <w:sz w:val="22"/>
          <w:szCs w:val="22"/>
        </w:rPr>
        <w:t>at equilibrium</w:t>
      </w:r>
      <w:ins w:id="213" w:author="John DeLong" w:date="2020-08-12T17:30:00Z">
        <w:r w:rsidR="005164FC">
          <w:rPr>
            <w:rFonts w:cstheme="minorHAnsi"/>
            <w:sz w:val="22"/>
            <w:szCs w:val="22"/>
          </w:rPr>
          <w:t xml:space="preserve"> (the ESS)</w:t>
        </w:r>
      </w:ins>
      <w:del w:id="214" w:author="John DeLong" w:date="2020-08-12T16:32:00Z">
        <w:r w:rsidRPr="00570B16" w:rsidDel="0091273A">
          <w:rPr>
            <w:rFonts w:cstheme="minorHAnsi"/>
            <w:sz w:val="22"/>
            <w:szCs w:val="22"/>
          </w:rPr>
          <w:delText xml:space="preserve"> as it is away from equilibrium</w:delText>
        </w:r>
      </w:del>
      <w:r w:rsidRPr="00570B16">
        <w:rPr>
          <w:rFonts w:cstheme="minorHAnsi"/>
          <w:sz w:val="22"/>
          <w:szCs w:val="22"/>
        </w:rPr>
        <w:t xml:space="preserve">. </w:t>
      </w:r>
      <w:del w:id="215" w:author="John DeLong" w:date="2020-08-12T17:30:00Z">
        <w:r w:rsidRPr="00570B16" w:rsidDel="005164FC">
          <w:rPr>
            <w:rFonts w:cstheme="minorHAnsi"/>
            <w:sz w:val="22"/>
            <w:szCs w:val="22"/>
          </w:rPr>
          <w:delText xml:space="preserve">The non-equilibrium peak is the TEA, and the equilibrium peak is the ESS. </w:delText>
        </w:r>
      </w:del>
      <w:r>
        <w:rPr>
          <w:rFonts w:cstheme="minorHAnsi"/>
          <w:sz w:val="22"/>
          <w:szCs w:val="22"/>
        </w:rPr>
        <w:t xml:space="preserve">In our Equation 5, a </w:t>
      </w:r>
      <w:del w:id="216" w:author="John DeLong" w:date="2020-08-12T17:30:00Z">
        <w:r w:rsidDel="005164FC">
          <w:rPr>
            <w:rFonts w:cstheme="minorHAnsi"/>
            <w:sz w:val="22"/>
            <w:szCs w:val="22"/>
          </w:rPr>
          <w:delText xml:space="preserve">fitness </w:delText>
        </w:r>
      </w:del>
      <w:ins w:id="217" w:author="John DeLong" w:date="2020-08-12T17:30:00Z">
        <w:r w:rsidR="005164FC">
          <w:rPr>
            <w:rFonts w:cstheme="minorHAnsi"/>
            <w:sz w:val="22"/>
            <w:szCs w:val="22"/>
          </w:rPr>
          <w:t xml:space="preserve">lifetime reproductive success </w:t>
        </w:r>
      </w:ins>
      <w:r>
        <w:rPr>
          <w:rFonts w:cstheme="minorHAnsi"/>
          <w:sz w:val="22"/>
          <w:szCs w:val="22"/>
        </w:rPr>
        <w:t xml:space="preserve">maximum </w:t>
      </w:r>
      <w:proofErr w:type="gramStart"/>
      <w:r>
        <w:rPr>
          <w:rFonts w:cstheme="minorHAnsi"/>
          <w:sz w:val="22"/>
          <w:szCs w:val="22"/>
        </w:rPr>
        <w:t>exists</w:t>
      </w:r>
      <w:proofErr w:type="gramEnd"/>
      <w:r>
        <w:rPr>
          <w:rFonts w:cstheme="minorHAnsi"/>
          <w:sz w:val="22"/>
          <w:szCs w:val="22"/>
        </w:rPr>
        <w:t xml:space="preserve"> and population abundance </w:t>
      </w:r>
      <w:r w:rsidRPr="0078605C">
        <w:rPr>
          <w:rFonts w:cstheme="minorHAnsi"/>
          <w:i/>
          <w:sz w:val="22"/>
          <w:szCs w:val="22"/>
        </w:rPr>
        <w:t>R</w:t>
      </w:r>
      <w:r>
        <w:rPr>
          <w:rFonts w:cstheme="minorHAnsi"/>
          <w:sz w:val="22"/>
          <w:szCs w:val="22"/>
        </w:rPr>
        <w:t xml:space="preserve"> is present in the expression, generating a TEA. Thus, to the extent that these conditions are met, likely in most cases of density-dependent demographics with some sort of trade-off among fitness related traits, TEAs may be a common feature of evolutionary pathways.</w:t>
      </w:r>
    </w:p>
    <w:p w14:paraId="69FD4660" w14:textId="44D73EB5" w:rsidR="00966191" w:rsidRDefault="00966191" w:rsidP="00966191">
      <w:pPr>
        <w:spacing w:after="0" w:line="480" w:lineRule="auto"/>
        <w:ind w:firstLine="720"/>
        <w:contextualSpacing/>
        <w:rPr>
          <w:rFonts w:cstheme="minorHAnsi"/>
          <w:sz w:val="22"/>
          <w:szCs w:val="22"/>
        </w:rPr>
      </w:pPr>
      <w:r>
        <w:rPr>
          <w:rFonts w:cstheme="minorHAnsi"/>
          <w:sz w:val="22"/>
          <w:szCs w:val="22"/>
        </w:rPr>
        <w:t>One of the most non-intuitive results here is that culling can dramatically alter the evolutionary dynamics from the expectation. As we show in Appendix S2, trait-independent culling does not alter the expected evolutionary dynamics</w:t>
      </w:r>
      <w:ins w:id="218" w:author="John DeLong" w:date="2020-08-12T17:30:00Z">
        <w:r w:rsidR="005164FC">
          <w:rPr>
            <w:rFonts w:cstheme="minorHAnsi"/>
            <w:sz w:val="22"/>
            <w:szCs w:val="22"/>
          </w:rPr>
          <w:t xml:space="preserve"> </w:t>
        </w:r>
        <w:del w:id="219" w:author="Clay Cressler" w:date="2020-08-13T10:22:00Z">
          <w:r w:rsidR="005164FC" w:rsidDel="00213991">
            <w:rPr>
              <w:rFonts w:cstheme="minorHAnsi"/>
              <w:sz w:val="22"/>
              <w:szCs w:val="22"/>
            </w:rPr>
            <w:delText>using</w:delText>
          </w:r>
        </w:del>
      </w:ins>
      <w:ins w:id="220" w:author="Clay Cressler" w:date="2020-08-13T10:22:00Z">
        <w:r w:rsidR="00213991">
          <w:rPr>
            <w:rFonts w:cstheme="minorHAnsi"/>
            <w:sz w:val="22"/>
            <w:szCs w:val="22"/>
          </w:rPr>
          <w:t>based on</w:t>
        </w:r>
      </w:ins>
      <w:ins w:id="221" w:author="John DeLong" w:date="2020-08-12T17:30:00Z">
        <w:r w:rsidR="005164FC">
          <w:rPr>
            <w:rFonts w:cstheme="minorHAnsi"/>
            <w:sz w:val="22"/>
            <w:szCs w:val="22"/>
          </w:rPr>
          <w:t xml:space="preserve"> quantitative genetics</w:t>
        </w:r>
      </w:ins>
      <w:r>
        <w:rPr>
          <w:rFonts w:cstheme="minorHAnsi"/>
          <w:sz w:val="22"/>
          <w:szCs w:val="22"/>
        </w:rPr>
        <w:t xml:space="preserve">, and thus we would expect that a population whose trait was already at the ESS would not evolve away from it. And yet, we see that trait </w:t>
      </w:r>
      <w:r>
        <w:rPr>
          <w:rFonts w:cstheme="minorHAnsi"/>
          <w:sz w:val="22"/>
          <w:szCs w:val="22"/>
        </w:rPr>
        <w:lastRenderedPageBreak/>
        <w:t>evolution moves away from the ESS and towards the TEA (Fig. 5) when the population is culled. As a consequence, o</w:t>
      </w:r>
      <w:r w:rsidRPr="00496E2D">
        <w:rPr>
          <w:rFonts w:cstheme="minorHAnsi"/>
          <w:sz w:val="22"/>
          <w:szCs w:val="22"/>
        </w:rPr>
        <w:t xml:space="preserve">ur results </w:t>
      </w:r>
      <w:r>
        <w:rPr>
          <w:rFonts w:cstheme="minorHAnsi"/>
          <w:sz w:val="22"/>
          <w:szCs w:val="22"/>
        </w:rPr>
        <w:t>may have important</w:t>
      </w:r>
      <w:r w:rsidRPr="00496E2D">
        <w:rPr>
          <w:rFonts w:cstheme="minorHAnsi"/>
          <w:sz w:val="22"/>
          <w:szCs w:val="22"/>
        </w:rPr>
        <w:t xml:space="preserve"> implications for managed populations. Economically important populations, from fisheries to ungulates and invasive species, may show substantial changes in traits in response to random or trait-biased harvesting </w:t>
      </w:r>
      <w:r w:rsidRPr="00496E2D">
        <w:rPr>
          <w:rFonts w:cstheme="minorHAnsi"/>
          <w:sz w:val="22"/>
          <w:szCs w:val="22"/>
        </w:rPr>
        <w:fldChar w:fldCharType="begin"/>
      </w:r>
      <w:r w:rsidR="00213991">
        <w:rPr>
          <w:rFonts w:cstheme="minorHAnsi"/>
          <w:sz w:val="22"/>
          <w:szCs w:val="22"/>
        </w:rPr>
        <w:instrText xml:space="preserve"> ADDIN ZOTERO_ITEM CSL_CITATION {"citationID":"RIX8zw8U","properties":{"formattedCitation":"(Darimont {\\i{}et al.} 2009)","plainCitation":"(Darimont et al. 2009)","noteIndex":0},"citationItems":[{"id":"OdB3TNWW/iu98arwK","uris":["http://zotero.org/users/1264037/items/5HIQ3A6N"],"uri":["http://zotero.org/users/1264037/items/5HIQ3A6N"],"itemData":{"id":2783,"type":"article-journal","abstract":"The observable traits of wild populations are continually shaped and reshaped by the environment and numerous agents of natural selection, including predators. In stark contrast with most predators, humans now typically exploit high proportions of prey populations and target large, reproductive-aged adults. Consequently, organisms subject to consistent and strong ‘harvest selection’ by fishers, hunters, and plant harvesters may be expected to show particularly rapid and dramatic changes in phenotype. However, a comparison of the rate at which phenotypic changes in exploited taxa occurs relative to other systems has never been undertaken. Here, we show that average phenotypic changes in 40 human-harvested systems are much more rapid than changes reported in studies examining not only natural (n = 20 systems) but also other human-driven (n = 25 systems) perturbations in the wild, outpacing them by &gt;300% and 50%, respectively. Accordingly, harvested organisms show some of the most abrupt trait changes ever observed in wild populations, providing a new appreciation for how fast phenotypes are capable of changing. These changes, which include average declines of almost 20% in size-related traits and shifts in life history traits of nearly 25%, are most rapid in commercially exploited systems and, thus, have profound conservation and economic implications. Specifically, the widespread potential for transitively rapid and large effects on size- or life history-mediated ecological dynamics might imperil populations, industries, and ecosystems.","container-title":"Proceedings of the National Academy of Sciences","DOI":"10.1073/pnas.0809235106","ISSN":"0027-8424, 1091-6490","issue":"3","journalAbbreviation":"PNAS","language":"en","note":"PMID: 19139415","page":"952-954","source":"www.pnas.org","title":"Human predators outpace other agents of trait change in the wild","volume":"106","author":[{"family":"Darimont","given":"Chris T."},{"family":"Carlson","given":"Stephanie M."},{"family":"Kinnison","given":"Michael T."},{"family":"Paquet","given":"Paul C."},{"family":"Reimchen","given":"Thomas E."},{"family":"Wilmers","given":"Christopher C."}],"issued":{"date-parts":[["2009",1,20]]}}}],"schema":"https://github.com/citation-style-language/schema/raw/master/csl-citation.json"} </w:instrText>
      </w:r>
      <w:r w:rsidRPr="00496E2D">
        <w:rPr>
          <w:rFonts w:cstheme="minorHAnsi"/>
          <w:sz w:val="22"/>
          <w:szCs w:val="22"/>
        </w:rPr>
        <w:fldChar w:fldCharType="separate"/>
      </w:r>
      <w:r w:rsidRPr="008E50B7">
        <w:rPr>
          <w:rFonts w:ascii="Calibri" w:hAnsi="Calibri" w:cs="Calibri"/>
          <w:sz w:val="22"/>
        </w:rPr>
        <w:t>(</w:t>
      </w:r>
      <w:proofErr w:type="spellStart"/>
      <w:r w:rsidRPr="008E50B7">
        <w:rPr>
          <w:rFonts w:ascii="Calibri" w:hAnsi="Calibri" w:cs="Calibri"/>
          <w:sz w:val="22"/>
        </w:rPr>
        <w:t>Darimont</w:t>
      </w:r>
      <w:proofErr w:type="spellEnd"/>
      <w:r w:rsidRPr="008E50B7">
        <w:rPr>
          <w:rFonts w:ascii="Calibri" w:hAnsi="Calibri" w:cs="Calibri"/>
          <w:sz w:val="22"/>
        </w:rPr>
        <w:t xml:space="preserve"> </w:t>
      </w:r>
      <w:r w:rsidRPr="008E50B7">
        <w:rPr>
          <w:rFonts w:ascii="Calibri" w:hAnsi="Calibri" w:cs="Calibri"/>
          <w:i/>
          <w:iCs/>
          <w:sz w:val="22"/>
        </w:rPr>
        <w:t>et al.</w:t>
      </w:r>
      <w:r w:rsidRPr="008E50B7">
        <w:rPr>
          <w:rFonts w:ascii="Calibri" w:hAnsi="Calibri" w:cs="Calibri"/>
          <w:sz w:val="22"/>
        </w:rPr>
        <w:t xml:space="preserve"> 2009)</w:t>
      </w:r>
      <w:r w:rsidRPr="00496E2D">
        <w:rPr>
          <w:rFonts w:cstheme="minorHAnsi"/>
          <w:sz w:val="22"/>
          <w:szCs w:val="22"/>
        </w:rPr>
        <w:fldChar w:fldCharType="end"/>
      </w:r>
      <w:del w:id="222" w:author="John DeLong" w:date="2020-08-12T17:31:00Z">
        <w:r w:rsidRPr="00496E2D" w:rsidDel="005164FC">
          <w:rPr>
            <w:rFonts w:cstheme="minorHAnsi"/>
            <w:sz w:val="22"/>
            <w:szCs w:val="22"/>
          </w:rPr>
          <w:delText xml:space="preserve"> </w:delText>
        </w:r>
      </w:del>
      <w:r w:rsidRPr="00496E2D">
        <w:rPr>
          <w:rFonts w:cstheme="minorHAnsi"/>
          <w:sz w:val="22"/>
          <w:szCs w:val="22"/>
        </w:rPr>
        <w:t>. In Windermere pike (</w:t>
      </w:r>
      <w:proofErr w:type="spellStart"/>
      <w:r w:rsidRPr="00496E2D">
        <w:rPr>
          <w:rFonts w:cstheme="minorHAnsi"/>
          <w:i/>
          <w:sz w:val="22"/>
          <w:szCs w:val="22"/>
        </w:rPr>
        <w:t>Esox</w:t>
      </w:r>
      <w:proofErr w:type="spellEnd"/>
      <w:r w:rsidRPr="00496E2D">
        <w:rPr>
          <w:rFonts w:cstheme="minorHAnsi"/>
          <w:i/>
          <w:sz w:val="22"/>
          <w:szCs w:val="22"/>
        </w:rPr>
        <w:t xml:space="preserve"> </w:t>
      </w:r>
      <w:proofErr w:type="spellStart"/>
      <w:r w:rsidRPr="00496E2D">
        <w:rPr>
          <w:rFonts w:cstheme="minorHAnsi"/>
          <w:i/>
          <w:sz w:val="22"/>
          <w:szCs w:val="22"/>
        </w:rPr>
        <w:t>lucius</w:t>
      </w:r>
      <w:proofErr w:type="spellEnd"/>
      <w:r w:rsidRPr="00496E2D">
        <w:rPr>
          <w:rFonts w:cstheme="minorHAnsi"/>
          <w:sz w:val="22"/>
          <w:szCs w:val="22"/>
        </w:rPr>
        <w:t xml:space="preserve">), for example, harvesting is thought to have altered the fitness landscape and generated selection away from the direction driven by the natural setting </w:t>
      </w:r>
      <w:r w:rsidRPr="00496E2D">
        <w:rPr>
          <w:rFonts w:cstheme="minorHAnsi"/>
          <w:sz w:val="22"/>
          <w:szCs w:val="22"/>
        </w:rPr>
        <w:fldChar w:fldCharType="begin"/>
      </w:r>
      <w:r w:rsidR="00213991">
        <w:rPr>
          <w:rFonts w:cstheme="minorHAnsi"/>
          <w:sz w:val="22"/>
          <w:szCs w:val="22"/>
        </w:rPr>
        <w:instrText xml:space="preserve"> ADDIN ZOTERO_ITEM CSL_CITATION {"citationID":"JSQXKBFR","properties":{"formattedCitation":"(Edeline {\\i{}et al.} 2007)","plainCitation":"(Edeline et al. 2007)","noteIndex":0},"citationItems":[{"id":"OdB3TNWW/LWAZqmMr","uris":["http://zotero.org/users/1264037/items/NERNKUZN"],"uri":["http://zotero.org/users/1264037/items/NERNKUZN"],"itemData":{"id":2779,"type":"article-journal","abstract":"Selective harvest of large individuals should alter natural adaptive landscapes and drive evolution toward reduced somatic growth and increased reproductive investment. However, few studies have simultaneously considered the relative importance of artificial and natural selection in driving trait changes in wild populations. Using 50 years of individual-based data on Windermere pike (Esox lucius), we show that trait changes tracked the adaptive peak, which moved in the direction imposed by the dominating selective force. Individual lifetime somatic growth decreased at the start of the time series because harvest selection was strong and natural selection was too weak to override the strength of harvest selection. However, natural selection favoring fast somatic growth strengthened across the time series in parallel with the increase in pike abundance and, presumably, cannibalism. Harvest selection was overridden by natural selection when the fishing effort dwindled, triggering a rapid increase in pike somatic growth. The two selective forces appear to have acted in concert during only one short period of prey collapse that favored slow-growing pike. Moreover, increased somatic growth occurred concurrently with a reduction in reproductive investment in young and small female pike, indicating a tradeoff between growth and reproduction. The age-specific amplitude of this change paralleled the age-specific strength of harvest pressure, suggesting that reduced investment was also a response to increased life expectancy. This is the first study to demonstrate that a consideration of both natural selection and artificial selection is needed to fully explain time-varying trait dynamics in harvested populations.","container-title":"Proceedings of the National Academy of Sciences","DOI":"10.1073/pnas.0705908104","ISSN":"0027-8424, 1091-6490","issue":"40","journalAbbreviation":"PNAS","language":"en","note":"PMID: 17898170","page":"15799-15804","source":"www.pnas.org","title":"Trait changes in a harvested population are driven by a dynamic tug-of-war between natural and harvest selection","volume":"104","author":[{"family":"Edeline","given":"Eric"},{"family":"Carlson","given":"Stephanie M."},{"family":"Stige","given":"Leif C."},{"family":"Winfield","given":"Ian J."},{"family":"Fletcher","given":"Janice M."},{"family":"James","given":"J. Ben"},{"family":"Haugen","given":"Thrond O."},{"family":"Vøllestad","given":"L. Asbjørn"},{"family":"Stenseth","given":"Nils C."}],"issued":{"date-parts":[["2007",10,2]]}}}],"schema":"https://github.com/citation-style-language/schema/raw/master/csl-citation.json"} </w:instrText>
      </w:r>
      <w:r w:rsidRPr="00496E2D">
        <w:rPr>
          <w:rFonts w:cstheme="minorHAnsi"/>
          <w:sz w:val="22"/>
          <w:szCs w:val="22"/>
        </w:rPr>
        <w:fldChar w:fldCharType="separate"/>
      </w:r>
      <w:r w:rsidRPr="008E50B7">
        <w:rPr>
          <w:rFonts w:ascii="Calibri" w:hAnsi="Calibri" w:cs="Calibri"/>
          <w:sz w:val="22"/>
        </w:rPr>
        <w:t>(</w:t>
      </w:r>
      <w:proofErr w:type="spellStart"/>
      <w:r w:rsidRPr="008E50B7">
        <w:rPr>
          <w:rFonts w:ascii="Calibri" w:hAnsi="Calibri" w:cs="Calibri"/>
          <w:sz w:val="22"/>
        </w:rPr>
        <w:t>Edeline</w:t>
      </w:r>
      <w:proofErr w:type="spellEnd"/>
      <w:r w:rsidRPr="008E50B7">
        <w:rPr>
          <w:rFonts w:ascii="Calibri" w:hAnsi="Calibri" w:cs="Calibri"/>
          <w:sz w:val="22"/>
        </w:rPr>
        <w:t xml:space="preserve"> </w:t>
      </w:r>
      <w:r w:rsidRPr="008E50B7">
        <w:rPr>
          <w:rFonts w:ascii="Calibri" w:hAnsi="Calibri" w:cs="Calibri"/>
          <w:i/>
          <w:iCs/>
          <w:sz w:val="22"/>
        </w:rPr>
        <w:t>et al.</w:t>
      </w:r>
      <w:r w:rsidRPr="008E50B7">
        <w:rPr>
          <w:rFonts w:ascii="Calibri" w:hAnsi="Calibri" w:cs="Calibri"/>
          <w:sz w:val="22"/>
        </w:rPr>
        <w:t xml:space="preserve"> 2007)</w:t>
      </w:r>
      <w:r w:rsidRPr="00496E2D">
        <w:rPr>
          <w:rFonts w:cstheme="minorHAnsi"/>
          <w:sz w:val="22"/>
          <w:szCs w:val="22"/>
        </w:rPr>
        <w:fldChar w:fldCharType="end"/>
      </w:r>
      <w:r w:rsidRPr="00496E2D">
        <w:rPr>
          <w:rFonts w:cstheme="minorHAnsi"/>
          <w:sz w:val="22"/>
          <w:szCs w:val="22"/>
        </w:rPr>
        <w:t xml:space="preserve">. This </w:t>
      </w:r>
      <w:r>
        <w:rPr>
          <w:rFonts w:cstheme="minorHAnsi"/>
          <w:sz w:val="22"/>
          <w:szCs w:val="22"/>
        </w:rPr>
        <w:t>evolutionary outcome</w:t>
      </w:r>
      <w:r w:rsidRPr="00496E2D">
        <w:rPr>
          <w:rFonts w:cstheme="minorHAnsi"/>
          <w:sz w:val="22"/>
          <w:szCs w:val="22"/>
        </w:rPr>
        <w:t xml:space="preserve"> could represent both the direct selective effects of harvesting itself but also the presence of a transient attractor that competed with an ESS attractor, since harvesting maintained populations in a transient state. Understanding evolution in such populations may require a disequilibrium (transient) approach, because harvested populations are by definition being held below their potential equilibrium. To the degree that these populations show density dependence in their birth or death rates, similar to but not necessarily following the birth-death logistic model, they are likely to also display TEAs that could draw their traits away from the starting values, whether the initial trait distributions are at the ESS value or not. </w:t>
      </w:r>
      <w:r>
        <w:rPr>
          <w:rFonts w:cstheme="minorHAnsi"/>
          <w:sz w:val="22"/>
          <w:szCs w:val="22"/>
        </w:rPr>
        <w:t>Culling</w:t>
      </w:r>
      <w:r w:rsidRPr="00496E2D">
        <w:rPr>
          <w:rFonts w:cstheme="minorHAnsi"/>
          <w:sz w:val="22"/>
          <w:szCs w:val="22"/>
        </w:rPr>
        <w:t xml:space="preserve"> our simulated population nearly halve</w:t>
      </w:r>
      <w:r>
        <w:rPr>
          <w:rFonts w:cstheme="minorHAnsi"/>
          <w:sz w:val="22"/>
          <w:szCs w:val="22"/>
        </w:rPr>
        <w:t>d</w:t>
      </w:r>
      <w:r w:rsidRPr="00496E2D">
        <w:rPr>
          <w:rFonts w:cstheme="minorHAnsi"/>
          <w:sz w:val="22"/>
          <w:szCs w:val="22"/>
        </w:rPr>
        <w:t xml:space="preserve"> the fecundity of the population, even without </w:t>
      </w:r>
      <w:r>
        <w:rPr>
          <w:rFonts w:cstheme="minorHAnsi"/>
          <w:sz w:val="22"/>
          <w:szCs w:val="22"/>
        </w:rPr>
        <w:t>it</w:t>
      </w:r>
      <w:r w:rsidRPr="00496E2D">
        <w:rPr>
          <w:rFonts w:cstheme="minorHAnsi"/>
          <w:sz w:val="22"/>
          <w:szCs w:val="22"/>
        </w:rPr>
        <w:t xml:space="preserve"> having a direct selective effect</w:t>
      </w:r>
      <w:r>
        <w:rPr>
          <w:rFonts w:cstheme="minorHAnsi"/>
          <w:sz w:val="22"/>
          <w:szCs w:val="22"/>
        </w:rPr>
        <w:t xml:space="preserve"> (as captured by the equation for the evolutionary dynamics)</w:t>
      </w:r>
      <w:r w:rsidRPr="00496E2D">
        <w:rPr>
          <w:rFonts w:cstheme="minorHAnsi"/>
          <w:sz w:val="22"/>
          <w:szCs w:val="22"/>
        </w:rPr>
        <w:t xml:space="preserve">. </w:t>
      </w:r>
      <w:r>
        <w:rPr>
          <w:rFonts w:cstheme="minorHAnsi"/>
          <w:sz w:val="22"/>
          <w:szCs w:val="22"/>
        </w:rPr>
        <w:t>This would have long-term ramifications for the culled population, as the ecological equilibrium would not quickly return to the pre-cull levels upon relaxation of the cull.</w:t>
      </w:r>
    </w:p>
    <w:p w14:paraId="3481BF8C" w14:textId="63DFE929" w:rsidR="00966191" w:rsidRPr="00496E2D" w:rsidRDefault="00966191" w:rsidP="00966191">
      <w:pPr>
        <w:spacing w:after="0" w:line="480" w:lineRule="auto"/>
        <w:ind w:firstLine="720"/>
        <w:contextualSpacing/>
        <w:rPr>
          <w:rFonts w:cstheme="minorHAnsi"/>
          <w:sz w:val="22"/>
          <w:szCs w:val="22"/>
        </w:rPr>
      </w:pPr>
      <w:r>
        <w:rPr>
          <w:rFonts w:cstheme="minorHAnsi"/>
          <w:sz w:val="22"/>
          <w:szCs w:val="22"/>
        </w:rPr>
        <w:t xml:space="preserve">Studying the evolutionary process from the perspective of stochastic birth-death processes increases the opportunity for profitable cross-pollination between ecological and evolutionary theory </w:t>
      </w:r>
      <w:r>
        <w:rPr>
          <w:rFonts w:cstheme="minorHAnsi"/>
          <w:sz w:val="22"/>
          <w:szCs w:val="22"/>
        </w:rPr>
        <w:fldChar w:fldCharType="begin"/>
      </w:r>
      <w:r w:rsidR="00213991">
        <w:rPr>
          <w:rFonts w:cstheme="minorHAnsi"/>
          <w:sz w:val="22"/>
          <w:szCs w:val="22"/>
        </w:rPr>
        <w:instrText xml:space="preserve"> ADDIN ZOTERO_ITEM CSL_CITATION {"citationID":"PiqGADVd","properties":{"formattedCitation":"(Doebeli {\\i{}et al.} 2017)","plainCitation":"(Doebeli et al. 2017)","noteIndex":0},"citationItems":[{"id":3547,"uris":["http://zotero.org/users/246158/items/WL354K73"],"uri":["http://zotero.org/users/246158/items/WL354K73"],"itemData":{"id":3547,"type":"article-journal","abstract":"Most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r>
        <w:rPr>
          <w:rFonts w:cstheme="minorHAnsi"/>
          <w:sz w:val="22"/>
          <w:szCs w:val="22"/>
        </w:rPr>
        <w:fldChar w:fldCharType="separate"/>
      </w:r>
      <w:r w:rsidRPr="00FA2351">
        <w:rPr>
          <w:rFonts w:ascii="Calibri" w:cs="Calibri"/>
          <w:sz w:val="22"/>
        </w:rPr>
        <w:t>(</w:t>
      </w:r>
      <w:proofErr w:type="spellStart"/>
      <w:r w:rsidRPr="00FA2351">
        <w:rPr>
          <w:rFonts w:ascii="Calibri" w:cs="Calibri"/>
          <w:sz w:val="22"/>
        </w:rPr>
        <w:t>Doebeli</w:t>
      </w:r>
      <w:proofErr w:type="spellEnd"/>
      <w:r w:rsidRPr="00FA2351">
        <w:rPr>
          <w:rFonts w:ascii="Calibri" w:cs="Calibri"/>
          <w:sz w:val="22"/>
        </w:rPr>
        <w:t xml:space="preserve"> </w:t>
      </w:r>
      <w:r w:rsidRPr="00FA2351">
        <w:rPr>
          <w:rFonts w:ascii="Calibri" w:cs="Calibri"/>
          <w:i/>
          <w:iCs/>
          <w:sz w:val="22"/>
        </w:rPr>
        <w:t>et al.</w:t>
      </w:r>
      <w:r w:rsidRPr="00FA2351">
        <w:rPr>
          <w:rFonts w:ascii="Calibri" w:cs="Calibri"/>
          <w:sz w:val="22"/>
        </w:rPr>
        <w:t xml:space="preserve"> 2017)</w:t>
      </w:r>
      <w:r>
        <w:rPr>
          <w:rFonts w:cstheme="minorHAnsi"/>
          <w:sz w:val="22"/>
          <w:szCs w:val="22"/>
        </w:rPr>
        <w:fldChar w:fldCharType="end"/>
      </w:r>
      <w:r>
        <w:rPr>
          <w:rFonts w:cstheme="minorHAnsi"/>
          <w:sz w:val="22"/>
          <w:szCs w:val="22"/>
        </w:rPr>
        <w:t xml:space="preserve">. In particular, while other authors have used approaches very similar to GEMs to test the predictions of classic evolutionary theory (e.g., </w:t>
      </w:r>
      <w:r>
        <w:rPr>
          <w:rFonts w:cstheme="minorHAnsi"/>
          <w:sz w:val="22"/>
          <w:szCs w:val="22"/>
        </w:rPr>
        <w:fldChar w:fldCharType="begin"/>
      </w:r>
      <w:r w:rsidR="00213991">
        <w:rPr>
          <w:rFonts w:cstheme="minorHAnsi"/>
          <w:sz w:val="22"/>
          <w:szCs w:val="22"/>
        </w:rPr>
        <w:instrText xml:space="preserve"> ADDIN ZOTERO_ITEM CSL_CITATION {"citationID":"wFVCLkqL","properties":{"formattedCitation":"(Claessen {\\i{}et al.} 2007)","plainCitation":"(Claessen et al. 2007)","dontUpdate":true,"noteIndex":0},"citationItems":[{"id":3569,"uris":["http://zotero.org/users/246158/items/PDHA689K"],"uri":["http://zotero.org/users/246158/items/PDHA689K"],"itemData":{"id":3569,"type":"article-journal","container-title":"Evolutionary Ecology Research","issue":"1","note":"publisher: Evolutionary Ecology, Ltd.","page":"51–69","title":"Delayed evolutionary branching in small populations","volume":"9","author":[{"family":"Claessen","given":"David"},{"family":"Andersson","given":"Jens"},{"family":"Persson","given":"Lennart"},{"family":"Roos","given":"André M","non-dropping-particle":"de"}],"issued":{"date-parts":[["2007"]]}}}],"schema":"https://github.com/citation-style-language/schema/raw/master/csl-citation.json"} </w:instrText>
      </w:r>
      <w:r>
        <w:rPr>
          <w:rFonts w:cstheme="minorHAnsi"/>
          <w:sz w:val="22"/>
          <w:szCs w:val="22"/>
        </w:rPr>
        <w:fldChar w:fldCharType="separate"/>
      </w:r>
      <w:proofErr w:type="spellStart"/>
      <w:r w:rsidRPr="001409F9">
        <w:rPr>
          <w:rFonts w:ascii="Calibri" w:cs="Calibri"/>
          <w:sz w:val="22"/>
        </w:rPr>
        <w:t>Claessen</w:t>
      </w:r>
      <w:proofErr w:type="spellEnd"/>
      <w:r w:rsidRPr="001409F9">
        <w:rPr>
          <w:rFonts w:ascii="Calibri" w:cs="Calibri"/>
          <w:sz w:val="22"/>
        </w:rPr>
        <w:t xml:space="preserve"> </w:t>
      </w:r>
      <w:r w:rsidRPr="001409F9">
        <w:rPr>
          <w:rFonts w:ascii="Calibri" w:cs="Calibri"/>
          <w:i/>
          <w:iCs/>
          <w:sz w:val="22"/>
        </w:rPr>
        <w:t>et al.</w:t>
      </w:r>
      <w:r w:rsidRPr="001409F9">
        <w:rPr>
          <w:rFonts w:ascii="Calibri" w:cs="Calibri"/>
          <w:sz w:val="22"/>
        </w:rPr>
        <w:t xml:space="preserve"> 2007)</w:t>
      </w:r>
      <w:r>
        <w:rPr>
          <w:rFonts w:cstheme="minorHAnsi"/>
          <w:sz w:val="22"/>
          <w:szCs w:val="22"/>
        </w:rPr>
        <w:fldChar w:fldCharType="end"/>
      </w:r>
      <w:r>
        <w:rPr>
          <w:rFonts w:cstheme="minorHAnsi"/>
          <w:sz w:val="22"/>
          <w:szCs w:val="22"/>
        </w:rPr>
        <w:t xml:space="preserve">, GEMs provide a natural and straightforward way to reformulate classic ecological models into stochastic evolutionary birth-death processes </w:t>
      </w:r>
      <w:r>
        <w:rPr>
          <w:rFonts w:cstheme="minorHAnsi"/>
          <w:sz w:val="22"/>
          <w:szCs w:val="22"/>
        </w:rPr>
        <w:fldChar w:fldCharType="begin"/>
      </w:r>
      <w:r w:rsidR="00213991">
        <w:rPr>
          <w:rFonts w:cstheme="minorHAnsi"/>
          <w:sz w:val="22"/>
          <w:szCs w:val="22"/>
        </w:rPr>
        <w:instrText xml:space="preserve"> ADDIN ZOTERO_ITEM CSL_CITATION {"citationID":"bYtTteod","properties":{"formattedCitation":"(DeLong &amp; Gibert 2016; DeLong &amp; Luhring 2018; DeLong &amp; Belmaker 2019)","plainCitation":"(DeLong &amp; Gibert 2016; DeLong &amp; Luhring 2018; DeLong &amp; Belmaker 2019)","noteIndex":0},"citationItems":[{"id":"OdB3TNWW/AUqife06","uris":["http://zotero.org/users/1264037/items/QD62TNZM"],"uri":["http://zotero.org/users/1264037/items/QD62TNZM"],"itemData":{"id":2631,"type":"article-journal","abstract":"Heritable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P."}],"issued":{"date-parts":[["2016",2,1]]}}},{"id":"OdB3TNWW/TLx7CKEP","uris":["http://zotero.org/users/1264037/items/CPMJ5H34"],"uri":["http://zotero.org/users/1264037/items/CPMJ5H34"],"itemData":{"id":6088,"type":"article-journal","abstract":"Age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M."}],"issued":{"date-parts":[["2018",4,1]]}}},{"id":"OdB3TNWW/SWO2uuJ2","uris":["http://zotero.org/users/1264037/items/XCPYDJP6"],"uri":["http://zotero.org/users/1264037/items/XCPYDJP6"],"itemData":{"id":7518,"type":"article-journal","abstract":"Invading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r>
        <w:rPr>
          <w:rFonts w:cstheme="minorHAnsi"/>
          <w:sz w:val="22"/>
          <w:szCs w:val="22"/>
        </w:rPr>
        <w:fldChar w:fldCharType="separate"/>
      </w:r>
      <w:r>
        <w:rPr>
          <w:rFonts w:cstheme="minorHAnsi"/>
          <w:noProof/>
          <w:sz w:val="22"/>
          <w:szCs w:val="22"/>
        </w:rPr>
        <w:t>(DeLong &amp; Gibert 2016; DeLong &amp; Luhring 2018; DeLong &amp; Belmaker 2019)</w:t>
      </w:r>
      <w:r>
        <w:rPr>
          <w:rFonts w:cstheme="minorHAnsi"/>
          <w:sz w:val="22"/>
          <w:szCs w:val="22"/>
        </w:rPr>
        <w:fldChar w:fldCharType="end"/>
      </w:r>
      <w:r>
        <w:rPr>
          <w:rFonts w:cstheme="minorHAnsi"/>
          <w:sz w:val="22"/>
          <w:szCs w:val="22"/>
        </w:rPr>
        <w:t xml:space="preserve">, allowing </w:t>
      </w:r>
      <w:r>
        <w:rPr>
          <w:rFonts w:cstheme="minorHAnsi"/>
          <w:sz w:val="22"/>
          <w:szCs w:val="22"/>
        </w:rPr>
        <w:lastRenderedPageBreak/>
        <w:t xml:space="preserve">ecologists and evolutionary biologists to study the feedback between ecological and evolutionary dynamics that emerges out of such a reformulation. </w:t>
      </w:r>
    </w:p>
    <w:p w14:paraId="709E1C32" w14:textId="3F76FF07" w:rsidR="00966191" w:rsidRPr="00496E2D" w:rsidRDefault="00966191" w:rsidP="00966191">
      <w:pPr>
        <w:spacing w:after="0" w:line="480" w:lineRule="auto"/>
        <w:ind w:firstLine="720"/>
        <w:contextualSpacing/>
        <w:rPr>
          <w:rFonts w:cstheme="minorHAnsi"/>
          <w:sz w:val="22"/>
          <w:szCs w:val="22"/>
        </w:rPr>
      </w:pPr>
      <w:r w:rsidRPr="00496E2D">
        <w:rPr>
          <w:rFonts w:cstheme="minorHAnsi"/>
          <w:sz w:val="22"/>
          <w:szCs w:val="22"/>
        </w:rPr>
        <w:t xml:space="preserve">In conclusion, our results indicate that </w:t>
      </w:r>
      <w:r>
        <w:rPr>
          <w:rFonts w:cstheme="minorHAnsi"/>
          <w:sz w:val="22"/>
          <w:szCs w:val="22"/>
        </w:rPr>
        <w:t xml:space="preserve">stochastic birth-death processes, by introducing </w:t>
      </w:r>
      <w:r w:rsidRPr="00496E2D">
        <w:rPr>
          <w:rFonts w:cstheme="minorHAnsi"/>
          <w:sz w:val="22"/>
          <w:szCs w:val="22"/>
        </w:rPr>
        <w:t xml:space="preserve">individual variation and </w:t>
      </w:r>
      <w:r>
        <w:rPr>
          <w:rFonts w:cstheme="minorHAnsi"/>
          <w:sz w:val="22"/>
          <w:szCs w:val="22"/>
        </w:rPr>
        <w:t xml:space="preserve">demographic </w:t>
      </w:r>
      <w:r w:rsidRPr="00496E2D">
        <w:rPr>
          <w:rFonts w:cstheme="minorHAnsi"/>
          <w:sz w:val="22"/>
          <w:szCs w:val="22"/>
        </w:rPr>
        <w:t>stochasticity</w:t>
      </w:r>
      <w:r>
        <w:rPr>
          <w:rFonts w:cstheme="minorHAnsi"/>
          <w:sz w:val="22"/>
          <w:szCs w:val="22"/>
        </w:rPr>
        <w:t>, can</w:t>
      </w:r>
      <w:r w:rsidRPr="00496E2D">
        <w:rPr>
          <w:rFonts w:cstheme="minorHAnsi"/>
          <w:sz w:val="22"/>
          <w:szCs w:val="22"/>
        </w:rPr>
        <w:t xml:space="preserve"> </w:t>
      </w:r>
      <w:r>
        <w:rPr>
          <w:rFonts w:cstheme="minorHAnsi"/>
          <w:sz w:val="22"/>
          <w:szCs w:val="22"/>
        </w:rPr>
        <w:t>produce</w:t>
      </w:r>
      <w:r w:rsidRPr="00496E2D">
        <w:rPr>
          <w:rFonts w:cstheme="minorHAnsi"/>
          <w:sz w:val="22"/>
          <w:szCs w:val="22"/>
        </w:rPr>
        <w:t xml:space="preserve"> evolution</w:t>
      </w:r>
      <w:r>
        <w:rPr>
          <w:rFonts w:cstheme="minorHAnsi"/>
          <w:sz w:val="22"/>
          <w:szCs w:val="22"/>
        </w:rPr>
        <w:t>ary trajectories that differ significantly from</w:t>
      </w:r>
      <w:r w:rsidRPr="00496E2D">
        <w:rPr>
          <w:rFonts w:cstheme="minorHAnsi"/>
          <w:sz w:val="22"/>
          <w:szCs w:val="22"/>
        </w:rPr>
        <w:t xml:space="preserve"> expectations </w:t>
      </w:r>
      <w:r>
        <w:rPr>
          <w:rFonts w:cstheme="minorHAnsi"/>
          <w:sz w:val="22"/>
          <w:szCs w:val="22"/>
        </w:rPr>
        <w:t>based on</w:t>
      </w:r>
      <w:r w:rsidRPr="00496E2D">
        <w:rPr>
          <w:rFonts w:cstheme="minorHAnsi"/>
          <w:sz w:val="22"/>
          <w:szCs w:val="22"/>
        </w:rPr>
        <w:t xml:space="preserve"> deterministic </w:t>
      </w:r>
      <w:r>
        <w:rPr>
          <w:rFonts w:cstheme="minorHAnsi"/>
          <w:sz w:val="22"/>
          <w:szCs w:val="22"/>
        </w:rPr>
        <w:t xml:space="preserve">approaches, </w:t>
      </w:r>
      <w:r w:rsidRPr="00496E2D">
        <w:rPr>
          <w:rFonts w:cstheme="minorHAnsi"/>
          <w:sz w:val="22"/>
          <w:szCs w:val="22"/>
        </w:rPr>
        <w:t>reveal</w:t>
      </w:r>
      <w:r>
        <w:rPr>
          <w:rFonts w:cstheme="minorHAnsi"/>
          <w:sz w:val="22"/>
          <w:szCs w:val="22"/>
        </w:rPr>
        <w:t>ing</w:t>
      </w:r>
      <w:r w:rsidRPr="00496E2D">
        <w:rPr>
          <w:rFonts w:cstheme="minorHAnsi"/>
          <w:sz w:val="22"/>
          <w:szCs w:val="22"/>
        </w:rPr>
        <w:t xml:space="preserve"> powerful competing evolutionary attractors (TEAs) that have not factored into much (if any) current thinking </w:t>
      </w:r>
      <w:r>
        <w:rPr>
          <w:rFonts w:cstheme="minorHAnsi"/>
          <w:sz w:val="22"/>
          <w:szCs w:val="22"/>
        </w:rPr>
        <w:t>about</w:t>
      </w:r>
      <w:r w:rsidRPr="00496E2D">
        <w:rPr>
          <w:rFonts w:cstheme="minorHAnsi"/>
          <w:sz w:val="22"/>
          <w:szCs w:val="22"/>
        </w:rPr>
        <w:t xml:space="preserve"> the pace and path of adaptation.</w:t>
      </w:r>
      <w:r>
        <w:rPr>
          <w:rFonts w:cstheme="minorHAnsi"/>
          <w:sz w:val="22"/>
          <w:szCs w:val="22"/>
        </w:rPr>
        <w:t xml:space="preserve"> However, we also find that these TEAs can still be understood </w:t>
      </w:r>
      <w:del w:id="223" w:author="John DeLong" w:date="2020-08-12T09:56:00Z">
        <w:r w:rsidDel="001D2F23">
          <w:rPr>
            <w:rFonts w:cstheme="minorHAnsi"/>
            <w:sz w:val="22"/>
            <w:szCs w:val="22"/>
          </w:rPr>
          <w:delText xml:space="preserve">on </w:delText>
        </w:r>
      </w:del>
      <w:r>
        <w:rPr>
          <w:rFonts w:cstheme="minorHAnsi"/>
          <w:sz w:val="22"/>
          <w:szCs w:val="22"/>
        </w:rPr>
        <w:t xml:space="preserve">via the deterministic approximations, helping to reveal both the utility and the limitations of such approximations. </w:t>
      </w:r>
      <w:r w:rsidRPr="00496E2D">
        <w:rPr>
          <w:rFonts w:cstheme="minorHAnsi"/>
          <w:sz w:val="22"/>
          <w:szCs w:val="22"/>
        </w:rPr>
        <w:t>Becoming aware that evolution is relatively fast, and that many populations are in transient states rather than equilibrium states, may be essential for a fuller understanding of adaptation.</w:t>
      </w:r>
    </w:p>
    <w:p w14:paraId="7CACAF29" w14:textId="77777777" w:rsidR="00966191" w:rsidRPr="00AB5627" w:rsidRDefault="00966191" w:rsidP="00966191">
      <w:pPr>
        <w:spacing w:after="0" w:line="480" w:lineRule="auto"/>
        <w:contextualSpacing/>
        <w:rPr>
          <w:rFonts w:cstheme="minorHAnsi"/>
          <w:b/>
          <w:sz w:val="22"/>
          <w:szCs w:val="22"/>
        </w:rPr>
      </w:pPr>
      <w:r w:rsidRPr="00AB5627">
        <w:rPr>
          <w:rFonts w:cstheme="minorHAnsi"/>
          <w:b/>
          <w:sz w:val="22"/>
          <w:szCs w:val="22"/>
        </w:rPr>
        <w:t>Acknowledgements</w:t>
      </w:r>
    </w:p>
    <w:p w14:paraId="07C8A19F" w14:textId="77777777" w:rsidR="00966191" w:rsidRPr="00496E2D" w:rsidRDefault="00966191" w:rsidP="00966191">
      <w:pPr>
        <w:spacing w:after="0" w:line="480" w:lineRule="auto"/>
        <w:contextualSpacing/>
        <w:rPr>
          <w:rFonts w:cstheme="minorHAnsi"/>
          <w:sz w:val="22"/>
          <w:szCs w:val="22"/>
        </w:rPr>
      </w:pPr>
      <w:r>
        <w:rPr>
          <w:rFonts w:cstheme="minorHAnsi"/>
          <w:sz w:val="22"/>
          <w:szCs w:val="22"/>
        </w:rPr>
        <w:t xml:space="preserve">This work was supported in part by a grant to JPD from </w:t>
      </w:r>
      <w:r w:rsidRPr="0046658B">
        <w:rPr>
          <w:rFonts w:cstheme="minorHAnsi"/>
          <w:sz w:val="22"/>
          <w:szCs w:val="22"/>
        </w:rPr>
        <w:t>James S. McDonnell</w:t>
      </w:r>
      <w:r>
        <w:rPr>
          <w:rFonts w:cstheme="minorHAnsi"/>
          <w:sz w:val="22"/>
          <w:szCs w:val="22"/>
        </w:rPr>
        <w:t xml:space="preserve"> </w:t>
      </w:r>
      <w:r w:rsidRPr="0046658B">
        <w:rPr>
          <w:rFonts w:cstheme="minorHAnsi"/>
          <w:sz w:val="22"/>
          <w:szCs w:val="22"/>
        </w:rPr>
        <w:t>Foundation Studying Complex Systems Scholar Award</w:t>
      </w:r>
      <w:r>
        <w:rPr>
          <w:rFonts w:cstheme="minorHAnsi"/>
          <w:sz w:val="22"/>
          <w:szCs w:val="22"/>
        </w:rPr>
        <w:t>. The authors thank Troy Day for helpful feedback on an early version of this manuscript, and the associate editor and two reviewers for comments and suggestions that greatly improved this manuscript.</w:t>
      </w:r>
    </w:p>
    <w:p w14:paraId="36ED0FA1" w14:textId="77777777" w:rsidR="00966191" w:rsidRPr="00496E2D" w:rsidRDefault="00966191" w:rsidP="00966191">
      <w:pPr>
        <w:spacing w:after="0" w:line="480" w:lineRule="auto"/>
        <w:contextualSpacing/>
        <w:rPr>
          <w:rFonts w:cstheme="minorHAnsi"/>
          <w:b/>
          <w:sz w:val="22"/>
          <w:szCs w:val="22"/>
        </w:rPr>
      </w:pPr>
      <w:r w:rsidRPr="00496E2D">
        <w:rPr>
          <w:rFonts w:cstheme="minorHAnsi"/>
          <w:b/>
          <w:sz w:val="22"/>
          <w:szCs w:val="22"/>
        </w:rPr>
        <w:t>References</w:t>
      </w:r>
    </w:p>
    <w:p w14:paraId="7864FD3B" w14:textId="77777777" w:rsidR="00EB5B9D" w:rsidRPr="00EB5B9D" w:rsidRDefault="00966191" w:rsidP="00EB5B9D">
      <w:pPr>
        <w:pStyle w:val="Bibliography"/>
      </w:pPr>
      <w:r w:rsidRPr="00496E2D">
        <w:fldChar w:fldCharType="begin"/>
      </w:r>
      <w:r>
        <w:instrText xml:space="preserve"> ADDIN ZOTERO_BIBL {"uncited":[],"omitted":[],"custom":[]} CSL_BIBLIOGRAPHY </w:instrText>
      </w:r>
      <w:r w:rsidRPr="00496E2D">
        <w:fldChar w:fldCharType="separate"/>
      </w:r>
      <w:r w:rsidR="00EB5B9D" w:rsidRPr="00EB5B9D">
        <w:t xml:space="preserve">Abbott, K.C. &amp; </w:t>
      </w:r>
      <w:proofErr w:type="spellStart"/>
      <w:r w:rsidR="00EB5B9D" w:rsidRPr="00EB5B9D">
        <w:t>Nolting</w:t>
      </w:r>
      <w:proofErr w:type="spellEnd"/>
      <w:r w:rsidR="00EB5B9D" w:rsidRPr="00EB5B9D">
        <w:t xml:space="preserve">, B.C. (2017). Alternative (un)stable states in a stochastic predator–prey model. </w:t>
      </w:r>
      <w:r w:rsidR="00EB5B9D" w:rsidRPr="00EB5B9D">
        <w:rPr>
          <w:i/>
          <w:iCs/>
        </w:rPr>
        <w:t>Ecological Complexity</w:t>
      </w:r>
      <w:r w:rsidR="00EB5B9D" w:rsidRPr="00EB5B9D">
        <w:t>, Uncertainty in Ecology, 32, 181–195.</w:t>
      </w:r>
    </w:p>
    <w:p w14:paraId="5553BFBC" w14:textId="77777777" w:rsidR="00EB5B9D" w:rsidRPr="00EB5B9D" w:rsidRDefault="00EB5B9D" w:rsidP="00EB5B9D">
      <w:pPr>
        <w:pStyle w:val="Bibliography"/>
      </w:pPr>
      <w:r w:rsidRPr="00EB5B9D">
        <w:t xml:space="preserve">Abrams. (2001). Modelling the adaptive dynamics of traits involved in inter- and intraspecific interactions: An assessment of three methods. </w:t>
      </w:r>
      <w:r w:rsidRPr="00EB5B9D">
        <w:rPr>
          <w:i/>
          <w:iCs/>
        </w:rPr>
        <w:t>Ecology Letters</w:t>
      </w:r>
      <w:r w:rsidRPr="00EB5B9D">
        <w:t>, 4, 166–175.</w:t>
      </w:r>
    </w:p>
    <w:p w14:paraId="08EF8084" w14:textId="77777777" w:rsidR="00EB5B9D" w:rsidRPr="00EB5B9D" w:rsidRDefault="00EB5B9D" w:rsidP="00EB5B9D">
      <w:pPr>
        <w:pStyle w:val="Bibliography"/>
      </w:pPr>
      <w:r w:rsidRPr="00EB5B9D">
        <w:t xml:space="preserve">Abrams, P.A., Harada, Y. &amp; Matsuda, H. (1993a). On the relationship between quantitative genetic and ESS models. </w:t>
      </w:r>
      <w:r w:rsidRPr="00EB5B9D">
        <w:rPr>
          <w:i/>
          <w:iCs/>
        </w:rPr>
        <w:t>Evolution</w:t>
      </w:r>
      <w:r w:rsidRPr="00EB5B9D">
        <w:t>, 47, 982–985.</w:t>
      </w:r>
    </w:p>
    <w:p w14:paraId="67220D09" w14:textId="77777777" w:rsidR="00EB5B9D" w:rsidRPr="00EB5B9D" w:rsidRDefault="00EB5B9D" w:rsidP="00EB5B9D">
      <w:pPr>
        <w:pStyle w:val="Bibliography"/>
      </w:pPr>
      <w:r w:rsidRPr="00EB5B9D">
        <w:t xml:space="preserve">Abrams, P.A., Matsuda, H. &amp; Harada, Y. (1993b). Evolutionarily unstable fitness maxima and stable fitness minima of continuous traits. </w:t>
      </w:r>
      <w:proofErr w:type="spellStart"/>
      <w:r w:rsidRPr="00EB5B9D">
        <w:rPr>
          <w:i/>
          <w:iCs/>
        </w:rPr>
        <w:t>Evol</w:t>
      </w:r>
      <w:proofErr w:type="spellEnd"/>
      <w:r w:rsidRPr="00EB5B9D">
        <w:rPr>
          <w:i/>
          <w:iCs/>
        </w:rPr>
        <w:t xml:space="preserve"> </w:t>
      </w:r>
      <w:proofErr w:type="spellStart"/>
      <w:r w:rsidRPr="00EB5B9D">
        <w:rPr>
          <w:i/>
          <w:iCs/>
        </w:rPr>
        <w:t>Ecol</w:t>
      </w:r>
      <w:proofErr w:type="spellEnd"/>
      <w:r w:rsidRPr="00EB5B9D">
        <w:t>, 7, 465–487.</w:t>
      </w:r>
    </w:p>
    <w:p w14:paraId="205AFE3E" w14:textId="77777777" w:rsidR="00EB5B9D" w:rsidRPr="00EB5B9D" w:rsidRDefault="00EB5B9D" w:rsidP="00EB5B9D">
      <w:pPr>
        <w:pStyle w:val="Bibliography"/>
      </w:pPr>
      <w:r w:rsidRPr="00EB5B9D">
        <w:t xml:space="preserve">Abrams, P.A., Matsuda, H. &amp; Harada, Y. (1993c). Evolutionarily unstable fitness maxima and stable fitness minima of continuous traits. </w:t>
      </w:r>
      <w:proofErr w:type="spellStart"/>
      <w:r w:rsidRPr="00EB5B9D">
        <w:rPr>
          <w:i/>
          <w:iCs/>
        </w:rPr>
        <w:t>Evol</w:t>
      </w:r>
      <w:proofErr w:type="spellEnd"/>
      <w:r w:rsidRPr="00EB5B9D">
        <w:rPr>
          <w:i/>
          <w:iCs/>
        </w:rPr>
        <w:t xml:space="preserve"> </w:t>
      </w:r>
      <w:proofErr w:type="spellStart"/>
      <w:r w:rsidRPr="00EB5B9D">
        <w:rPr>
          <w:i/>
          <w:iCs/>
        </w:rPr>
        <w:t>Ecol</w:t>
      </w:r>
      <w:proofErr w:type="spellEnd"/>
      <w:r w:rsidRPr="00EB5B9D">
        <w:t>, 7, 465–487.</w:t>
      </w:r>
    </w:p>
    <w:p w14:paraId="5DD8608C" w14:textId="77777777" w:rsidR="00EB5B9D" w:rsidRPr="00EB5B9D" w:rsidRDefault="00EB5B9D" w:rsidP="00EB5B9D">
      <w:pPr>
        <w:pStyle w:val="Bibliography"/>
      </w:pPr>
      <w:r w:rsidRPr="00EB5B9D">
        <w:t xml:space="preserve">Andrewartha, H.G. &amp; Birch, L.C. (1954). </w:t>
      </w:r>
      <w:r w:rsidRPr="00EB5B9D">
        <w:rPr>
          <w:i/>
          <w:iCs/>
        </w:rPr>
        <w:t>The distribution and abundance of animals</w:t>
      </w:r>
      <w:r w:rsidRPr="00EB5B9D">
        <w:t>. University of Chicago Press.</w:t>
      </w:r>
    </w:p>
    <w:p w14:paraId="50FCB466" w14:textId="77777777" w:rsidR="00EB5B9D" w:rsidRPr="00EB5B9D" w:rsidRDefault="00EB5B9D" w:rsidP="00EB5B9D">
      <w:pPr>
        <w:pStyle w:val="Bibliography"/>
      </w:pPr>
      <w:r w:rsidRPr="00EB5B9D">
        <w:lastRenderedPageBreak/>
        <w:t xml:space="preserve">Ashwin, P., </w:t>
      </w:r>
      <w:proofErr w:type="spellStart"/>
      <w:r w:rsidRPr="00EB5B9D">
        <w:t>Wieczorek</w:t>
      </w:r>
      <w:proofErr w:type="spellEnd"/>
      <w:r w:rsidRPr="00EB5B9D">
        <w:t xml:space="preserve">, S., </w:t>
      </w:r>
      <w:proofErr w:type="spellStart"/>
      <w:r w:rsidRPr="00EB5B9D">
        <w:t>Vitolo</w:t>
      </w:r>
      <w:proofErr w:type="spellEnd"/>
      <w:r w:rsidRPr="00EB5B9D">
        <w:t xml:space="preserve">, R. &amp; Cox, P. (2012). Tipping points in open systems: bifurcation, noise-induced and rate-dependent examples in the climate system. </w:t>
      </w:r>
      <w:r w:rsidRPr="00EB5B9D">
        <w:rPr>
          <w:i/>
          <w:iCs/>
        </w:rPr>
        <w:t>Philosophical Transactions of the Royal Society A: Mathematical, Physical and Engineering Sciences</w:t>
      </w:r>
      <w:r w:rsidRPr="00EB5B9D">
        <w:t>, 370, 1166–1184.</w:t>
      </w:r>
    </w:p>
    <w:p w14:paraId="09A18938" w14:textId="77777777" w:rsidR="00EB5B9D" w:rsidRPr="00EB5B9D" w:rsidRDefault="00EB5B9D" w:rsidP="00EB5B9D">
      <w:pPr>
        <w:pStyle w:val="Bibliography"/>
      </w:pPr>
      <w:r w:rsidRPr="00EB5B9D">
        <w:t xml:space="preserve">Banks, M.J. &amp; Thompson, D.J. (1987). Lifetime reproductive success of females of the damselfly </w:t>
      </w:r>
      <w:proofErr w:type="spellStart"/>
      <w:r w:rsidRPr="00EB5B9D">
        <w:rPr>
          <w:i/>
          <w:iCs/>
        </w:rPr>
        <w:t>Coenagrion</w:t>
      </w:r>
      <w:proofErr w:type="spellEnd"/>
      <w:r w:rsidRPr="00EB5B9D">
        <w:rPr>
          <w:i/>
          <w:iCs/>
        </w:rPr>
        <w:t xml:space="preserve"> </w:t>
      </w:r>
      <w:proofErr w:type="spellStart"/>
      <w:r w:rsidRPr="00EB5B9D">
        <w:rPr>
          <w:i/>
          <w:iCs/>
        </w:rPr>
        <w:t>puella</w:t>
      </w:r>
      <w:proofErr w:type="spellEnd"/>
      <w:r w:rsidRPr="00EB5B9D">
        <w:t xml:space="preserve">. </w:t>
      </w:r>
      <w:r w:rsidRPr="00EB5B9D">
        <w:rPr>
          <w:i/>
          <w:iCs/>
        </w:rPr>
        <w:t>Journal of Animal Ecology</w:t>
      </w:r>
      <w:r w:rsidRPr="00EB5B9D">
        <w:t>, 56, 815–832.</w:t>
      </w:r>
    </w:p>
    <w:p w14:paraId="1519ECDB" w14:textId="77777777" w:rsidR="00EB5B9D" w:rsidRPr="00EB5B9D" w:rsidRDefault="00EB5B9D" w:rsidP="00EB5B9D">
      <w:pPr>
        <w:pStyle w:val="Bibliography"/>
      </w:pPr>
      <w:r w:rsidRPr="00EB5B9D">
        <w:t xml:space="preserve">Black, A.J. &amp; McKane, A.J. (2012). Stochastic formulation of ecological models and their applications. </w:t>
      </w:r>
      <w:r w:rsidRPr="00EB5B9D">
        <w:rPr>
          <w:i/>
          <w:iCs/>
        </w:rPr>
        <w:t xml:space="preserve">Trends Ecol. </w:t>
      </w:r>
      <w:proofErr w:type="spellStart"/>
      <w:r w:rsidRPr="00EB5B9D">
        <w:rPr>
          <w:i/>
          <w:iCs/>
        </w:rPr>
        <w:t>Evol</w:t>
      </w:r>
      <w:proofErr w:type="spellEnd"/>
      <w:r w:rsidRPr="00EB5B9D">
        <w:rPr>
          <w:i/>
          <w:iCs/>
        </w:rPr>
        <w:t>. (</w:t>
      </w:r>
      <w:proofErr w:type="spellStart"/>
      <w:r w:rsidRPr="00EB5B9D">
        <w:rPr>
          <w:i/>
          <w:iCs/>
        </w:rPr>
        <w:t>Amst</w:t>
      </w:r>
      <w:proofErr w:type="spellEnd"/>
      <w:r w:rsidRPr="00EB5B9D">
        <w:rPr>
          <w:i/>
          <w:iCs/>
        </w:rPr>
        <w:t>.)</w:t>
      </w:r>
      <w:r w:rsidRPr="00EB5B9D">
        <w:t>, 27, 337–345.</w:t>
      </w:r>
    </w:p>
    <w:p w14:paraId="1EA05A4A" w14:textId="77777777" w:rsidR="00EB5B9D" w:rsidRPr="00EB5B9D" w:rsidRDefault="00EB5B9D" w:rsidP="00EB5B9D">
      <w:pPr>
        <w:pStyle w:val="Bibliography"/>
      </w:pPr>
      <w:proofErr w:type="spellStart"/>
      <w:r w:rsidRPr="00EB5B9D">
        <w:t>Bolnick</w:t>
      </w:r>
      <w:proofErr w:type="spellEnd"/>
      <w:r w:rsidRPr="00EB5B9D">
        <w:t xml:space="preserve">, D.I., </w:t>
      </w:r>
      <w:proofErr w:type="spellStart"/>
      <w:r w:rsidRPr="00EB5B9D">
        <w:t>Amarasekare</w:t>
      </w:r>
      <w:proofErr w:type="spellEnd"/>
      <w:r w:rsidRPr="00EB5B9D">
        <w:t xml:space="preserve">, P., Araújo, M.S., </w:t>
      </w:r>
      <w:proofErr w:type="spellStart"/>
      <w:r w:rsidRPr="00EB5B9D">
        <w:t>Bürger</w:t>
      </w:r>
      <w:proofErr w:type="spellEnd"/>
      <w:r w:rsidRPr="00EB5B9D">
        <w:t xml:space="preserve">, R., Levine, J.M., Novak, M., </w:t>
      </w:r>
      <w:r w:rsidRPr="00EB5B9D">
        <w:rPr>
          <w:i/>
          <w:iCs/>
        </w:rPr>
        <w:t>et al.</w:t>
      </w:r>
      <w:r w:rsidRPr="00EB5B9D">
        <w:t xml:space="preserve"> (2011). Why intraspecific trait variation matters in community ecology. </w:t>
      </w:r>
      <w:r w:rsidRPr="00EB5B9D">
        <w:rPr>
          <w:i/>
          <w:iCs/>
        </w:rPr>
        <w:t xml:space="preserve">Trends Ecol. </w:t>
      </w:r>
      <w:proofErr w:type="spellStart"/>
      <w:r w:rsidRPr="00EB5B9D">
        <w:rPr>
          <w:i/>
          <w:iCs/>
        </w:rPr>
        <w:t>Evol</w:t>
      </w:r>
      <w:proofErr w:type="spellEnd"/>
      <w:r w:rsidRPr="00EB5B9D">
        <w:rPr>
          <w:i/>
          <w:iCs/>
        </w:rPr>
        <w:t>.</w:t>
      </w:r>
      <w:r w:rsidRPr="00EB5B9D">
        <w:t>, 26, 183–192.</w:t>
      </w:r>
    </w:p>
    <w:p w14:paraId="08B47C5D" w14:textId="77777777" w:rsidR="00EB5B9D" w:rsidRPr="00EB5B9D" w:rsidRDefault="00EB5B9D" w:rsidP="00EB5B9D">
      <w:pPr>
        <w:pStyle w:val="Bibliography"/>
      </w:pPr>
      <w:r w:rsidRPr="00EB5B9D">
        <w:t xml:space="preserve">Champagnat, N., </w:t>
      </w:r>
      <w:proofErr w:type="spellStart"/>
      <w:r w:rsidRPr="00EB5B9D">
        <w:t>Ferrière</w:t>
      </w:r>
      <w:proofErr w:type="spellEnd"/>
      <w:r w:rsidRPr="00EB5B9D">
        <w:t xml:space="preserve">, R. &amp; </w:t>
      </w:r>
      <w:proofErr w:type="spellStart"/>
      <w:r w:rsidRPr="00EB5B9D">
        <w:t>Méléard</w:t>
      </w:r>
      <w:proofErr w:type="spellEnd"/>
      <w:r w:rsidRPr="00EB5B9D">
        <w:t xml:space="preserve">, S. (2006). Unifying evolutionary dynamics: from individual stochastic processes to macroscopic models. </w:t>
      </w:r>
      <w:proofErr w:type="spellStart"/>
      <w:r w:rsidRPr="00EB5B9D">
        <w:rPr>
          <w:i/>
          <w:iCs/>
        </w:rPr>
        <w:t>Theor</w:t>
      </w:r>
      <w:proofErr w:type="spellEnd"/>
      <w:r w:rsidRPr="00EB5B9D">
        <w:rPr>
          <w:i/>
          <w:iCs/>
        </w:rPr>
        <w:t xml:space="preserve"> </w:t>
      </w:r>
      <w:proofErr w:type="spellStart"/>
      <w:r w:rsidRPr="00EB5B9D">
        <w:rPr>
          <w:i/>
          <w:iCs/>
        </w:rPr>
        <w:t>Popul</w:t>
      </w:r>
      <w:proofErr w:type="spellEnd"/>
      <w:r w:rsidRPr="00EB5B9D">
        <w:rPr>
          <w:i/>
          <w:iCs/>
        </w:rPr>
        <w:t xml:space="preserve"> Biol</w:t>
      </w:r>
      <w:r w:rsidRPr="00EB5B9D">
        <w:t>, 69, 297–321.</w:t>
      </w:r>
    </w:p>
    <w:p w14:paraId="0F13A719" w14:textId="77777777" w:rsidR="00EB5B9D" w:rsidRPr="00EB5B9D" w:rsidRDefault="00EB5B9D" w:rsidP="00EB5B9D">
      <w:pPr>
        <w:pStyle w:val="Bibliography"/>
      </w:pPr>
      <w:r w:rsidRPr="00EB5B9D">
        <w:t xml:space="preserve">Childs, D.Z., Metcalf, C.J.E. &amp; Rees, M. (2010). Evolutionary bet-hedging in the real world: empirical evidence and challenges revealed by plants. </w:t>
      </w:r>
      <w:r w:rsidRPr="00EB5B9D">
        <w:rPr>
          <w:i/>
          <w:iCs/>
        </w:rPr>
        <w:t>Proc. Biol. Sci.</w:t>
      </w:r>
      <w:r w:rsidRPr="00EB5B9D">
        <w:t>, 277, 3055–3064.</w:t>
      </w:r>
    </w:p>
    <w:p w14:paraId="7FFE1D1B" w14:textId="77777777" w:rsidR="00EB5B9D" w:rsidRPr="00EB5B9D" w:rsidRDefault="00EB5B9D" w:rsidP="00EB5B9D">
      <w:pPr>
        <w:pStyle w:val="Bibliography"/>
      </w:pPr>
      <w:proofErr w:type="spellStart"/>
      <w:r w:rsidRPr="00EB5B9D">
        <w:t>Claessen</w:t>
      </w:r>
      <w:proofErr w:type="spellEnd"/>
      <w:r w:rsidRPr="00EB5B9D">
        <w:t xml:space="preserve">, D., Andersson, J., Persson, L. &amp; de </w:t>
      </w:r>
      <w:proofErr w:type="spellStart"/>
      <w:r w:rsidRPr="00EB5B9D">
        <w:t>Roos</w:t>
      </w:r>
      <w:proofErr w:type="spellEnd"/>
      <w:r w:rsidRPr="00EB5B9D">
        <w:t xml:space="preserve">, A.M. (2007). Delayed evolutionary branching in small populations. </w:t>
      </w:r>
      <w:r w:rsidRPr="00EB5B9D">
        <w:rPr>
          <w:i/>
          <w:iCs/>
        </w:rPr>
        <w:t>Evolutionary Ecology Research</w:t>
      </w:r>
      <w:r w:rsidRPr="00EB5B9D">
        <w:t>, 9, 51–69.</w:t>
      </w:r>
    </w:p>
    <w:p w14:paraId="52AF8965" w14:textId="77777777" w:rsidR="00EB5B9D" w:rsidRPr="00EB5B9D" w:rsidRDefault="00EB5B9D" w:rsidP="00EB5B9D">
      <w:pPr>
        <w:pStyle w:val="Bibliography"/>
      </w:pPr>
      <w:r w:rsidRPr="00EB5B9D">
        <w:t xml:space="preserve">Cohen, D. (1966). Optimizing reproduction in a randomly varying environment. </w:t>
      </w:r>
      <w:r w:rsidRPr="00EB5B9D">
        <w:rPr>
          <w:i/>
          <w:iCs/>
        </w:rPr>
        <w:t>Journal of Theoretical Biology</w:t>
      </w:r>
      <w:r w:rsidRPr="00EB5B9D">
        <w:t>, 12, 119–129.</w:t>
      </w:r>
    </w:p>
    <w:p w14:paraId="3336D9CF" w14:textId="77777777" w:rsidR="00EB5B9D" w:rsidRPr="00EB5B9D" w:rsidRDefault="00EB5B9D" w:rsidP="00EB5B9D">
      <w:pPr>
        <w:pStyle w:val="Bibliography"/>
      </w:pPr>
      <w:r w:rsidRPr="00EB5B9D">
        <w:t xml:space="preserve">Cortez, M.H. (2016). How the magnitude of prey genetic variation alters predator-prey eco-evolutionary dynamics. </w:t>
      </w:r>
      <w:r w:rsidRPr="00EB5B9D">
        <w:rPr>
          <w:i/>
          <w:iCs/>
        </w:rPr>
        <w:t>The American Naturalist</w:t>
      </w:r>
      <w:r w:rsidRPr="00EB5B9D">
        <w:t>, 188, 329–341.</w:t>
      </w:r>
    </w:p>
    <w:p w14:paraId="5A4EA62D" w14:textId="77777777" w:rsidR="00EB5B9D" w:rsidRPr="00EB5B9D" w:rsidRDefault="00EB5B9D" w:rsidP="00EB5B9D">
      <w:pPr>
        <w:pStyle w:val="Bibliography"/>
      </w:pPr>
      <w:r w:rsidRPr="00EB5B9D">
        <w:t xml:space="preserve">Cortez, M.H. &amp; </w:t>
      </w:r>
      <w:proofErr w:type="spellStart"/>
      <w:r w:rsidRPr="00EB5B9D">
        <w:t>Ellner</w:t>
      </w:r>
      <w:proofErr w:type="spellEnd"/>
      <w:r w:rsidRPr="00EB5B9D">
        <w:t xml:space="preserve">, S.P. (2010). Understanding rapid evolution in predator‐prey interactions using the theory of fast‐slow dynamical systems. </w:t>
      </w:r>
      <w:r w:rsidRPr="00EB5B9D">
        <w:rPr>
          <w:i/>
          <w:iCs/>
        </w:rPr>
        <w:t>Am. Nat.</w:t>
      </w:r>
      <w:r w:rsidRPr="00EB5B9D">
        <w:t>, 176, E109-127.</w:t>
      </w:r>
    </w:p>
    <w:p w14:paraId="1649ED3C" w14:textId="77777777" w:rsidR="00EB5B9D" w:rsidRPr="00EB5B9D" w:rsidRDefault="00EB5B9D" w:rsidP="00EB5B9D">
      <w:pPr>
        <w:pStyle w:val="Bibliography"/>
      </w:pPr>
      <w:r w:rsidRPr="00EB5B9D">
        <w:t xml:space="preserve">Cortez, M.H. &amp; Weitz, J.S. (2014). Coevolution can reverse predator–prey cycles. </w:t>
      </w:r>
      <w:r w:rsidRPr="00EB5B9D">
        <w:rPr>
          <w:i/>
          <w:iCs/>
        </w:rPr>
        <w:t xml:space="preserve">Proc Natl </w:t>
      </w:r>
      <w:proofErr w:type="spellStart"/>
      <w:r w:rsidRPr="00EB5B9D">
        <w:rPr>
          <w:i/>
          <w:iCs/>
        </w:rPr>
        <w:t>Acad</w:t>
      </w:r>
      <w:proofErr w:type="spellEnd"/>
      <w:r w:rsidRPr="00EB5B9D">
        <w:rPr>
          <w:i/>
          <w:iCs/>
        </w:rPr>
        <w:t xml:space="preserve"> Sci U S A</w:t>
      </w:r>
      <w:r w:rsidRPr="00EB5B9D">
        <w:t>, 111, 7486–7491.</w:t>
      </w:r>
    </w:p>
    <w:p w14:paraId="2D1EC4F4" w14:textId="77777777" w:rsidR="00EB5B9D" w:rsidRPr="00EB5B9D" w:rsidRDefault="00EB5B9D" w:rsidP="00EB5B9D">
      <w:pPr>
        <w:pStyle w:val="Bibliography"/>
      </w:pPr>
      <w:r w:rsidRPr="00EB5B9D">
        <w:t xml:space="preserve">Coulson, T., Benton, T.G., Lundberg, P., Dall, S.R.X. &amp; Kendall, B.E. (2006). Putting evolutionary biology back in the ecological theatre: a </w:t>
      </w:r>
      <w:proofErr w:type="gramStart"/>
      <w:r w:rsidRPr="00EB5B9D">
        <w:t>demographic framework mapping genes</w:t>
      </w:r>
      <w:proofErr w:type="gramEnd"/>
      <w:r w:rsidRPr="00EB5B9D">
        <w:t xml:space="preserve"> to communities. </w:t>
      </w:r>
      <w:proofErr w:type="spellStart"/>
      <w:r w:rsidRPr="00EB5B9D">
        <w:rPr>
          <w:i/>
          <w:iCs/>
        </w:rPr>
        <w:t>Evol</w:t>
      </w:r>
      <w:proofErr w:type="spellEnd"/>
      <w:r w:rsidRPr="00EB5B9D">
        <w:rPr>
          <w:i/>
          <w:iCs/>
        </w:rPr>
        <w:t xml:space="preserve"> </w:t>
      </w:r>
      <w:proofErr w:type="spellStart"/>
      <w:r w:rsidRPr="00EB5B9D">
        <w:rPr>
          <w:i/>
          <w:iCs/>
        </w:rPr>
        <w:t>Ecol</w:t>
      </w:r>
      <w:proofErr w:type="spellEnd"/>
      <w:r w:rsidRPr="00EB5B9D">
        <w:rPr>
          <w:i/>
          <w:iCs/>
        </w:rPr>
        <w:t xml:space="preserve"> Res</w:t>
      </w:r>
      <w:r w:rsidRPr="00EB5B9D">
        <w:t>, 8, 1155–1171.</w:t>
      </w:r>
    </w:p>
    <w:p w14:paraId="10769A49" w14:textId="77777777" w:rsidR="00EB5B9D" w:rsidRPr="00EB5B9D" w:rsidRDefault="00EB5B9D" w:rsidP="00EB5B9D">
      <w:pPr>
        <w:pStyle w:val="Bibliography"/>
      </w:pPr>
      <w:r w:rsidRPr="00EB5B9D">
        <w:t xml:space="preserve">Coulson, T., </w:t>
      </w:r>
      <w:proofErr w:type="spellStart"/>
      <w:r w:rsidRPr="00EB5B9D">
        <w:t>Rohani</w:t>
      </w:r>
      <w:proofErr w:type="spellEnd"/>
      <w:r w:rsidRPr="00EB5B9D">
        <w:t xml:space="preserve">, P. &amp; Pascual, M. (2004). Skeletons, noise and population growth: the end of an old debate? </w:t>
      </w:r>
      <w:r w:rsidRPr="00EB5B9D">
        <w:rPr>
          <w:i/>
          <w:iCs/>
        </w:rPr>
        <w:t xml:space="preserve">Trends Ecol. </w:t>
      </w:r>
      <w:proofErr w:type="spellStart"/>
      <w:r w:rsidRPr="00EB5B9D">
        <w:rPr>
          <w:i/>
          <w:iCs/>
        </w:rPr>
        <w:t>Evol</w:t>
      </w:r>
      <w:proofErr w:type="spellEnd"/>
      <w:r w:rsidRPr="00EB5B9D">
        <w:rPr>
          <w:i/>
          <w:iCs/>
        </w:rPr>
        <w:t>. (</w:t>
      </w:r>
      <w:proofErr w:type="spellStart"/>
      <w:r w:rsidRPr="00EB5B9D">
        <w:rPr>
          <w:i/>
          <w:iCs/>
        </w:rPr>
        <w:t>Amst</w:t>
      </w:r>
      <w:proofErr w:type="spellEnd"/>
      <w:r w:rsidRPr="00EB5B9D">
        <w:rPr>
          <w:i/>
          <w:iCs/>
        </w:rPr>
        <w:t>.)</w:t>
      </w:r>
      <w:r w:rsidRPr="00EB5B9D">
        <w:t>, 19, 359–364.</w:t>
      </w:r>
    </w:p>
    <w:p w14:paraId="3109AD99" w14:textId="77777777" w:rsidR="00EB5B9D" w:rsidRPr="00EB5B9D" w:rsidRDefault="00EB5B9D" w:rsidP="00EB5B9D">
      <w:pPr>
        <w:pStyle w:val="Bibliography"/>
      </w:pPr>
      <w:r w:rsidRPr="00EB5B9D">
        <w:t xml:space="preserve">Coyne, J.A., Barton, N.H. &amp; </w:t>
      </w:r>
      <w:proofErr w:type="spellStart"/>
      <w:r w:rsidRPr="00EB5B9D">
        <w:t>Turelli</w:t>
      </w:r>
      <w:proofErr w:type="spellEnd"/>
      <w:r w:rsidRPr="00EB5B9D">
        <w:t xml:space="preserve">, M. (1997). Perspective: A Critique of Sewall Wright’s Shifting Balance Theory of Evolution. </w:t>
      </w:r>
      <w:r w:rsidRPr="00EB5B9D">
        <w:rPr>
          <w:i/>
          <w:iCs/>
        </w:rPr>
        <w:t>Evolution</w:t>
      </w:r>
      <w:r w:rsidRPr="00EB5B9D">
        <w:t>, 51, 643–671.</w:t>
      </w:r>
    </w:p>
    <w:p w14:paraId="5B55A092" w14:textId="77777777" w:rsidR="00EB5B9D" w:rsidRPr="00EB5B9D" w:rsidRDefault="00EB5B9D" w:rsidP="00EB5B9D">
      <w:pPr>
        <w:pStyle w:val="Bibliography"/>
      </w:pPr>
      <w:proofErr w:type="spellStart"/>
      <w:r w:rsidRPr="00EB5B9D">
        <w:t>Crespi</w:t>
      </w:r>
      <w:proofErr w:type="spellEnd"/>
      <w:r w:rsidRPr="00EB5B9D">
        <w:t xml:space="preserve">, B.J. (2000). The evolution of maladaptation. </w:t>
      </w:r>
      <w:r w:rsidRPr="00EB5B9D">
        <w:rPr>
          <w:i/>
          <w:iCs/>
        </w:rPr>
        <w:t>Heredity (</w:t>
      </w:r>
      <w:proofErr w:type="spellStart"/>
      <w:r w:rsidRPr="00EB5B9D">
        <w:rPr>
          <w:i/>
          <w:iCs/>
        </w:rPr>
        <w:t>Edinb</w:t>
      </w:r>
      <w:proofErr w:type="spellEnd"/>
      <w:r w:rsidRPr="00EB5B9D">
        <w:rPr>
          <w:i/>
          <w:iCs/>
        </w:rPr>
        <w:t>)</w:t>
      </w:r>
      <w:r w:rsidRPr="00EB5B9D">
        <w:t>, 84 ( Pt 6), 623–629.</w:t>
      </w:r>
    </w:p>
    <w:p w14:paraId="7EFDE0A5" w14:textId="77777777" w:rsidR="00EB5B9D" w:rsidRPr="00EB5B9D" w:rsidRDefault="00EB5B9D" w:rsidP="00EB5B9D">
      <w:pPr>
        <w:pStyle w:val="Bibliography"/>
      </w:pPr>
      <w:r w:rsidRPr="00EB5B9D">
        <w:t xml:space="preserve">Cressler, C.E., Bengtson, S. &amp; Nelson, W.A. (2017). Unexpected nongenetic individual heterogeneity and trait covariance in </w:t>
      </w:r>
      <w:r w:rsidRPr="00EB5B9D">
        <w:rPr>
          <w:i/>
          <w:iCs/>
        </w:rPr>
        <w:t>Daphnia</w:t>
      </w:r>
      <w:r w:rsidRPr="00EB5B9D">
        <w:t xml:space="preserve"> and its consequences for ecological and evolutionary dynamics. </w:t>
      </w:r>
      <w:r w:rsidRPr="00EB5B9D">
        <w:rPr>
          <w:i/>
          <w:iCs/>
        </w:rPr>
        <w:t>The American Naturalist</w:t>
      </w:r>
      <w:r w:rsidRPr="00EB5B9D">
        <w:t>, 190, E13–E27.</w:t>
      </w:r>
    </w:p>
    <w:p w14:paraId="6CA01173" w14:textId="77777777" w:rsidR="00EB5B9D" w:rsidRPr="00EB5B9D" w:rsidRDefault="00EB5B9D" w:rsidP="00EB5B9D">
      <w:pPr>
        <w:pStyle w:val="Bibliography"/>
      </w:pPr>
      <w:r w:rsidRPr="00EB5B9D">
        <w:t xml:space="preserve">van </w:t>
      </w:r>
      <w:proofErr w:type="spellStart"/>
      <w:r w:rsidRPr="00EB5B9D">
        <w:t>Daalen</w:t>
      </w:r>
      <w:proofErr w:type="spellEnd"/>
      <w:r w:rsidRPr="00EB5B9D">
        <w:t xml:space="preserve">, S.F. &amp; Caswell, H. (2017). Lifetime reproductive output: individual stochasticity, variance, and sensitivity analysis. </w:t>
      </w:r>
      <w:proofErr w:type="spellStart"/>
      <w:r w:rsidRPr="00EB5B9D">
        <w:rPr>
          <w:i/>
          <w:iCs/>
        </w:rPr>
        <w:t>Theor</w:t>
      </w:r>
      <w:proofErr w:type="spellEnd"/>
      <w:r w:rsidRPr="00EB5B9D">
        <w:rPr>
          <w:i/>
          <w:iCs/>
        </w:rPr>
        <w:t xml:space="preserve"> </w:t>
      </w:r>
      <w:proofErr w:type="spellStart"/>
      <w:r w:rsidRPr="00EB5B9D">
        <w:rPr>
          <w:i/>
          <w:iCs/>
        </w:rPr>
        <w:t>Ecol</w:t>
      </w:r>
      <w:proofErr w:type="spellEnd"/>
      <w:r w:rsidRPr="00EB5B9D">
        <w:t>, 10, 355–374.</w:t>
      </w:r>
    </w:p>
    <w:p w14:paraId="53CA5E30" w14:textId="77777777" w:rsidR="00EB5B9D" w:rsidRPr="00EB5B9D" w:rsidRDefault="00EB5B9D" w:rsidP="00EB5B9D">
      <w:pPr>
        <w:pStyle w:val="Bibliography"/>
      </w:pPr>
      <w:proofErr w:type="spellStart"/>
      <w:r w:rsidRPr="00EB5B9D">
        <w:t>Darimont</w:t>
      </w:r>
      <w:proofErr w:type="spellEnd"/>
      <w:r w:rsidRPr="00EB5B9D">
        <w:t xml:space="preserve">, C.T., Carlson, S.M., </w:t>
      </w:r>
      <w:proofErr w:type="spellStart"/>
      <w:r w:rsidRPr="00EB5B9D">
        <w:t>Kinnison</w:t>
      </w:r>
      <w:proofErr w:type="spellEnd"/>
      <w:r w:rsidRPr="00EB5B9D">
        <w:t xml:space="preserve">, M.T., Paquet, P.C., </w:t>
      </w:r>
      <w:proofErr w:type="spellStart"/>
      <w:r w:rsidRPr="00EB5B9D">
        <w:t>Reimchen</w:t>
      </w:r>
      <w:proofErr w:type="spellEnd"/>
      <w:r w:rsidRPr="00EB5B9D">
        <w:t xml:space="preserve">, T.E. &amp; </w:t>
      </w:r>
      <w:proofErr w:type="spellStart"/>
      <w:r w:rsidRPr="00EB5B9D">
        <w:t>Wilmers</w:t>
      </w:r>
      <w:proofErr w:type="spellEnd"/>
      <w:r w:rsidRPr="00EB5B9D">
        <w:t xml:space="preserve">, C.C. (2009). Human predators outpace other agents of trait change in the wild. </w:t>
      </w:r>
      <w:r w:rsidRPr="00EB5B9D">
        <w:rPr>
          <w:i/>
          <w:iCs/>
        </w:rPr>
        <w:t>PNAS</w:t>
      </w:r>
      <w:r w:rsidRPr="00EB5B9D">
        <w:t>, 106, 952–954.</w:t>
      </w:r>
    </w:p>
    <w:p w14:paraId="158C498E" w14:textId="77777777" w:rsidR="00EB5B9D" w:rsidRPr="00EB5B9D" w:rsidRDefault="00EB5B9D" w:rsidP="00EB5B9D">
      <w:pPr>
        <w:pStyle w:val="Bibliography"/>
      </w:pPr>
      <w:r w:rsidRPr="00EB5B9D">
        <w:t xml:space="preserve">Day, T. &amp; </w:t>
      </w:r>
      <w:proofErr w:type="spellStart"/>
      <w:r w:rsidRPr="00EB5B9D">
        <w:t>Gandon</w:t>
      </w:r>
      <w:proofErr w:type="spellEnd"/>
      <w:r w:rsidRPr="00EB5B9D">
        <w:t xml:space="preserve">, S. (2006). Insights from Price’s equation into evolutionary epidemiology. </w:t>
      </w:r>
      <w:r w:rsidRPr="00EB5B9D">
        <w:rPr>
          <w:i/>
          <w:iCs/>
        </w:rPr>
        <w:t>Disease evolution: models, concepts, and data analyses</w:t>
      </w:r>
      <w:r w:rsidRPr="00EB5B9D">
        <w:t>, 71, 23.</w:t>
      </w:r>
    </w:p>
    <w:p w14:paraId="41EE9890" w14:textId="77777777" w:rsidR="00EB5B9D" w:rsidRPr="00EB5B9D" w:rsidRDefault="00EB5B9D" w:rsidP="00EB5B9D">
      <w:pPr>
        <w:pStyle w:val="Bibliography"/>
      </w:pPr>
      <w:r w:rsidRPr="00EB5B9D">
        <w:lastRenderedPageBreak/>
        <w:t xml:space="preserve">DeAngelis, D.L. &amp; </w:t>
      </w:r>
      <w:proofErr w:type="spellStart"/>
      <w:r w:rsidRPr="00EB5B9D">
        <w:t>Mooij</w:t>
      </w:r>
      <w:proofErr w:type="spellEnd"/>
      <w:r w:rsidRPr="00EB5B9D">
        <w:t xml:space="preserve">, W.M. (2005). Individual-based modeling of ecological and evolutionary processes. </w:t>
      </w:r>
      <w:r w:rsidRPr="00EB5B9D">
        <w:rPr>
          <w:i/>
          <w:iCs/>
        </w:rPr>
        <w:t>Annual Review of Ecology, Evolution, and Systematics</w:t>
      </w:r>
      <w:r w:rsidRPr="00EB5B9D">
        <w:t>, 36, 147–168.</w:t>
      </w:r>
    </w:p>
    <w:p w14:paraId="795FAD31" w14:textId="77777777" w:rsidR="00EB5B9D" w:rsidRPr="00EB5B9D" w:rsidRDefault="00EB5B9D" w:rsidP="00EB5B9D">
      <w:pPr>
        <w:pStyle w:val="Bibliography"/>
      </w:pPr>
      <w:r w:rsidRPr="00EB5B9D">
        <w:t xml:space="preserve">DeLong, J.P. &amp; </w:t>
      </w:r>
      <w:proofErr w:type="spellStart"/>
      <w:r w:rsidRPr="00EB5B9D">
        <w:t>Belmaker</w:t>
      </w:r>
      <w:proofErr w:type="spellEnd"/>
      <w:r w:rsidRPr="00EB5B9D">
        <w:t xml:space="preserve">, J. (2019). Ecological pleiotropy and indirect effects alter the potential for evolutionary rescue. </w:t>
      </w:r>
      <w:r w:rsidRPr="00EB5B9D">
        <w:rPr>
          <w:i/>
          <w:iCs/>
        </w:rPr>
        <w:t>Evolutionary Applications</w:t>
      </w:r>
      <w:r w:rsidRPr="00EB5B9D">
        <w:t>, 12, 636–654.</w:t>
      </w:r>
    </w:p>
    <w:p w14:paraId="66842BAE" w14:textId="77777777" w:rsidR="00EB5B9D" w:rsidRPr="00EB5B9D" w:rsidRDefault="00EB5B9D" w:rsidP="00EB5B9D">
      <w:pPr>
        <w:pStyle w:val="Bibliography"/>
      </w:pPr>
      <w:r w:rsidRPr="00EB5B9D">
        <w:t xml:space="preserve">DeLong, J.P. &amp; </w:t>
      </w:r>
      <w:proofErr w:type="spellStart"/>
      <w:r w:rsidRPr="00EB5B9D">
        <w:t>Gibert</w:t>
      </w:r>
      <w:proofErr w:type="spellEnd"/>
      <w:r w:rsidRPr="00EB5B9D">
        <w:t xml:space="preserve">, J.P. (2016). Gillespie eco-evolutionary models (GEMs) reveal the role of heritable trait variation in eco-evolutionary dynamics. </w:t>
      </w:r>
      <w:proofErr w:type="spellStart"/>
      <w:r w:rsidRPr="00EB5B9D">
        <w:rPr>
          <w:i/>
          <w:iCs/>
        </w:rPr>
        <w:t>Ecol</w:t>
      </w:r>
      <w:proofErr w:type="spellEnd"/>
      <w:r w:rsidRPr="00EB5B9D">
        <w:rPr>
          <w:i/>
          <w:iCs/>
        </w:rPr>
        <w:t xml:space="preserve"> </w:t>
      </w:r>
      <w:proofErr w:type="spellStart"/>
      <w:r w:rsidRPr="00EB5B9D">
        <w:rPr>
          <w:i/>
          <w:iCs/>
        </w:rPr>
        <w:t>Evol</w:t>
      </w:r>
      <w:proofErr w:type="spellEnd"/>
      <w:r w:rsidRPr="00EB5B9D">
        <w:t>, 6, 935–945.</w:t>
      </w:r>
    </w:p>
    <w:p w14:paraId="778CAE37" w14:textId="77777777" w:rsidR="00EB5B9D" w:rsidRPr="00EB5B9D" w:rsidRDefault="00EB5B9D" w:rsidP="00EB5B9D">
      <w:pPr>
        <w:pStyle w:val="Bibliography"/>
      </w:pPr>
      <w:r w:rsidRPr="00EB5B9D">
        <w:t xml:space="preserve">DeLong, J.P. &amp; </w:t>
      </w:r>
      <w:proofErr w:type="spellStart"/>
      <w:r w:rsidRPr="00EB5B9D">
        <w:t>Luhring</w:t>
      </w:r>
      <w:proofErr w:type="spellEnd"/>
      <w:r w:rsidRPr="00EB5B9D">
        <w:t xml:space="preserve">, T.M. (2018). Size-dependent predation and correlated life history traits alter eco-evolutionary dynamics and selection for faster individual growth. </w:t>
      </w:r>
      <w:proofErr w:type="spellStart"/>
      <w:r w:rsidRPr="00EB5B9D">
        <w:rPr>
          <w:i/>
          <w:iCs/>
        </w:rPr>
        <w:t>Popul</w:t>
      </w:r>
      <w:proofErr w:type="spellEnd"/>
      <w:r w:rsidRPr="00EB5B9D">
        <w:rPr>
          <w:i/>
          <w:iCs/>
        </w:rPr>
        <w:t xml:space="preserve"> </w:t>
      </w:r>
      <w:proofErr w:type="spellStart"/>
      <w:r w:rsidRPr="00EB5B9D">
        <w:rPr>
          <w:i/>
          <w:iCs/>
        </w:rPr>
        <w:t>Ecol</w:t>
      </w:r>
      <w:proofErr w:type="spellEnd"/>
      <w:r w:rsidRPr="00EB5B9D">
        <w:t>, 60, 9–20.</w:t>
      </w:r>
    </w:p>
    <w:p w14:paraId="6B04656B" w14:textId="77777777" w:rsidR="00EB5B9D" w:rsidRPr="00EB5B9D" w:rsidRDefault="00EB5B9D" w:rsidP="00EB5B9D">
      <w:pPr>
        <w:pStyle w:val="Bibliography"/>
      </w:pPr>
      <w:proofErr w:type="spellStart"/>
      <w:r w:rsidRPr="00EB5B9D">
        <w:t>Dieckmann</w:t>
      </w:r>
      <w:proofErr w:type="spellEnd"/>
      <w:r w:rsidRPr="00EB5B9D">
        <w:t xml:space="preserve">, U. &amp; Law, R. (1996). The dynamical theory of coevolution: a derivation from stochastic ecological processes. </w:t>
      </w:r>
      <w:r w:rsidRPr="00EB5B9D">
        <w:rPr>
          <w:i/>
          <w:iCs/>
        </w:rPr>
        <w:t>J Math Biol</w:t>
      </w:r>
      <w:r w:rsidRPr="00EB5B9D">
        <w:t>, 34, 579–612.</w:t>
      </w:r>
    </w:p>
    <w:p w14:paraId="22B3BA60" w14:textId="77777777" w:rsidR="00EB5B9D" w:rsidRPr="00EB5B9D" w:rsidRDefault="00EB5B9D" w:rsidP="00EB5B9D">
      <w:pPr>
        <w:pStyle w:val="Bibliography"/>
      </w:pPr>
      <w:proofErr w:type="spellStart"/>
      <w:r w:rsidRPr="00EB5B9D">
        <w:t>Doebeli</w:t>
      </w:r>
      <w:proofErr w:type="spellEnd"/>
      <w:r w:rsidRPr="00EB5B9D">
        <w:t xml:space="preserve">, M., </w:t>
      </w:r>
      <w:proofErr w:type="spellStart"/>
      <w:r w:rsidRPr="00EB5B9D">
        <w:t>Ispolatov</w:t>
      </w:r>
      <w:proofErr w:type="spellEnd"/>
      <w:r w:rsidRPr="00EB5B9D">
        <w:t xml:space="preserve">, Y. &amp; Simon, B. (2017). Towards a mechanistic foundation of evolutionary theory. </w:t>
      </w:r>
      <w:proofErr w:type="spellStart"/>
      <w:r w:rsidRPr="00EB5B9D">
        <w:rPr>
          <w:i/>
          <w:iCs/>
        </w:rPr>
        <w:t>eLife</w:t>
      </w:r>
      <w:proofErr w:type="spellEnd"/>
      <w:r w:rsidRPr="00EB5B9D">
        <w:t>, 6, e23804.</w:t>
      </w:r>
    </w:p>
    <w:p w14:paraId="6401BC21" w14:textId="77777777" w:rsidR="00EB5B9D" w:rsidRPr="00EB5B9D" w:rsidRDefault="00EB5B9D" w:rsidP="00EB5B9D">
      <w:pPr>
        <w:pStyle w:val="Bibliography"/>
      </w:pPr>
      <w:proofErr w:type="spellStart"/>
      <w:r w:rsidRPr="00EB5B9D">
        <w:t>Edeline</w:t>
      </w:r>
      <w:proofErr w:type="spellEnd"/>
      <w:r w:rsidRPr="00EB5B9D">
        <w:t xml:space="preserve">, E., Carlson, S.M., </w:t>
      </w:r>
      <w:proofErr w:type="spellStart"/>
      <w:r w:rsidRPr="00EB5B9D">
        <w:t>Stige</w:t>
      </w:r>
      <w:proofErr w:type="spellEnd"/>
      <w:r w:rsidRPr="00EB5B9D">
        <w:t xml:space="preserve">, L.C., Winfield, I.J., Fletcher, J.M., James, J.B., </w:t>
      </w:r>
      <w:r w:rsidRPr="00EB5B9D">
        <w:rPr>
          <w:i/>
          <w:iCs/>
        </w:rPr>
        <w:t>et al.</w:t>
      </w:r>
      <w:r w:rsidRPr="00EB5B9D">
        <w:t xml:space="preserve"> (2007). Trait changes in a harvested population are driven by a dynamic tug-of-war between natural and harvest selection. </w:t>
      </w:r>
      <w:r w:rsidRPr="00EB5B9D">
        <w:rPr>
          <w:i/>
          <w:iCs/>
        </w:rPr>
        <w:t>PNAS</w:t>
      </w:r>
      <w:r w:rsidRPr="00EB5B9D">
        <w:t>, 104, 15799–15804.</w:t>
      </w:r>
    </w:p>
    <w:p w14:paraId="319B343A" w14:textId="77777777" w:rsidR="00EB5B9D" w:rsidRPr="00EB5B9D" w:rsidRDefault="00EB5B9D" w:rsidP="00EB5B9D">
      <w:pPr>
        <w:pStyle w:val="Bibliography"/>
      </w:pPr>
      <w:proofErr w:type="spellStart"/>
      <w:r w:rsidRPr="00EB5B9D">
        <w:t>Ellner</w:t>
      </w:r>
      <w:proofErr w:type="spellEnd"/>
      <w:r w:rsidRPr="00EB5B9D">
        <w:t xml:space="preserve">, S.P. &amp; Rees, M. (2006). Integral projection models for species with complex demography. </w:t>
      </w:r>
      <w:r w:rsidRPr="00EB5B9D">
        <w:rPr>
          <w:i/>
          <w:iCs/>
        </w:rPr>
        <w:t>Am. Nat.</w:t>
      </w:r>
      <w:r w:rsidRPr="00EB5B9D">
        <w:t>, 167, 410–428.</w:t>
      </w:r>
    </w:p>
    <w:p w14:paraId="2A2F60AD" w14:textId="77777777" w:rsidR="00EB5B9D" w:rsidRPr="00EB5B9D" w:rsidRDefault="00EB5B9D" w:rsidP="00EB5B9D">
      <w:pPr>
        <w:pStyle w:val="Bibliography"/>
      </w:pPr>
      <w:r w:rsidRPr="00EB5B9D">
        <w:t xml:space="preserve">Engen, S. &amp; </w:t>
      </w:r>
      <w:proofErr w:type="spellStart"/>
      <w:r w:rsidRPr="00EB5B9D">
        <w:t>Sæther</w:t>
      </w:r>
      <w:proofErr w:type="spellEnd"/>
      <w:r w:rsidRPr="00EB5B9D">
        <w:t xml:space="preserve">, B.-E. (2017). r- and K-selection in fluctuating populations is determined by the evolutionary trade-off between two fitness measures: Growth rate and lifetime reproductive success. </w:t>
      </w:r>
      <w:r w:rsidRPr="00EB5B9D">
        <w:rPr>
          <w:i/>
          <w:iCs/>
        </w:rPr>
        <w:t>Evolution</w:t>
      </w:r>
      <w:r w:rsidRPr="00EB5B9D">
        <w:t>, 71, 167–173.</w:t>
      </w:r>
    </w:p>
    <w:p w14:paraId="769C8AE3" w14:textId="77777777" w:rsidR="00EB5B9D" w:rsidRPr="00EB5B9D" w:rsidRDefault="00EB5B9D" w:rsidP="00EB5B9D">
      <w:pPr>
        <w:pStyle w:val="Bibliography"/>
      </w:pPr>
      <w:r w:rsidRPr="00EB5B9D">
        <w:t xml:space="preserve">Fisher, R.A. (1930). </w:t>
      </w:r>
      <w:r w:rsidRPr="00EB5B9D">
        <w:rPr>
          <w:i/>
          <w:iCs/>
        </w:rPr>
        <w:t>The Genetical Theory of Natural Selection: A Complete Variorum Edition</w:t>
      </w:r>
      <w:r w:rsidRPr="00EB5B9D">
        <w:t>. OUP Oxford.</w:t>
      </w:r>
    </w:p>
    <w:p w14:paraId="6E890F96" w14:textId="77777777" w:rsidR="00EB5B9D" w:rsidRPr="00EB5B9D" w:rsidRDefault="00EB5B9D" w:rsidP="00EB5B9D">
      <w:pPr>
        <w:pStyle w:val="Bibliography"/>
      </w:pPr>
      <w:proofErr w:type="spellStart"/>
      <w:r w:rsidRPr="00EB5B9D">
        <w:t>Fussmann</w:t>
      </w:r>
      <w:proofErr w:type="spellEnd"/>
      <w:r w:rsidRPr="00EB5B9D">
        <w:t xml:space="preserve">, G.F., </w:t>
      </w:r>
      <w:proofErr w:type="spellStart"/>
      <w:r w:rsidRPr="00EB5B9D">
        <w:t>Ellner</w:t>
      </w:r>
      <w:proofErr w:type="spellEnd"/>
      <w:r w:rsidRPr="00EB5B9D">
        <w:t xml:space="preserve">, S.P. &amp; Hairston, N.G., Jr. (2003). Evolution as a critical component of plankton dynamics. </w:t>
      </w:r>
      <w:r w:rsidRPr="00EB5B9D">
        <w:rPr>
          <w:i/>
          <w:iCs/>
        </w:rPr>
        <w:t>Proc. Biol. Sci.</w:t>
      </w:r>
      <w:r w:rsidRPr="00EB5B9D">
        <w:t>, 270, 1015–1022.</w:t>
      </w:r>
    </w:p>
    <w:p w14:paraId="1B27E7B4" w14:textId="77777777" w:rsidR="00EB5B9D" w:rsidRPr="00EB5B9D" w:rsidRDefault="00EB5B9D" w:rsidP="00EB5B9D">
      <w:pPr>
        <w:pStyle w:val="Bibliography"/>
      </w:pPr>
      <w:proofErr w:type="spellStart"/>
      <w:r w:rsidRPr="00EB5B9D">
        <w:t>Gause</w:t>
      </w:r>
      <w:proofErr w:type="spellEnd"/>
      <w:r w:rsidRPr="00EB5B9D">
        <w:t xml:space="preserve">, G.F. (1934). </w:t>
      </w:r>
      <w:r w:rsidRPr="00EB5B9D">
        <w:rPr>
          <w:i/>
          <w:iCs/>
        </w:rPr>
        <w:t>The Struggle for Existence.</w:t>
      </w:r>
      <w:r w:rsidRPr="00EB5B9D">
        <w:t xml:space="preserve"> Williams and Wilkins, Baltimore (Reprinted 1964 by Hafner).</w:t>
      </w:r>
    </w:p>
    <w:p w14:paraId="64F0A1C1" w14:textId="77777777" w:rsidR="00EB5B9D" w:rsidRPr="00EB5B9D" w:rsidRDefault="00EB5B9D" w:rsidP="00EB5B9D">
      <w:pPr>
        <w:pStyle w:val="Bibliography"/>
      </w:pPr>
      <w:proofErr w:type="spellStart"/>
      <w:r w:rsidRPr="00EB5B9D">
        <w:t>Geritz</w:t>
      </w:r>
      <w:proofErr w:type="spellEnd"/>
      <w:r w:rsidRPr="00EB5B9D">
        <w:t xml:space="preserve">, S.A.H., </w:t>
      </w:r>
      <w:proofErr w:type="spellStart"/>
      <w:r w:rsidRPr="00EB5B9D">
        <w:t>Kisdi</w:t>
      </w:r>
      <w:proofErr w:type="spellEnd"/>
      <w:r w:rsidRPr="00EB5B9D">
        <w:t xml:space="preserve">, E., </w:t>
      </w:r>
      <w:proofErr w:type="spellStart"/>
      <w:r w:rsidRPr="00EB5B9D">
        <w:t>Mesze´NA</w:t>
      </w:r>
      <w:proofErr w:type="spellEnd"/>
      <w:r w:rsidRPr="00EB5B9D">
        <w:t xml:space="preserve">, G. &amp; Metz, J.A.J. (1998). Evolutionarily singular strategies and the adaptive growth and branching of the evolutionary tree. </w:t>
      </w:r>
      <w:r w:rsidRPr="00EB5B9D">
        <w:rPr>
          <w:i/>
          <w:iCs/>
        </w:rPr>
        <w:t>Evolutionary Ecology</w:t>
      </w:r>
      <w:r w:rsidRPr="00EB5B9D">
        <w:t>, 12, 35–57.</w:t>
      </w:r>
    </w:p>
    <w:p w14:paraId="7E7A603F" w14:textId="77777777" w:rsidR="00EB5B9D" w:rsidRPr="00EB5B9D" w:rsidRDefault="00EB5B9D" w:rsidP="00EB5B9D">
      <w:pPr>
        <w:pStyle w:val="Bibliography"/>
      </w:pPr>
      <w:r w:rsidRPr="00EB5B9D">
        <w:t xml:space="preserve">Gillespie, D.T. (1977). Exact stochastic simulation of coupled chemical reactions. </w:t>
      </w:r>
      <w:r w:rsidRPr="00EB5B9D">
        <w:rPr>
          <w:i/>
          <w:iCs/>
        </w:rPr>
        <w:t>J. Phys. Chem.</w:t>
      </w:r>
      <w:r w:rsidRPr="00EB5B9D">
        <w:t>, 81, 2340–2361.</w:t>
      </w:r>
    </w:p>
    <w:p w14:paraId="37CB49BF" w14:textId="77777777" w:rsidR="00EB5B9D" w:rsidRPr="00EB5B9D" w:rsidRDefault="00EB5B9D" w:rsidP="00EB5B9D">
      <w:pPr>
        <w:pStyle w:val="Bibliography"/>
      </w:pPr>
      <w:proofErr w:type="spellStart"/>
      <w:r w:rsidRPr="00EB5B9D">
        <w:t>Govaert</w:t>
      </w:r>
      <w:proofErr w:type="spellEnd"/>
      <w:r w:rsidRPr="00EB5B9D">
        <w:t xml:space="preserve">, L., </w:t>
      </w:r>
      <w:proofErr w:type="spellStart"/>
      <w:r w:rsidRPr="00EB5B9D">
        <w:t>Fronhofer</w:t>
      </w:r>
      <w:proofErr w:type="spellEnd"/>
      <w:r w:rsidRPr="00EB5B9D">
        <w:t xml:space="preserve">, E.A., Lion, S., </w:t>
      </w:r>
      <w:proofErr w:type="spellStart"/>
      <w:r w:rsidRPr="00EB5B9D">
        <w:t>Eizaguirre</w:t>
      </w:r>
      <w:proofErr w:type="spellEnd"/>
      <w:r w:rsidRPr="00EB5B9D">
        <w:t xml:space="preserve">, C., </w:t>
      </w:r>
      <w:proofErr w:type="spellStart"/>
      <w:r w:rsidRPr="00EB5B9D">
        <w:t>Bonte</w:t>
      </w:r>
      <w:proofErr w:type="spellEnd"/>
      <w:r w:rsidRPr="00EB5B9D">
        <w:t xml:space="preserve">, D., </w:t>
      </w:r>
      <w:proofErr w:type="spellStart"/>
      <w:r w:rsidRPr="00EB5B9D">
        <w:t>Egas</w:t>
      </w:r>
      <w:proofErr w:type="spellEnd"/>
      <w:r w:rsidRPr="00EB5B9D">
        <w:t xml:space="preserve">, M., </w:t>
      </w:r>
      <w:r w:rsidRPr="00EB5B9D">
        <w:rPr>
          <w:i/>
          <w:iCs/>
        </w:rPr>
        <w:t>et al.</w:t>
      </w:r>
      <w:r w:rsidRPr="00EB5B9D">
        <w:t xml:space="preserve"> (2019). Eco-evolutionary feedbacks—Theoretical models and perspectives. </w:t>
      </w:r>
      <w:r w:rsidRPr="00EB5B9D">
        <w:rPr>
          <w:i/>
          <w:iCs/>
        </w:rPr>
        <w:t>Functional Ecology</w:t>
      </w:r>
      <w:r w:rsidRPr="00EB5B9D">
        <w:t>, 33, 13–30.</w:t>
      </w:r>
    </w:p>
    <w:p w14:paraId="0CD8FDC8" w14:textId="77777777" w:rsidR="00EB5B9D" w:rsidRPr="00EB5B9D" w:rsidRDefault="00EB5B9D" w:rsidP="00EB5B9D">
      <w:pPr>
        <w:pStyle w:val="Bibliography"/>
      </w:pPr>
      <w:r w:rsidRPr="00EB5B9D">
        <w:t xml:space="preserve">Grant, P.R. &amp; Grant, B.R. (2002). Unpredictable evolution in a 30-Year study of Darwin’s finches. </w:t>
      </w:r>
      <w:r w:rsidRPr="00EB5B9D">
        <w:rPr>
          <w:i/>
          <w:iCs/>
        </w:rPr>
        <w:t>Science</w:t>
      </w:r>
      <w:r w:rsidRPr="00EB5B9D">
        <w:t>, 296, 707–711.</w:t>
      </w:r>
    </w:p>
    <w:p w14:paraId="7B8C8984" w14:textId="77777777" w:rsidR="00EB5B9D" w:rsidRPr="00EB5B9D" w:rsidRDefault="00EB5B9D" w:rsidP="00EB5B9D">
      <w:pPr>
        <w:pStyle w:val="Bibliography"/>
      </w:pPr>
      <w:r w:rsidRPr="00EB5B9D">
        <w:t xml:space="preserve">Greenman, J.V. &amp; Benton, T.G. (2003). The amplification of environmental noise in population </w:t>
      </w:r>
      <w:proofErr w:type="gramStart"/>
      <w:r w:rsidRPr="00EB5B9D">
        <w:t>models:</w:t>
      </w:r>
      <w:proofErr w:type="gramEnd"/>
      <w:r w:rsidRPr="00EB5B9D">
        <w:t xml:space="preserve"> causes and consequences. </w:t>
      </w:r>
      <w:r w:rsidRPr="00EB5B9D">
        <w:rPr>
          <w:i/>
          <w:iCs/>
        </w:rPr>
        <w:t>Am. Nat.</w:t>
      </w:r>
      <w:r w:rsidRPr="00EB5B9D">
        <w:t>, 161, 225–239.</w:t>
      </w:r>
    </w:p>
    <w:p w14:paraId="59847F11" w14:textId="77777777" w:rsidR="00EB5B9D" w:rsidRPr="00EB5B9D" w:rsidRDefault="00EB5B9D" w:rsidP="00EB5B9D">
      <w:pPr>
        <w:pStyle w:val="Bibliography"/>
      </w:pPr>
      <w:r w:rsidRPr="00EB5B9D">
        <w:t xml:space="preserve">Hairston, Jr., N.G., </w:t>
      </w:r>
      <w:proofErr w:type="spellStart"/>
      <w:r w:rsidRPr="00EB5B9D">
        <w:t>Ellner</w:t>
      </w:r>
      <w:proofErr w:type="spellEnd"/>
      <w:r w:rsidRPr="00EB5B9D">
        <w:t xml:space="preserve">, S.P., Geber, M.A., Yoshida, T. &amp; Fox, J.A. (2005). Rapid evolution and the convergence of ecological and evolutionary time. </w:t>
      </w:r>
      <w:r w:rsidRPr="00EB5B9D">
        <w:rPr>
          <w:i/>
          <w:iCs/>
        </w:rPr>
        <w:t>Ecol. Lett.</w:t>
      </w:r>
      <w:r w:rsidRPr="00EB5B9D">
        <w:t>, 8, 1114–1127.</w:t>
      </w:r>
    </w:p>
    <w:p w14:paraId="4B0BA197" w14:textId="77777777" w:rsidR="00EB5B9D" w:rsidRPr="00EB5B9D" w:rsidRDefault="00EB5B9D" w:rsidP="00EB5B9D">
      <w:pPr>
        <w:pStyle w:val="Bibliography"/>
      </w:pPr>
      <w:r w:rsidRPr="00EB5B9D">
        <w:t xml:space="preserve">Hastings, A., Abbott, K.C., </w:t>
      </w:r>
      <w:proofErr w:type="spellStart"/>
      <w:r w:rsidRPr="00EB5B9D">
        <w:t>Cuddington</w:t>
      </w:r>
      <w:proofErr w:type="spellEnd"/>
      <w:r w:rsidRPr="00EB5B9D">
        <w:t xml:space="preserve">, K., Francis, T., Gellner, G., Lai, Y.-C., </w:t>
      </w:r>
      <w:r w:rsidRPr="00EB5B9D">
        <w:rPr>
          <w:i/>
          <w:iCs/>
        </w:rPr>
        <w:t>et al.</w:t>
      </w:r>
      <w:r w:rsidRPr="00EB5B9D">
        <w:t xml:space="preserve"> (2018). Transient phenomena in ecology. </w:t>
      </w:r>
      <w:r w:rsidRPr="00EB5B9D">
        <w:rPr>
          <w:i/>
          <w:iCs/>
        </w:rPr>
        <w:t>Science</w:t>
      </w:r>
      <w:r w:rsidRPr="00EB5B9D">
        <w:t>, 361.</w:t>
      </w:r>
    </w:p>
    <w:p w14:paraId="184305B5" w14:textId="77777777" w:rsidR="00EB5B9D" w:rsidRPr="00EB5B9D" w:rsidRDefault="00EB5B9D" w:rsidP="00EB5B9D">
      <w:pPr>
        <w:pStyle w:val="Bibliography"/>
      </w:pPr>
      <w:r w:rsidRPr="00EB5B9D">
        <w:lastRenderedPageBreak/>
        <w:t xml:space="preserve">Henson, S.M., Cushing, J.M., Costantino, R.F., Dennis, B. &amp; </w:t>
      </w:r>
      <w:proofErr w:type="spellStart"/>
      <w:r w:rsidRPr="00EB5B9D">
        <w:t>Desharnais</w:t>
      </w:r>
      <w:proofErr w:type="spellEnd"/>
      <w:r w:rsidRPr="00EB5B9D">
        <w:t xml:space="preserve">, R.A. (1998). Phase switching in population cycles. </w:t>
      </w:r>
      <w:r w:rsidRPr="00EB5B9D">
        <w:rPr>
          <w:i/>
          <w:iCs/>
        </w:rPr>
        <w:t>Proceedings of the Royal Society of London. Series B: Biological Sciences</w:t>
      </w:r>
      <w:r w:rsidRPr="00EB5B9D">
        <w:t>, 265, 2229–2234.</w:t>
      </w:r>
    </w:p>
    <w:p w14:paraId="5E3EC127" w14:textId="77777777" w:rsidR="00EB5B9D" w:rsidRPr="00EB5B9D" w:rsidRDefault="00EB5B9D" w:rsidP="00EB5B9D">
      <w:pPr>
        <w:pStyle w:val="Bibliography"/>
      </w:pPr>
      <w:r w:rsidRPr="00EB5B9D">
        <w:t xml:space="preserve">Hosking, C.J., </w:t>
      </w:r>
      <w:proofErr w:type="spellStart"/>
      <w:r w:rsidRPr="00EB5B9D">
        <w:t>Raubenheimer</w:t>
      </w:r>
      <w:proofErr w:type="spellEnd"/>
      <w:r w:rsidRPr="00EB5B9D">
        <w:t xml:space="preserve">, D., Charleston, M.A., Simpson, S.J. &amp; Senior, A.M. (2019). Macronutrient intakes and the lifespan-fecundity trade-off: a geometric framework agent-based model. </w:t>
      </w:r>
      <w:r w:rsidRPr="00EB5B9D">
        <w:rPr>
          <w:i/>
          <w:iCs/>
        </w:rPr>
        <w:t>Journal of The Royal Society Interface</w:t>
      </w:r>
      <w:r w:rsidRPr="00EB5B9D">
        <w:t>, 16, 20180733.</w:t>
      </w:r>
    </w:p>
    <w:p w14:paraId="2884CB30" w14:textId="77777777" w:rsidR="00EB5B9D" w:rsidRPr="00EB5B9D" w:rsidRDefault="00EB5B9D" w:rsidP="00EB5B9D">
      <w:pPr>
        <w:pStyle w:val="Bibliography"/>
      </w:pPr>
      <w:proofErr w:type="spellStart"/>
      <w:r w:rsidRPr="00EB5B9D">
        <w:t>Humplik</w:t>
      </w:r>
      <w:proofErr w:type="spellEnd"/>
      <w:r w:rsidRPr="00EB5B9D">
        <w:t xml:space="preserve">, J., Hill, A.L. &amp; Nowak, M.A. (2014). Evolutionary dynamics of infectious diseases in finite populations. </w:t>
      </w:r>
      <w:r w:rsidRPr="00EB5B9D">
        <w:rPr>
          <w:i/>
          <w:iCs/>
        </w:rPr>
        <w:t xml:space="preserve">J. </w:t>
      </w:r>
      <w:proofErr w:type="spellStart"/>
      <w:r w:rsidRPr="00EB5B9D">
        <w:rPr>
          <w:i/>
          <w:iCs/>
        </w:rPr>
        <w:t>Theor</w:t>
      </w:r>
      <w:proofErr w:type="spellEnd"/>
      <w:r w:rsidRPr="00EB5B9D">
        <w:rPr>
          <w:i/>
          <w:iCs/>
        </w:rPr>
        <w:t>. Biol.</w:t>
      </w:r>
      <w:r w:rsidRPr="00EB5B9D">
        <w:t>, 360, 149–162.</w:t>
      </w:r>
    </w:p>
    <w:p w14:paraId="0973B7FF" w14:textId="77777777" w:rsidR="00EB5B9D" w:rsidRPr="00EB5B9D" w:rsidRDefault="00EB5B9D" w:rsidP="00EB5B9D">
      <w:pPr>
        <w:pStyle w:val="Bibliography"/>
      </w:pPr>
      <w:r w:rsidRPr="00EB5B9D">
        <w:t xml:space="preserve">Ives, A.R., </w:t>
      </w:r>
      <w:proofErr w:type="spellStart"/>
      <w:r w:rsidRPr="00EB5B9D">
        <w:t>Einarsson</w:t>
      </w:r>
      <w:proofErr w:type="spellEnd"/>
      <w:r w:rsidRPr="00EB5B9D">
        <w:t xml:space="preserve">, A., Jansen, V.A.A. &amp; </w:t>
      </w:r>
      <w:proofErr w:type="spellStart"/>
      <w:r w:rsidRPr="00EB5B9D">
        <w:t>Gardarsson</w:t>
      </w:r>
      <w:proofErr w:type="spellEnd"/>
      <w:r w:rsidRPr="00EB5B9D">
        <w:t xml:space="preserve">, A. (2008). High-amplitude fluctuations and alternative dynamical states of midges in Lake </w:t>
      </w:r>
      <w:proofErr w:type="spellStart"/>
      <w:r w:rsidRPr="00EB5B9D">
        <w:t>Myvatn</w:t>
      </w:r>
      <w:proofErr w:type="spellEnd"/>
      <w:r w:rsidRPr="00EB5B9D">
        <w:t xml:space="preserve">. </w:t>
      </w:r>
      <w:r w:rsidRPr="00EB5B9D">
        <w:rPr>
          <w:i/>
          <w:iCs/>
        </w:rPr>
        <w:t>Nature</w:t>
      </w:r>
      <w:r w:rsidRPr="00EB5B9D">
        <w:t>, 452, 84–87.</w:t>
      </w:r>
    </w:p>
    <w:p w14:paraId="37667705" w14:textId="77777777" w:rsidR="00EB5B9D" w:rsidRPr="00EB5B9D" w:rsidRDefault="00EB5B9D" w:rsidP="00EB5B9D">
      <w:pPr>
        <w:pStyle w:val="Bibliography"/>
      </w:pPr>
      <w:proofErr w:type="spellStart"/>
      <w:r w:rsidRPr="00EB5B9D">
        <w:t>Iwasa</w:t>
      </w:r>
      <w:proofErr w:type="spellEnd"/>
      <w:r w:rsidRPr="00EB5B9D">
        <w:t xml:space="preserve">, Y., </w:t>
      </w:r>
      <w:proofErr w:type="spellStart"/>
      <w:r w:rsidRPr="00EB5B9D">
        <w:t>Pomiankowski</w:t>
      </w:r>
      <w:proofErr w:type="spellEnd"/>
      <w:r w:rsidRPr="00EB5B9D">
        <w:t xml:space="preserve">, A. &amp; Nee, S. (1991). The evolution of costly mate preferences Ii. the “handicap” principle. </w:t>
      </w:r>
      <w:r w:rsidRPr="00EB5B9D">
        <w:rPr>
          <w:i/>
          <w:iCs/>
        </w:rPr>
        <w:t>Evolution</w:t>
      </w:r>
      <w:r w:rsidRPr="00EB5B9D">
        <w:t>, 45, 1431–1442.</w:t>
      </w:r>
    </w:p>
    <w:p w14:paraId="70F0DC4C" w14:textId="77777777" w:rsidR="00EB5B9D" w:rsidRPr="00EB5B9D" w:rsidRDefault="00EB5B9D" w:rsidP="00EB5B9D">
      <w:pPr>
        <w:pStyle w:val="Bibliography"/>
      </w:pPr>
      <w:r w:rsidRPr="00EB5B9D">
        <w:t xml:space="preserve">Kendall, B.E., Fox, G.A., Fujiwara, M. &amp; </w:t>
      </w:r>
      <w:proofErr w:type="spellStart"/>
      <w:r w:rsidRPr="00EB5B9D">
        <w:t>Nogeire</w:t>
      </w:r>
      <w:proofErr w:type="spellEnd"/>
      <w:r w:rsidRPr="00EB5B9D">
        <w:t xml:space="preserve">, T.M. (2011). Demographic heterogeneity, cohort selection, and population growth. </w:t>
      </w:r>
      <w:r w:rsidRPr="00EB5B9D">
        <w:rPr>
          <w:i/>
          <w:iCs/>
        </w:rPr>
        <w:t>Ecology</w:t>
      </w:r>
      <w:r w:rsidRPr="00EB5B9D">
        <w:t>, 92, 1985–1993.</w:t>
      </w:r>
    </w:p>
    <w:p w14:paraId="63403583" w14:textId="77777777" w:rsidR="00EB5B9D" w:rsidRPr="00EB5B9D" w:rsidRDefault="00EB5B9D" w:rsidP="00EB5B9D">
      <w:pPr>
        <w:pStyle w:val="Bibliography"/>
      </w:pPr>
      <w:proofErr w:type="spellStart"/>
      <w:r w:rsidRPr="00EB5B9D">
        <w:t>Lande</w:t>
      </w:r>
      <w:proofErr w:type="spellEnd"/>
      <w:r w:rsidRPr="00EB5B9D">
        <w:t xml:space="preserve">, R. (1976). Natural selection and random genetic drift in phenotypic evolution. </w:t>
      </w:r>
      <w:r w:rsidRPr="00EB5B9D">
        <w:rPr>
          <w:i/>
          <w:iCs/>
        </w:rPr>
        <w:t>Evolution</w:t>
      </w:r>
      <w:r w:rsidRPr="00EB5B9D">
        <w:t>, 30, 314–334.</w:t>
      </w:r>
    </w:p>
    <w:p w14:paraId="3151BDA1" w14:textId="77777777" w:rsidR="00EB5B9D" w:rsidRPr="00EB5B9D" w:rsidRDefault="00EB5B9D" w:rsidP="00EB5B9D">
      <w:pPr>
        <w:pStyle w:val="Bibliography"/>
      </w:pPr>
      <w:proofErr w:type="spellStart"/>
      <w:r w:rsidRPr="00EB5B9D">
        <w:t>Lande</w:t>
      </w:r>
      <w:proofErr w:type="spellEnd"/>
      <w:r w:rsidRPr="00EB5B9D">
        <w:t xml:space="preserve">, R. (1982). A quantitative genetic theory of Life history evolution. </w:t>
      </w:r>
      <w:r w:rsidRPr="00EB5B9D">
        <w:rPr>
          <w:i/>
          <w:iCs/>
        </w:rPr>
        <w:t>Ecology</w:t>
      </w:r>
      <w:r w:rsidRPr="00EB5B9D">
        <w:t>, 63, 607–615.</w:t>
      </w:r>
    </w:p>
    <w:p w14:paraId="27E49791" w14:textId="77777777" w:rsidR="00EB5B9D" w:rsidRPr="00EB5B9D" w:rsidRDefault="00EB5B9D" w:rsidP="00EB5B9D">
      <w:pPr>
        <w:pStyle w:val="Bibliography"/>
      </w:pPr>
      <w:proofErr w:type="spellStart"/>
      <w:r w:rsidRPr="00EB5B9D">
        <w:t>Lande</w:t>
      </w:r>
      <w:proofErr w:type="spellEnd"/>
      <w:r w:rsidRPr="00EB5B9D">
        <w:t xml:space="preserve">, R., Engen, S. &amp; </w:t>
      </w:r>
      <w:proofErr w:type="spellStart"/>
      <w:r w:rsidRPr="00EB5B9D">
        <w:t>Sæther</w:t>
      </w:r>
      <w:proofErr w:type="spellEnd"/>
      <w:r w:rsidRPr="00EB5B9D">
        <w:t xml:space="preserve">, B.-E. (2009). An evolutionary maximum principle for density-dependent population dynamics in a fluctuating environment. </w:t>
      </w:r>
      <w:r w:rsidRPr="00EB5B9D">
        <w:rPr>
          <w:i/>
          <w:iCs/>
        </w:rPr>
        <w:t>Philosophical Transactions of the Royal Society B: Biological Sciences</w:t>
      </w:r>
      <w:r w:rsidRPr="00EB5B9D">
        <w:t>, 364, 1511–1518.</w:t>
      </w:r>
    </w:p>
    <w:p w14:paraId="0797537F" w14:textId="77777777" w:rsidR="00EB5B9D" w:rsidRPr="00EB5B9D" w:rsidRDefault="00EB5B9D" w:rsidP="00EB5B9D">
      <w:pPr>
        <w:pStyle w:val="Bibliography"/>
      </w:pPr>
      <w:r w:rsidRPr="00EB5B9D">
        <w:t xml:space="preserve">Lee, D.E., Berger, R.W., </w:t>
      </w:r>
      <w:proofErr w:type="spellStart"/>
      <w:r w:rsidRPr="00EB5B9D">
        <w:t>Tietz</w:t>
      </w:r>
      <w:proofErr w:type="spellEnd"/>
      <w:r w:rsidRPr="00EB5B9D">
        <w:t xml:space="preserve">, J.R., </w:t>
      </w:r>
      <w:proofErr w:type="spellStart"/>
      <w:r w:rsidRPr="00EB5B9D">
        <w:t>Warzybok</w:t>
      </w:r>
      <w:proofErr w:type="spellEnd"/>
      <w:r w:rsidRPr="00EB5B9D">
        <w:t xml:space="preserve">, P., Bradley, R.W., Orr, A.J., </w:t>
      </w:r>
      <w:r w:rsidRPr="00EB5B9D">
        <w:rPr>
          <w:i/>
          <w:iCs/>
        </w:rPr>
        <w:t>et al.</w:t>
      </w:r>
      <w:r w:rsidRPr="00EB5B9D">
        <w:t xml:space="preserve"> (2018). Initial growth of northern fur seal (</w:t>
      </w:r>
      <w:proofErr w:type="spellStart"/>
      <w:r w:rsidRPr="00EB5B9D">
        <w:rPr>
          <w:i/>
          <w:iCs/>
        </w:rPr>
        <w:t>Callorhinus</w:t>
      </w:r>
      <w:proofErr w:type="spellEnd"/>
      <w:r w:rsidRPr="00EB5B9D">
        <w:rPr>
          <w:i/>
          <w:iCs/>
        </w:rPr>
        <w:t xml:space="preserve"> </w:t>
      </w:r>
      <w:proofErr w:type="spellStart"/>
      <w:r w:rsidRPr="00EB5B9D">
        <w:rPr>
          <w:i/>
          <w:iCs/>
        </w:rPr>
        <w:t>ursinus</w:t>
      </w:r>
      <w:proofErr w:type="spellEnd"/>
      <w:r w:rsidRPr="00EB5B9D">
        <w:t xml:space="preserve">) colonies at the South Farallon, San Miguel, and </w:t>
      </w:r>
      <w:proofErr w:type="spellStart"/>
      <w:r w:rsidRPr="00EB5B9D">
        <w:t>Bogoslof</w:t>
      </w:r>
      <w:proofErr w:type="spellEnd"/>
      <w:r w:rsidRPr="00EB5B9D">
        <w:t xml:space="preserve"> Islands. </w:t>
      </w:r>
      <w:r w:rsidRPr="00EB5B9D">
        <w:rPr>
          <w:i/>
          <w:iCs/>
        </w:rPr>
        <w:t>J Mammal</w:t>
      </w:r>
      <w:r w:rsidRPr="00EB5B9D">
        <w:t>, 99, 1529–1538.</w:t>
      </w:r>
    </w:p>
    <w:p w14:paraId="536ADCFE" w14:textId="77777777" w:rsidR="00EB5B9D" w:rsidRPr="00EB5B9D" w:rsidRDefault="00EB5B9D" w:rsidP="00EB5B9D">
      <w:pPr>
        <w:pStyle w:val="Bibliography"/>
      </w:pPr>
      <w:r w:rsidRPr="00EB5B9D">
        <w:t xml:space="preserve">Lee, K.P., Simpson, S.J., Clissold, F.J., Brooks, R., Ballard, J.W.O., Taylor, P.W., </w:t>
      </w:r>
      <w:r w:rsidRPr="00EB5B9D">
        <w:rPr>
          <w:i/>
          <w:iCs/>
        </w:rPr>
        <w:t>et al.</w:t>
      </w:r>
      <w:r w:rsidRPr="00EB5B9D">
        <w:t xml:space="preserve"> (2008). Lifespan and reproduction in Drosophila: New insights from nutritional geometry. </w:t>
      </w:r>
      <w:r w:rsidRPr="00EB5B9D">
        <w:rPr>
          <w:i/>
          <w:iCs/>
        </w:rPr>
        <w:t xml:space="preserve">Proc Natl </w:t>
      </w:r>
      <w:proofErr w:type="spellStart"/>
      <w:r w:rsidRPr="00EB5B9D">
        <w:rPr>
          <w:i/>
          <w:iCs/>
        </w:rPr>
        <w:t>Acad</w:t>
      </w:r>
      <w:proofErr w:type="spellEnd"/>
      <w:r w:rsidRPr="00EB5B9D">
        <w:rPr>
          <w:i/>
          <w:iCs/>
        </w:rPr>
        <w:t xml:space="preserve"> Sci U S A</w:t>
      </w:r>
      <w:r w:rsidRPr="00EB5B9D">
        <w:t>, 105, 2498–2503.</w:t>
      </w:r>
    </w:p>
    <w:p w14:paraId="45ACDC68" w14:textId="77777777" w:rsidR="00EB5B9D" w:rsidRPr="00EB5B9D" w:rsidRDefault="00EB5B9D" w:rsidP="00EB5B9D">
      <w:pPr>
        <w:pStyle w:val="Bibliography"/>
      </w:pPr>
      <w:proofErr w:type="spellStart"/>
      <w:r w:rsidRPr="00EB5B9D">
        <w:t>Lenormand</w:t>
      </w:r>
      <w:proofErr w:type="spellEnd"/>
      <w:r w:rsidRPr="00EB5B9D">
        <w:t xml:space="preserve">, T., </w:t>
      </w:r>
      <w:proofErr w:type="spellStart"/>
      <w:r w:rsidRPr="00EB5B9D">
        <w:t>Roze</w:t>
      </w:r>
      <w:proofErr w:type="spellEnd"/>
      <w:r w:rsidRPr="00EB5B9D">
        <w:t xml:space="preserve">, D. &amp; </w:t>
      </w:r>
      <w:proofErr w:type="spellStart"/>
      <w:r w:rsidRPr="00EB5B9D">
        <w:t>Rousset</w:t>
      </w:r>
      <w:proofErr w:type="spellEnd"/>
      <w:r w:rsidRPr="00EB5B9D">
        <w:t xml:space="preserve">, F. (2009). Stochasticity in evolution. </w:t>
      </w:r>
      <w:r w:rsidRPr="00EB5B9D">
        <w:rPr>
          <w:i/>
          <w:iCs/>
        </w:rPr>
        <w:t>Trends in Ecology &amp; Evolution</w:t>
      </w:r>
      <w:r w:rsidRPr="00EB5B9D">
        <w:t>, 24, 157–165.</w:t>
      </w:r>
    </w:p>
    <w:p w14:paraId="13905D59" w14:textId="77777777" w:rsidR="00EB5B9D" w:rsidRPr="00EB5B9D" w:rsidRDefault="00EB5B9D" w:rsidP="00EB5B9D">
      <w:pPr>
        <w:pStyle w:val="Bibliography"/>
      </w:pPr>
      <w:r w:rsidRPr="00EB5B9D">
        <w:t xml:space="preserve">Lion, S. (2017). Theoretical approaches in evolutionary ecology: Environmental feedback as a unifying perspective. </w:t>
      </w:r>
      <w:r w:rsidRPr="00EB5B9D">
        <w:rPr>
          <w:i/>
          <w:iCs/>
        </w:rPr>
        <w:t>The American Naturalist</w:t>
      </w:r>
      <w:r w:rsidRPr="00EB5B9D">
        <w:t>, 191, 21–44.</w:t>
      </w:r>
    </w:p>
    <w:p w14:paraId="2459D176" w14:textId="77777777" w:rsidR="00EB5B9D" w:rsidRPr="00EB5B9D" w:rsidRDefault="00EB5B9D" w:rsidP="00EB5B9D">
      <w:pPr>
        <w:pStyle w:val="Bibliography"/>
      </w:pPr>
      <w:r w:rsidRPr="00EB5B9D">
        <w:t xml:space="preserve">Lowe, W.H., Kovach, R.P. &amp; </w:t>
      </w:r>
      <w:proofErr w:type="spellStart"/>
      <w:r w:rsidRPr="00EB5B9D">
        <w:t>Allendorf</w:t>
      </w:r>
      <w:proofErr w:type="spellEnd"/>
      <w:r w:rsidRPr="00EB5B9D">
        <w:t xml:space="preserve">, F.W. (2017). Population genetics and demography unite ecology and evolution. </w:t>
      </w:r>
      <w:r w:rsidRPr="00EB5B9D">
        <w:rPr>
          <w:i/>
          <w:iCs/>
        </w:rPr>
        <w:t xml:space="preserve">Trends Ecol. </w:t>
      </w:r>
      <w:proofErr w:type="spellStart"/>
      <w:r w:rsidRPr="00EB5B9D">
        <w:rPr>
          <w:i/>
          <w:iCs/>
        </w:rPr>
        <w:t>Evol</w:t>
      </w:r>
      <w:proofErr w:type="spellEnd"/>
      <w:r w:rsidRPr="00EB5B9D">
        <w:rPr>
          <w:i/>
          <w:iCs/>
        </w:rPr>
        <w:t>. (</w:t>
      </w:r>
      <w:proofErr w:type="spellStart"/>
      <w:r w:rsidRPr="00EB5B9D">
        <w:rPr>
          <w:i/>
          <w:iCs/>
        </w:rPr>
        <w:t>Amst</w:t>
      </w:r>
      <w:proofErr w:type="spellEnd"/>
      <w:r w:rsidRPr="00EB5B9D">
        <w:rPr>
          <w:i/>
          <w:iCs/>
        </w:rPr>
        <w:t>.)</w:t>
      </w:r>
      <w:r w:rsidRPr="00EB5B9D">
        <w:t>, 32, 141–152.</w:t>
      </w:r>
    </w:p>
    <w:p w14:paraId="24C56333" w14:textId="77777777" w:rsidR="00EB5B9D" w:rsidRPr="00EB5B9D" w:rsidRDefault="00EB5B9D" w:rsidP="00EB5B9D">
      <w:pPr>
        <w:pStyle w:val="Bibliography"/>
      </w:pPr>
      <w:r w:rsidRPr="00EB5B9D">
        <w:t xml:space="preserve">MacArthur, R.H. (1962). Some Generalized Theorems of Natural Selection. </w:t>
      </w:r>
      <w:r w:rsidRPr="00EB5B9D">
        <w:rPr>
          <w:i/>
          <w:iCs/>
        </w:rPr>
        <w:t>PNAS</w:t>
      </w:r>
      <w:r w:rsidRPr="00EB5B9D">
        <w:t>, 48, 1893–1897.</w:t>
      </w:r>
    </w:p>
    <w:p w14:paraId="437B725F" w14:textId="77777777" w:rsidR="00EB5B9D" w:rsidRPr="00EB5B9D" w:rsidRDefault="00EB5B9D" w:rsidP="00EB5B9D">
      <w:pPr>
        <w:pStyle w:val="Bibliography"/>
      </w:pPr>
      <w:r w:rsidRPr="00EB5B9D">
        <w:t xml:space="preserve">MacArthur, R.H. &amp; Wilson, E.O. (2001). </w:t>
      </w:r>
      <w:r w:rsidRPr="00EB5B9D">
        <w:rPr>
          <w:i/>
          <w:iCs/>
        </w:rPr>
        <w:t>The Theory of Island Biogeography</w:t>
      </w:r>
      <w:r w:rsidRPr="00EB5B9D">
        <w:t>. Princeton University Press.</w:t>
      </w:r>
    </w:p>
    <w:p w14:paraId="71DF6DFE" w14:textId="77777777" w:rsidR="00EB5B9D" w:rsidRPr="00EB5B9D" w:rsidRDefault="00EB5B9D" w:rsidP="00EB5B9D">
      <w:pPr>
        <w:pStyle w:val="Bibliography"/>
      </w:pPr>
      <w:r w:rsidRPr="00EB5B9D">
        <w:t xml:space="preserve">McKane, A.J. &amp; Newman, T.J. (2005). Predator-prey cycles from resonant amplification of demographic stochasticity. </w:t>
      </w:r>
      <w:r w:rsidRPr="00EB5B9D">
        <w:rPr>
          <w:i/>
          <w:iCs/>
        </w:rPr>
        <w:t>Phys. Rev. Lett.</w:t>
      </w:r>
      <w:r w:rsidRPr="00EB5B9D">
        <w:t>, 94, 218102.</w:t>
      </w:r>
    </w:p>
    <w:p w14:paraId="238B8E0E" w14:textId="77777777" w:rsidR="00EB5B9D" w:rsidRPr="00EB5B9D" w:rsidRDefault="00EB5B9D" w:rsidP="00EB5B9D">
      <w:pPr>
        <w:pStyle w:val="Bibliography"/>
      </w:pPr>
      <w:r w:rsidRPr="00EB5B9D">
        <w:t xml:space="preserve">Nicholson, A.J. (1957). The self-adjustment of populations to change. </w:t>
      </w:r>
      <w:r w:rsidRPr="00EB5B9D">
        <w:rPr>
          <w:i/>
          <w:iCs/>
        </w:rPr>
        <w:t xml:space="preserve">Cold Spring </w:t>
      </w:r>
      <w:proofErr w:type="spellStart"/>
      <w:r w:rsidRPr="00EB5B9D">
        <w:rPr>
          <w:i/>
          <w:iCs/>
        </w:rPr>
        <w:t>Harb</w:t>
      </w:r>
      <w:proofErr w:type="spellEnd"/>
      <w:r w:rsidRPr="00EB5B9D">
        <w:rPr>
          <w:i/>
          <w:iCs/>
        </w:rPr>
        <w:t xml:space="preserve"> </w:t>
      </w:r>
      <w:proofErr w:type="spellStart"/>
      <w:r w:rsidRPr="00EB5B9D">
        <w:rPr>
          <w:i/>
          <w:iCs/>
        </w:rPr>
        <w:t>Symp</w:t>
      </w:r>
      <w:proofErr w:type="spellEnd"/>
      <w:r w:rsidRPr="00EB5B9D">
        <w:rPr>
          <w:i/>
          <w:iCs/>
        </w:rPr>
        <w:t xml:space="preserve"> Quant Biol</w:t>
      </w:r>
      <w:r w:rsidRPr="00EB5B9D">
        <w:t>, 22, 153–173.</w:t>
      </w:r>
    </w:p>
    <w:p w14:paraId="3BD56E67" w14:textId="77777777" w:rsidR="00EB5B9D" w:rsidRPr="00EB5B9D" w:rsidRDefault="00EB5B9D" w:rsidP="00EB5B9D">
      <w:pPr>
        <w:pStyle w:val="Bibliography"/>
      </w:pPr>
      <w:r w:rsidRPr="00EB5B9D">
        <w:t xml:space="preserve">Nisbet, R.M. &amp; Gurney, W.S.C. (1982). </w:t>
      </w:r>
      <w:r w:rsidRPr="00EB5B9D">
        <w:rPr>
          <w:i/>
          <w:iCs/>
        </w:rPr>
        <w:t>Modelling Fluctuating Populations</w:t>
      </w:r>
      <w:r w:rsidRPr="00EB5B9D">
        <w:t>. Wiley.</w:t>
      </w:r>
    </w:p>
    <w:p w14:paraId="05F92B8E" w14:textId="77777777" w:rsidR="00EB5B9D" w:rsidRPr="00EB5B9D" w:rsidRDefault="00EB5B9D" w:rsidP="00EB5B9D">
      <w:pPr>
        <w:pStyle w:val="Bibliography"/>
      </w:pPr>
      <w:r w:rsidRPr="00EB5B9D">
        <w:t xml:space="preserve">Parsons, T.L., Lambert, A., Day, T. &amp; </w:t>
      </w:r>
      <w:proofErr w:type="spellStart"/>
      <w:r w:rsidRPr="00EB5B9D">
        <w:t>Gandon</w:t>
      </w:r>
      <w:proofErr w:type="spellEnd"/>
      <w:r w:rsidRPr="00EB5B9D">
        <w:t xml:space="preserve">, S. (2018). Pathogen evolution in finite populations: slow and steady spreads the best. </w:t>
      </w:r>
      <w:r w:rsidRPr="00EB5B9D">
        <w:rPr>
          <w:i/>
          <w:iCs/>
        </w:rPr>
        <w:t>Journal of The Royal Society Interface</w:t>
      </w:r>
      <w:r w:rsidRPr="00EB5B9D">
        <w:t>, 15, 20180135.</w:t>
      </w:r>
    </w:p>
    <w:p w14:paraId="43089AA9" w14:textId="77777777" w:rsidR="00EB5B9D" w:rsidRPr="00EB5B9D" w:rsidRDefault="00EB5B9D" w:rsidP="00EB5B9D">
      <w:pPr>
        <w:pStyle w:val="Bibliography"/>
      </w:pPr>
      <w:r w:rsidRPr="00EB5B9D">
        <w:lastRenderedPageBreak/>
        <w:t xml:space="preserve">Pimentel, D. (1961). Animal population regulation by the genetic feed-back mechanism. </w:t>
      </w:r>
      <w:r w:rsidRPr="00EB5B9D">
        <w:rPr>
          <w:i/>
          <w:iCs/>
        </w:rPr>
        <w:t>The American Naturalist</w:t>
      </w:r>
      <w:r w:rsidRPr="00EB5B9D">
        <w:t>, 95, 65–79.</w:t>
      </w:r>
    </w:p>
    <w:p w14:paraId="3C222873" w14:textId="77777777" w:rsidR="00EB5B9D" w:rsidRPr="00EB5B9D" w:rsidRDefault="00EB5B9D" w:rsidP="00EB5B9D">
      <w:pPr>
        <w:pStyle w:val="Bibliography"/>
      </w:pPr>
      <w:r w:rsidRPr="00EB5B9D">
        <w:t xml:space="preserve">Proulx, S.R. &amp; Day, T. (2001). What can invasion analyses tell us about evolution under stochasticity in finite populations? </w:t>
      </w:r>
      <w:r w:rsidRPr="00EB5B9D">
        <w:rPr>
          <w:i/>
          <w:iCs/>
        </w:rPr>
        <w:t>Selection</w:t>
      </w:r>
      <w:r w:rsidRPr="00EB5B9D">
        <w:t>, 2, 2–15.</w:t>
      </w:r>
    </w:p>
    <w:p w14:paraId="0576A291" w14:textId="77777777" w:rsidR="00EB5B9D" w:rsidRPr="00EB5B9D" w:rsidRDefault="00EB5B9D" w:rsidP="00EB5B9D">
      <w:pPr>
        <w:pStyle w:val="Bibliography"/>
      </w:pPr>
      <w:proofErr w:type="spellStart"/>
      <w:r w:rsidRPr="00EB5B9D">
        <w:t>Queller</w:t>
      </w:r>
      <w:proofErr w:type="spellEnd"/>
      <w:r w:rsidRPr="00EB5B9D">
        <w:t xml:space="preserve">, D.C. (2017). Fundamental Theorems of Evolution. </w:t>
      </w:r>
      <w:r w:rsidRPr="00EB5B9D">
        <w:rPr>
          <w:i/>
          <w:iCs/>
        </w:rPr>
        <w:t>Am. Nat.</w:t>
      </w:r>
      <w:r w:rsidRPr="00EB5B9D">
        <w:t>, 189, 345–353.</w:t>
      </w:r>
    </w:p>
    <w:p w14:paraId="33473F89" w14:textId="77777777" w:rsidR="00EB5B9D" w:rsidRPr="00EB5B9D" w:rsidRDefault="00EB5B9D" w:rsidP="00EB5B9D">
      <w:pPr>
        <w:pStyle w:val="Bibliography"/>
      </w:pPr>
      <w:r w:rsidRPr="00EB5B9D">
        <w:t xml:space="preserve">Rees, M. &amp; </w:t>
      </w:r>
      <w:proofErr w:type="spellStart"/>
      <w:r w:rsidRPr="00EB5B9D">
        <w:t>Ellner</w:t>
      </w:r>
      <w:proofErr w:type="spellEnd"/>
      <w:r w:rsidRPr="00EB5B9D">
        <w:t xml:space="preserve">, S.P. (2019). Why so variable: Can genetic variance in flowering thresholds be maintained by fluctuating selection? </w:t>
      </w:r>
      <w:r w:rsidRPr="00EB5B9D">
        <w:rPr>
          <w:i/>
          <w:iCs/>
        </w:rPr>
        <w:t>The American Naturalist</w:t>
      </w:r>
      <w:r w:rsidRPr="00EB5B9D">
        <w:t>, 194, E13–E29.</w:t>
      </w:r>
    </w:p>
    <w:p w14:paraId="4F5D40B6" w14:textId="77777777" w:rsidR="00EB5B9D" w:rsidRPr="00EB5B9D" w:rsidRDefault="00EB5B9D" w:rsidP="00EB5B9D">
      <w:pPr>
        <w:pStyle w:val="Bibliography"/>
      </w:pPr>
      <w:r w:rsidRPr="00EB5B9D">
        <w:t xml:space="preserve">Reznick, D., </w:t>
      </w:r>
      <w:proofErr w:type="spellStart"/>
      <w:r w:rsidRPr="00EB5B9D">
        <w:t>Nunney</w:t>
      </w:r>
      <w:proofErr w:type="spellEnd"/>
      <w:r w:rsidRPr="00EB5B9D">
        <w:t xml:space="preserve">, L. &amp; Tessier, A. (2000). Big houses, big cars, </w:t>
      </w:r>
      <w:proofErr w:type="spellStart"/>
      <w:r w:rsidRPr="00EB5B9D">
        <w:t>superfleas</w:t>
      </w:r>
      <w:proofErr w:type="spellEnd"/>
      <w:r w:rsidRPr="00EB5B9D">
        <w:t xml:space="preserve"> and the costs of reproduction. </w:t>
      </w:r>
      <w:r w:rsidRPr="00EB5B9D">
        <w:rPr>
          <w:i/>
          <w:iCs/>
        </w:rPr>
        <w:t>Trends in Ecology &amp; Evolution</w:t>
      </w:r>
      <w:r w:rsidRPr="00EB5B9D">
        <w:t>, 15, 421–425.</w:t>
      </w:r>
    </w:p>
    <w:p w14:paraId="47886D12" w14:textId="77777777" w:rsidR="00EB5B9D" w:rsidRPr="00EB5B9D" w:rsidRDefault="00EB5B9D" w:rsidP="00EB5B9D">
      <w:pPr>
        <w:pStyle w:val="Bibliography"/>
      </w:pPr>
      <w:proofErr w:type="spellStart"/>
      <w:r w:rsidRPr="00EB5B9D">
        <w:t>Schoener</w:t>
      </w:r>
      <w:proofErr w:type="spellEnd"/>
      <w:r w:rsidRPr="00EB5B9D">
        <w:t xml:space="preserve">, T.W. (2011). The newest synthesis: understanding the interplay of evolutionary and ecological dynamics. </w:t>
      </w:r>
      <w:r w:rsidRPr="00EB5B9D">
        <w:rPr>
          <w:i/>
          <w:iCs/>
        </w:rPr>
        <w:t>Science</w:t>
      </w:r>
      <w:r w:rsidRPr="00EB5B9D">
        <w:t>, 331, 426–429.</w:t>
      </w:r>
    </w:p>
    <w:p w14:paraId="57CD150B" w14:textId="77777777" w:rsidR="00EB5B9D" w:rsidRPr="00EB5B9D" w:rsidRDefault="00EB5B9D" w:rsidP="00EB5B9D">
      <w:pPr>
        <w:pStyle w:val="Bibliography"/>
      </w:pPr>
      <w:proofErr w:type="spellStart"/>
      <w:r w:rsidRPr="00EB5B9D">
        <w:t>Sibly</w:t>
      </w:r>
      <w:proofErr w:type="spellEnd"/>
      <w:r w:rsidRPr="00EB5B9D">
        <w:t xml:space="preserve">, R.M., Barker, D., Denham, M.C., Hone, J. &amp; </w:t>
      </w:r>
      <w:proofErr w:type="spellStart"/>
      <w:r w:rsidRPr="00EB5B9D">
        <w:t>Pagel</w:t>
      </w:r>
      <w:proofErr w:type="spellEnd"/>
      <w:r w:rsidRPr="00EB5B9D">
        <w:t xml:space="preserve">, M. (2005). On the regulation of populations of mammals, birds, fish, and insects. </w:t>
      </w:r>
      <w:r w:rsidRPr="00EB5B9D">
        <w:rPr>
          <w:i/>
          <w:iCs/>
        </w:rPr>
        <w:t>Science</w:t>
      </w:r>
      <w:r w:rsidRPr="00EB5B9D">
        <w:t>, 309, 607–610.</w:t>
      </w:r>
    </w:p>
    <w:p w14:paraId="71AD281A" w14:textId="77777777" w:rsidR="00EB5B9D" w:rsidRPr="00EB5B9D" w:rsidRDefault="00EB5B9D" w:rsidP="00EB5B9D">
      <w:pPr>
        <w:pStyle w:val="Bibliography"/>
      </w:pPr>
      <w:r w:rsidRPr="00EB5B9D">
        <w:t xml:space="preserve">Start, D., Weis, A.E. &amp; Gilbert, B. (2020). Ecological and evolutionary stochasticity shape natural selection. </w:t>
      </w:r>
      <w:r w:rsidRPr="00EB5B9D">
        <w:rPr>
          <w:i/>
          <w:iCs/>
        </w:rPr>
        <w:t>The American Naturalist</w:t>
      </w:r>
      <w:r w:rsidRPr="00EB5B9D">
        <w:t>, 195, 705–716.</w:t>
      </w:r>
    </w:p>
    <w:p w14:paraId="1AE856DF" w14:textId="77777777" w:rsidR="00EB5B9D" w:rsidRPr="00EB5B9D" w:rsidRDefault="00EB5B9D" w:rsidP="00EB5B9D">
      <w:pPr>
        <w:pStyle w:val="Bibliography"/>
      </w:pPr>
      <w:r w:rsidRPr="00EB5B9D">
        <w:t xml:space="preserve">Stearns, S.C. (1976). Life-History Tactics: A Review of the Ideas. </w:t>
      </w:r>
      <w:r w:rsidRPr="00EB5B9D">
        <w:rPr>
          <w:i/>
          <w:iCs/>
        </w:rPr>
        <w:t>The Quarterly Review of Biology</w:t>
      </w:r>
      <w:r w:rsidRPr="00EB5B9D">
        <w:t>, 51, 3–47.</w:t>
      </w:r>
    </w:p>
    <w:p w14:paraId="5E59725D" w14:textId="77777777" w:rsidR="00EB5B9D" w:rsidRPr="00EB5B9D" w:rsidRDefault="00EB5B9D" w:rsidP="00EB5B9D">
      <w:pPr>
        <w:pStyle w:val="Bibliography"/>
      </w:pPr>
      <w:r w:rsidRPr="00EB5B9D">
        <w:t xml:space="preserve">Stover, J.P., Kendall, B.E. &amp; Fox, G.A. (2012a). Demographic heterogeneity impacts density-dependent population dynamics. </w:t>
      </w:r>
      <w:proofErr w:type="spellStart"/>
      <w:r w:rsidRPr="00EB5B9D">
        <w:rPr>
          <w:i/>
          <w:iCs/>
        </w:rPr>
        <w:t>Theor</w:t>
      </w:r>
      <w:proofErr w:type="spellEnd"/>
      <w:r w:rsidRPr="00EB5B9D">
        <w:rPr>
          <w:i/>
          <w:iCs/>
        </w:rPr>
        <w:t xml:space="preserve"> </w:t>
      </w:r>
      <w:proofErr w:type="spellStart"/>
      <w:r w:rsidRPr="00EB5B9D">
        <w:rPr>
          <w:i/>
          <w:iCs/>
        </w:rPr>
        <w:t>Ecol</w:t>
      </w:r>
      <w:proofErr w:type="spellEnd"/>
      <w:r w:rsidRPr="00EB5B9D">
        <w:t>, 5, 297–309.</w:t>
      </w:r>
    </w:p>
    <w:p w14:paraId="28855352" w14:textId="77777777" w:rsidR="00EB5B9D" w:rsidRPr="00EB5B9D" w:rsidRDefault="00EB5B9D" w:rsidP="00EB5B9D">
      <w:pPr>
        <w:pStyle w:val="Bibliography"/>
      </w:pPr>
      <w:r w:rsidRPr="00EB5B9D">
        <w:t xml:space="preserve">Stover, J.P., Kendall, B.E. &amp; Fox, G.A. (2012b). Demographic heterogeneity impacts density-dependent population dynamics. </w:t>
      </w:r>
      <w:proofErr w:type="spellStart"/>
      <w:r w:rsidRPr="00EB5B9D">
        <w:rPr>
          <w:i/>
          <w:iCs/>
        </w:rPr>
        <w:t>Theor</w:t>
      </w:r>
      <w:proofErr w:type="spellEnd"/>
      <w:r w:rsidRPr="00EB5B9D">
        <w:rPr>
          <w:i/>
          <w:iCs/>
        </w:rPr>
        <w:t xml:space="preserve"> </w:t>
      </w:r>
      <w:proofErr w:type="spellStart"/>
      <w:r w:rsidRPr="00EB5B9D">
        <w:rPr>
          <w:i/>
          <w:iCs/>
        </w:rPr>
        <w:t>Ecol</w:t>
      </w:r>
      <w:proofErr w:type="spellEnd"/>
      <w:r w:rsidRPr="00EB5B9D">
        <w:t>, 5, 297–309.</w:t>
      </w:r>
    </w:p>
    <w:p w14:paraId="1DDA3C18" w14:textId="77777777" w:rsidR="00EB5B9D" w:rsidRPr="00EB5B9D" w:rsidRDefault="00EB5B9D" w:rsidP="00EB5B9D">
      <w:pPr>
        <w:pStyle w:val="Bibliography"/>
      </w:pPr>
      <w:r w:rsidRPr="00EB5B9D">
        <w:t xml:space="preserve">Taper, M.L. &amp; Case, T.J. (1992). Models of character displacement and the theoretical robustness of taxon cycles. </w:t>
      </w:r>
      <w:r w:rsidRPr="00EB5B9D">
        <w:rPr>
          <w:i/>
          <w:iCs/>
        </w:rPr>
        <w:t>Evolution</w:t>
      </w:r>
      <w:r w:rsidRPr="00EB5B9D">
        <w:t>, 46, 317–333.</w:t>
      </w:r>
    </w:p>
    <w:p w14:paraId="58402D40" w14:textId="77777777" w:rsidR="00EB5B9D" w:rsidRPr="00EB5B9D" w:rsidRDefault="00EB5B9D" w:rsidP="00EB5B9D">
      <w:pPr>
        <w:pStyle w:val="Bibliography"/>
      </w:pPr>
      <w:r w:rsidRPr="00EB5B9D">
        <w:t xml:space="preserve">Taylor, P. &amp; Day, T. (1997). Evolutionary stability under the replicator and the gradient dynamics. </w:t>
      </w:r>
      <w:proofErr w:type="spellStart"/>
      <w:r w:rsidRPr="00EB5B9D">
        <w:rPr>
          <w:i/>
          <w:iCs/>
        </w:rPr>
        <w:t>Evol</w:t>
      </w:r>
      <w:proofErr w:type="spellEnd"/>
      <w:r w:rsidRPr="00EB5B9D">
        <w:rPr>
          <w:i/>
          <w:iCs/>
        </w:rPr>
        <w:t xml:space="preserve"> </w:t>
      </w:r>
      <w:proofErr w:type="spellStart"/>
      <w:r w:rsidRPr="00EB5B9D">
        <w:rPr>
          <w:i/>
          <w:iCs/>
        </w:rPr>
        <w:t>Ecol</w:t>
      </w:r>
      <w:proofErr w:type="spellEnd"/>
      <w:r w:rsidRPr="00EB5B9D">
        <w:t>, 11, 579–590.</w:t>
      </w:r>
    </w:p>
    <w:p w14:paraId="3114C37F" w14:textId="77777777" w:rsidR="00EB5B9D" w:rsidRPr="00EB5B9D" w:rsidRDefault="00EB5B9D" w:rsidP="00EB5B9D">
      <w:pPr>
        <w:pStyle w:val="Bibliography"/>
      </w:pPr>
      <w:proofErr w:type="spellStart"/>
      <w:r w:rsidRPr="00EB5B9D">
        <w:t>Tirok</w:t>
      </w:r>
      <w:proofErr w:type="spellEnd"/>
      <w:r w:rsidRPr="00EB5B9D">
        <w:t xml:space="preserve">, K., Bauer, B., Wirtz, K. &amp; </w:t>
      </w:r>
      <w:proofErr w:type="spellStart"/>
      <w:r w:rsidRPr="00EB5B9D">
        <w:t>Gaedke</w:t>
      </w:r>
      <w:proofErr w:type="spellEnd"/>
      <w:r w:rsidRPr="00EB5B9D">
        <w:t xml:space="preserve">, U. (2011). Predator-prey dynamics driven by feedback between functionally diverse trophic levels. </w:t>
      </w:r>
      <w:proofErr w:type="spellStart"/>
      <w:r w:rsidRPr="00EB5B9D">
        <w:rPr>
          <w:i/>
          <w:iCs/>
        </w:rPr>
        <w:t>PLoS</w:t>
      </w:r>
      <w:proofErr w:type="spellEnd"/>
      <w:r w:rsidRPr="00EB5B9D">
        <w:rPr>
          <w:i/>
          <w:iCs/>
        </w:rPr>
        <w:t xml:space="preserve"> ONE</w:t>
      </w:r>
      <w:r w:rsidRPr="00EB5B9D">
        <w:t>, 6, e27357.</w:t>
      </w:r>
    </w:p>
    <w:p w14:paraId="049CB169" w14:textId="77777777" w:rsidR="00EB5B9D" w:rsidRPr="00EB5B9D" w:rsidRDefault="00EB5B9D" w:rsidP="00EB5B9D">
      <w:pPr>
        <w:pStyle w:val="Bibliography"/>
      </w:pPr>
      <w:proofErr w:type="spellStart"/>
      <w:r w:rsidRPr="00EB5B9D">
        <w:t>Vasseur</w:t>
      </w:r>
      <w:proofErr w:type="spellEnd"/>
      <w:r w:rsidRPr="00EB5B9D">
        <w:t xml:space="preserve">, D.A., </w:t>
      </w:r>
      <w:proofErr w:type="spellStart"/>
      <w:r w:rsidRPr="00EB5B9D">
        <w:t>Amarasekare</w:t>
      </w:r>
      <w:proofErr w:type="spellEnd"/>
      <w:r w:rsidRPr="00EB5B9D">
        <w:t xml:space="preserve">, P., Rudolf, V.H.W. &amp; Levine, J.M. (2011). Eco-evolutionary dynamics enable coexistence via neighbor-dependent selection. </w:t>
      </w:r>
      <w:r w:rsidRPr="00EB5B9D">
        <w:rPr>
          <w:i/>
          <w:iCs/>
        </w:rPr>
        <w:t>Am. Nat.</w:t>
      </w:r>
      <w:r w:rsidRPr="00EB5B9D">
        <w:t>, 178, E96–E109.</w:t>
      </w:r>
    </w:p>
    <w:p w14:paraId="0A4ECD8F" w14:textId="77777777" w:rsidR="00EB5B9D" w:rsidRPr="00EB5B9D" w:rsidRDefault="00EB5B9D" w:rsidP="00EB5B9D">
      <w:pPr>
        <w:pStyle w:val="Bibliography"/>
      </w:pPr>
      <w:r w:rsidRPr="00EB5B9D">
        <w:rPr>
          <w:lang w:val="fr-FR"/>
          <w:rPrChange w:id="224" w:author="Clay Cressler" w:date="2020-08-13T10:49:00Z">
            <w:rPr/>
          </w:rPrChange>
        </w:rPr>
        <w:t xml:space="preserve">de Vries, C. &amp; Caswell, H. (2019). </w:t>
      </w:r>
      <w:r w:rsidRPr="00EB5B9D">
        <w:t xml:space="preserve">Stage-structured evolutionary demography: Linking life histories, population genetics, and ecological dynamics. </w:t>
      </w:r>
      <w:r w:rsidRPr="00EB5B9D">
        <w:rPr>
          <w:i/>
          <w:iCs/>
        </w:rPr>
        <w:t>The American Naturalist</w:t>
      </w:r>
      <w:r w:rsidRPr="00EB5B9D">
        <w:t>, 193, 545–559.</w:t>
      </w:r>
    </w:p>
    <w:p w14:paraId="0C309436" w14:textId="77777777" w:rsidR="00EB5B9D" w:rsidRPr="00EB5B9D" w:rsidRDefault="00EB5B9D" w:rsidP="00EB5B9D">
      <w:pPr>
        <w:pStyle w:val="Bibliography"/>
      </w:pPr>
      <w:proofErr w:type="spellStart"/>
      <w:r w:rsidRPr="00EB5B9D">
        <w:t>Wakano</w:t>
      </w:r>
      <w:proofErr w:type="spellEnd"/>
      <w:r w:rsidRPr="00EB5B9D">
        <w:t xml:space="preserve">, J.Y. &amp; </w:t>
      </w:r>
      <w:proofErr w:type="spellStart"/>
      <w:r w:rsidRPr="00EB5B9D">
        <w:t>Iwasa</w:t>
      </w:r>
      <w:proofErr w:type="spellEnd"/>
      <w:r w:rsidRPr="00EB5B9D">
        <w:t xml:space="preserve">, Y. (2013). Evolutionary Branching in a Finite Population: Deterministic Branching vs. Stochastic Branching. </w:t>
      </w:r>
      <w:r w:rsidRPr="00EB5B9D">
        <w:rPr>
          <w:i/>
          <w:iCs/>
        </w:rPr>
        <w:t>Genetics</w:t>
      </w:r>
      <w:r w:rsidRPr="00EB5B9D">
        <w:t>, 193, 229–241.</w:t>
      </w:r>
    </w:p>
    <w:p w14:paraId="3EB28401" w14:textId="77777777" w:rsidR="00EB5B9D" w:rsidRPr="00EB5B9D" w:rsidRDefault="00EB5B9D" w:rsidP="00EB5B9D">
      <w:pPr>
        <w:pStyle w:val="Bibliography"/>
      </w:pPr>
      <w:r w:rsidRPr="00EB5B9D">
        <w:t xml:space="preserve">Wilder, S.M., Le </w:t>
      </w:r>
      <w:proofErr w:type="spellStart"/>
      <w:r w:rsidRPr="00EB5B9D">
        <w:t>Couteur</w:t>
      </w:r>
      <w:proofErr w:type="spellEnd"/>
      <w:r w:rsidRPr="00EB5B9D">
        <w:t xml:space="preserve">, D.G. &amp; Simpson, S.J. (2013). Diet mediates the relationship between longevity and reproduction in mammals. </w:t>
      </w:r>
      <w:r w:rsidRPr="00EB5B9D">
        <w:rPr>
          <w:i/>
          <w:iCs/>
        </w:rPr>
        <w:t>AGE</w:t>
      </w:r>
      <w:r w:rsidRPr="00EB5B9D">
        <w:t>, 35, 921–927.</w:t>
      </w:r>
    </w:p>
    <w:p w14:paraId="617EF087" w14:textId="77777777" w:rsidR="00EB5B9D" w:rsidRPr="00EB5B9D" w:rsidRDefault="00EB5B9D" w:rsidP="00EB5B9D">
      <w:pPr>
        <w:pStyle w:val="Bibliography"/>
      </w:pPr>
      <w:r w:rsidRPr="00EB5B9D">
        <w:t xml:space="preserve">Wright, S. (1931). Evolution in Mendelian populations. </w:t>
      </w:r>
      <w:r w:rsidRPr="00EB5B9D">
        <w:rPr>
          <w:i/>
          <w:iCs/>
        </w:rPr>
        <w:t>Genetics</w:t>
      </w:r>
      <w:r w:rsidRPr="00EB5B9D">
        <w:t>, 16, 97–159.</w:t>
      </w:r>
    </w:p>
    <w:p w14:paraId="5DDE66E6" w14:textId="77777777" w:rsidR="00EB5B9D" w:rsidRPr="00EB5B9D" w:rsidRDefault="00EB5B9D" w:rsidP="00EB5B9D">
      <w:pPr>
        <w:pStyle w:val="Bibliography"/>
      </w:pPr>
      <w:proofErr w:type="spellStart"/>
      <w:r w:rsidRPr="00EB5B9D">
        <w:t>Yaari</w:t>
      </w:r>
      <w:proofErr w:type="spellEnd"/>
      <w:r w:rsidRPr="00EB5B9D">
        <w:t xml:space="preserve">, G., Ben-Zion, Y., </w:t>
      </w:r>
      <w:proofErr w:type="spellStart"/>
      <w:r w:rsidRPr="00EB5B9D">
        <w:t>Shnerb</w:t>
      </w:r>
      <w:proofErr w:type="spellEnd"/>
      <w:r w:rsidRPr="00EB5B9D">
        <w:t xml:space="preserve">, N.M. &amp; </w:t>
      </w:r>
      <w:proofErr w:type="spellStart"/>
      <w:r w:rsidRPr="00EB5B9D">
        <w:t>Vasseur</w:t>
      </w:r>
      <w:proofErr w:type="spellEnd"/>
      <w:r w:rsidRPr="00EB5B9D">
        <w:t xml:space="preserve">, D.A. (2012). Consistent scaling of persistence time in metapopulations. </w:t>
      </w:r>
      <w:r w:rsidRPr="00EB5B9D">
        <w:rPr>
          <w:i/>
          <w:iCs/>
        </w:rPr>
        <w:t>Ecology</w:t>
      </w:r>
      <w:r w:rsidRPr="00EB5B9D">
        <w:t>, 93, 1214–1227.</w:t>
      </w:r>
    </w:p>
    <w:p w14:paraId="381E690F" w14:textId="77777777" w:rsidR="00EB5B9D" w:rsidRPr="00EB5B9D" w:rsidRDefault="00EB5B9D" w:rsidP="00EB5B9D">
      <w:pPr>
        <w:pStyle w:val="Bibliography"/>
      </w:pPr>
      <w:r w:rsidRPr="00EB5B9D">
        <w:t xml:space="preserve">Yoshida, T., Jones, L.E., </w:t>
      </w:r>
      <w:proofErr w:type="spellStart"/>
      <w:r w:rsidRPr="00EB5B9D">
        <w:t>Ellner</w:t>
      </w:r>
      <w:proofErr w:type="spellEnd"/>
      <w:r w:rsidRPr="00EB5B9D">
        <w:t xml:space="preserve">, S.P., </w:t>
      </w:r>
      <w:proofErr w:type="spellStart"/>
      <w:r w:rsidRPr="00EB5B9D">
        <w:t>Fussmann</w:t>
      </w:r>
      <w:proofErr w:type="spellEnd"/>
      <w:r w:rsidRPr="00EB5B9D">
        <w:t xml:space="preserve">, G.F. &amp; Hairston, Jr., N.G. (2003). Rapid evolution drives ecological dynamics in a predator-prey system. </w:t>
      </w:r>
      <w:r w:rsidRPr="00EB5B9D">
        <w:rPr>
          <w:i/>
          <w:iCs/>
        </w:rPr>
        <w:t>Nature</w:t>
      </w:r>
      <w:r w:rsidRPr="00EB5B9D">
        <w:t>, 424, 303–306.</w:t>
      </w:r>
    </w:p>
    <w:p w14:paraId="01B146AF" w14:textId="77777777" w:rsidR="00EB5B9D" w:rsidRPr="00EB5B9D" w:rsidRDefault="00EB5B9D" w:rsidP="00EB5B9D">
      <w:pPr>
        <w:pStyle w:val="Bibliography"/>
      </w:pPr>
      <w:r w:rsidRPr="00EB5B9D">
        <w:lastRenderedPageBreak/>
        <w:t xml:space="preserve">Yoshida, T., Jr, N.G.H. &amp; </w:t>
      </w:r>
      <w:proofErr w:type="spellStart"/>
      <w:r w:rsidRPr="00EB5B9D">
        <w:t>Ellner</w:t>
      </w:r>
      <w:proofErr w:type="spellEnd"/>
      <w:r w:rsidRPr="00EB5B9D">
        <w:t xml:space="preserve">, S.P. (2004). Evolutionary trade-off between </w:t>
      </w:r>
      <w:proofErr w:type="spellStart"/>
      <w:r w:rsidRPr="00EB5B9D">
        <w:t>defence</w:t>
      </w:r>
      <w:proofErr w:type="spellEnd"/>
      <w:r w:rsidRPr="00EB5B9D">
        <w:t xml:space="preserve"> against grazing and competitive ability in a simple unicellular alga, Chlorella vulgaris. </w:t>
      </w:r>
      <w:r w:rsidRPr="00EB5B9D">
        <w:rPr>
          <w:i/>
          <w:iCs/>
        </w:rPr>
        <w:t>Proc Biol Sci.</w:t>
      </w:r>
      <w:r w:rsidRPr="00EB5B9D">
        <w:t>, 271, 1947–1953.</w:t>
      </w:r>
    </w:p>
    <w:p w14:paraId="713388DF" w14:textId="1DA09133" w:rsidR="00966191" w:rsidRDefault="00966191" w:rsidP="00966191">
      <w:pPr>
        <w:pStyle w:val="Bibliography"/>
        <w:rPr>
          <w:rFonts w:cstheme="minorHAnsi"/>
          <w:b/>
          <w:sz w:val="22"/>
          <w:szCs w:val="22"/>
        </w:rPr>
      </w:pPr>
      <w:r w:rsidRPr="00496E2D">
        <w:rPr>
          <w:rFonts w:cstheme="minorHAnsi"/>
          <w:b/>
          <w:sz w:val="22"/>
          <w:szCs w:val="22"/>
        </w:rPr>
        <w:fldChar w:fldCharType="end"/>
      </w:r>
      <w:r>
        <w:rPr>
          <w:rFonts w:cstheme="minorHAnsi"/>
          <w:b/>
          <w:sz w:val="22"/>
          <w:szCs w:val="22"/>
        </w:rPr>
        <w:br w:type="page"/>
      </w:r>
    </w:p>
    <w:p w14:paraId="6116BD42" w14:textId="6E4EFCB0" w:rsidR="00966191" w:rsidRPr="00D90349" w:rsidRDefault="00966191" w:rsidP="00966191">
      <w:pPr>
        <w:spacing w:after="0" w:line="480" w:lineRule="auto"/>
        <w:contextualSpacing/>
        <w:rPr>
          <w:rFonts w:cstheme="minorHAnsi"/>
          <w:sz w:val="22"/>
          <w:szCs w:val="22"/>
        </w:rPr>
      </w:pPr>
      <w:r w:rsidRPr="00D90349">
        <w:rPr>
          <w:rFonts w:cstheme="minorHAnsi"/>
          <w:sz w:val="22"/>
          <w:szCs w:val="22"/>
        </w:rPr>
        <w:lastRenderedPageBreak/>
        <w:t xml:space="preserve">Figure 1. Variation in the relationship between traits and fitness. A. A depiction of how stochasticity and heterogeneity map on to the relationship between traits and fitness. B. An example of this relationship with the damselfly </w:t>
      </w:r>
      <w:proofErr w:type="spellStart"/>
      <w:r w:rsidRPr="00D90349">
        <w:rPr>
          <w:rFonts w:cstheme="minorHAnsi"/>
          <w:i/>
          <w:sz w:val="22"/>
          <w:szCs w:val="22"/>
        </w:rPr>
        <w:t>Coenagrion</w:t>
      </w:r>
      <w:proofErr w:type="spellEnd"/>
      <w:r w:rsidRPr="00D90349">
        <w:rPr>
          <w:rFonts w:cstheme="minorHAnsi"/>
          <w:i/>
          <w:sz w:val="22"/>
          <w:szCs w:val="22"/>
        </w:rPr>
        <w:t xml:space="preserve"> </w:t>
      </w:r>
      <w:proofErr w:type="spellStart"/>
      <w:r w:rsidRPr="00D90349">
        <w:rPr>
          <w:rFonts w:cstheme="minorHAnsi"/>
          <w:i/>
          <w:sz w:val="22"/>
          <w:szCs w:val="22"/>
        </w:rPr>
        <w:t>puella</w:t>
      </w:r>
      <w:proofErr w:type="spellEnd"/>
      <w:r w:rsidRPr="00D90349">
        <w:rPr>
          <w:rFonts w:cstheme="minorHAnsi"/>
          <w:sz w:val="22"/>
          <w:szCs w:val="22"/>
        </w:rPr>
        <w:t xml:space="preserve"> </w:t>
      </w:r>
      <w:r w:rsidRPr="00D90349">
        <w:rPr>
          <w:rFonts w:cstheme="minorHAnsi"/>
          <w:sz w:val="22"/>
          <w:szCs w:val="22"/>
        </w:rPr>
        <w:fldChar w:fldCharType="begin"/>
      </w:r>
      <w:r w:rsidR="00213991">
        <w:rPr>
          <w:rFonts w:cstheme="minorHAnsi"/>
          <w:sz w:val="22"/>
          <w:szCs w:val="22"/>
        </w:rPr>
        <w:instrText xml:space="preserve"> ADDIN ZOTERO_ITEM CSL_CITATION {"citationID":"qHWId2dl","properties":{"formattedCitation":"(Banks &amp; Thompson 1987)","plainCitation":"(Banks &amp; Thompson 1987)","noteIndex":0},"citationItems":[{"id":"OdB3TNWW/38Irzfyi","uris":["http://zotero.org/users/1264037/items/YZCNGSH9"],"uri":["http://zotero.org/users/1264037/items/YZCNGSH9"],"itemData":{"id":7731,"type":"article-journal","abstract":"(1)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instrText>
      </w:r>
      <w:r w:rsidRPr="00D90349">
        <w:rPr>
          <w:rFonts w:cstheme="minorHAnsi"/>
          <w:sz w:val="22"/>
          <w:szCs w:val="22"/>
        </w:rPr>
        <w:fldChar w:fldCharType="separate"/>
      </w:r>
      <w:r w:rsidRPr="00D90349">
        <w:rPr>
          <w:rFonts w:ascii="Calibri" w:hAnsi="Calibri" w:cs="Calibri"/>
          <w:sz w:val="22"/>
        </w:rPr>
        <w:t>(Banks &amp; Thompson 1987)</w:t>
      </w:r>
      <w:r w:rsidRPr="00D90349">
        <w:rPr>
          <w:rFonts w:cstheme="minorHAnsi"/>
          <w:sz w:val="22"/>
          <w:szCs w:val="22"/>
        </w:rPr>
        <w:fldChar w:fldCharType="end"/>
      </w:r>
      <w:r w:rsidRPr="00D90349">
        <w:rPr>
          <w:rFonts w:cstheme="minorHAnsi"/>
          <w:sz w:val="22"/>
          <w:szCs w:val="22"/>
        </w:rPr>
        <w:t>. These data show that lifetime reproductive success (here lifetime clutches) may reach a peak at some intermediate trait value</w:t>
      </w:r>
      <w:r>
        <w:rPr>
          <w:rFonts w:cstheme="minorHAnsi"/>
          <w:sz w:val="22"/>
          <w:szCs w:val="22"/>
        </w:rPr>
        <w:t xml:space="preserve"> (near 4.1 mm; shading shows the general vicinity of the optimal trait)</w:t>
      </w:r>
      <w:r w:rsidRPr="00D90349">
        <w:rPr>
          <w:rFonts w:cstheme="minorHAnsi"/>
          <w:sz w:val="22"/>
          <w:szCs w:val="22"/>
        </w:rPr>
        <w:t>. Simultaneously, individuals may vary dramatically in their realized fitness despi</w:t>
      </w:r>
      <w:r>
        <w:rPr>
          <w:rFonts w:cstheme="minorHAnsi"/>
          <w:sz w:val="22"/>
          <w:szCs w:val="22"/>
        </w:rPr>
        <w:t>te having similar traits.</w:t>
      </w:r>
    </w:p>
    <w:p w14:paraId="40677CB2" w14:textId="77777777" w:rsidR="00966191" w:rsidRPr="00D90349" w:rsidRDefault="00966191" w:rsidP="00966191">
      <w:pPr>
        <w:spacing w:after="0" w:line="480" w:lineRule="auto"/>
        <w:contextualSpacing/>
        <w:rPr>
          <w:rFonts w:cstheme="minorHAnsi"/>
          <w:sz w:val="22"/>
          <w:szCs w:val="22"/>
        </w:rPr>
      </w:pPr>
    </w:p>
    <w:p w14:paraId="5D278BD5" w14:textId="50B553AA" w:rsidR="00966191" w:rsidRPr="00D90349" w:rsidRDefault="00966191" w:rsidP="00966191">
      <w:pPr>
        <w:spacing w:after="0" w:line="480" w:lineRule="auto"/>
        <w:contextualSpacing/>
        <w:rPr>
          <w:rFonts w:cstheme="minorHAnsi"/>
          <w:sz w:val="22"/>
          <w:szCs w:val="22"/>
        </w:rPr>
      </w:pPr>
      <w:r w:rsidRPr="00D90349">
        <w:rPr>
          <w:rFonts w:cstheme="minorHAnsi"/>
          <w:sz w:val="22"/>
          <w:szCs w:val="22"/>
        </w:rPr>
        <w:t xml:space="preserve">Figure 2. Results of a </w:t>
      </w:r>
      <w:r>
        <w:rPr>
          <w:rFonts w:cstheme="minorHAnsi"/>
          <w:sz w:val="22"/>
          <w:szCs w:val="22"/>
        </w:rPr>
        <w:t>non-evolutionary</w:t>
      </w:r>
      <w:r w:rsidRPr="00D90349">
        <w:rPr>
          <w:rFonts w:cstheme="minorHAnsi"/>
          <w:sz w:val="22"/>
          <w:szCs w:val="22"/>
        </w:rPr>
        <w:t xml:space="preserve"> GEM simulation of the birth-death logistic model evaluating the effects of trait </w:t>
      </w:r>
      <w:r>
        <w:rPr>
          <w:rFonts w:cstheme="minorHAnsi"/>
          <w:sz w:val="22"/>
          <w:szCs w:val="22"/>
        </w:rPr>
        <w:t>variation</w:t>
      </w:r>
      <w:r w:rsidRPr="00D90349">
        <w:rPr>
          <w:rFonts w:cstheme="minorHAnsi"/>
          <w:sz w:val="22"/>
          <w:szCs w:val="22"/>
        </w:rPr>
        <w:t xml:space="preserve"> on the dynamics. In these simulations</w:t>
      </w:r>
      <w:r>
        <w:rPr>
          <w:rFonts w:cstheme="minorHAnsi"/>
          <w:sz w:val="22"/>
          <w:szCs w:val="22"/>
        </w:rPr>
        <w:t xml:space="preserve">, </w:t>
      </w:r>
      <w:r w:rsidRPr="00D90349">
        <w:rPr>
          <w:rFonts w:cstheme="minorHAnsi"/>
          <w:sz w:val="22"/>
          <w:szCs w:val="22"/>
        </w:rPr>
        <w:t>heritability was set to zero</w:t>
      </w:r>
      <w:r>
        <w:rPr>
          <w:rFonts w:cstheme="minorHAnsi"/>
          <w:sz w:val="22"/>
          <w:szCs w:val="22"/>
        </w:rPr>
        <w:t>, and variation was allowed in neither trait (A), in only</w:t>
      </w:r>
      <w:ins w:id="225" w:author="John DeLong" w:date="2020-08-12T17:33:00Z">
        <w:r w:rsidR="005164FC">
          <w:rPr>
            <w:rFonts w:cstheme="minorHAnsi"/>
            <w:sz w:val="22"/>
            <w:szCs w:val="22"/>
          </w:rPr>
          <w:t xml:space="preserve"> maximum birth rate (</w:t>
        </w:r>
      </w:ins>
      <w:proofErr w:type="spellStart"/>
      <w:del w:id="226" w:author="John DeLong" w:date="2020-08-12T17:33:00Z">
        <w:r w:rsidDel="005164FC">
          <w:rPr>
            <w:rFonts w:cstheme="minorHAnsi"/>
            <w:sz w:val="22"/>
            <w:szCs w:val="22"/>
          </w:rPr>
          <w:delText xml:space="preserve"> </w:delText>
        </w:r>
      </w:del>
      <w:r w:rsidRPr="00EB377A">
        <w:rPr>
          <w:rFonts w:cstheme="minorHAnsi"/>
          <w:i/>
          <w:sz w:val="22"/>
          <w:szCs w:val="22"/>
        </w:rPr>
        <w:t>b</w:t>
      </w:r>
      <w:r w:rsidRPr="00EB377A">
        <w:rPr>
          <w:rFonts w:cstheme="minorHAnsi"/>
          <w:sz w:val="22"/>
          <w:szCs w:val="22"/>
          <w:vertAlign w:val="subscript"/>
        </w:rPr>
        <w:t>max</w:t>
      </w:r>
      <w:proofErr w:type="spellEnd"/>
      <w:del w:id="227" w:author="John DeLong" w:date="2020-08-12T17:33:00Z">
        <w:r w:rsidDel="005164FC">
          <w:rPr>
            <w:rFonts w:cstheme="minorHAnsi"/>
            <w:sz w:val="22"/>
            <w:szCs w:val="22"/>
          </w:rPr>
          <w:delText xml:space="preserve"> </w:delText>
        </w:r>
      </w:del>
      <w:ins w:id="228" w:author="John DeLong" w:date="2020-08-12T17:33:00Z">
        <w:r w:rsidR="005164FC">
          <w:rPr>
            <w:rFonts w:cstheme="minorHAnsi"/>
            <w:sz w:val="22"/>
            <w:szCs w:val="22"/>
          </w:rPr>
          <w:t xml:space="preserve">) </w:t>
        </w:r>
      </w:ins>
      <w:r>
        <w:rPr>
          <w:rFonts w:cstheme="minorHAnsi"/>
          <w:sz w:val="22"/>
          <w:szCs w:val="22"/>
        </w:rPr>
        <w:t>(B), in only</w:t>
      </w:r>
      <w:ins w:id="229" w:author="John DeLong" w:date="2020-08-12T17:33:00Z">
        <w:r w:rsidR="005164FC">
          <w:rPr>
            <w:rFonts w:cstheme="minorHAnsi"/>
            <w:sz w:val="22"/>
            <w:szCs w:val="22"/>
          </w:rPr>
          <w:t xml:space="preserve"> minimum death rate (</w:t>
        </w:r>
      </w:ins>
      <w:proofErr w:type="spellStart"/>
      <w:del w:id="230" w:author="John DeLong" w:date="2020-08-12T17:33:00Z">
        <w:r w:rsidDel="005164FC">
          <w:rPr>
            <w:rFonts w:cstheme="minorHAnsi"/>
            <w:sz w:val="22"/>
            <w:szCs w:val="22"/>
          </w:rPr>
          <w:delText xml:space="preserve"> </w:delText>
        </w:r>
      </w:del>
      <w:r w:rsidRPr="00EB377A">
        <w:rPr>
          <w:rFonts w:cstheme="minorHAnsi"/>
          <w:i/>
          <w:sz w:val="22"/>
          <w:szCs w:val="22"/>
        </w:rPr>
        <w:t>d</w:t>
      </w:r>
      <w:r w:rsidRPr="00EB377A">
        <w:rPr>
          <w:rFonts w:cstheme="minorHAnsi"/>
          <w:sz w:val="22"/>
          <w:szCs w:val="22"/>
          <w:vertAlign w:val="subscript"/>
        </w:rPr>
        <w:t>min</w:t>
      </w:r>
      <w:proofErr w:type="spellEnd"/>
      <w:del w:id="231" w:author="John DeLong" w:date="2020-08-12T17:33:00Z">
        <w:r w:rsidDel="005164FC">
          <w:rPr>
            <w:rFonts w:cstheme="minorHAnsi"/>
            <w:sz w:val="22"/>
            <w:szCs w:val="22"/>
          </w:rPr>
          <w:delText xml:space="preserve"> </w:delText>
        </w:r>
      </w:del>
      <w:ins w:id="232" w:author="John DeLong" w:date="2020-08-12T17:33:00Z">
        <w:r w:rsidR="005164FC">
          <w:rPr>
            <w:rFonts w:cstheme="minorHAnsi"/>
            <w:sz w:val="22"/>
            <w:szCs w:val="22"/>
          </w:rPr>
          <w:t xml:space="preserve">) </w:t>
        </w:r>
      </w:ins>
      <w:r>
        <w:rPr>
          <w:rFonts w:cstheme="minorHAnsi"/>
          <w:sz w:val="22"/>
          <w:szCs w:val="22"/>
        </w:rPr>
        <w:t xml:space="preserve">(C), and in both </w:t>
      </w:r>
      <w:proofErr w:type="spellStart"/>
      <w:r w:rsidRPr="00D76B69">
        <w:rPr>
          <w:rFonts w:cstheme="minorHAnsi"/>
          <w:i/>
          <w:sz w:val="22"/>
          <w:szCs w:val="22"/>
        </w:rPr>
        <w:t>d</w:t>
      </w:r>
      <w:r w:rsidRPr="00D76B69">
        <w:rPr>
          <w:rFonts w:cstheme="minorHAnsi"/>
          <w:sz w:val="22"/>
          <w:szCs w:val="22"/>
          <w:vertAlign w:val="subscript"/>
        </w:rPr>
        <w:t>min</w:t>
      </w:r>
      <w:proofErr w:type="spellEnd"/>
      <w:r>
        <w:rPr>
          <w:rFonts w:cstheme="minorHAnsi"/>
          <w:sz w:val="22"/>
          <w:szCs w:val="22"/>
        </w:rPr>
        <w:t xml:space="preserve"> and </w:t>
      </w:r>
      <w:proofErr w:type="spellStart"/>
      <w:r w:rsidRPr="00D76B69">
        <w:rPr>
          <w:rFonts w:cstheme="minorHAnsi"/>
          <w:i/>
          <w:sz w:val="22"/>
          <w:szCs w:val="22"/>
        </w:rPr>
        <w:t>b</w:t>
      </w:r>
      <w:r w:rsidRPr="00D76B69">
        <w:rPr>
          <w:rFonts w:cstheme="minorHAnsi"/>
          <w:sz w:val="22"/>
          <w:szCs w:val="22"/>
          <w:vertAlign w:val="subscript"/>
        </w:rPr>
        <w:t>max</w:t>
      </w:r>
      <w:proofErr w:type="spellEnd"/>
      <w:r>
        <w:rPr>
          <w:rFonts w:cstheme="minorHAnsi"/>
          <w:sz w:val="22"/>
          <w:szCs w:val="22"/>
        </w:rPr>
        <w:t xml:space="preserve"> (D). </w:t>
      </w:r>
      <w:r w:rsidRPr="00D90349">
        <w:rPr>
          <w:rFonts w:cstheme="minorHAnsi"/>
          <w:sz w:val="22"/>
          <w:szCs w:val="22"/>
        </w:rPr>
        <w:t xml:space="preserve">In </w:t>
      </w:r>
      <w:r>
        <w:rPr>
          <w:rFonts w:cstheme="minorHAnsi"/>
          <w:sz w:val="22"/>
          <w:szCs w:val="22"/>
        </w:rPr>
        <w:t>A</w:t>
      </w:r>
      <w:r w:rsidRPr="00D90349">
        <w:rPr>
          <w:rFonts w:cstheme="minorHAnsi"/>
          <w:sz w:val="22"/>
          <w:szCs w:val="22"/>
        </w:rPr>
        <w:t xml:space="preserve">, all trait </w:t>
      </w:r>
      <w:r>
        <w:rPr>
          <w:rFonts w:cstheme="minorHAnsi"/>
          <w:sz w:val="22"/>
          <w:szCs w:val="22"/>
        </w:rPr>
        <w:t>variation</w:t>
      </w:r>
      <w:r w:rsidRPr="00D90349">
        <w:rPr>
          <w:rFonts w:cstheme="minorHAnsi"/>
          <w:sz w:val="22"/>
          <w:szCs w:val="22"/>
        </w:rPr>
        <w:t xml:space="preserve"> was removed, causing the simulations to collapse on the non-evolutionary ordinary differential equation </w:t>
      </w:r>
      <w:r>
        <w:rPr>
          <w:rFonts w:cstheme="minorHAnsi"/>
          <w:sz w:val="22"/>
          <w:szCs w:val="22"/>
        </w:rPr>
        <w:t xml:space="preserve">(ODE) </w:t>
      </w:r>
      <w:r w:rsidRPr="00D90349">
        <w:rPr>
          <w:rFonts w:cstheme="minorHAnsi"/>
          <w:sz w:val="22"/>
          <w:szCs w:val="22"/>
        </w:rPr>
        <w:t>solution</w:t>
      </w:r>
      <w:r>
        <w:rPr>
          <w:rFonts w:cstheme="minorHAnsi"/>
          <w:sz w:val="22"/>
          <w:szCs w:val="22"/>
        </w:rPr>
        <w:t xml:space="preserve"> (as generated by Equation 1)</w:t>
      </w:r>
      <w:r w:rsidRPr="00D90349">
        <w:rPr>
          <w:rFonts w:cstheme="minorHAnsi"/>
          <w:sz w:val="22"/>
          <w:szCs w:val="22"/>
        </w:rPr>
        <w:t>. This indicates that the GEM effectively collapses to a standard Gillespie simulation</w:t>
      </w:r>
      <w:r>
        <w:rPr>
          <w:rFonts w:cstheme="minorHAnsi"/>
          <w:sz w:val="22"/>
          <w:szCs w:val="22"/>
        </w:rPr>
        <w:t xml:space="preserve"> in the absence of trait variance and heritability</w:t>
      </w:r>
      <w:r w:rsidRPr="00D90349">
        <w:rPr>
          <w:rFonts w:cstheme="minorHAnsi"/>
          <w:sz w:val="22"/>
          <w:szCs w:val="22"/>
        </w:rPr>
        <w:t xml:space="preserve">. In </w:t>
      </w:r>
      <w:r>
        <w:rPr>
          <w:rFonts w:cstheme="minorHAnsi"/>
          <w:sz w:val="22"/>
          <w:szCs w:val="22"/>
        </w:rPr>
        <w:t>B</w:t>
      </w:r>
      <w:r w:rsidRPr="00D90349">
        <w:rPr>
          <w:rFonts w:cstheme="minorHAnsi"/>
          <w:sz w:val="22"/>
          <w:szCs w:val="22"/>
        </w:rPr>
        <w:t xml:space="preserve">, </w:t>
      </w:r>
      <w:r>
        <w:rPr>
          <w:rFonts w:cstheme="minorHAnsi"/>
          <w:sz w:val="22"/>
          <w:szCs w:val="22"/>
        </w:rPr>
        <w:t>variation</w:t>
      </w:r>
      <w:r w:rsidRPr="00D90349">
        <w:rPr>
          <w:rFonts w:cstheme="minorHAnsi"/>
          <w:sz w:val="22"/>
          <w:szCs w:val="22"/>
        </w:rPr>
        <w:t xml:space="preserve"> in mortality </w:t>
      </w:r>
      <w:r>
        <w:rPr>
          <w:rFonts w:cstheme="minorHAnsi"/>
          <w:sz w:val="22"/>
          <w:szCs w:val="22"/>
        </w:rPr>
        <w:t>(</w:t>
      </w:r>
      <w:proofErr w:type="spellStart"/>
      <w:r w:rsidRPr="00D76B69">
        <w:rPr>
          <w:rFonts w:cstheme="minorHAnsi"/>
          <w:i/>
          <w:sz w:val="22"/>
          <w:szCs w:val="22"/>
        </w:rPr>
        <w:t>d</w:t>
      </w:r>
      <w:r w:rsidRPr="00D76B69">
        <w:rPr>
          <w:rFonts w:cstheme="minorHAnsi"/>
          <w:sz w:val="22"/>
          <w:szCs w:val="22"/>
          <w:vertAlign w:val="subscript"/>
        </w:rPr>
        <w:t>min</w:t>
      </w:r>
      <w:proofErr w:type="spellEnd"/>
      <w:r>
        <w:rPr>
          <w:rFonts w:cstheme="minorHAnsi"/>
          <w:sz w:val="22"/>
          <w:szCs w:val="22"/>
        </w:rPr>
        <w:t xml:space="preserve">) </w:t>
      </w:r>
      <w:r w:rsidRPr="00D90349">
        <w:rPr>
          <w:rFonts w:cstheme="minorHAnsi"/>
          <w:sz w:val="22"/>
          <w:szCs w:val="22"/>
        </w:rPr>
        <w:t xml:space="preserve">was removed by setting it equal to the mean value </w:t>
      </w:r>
      <w:r>
        <w:rPr>
          <w:rFonts w:cstheme="minorHAnsi"/>
          <w:sz w:val="22"/>
          <w:szCs w:val="22"/>
        </w:rPr>
        <w:t xml:space="preserve">for all individuals, but variation in </w:t>
      </w:r>
      <w:proofErr w:type="spellStart"/>
      <w:r w:rsidRPr="00D76B69">
        <w:rPr>
          <w:rFonts w:cstheme="minorHAnsi"/>
          <w:i/>
          <w:sz w:val="22"/>
          <w:szCs w:val="22"/>
        </w:rPr>
        <w:t>b</w:t>
      </w:r>
      <w:r w:rsidRPr="00D76B69">
        <w:rPr>
          <w:rFonts w:cstheme="minorHAnsi"/>
          <w:sz w:val="22"/>
          <w:szCs w:val="22"/>
          <w:vertAlign w:val="subscript"/>
        </w:rPr>
        <w:t>max</w:t>
      </w:r>
      <w:proofErr w:type="spellEnd"/>
      <w:r>
        <w:rPr>
          <w:rFonts w:cstheme="minorHAnsi"/>
          <w:sz w:val="22"/>
          <w:szCs w:val="22"/>
        </w:rPr>
        <w:t xml:space="preserve"> was retained </w:t>
      </w:r>
      <w:r w:rsidRPr="00D90349">
        <w:rPr>
          <w:rFonts w:cstheme="minorHAnsi"/>
          <w:sz w:val="22"/>
          <w:szCs w:val="22"/>
        </w:rPr>
        <w:t xml:space="preserve">(see main text). In </w:t>
      </w:r>
      <w:r>
        <w:rPr>
          <w:rFonts w:cstheme="minorHAnsi"/>
          <w:sz w:val="22"/>
          <w:szCs w:val="22"/>
        </w:rPr>
        <w:t>C</w:t>
      </w:r>
      <w:r w:rsidRPr="00D90349">
        <w:rPr>
          <w:rFonts w:cstheme="minorHAnsi"/>
          <w:sz w:val="22"/>
          <w:szCs w:val="22"/>
        </w:rPr>
        <w:t xml:space="preserve">, </w:t>
      </w:r>
      <w:r>
        <w:rPr>
          <w:rFonts w:cstheme="minorHAnsi"/>
          <w:sz w:val="22"/>
          <w:szCs w:val="22"/>
        </w:rPr>
        <w:t>we</w:t>
      </w:r>
      <w:r w:rsidRPr="00D90349">
        <w:rPr>
          <w:rFonts w:cstheme="minorHAnsi"/>
          <w:sz w:val="22"/>
          <w:szCs w:val="22"/>
        </w:rPr>
        <w:t xml:space="preserve"> </w:t>
      </w:r>
      <w:r>
        <w:rPr>
          <w:rFonts w:cstheme="minorHAnsi"/>
          <w:sz w:val="22"/>
          <w:szCs w:val="22"/>
        </w:rPr>
        <w:t xml:space="preserve">generated variation in </w:t>
      </w:r>
      <w:proofErr w:type="spellStart"/>
      <w:r w:rsidRPr="00D76B69">
        <w:rPr>
          <w:rFonts w:cstheme="minorHAnsi"/>
          <w:i/>
          <w:sz w:val="22"/>
          <w:szCs w:val="22"/>
        </w:rPr>
        <w:t>d</w:t>
      </w:r>
      <w:r w:rsidRPr="00D76B69">
        <w:rPr>
          <w:rFonts w:cstheme="minorHAnsi"/>
          <w:sz w:val="22"/>
          <w:szCs w:val="22"/>
          <w:vertAlign w:val="subscript"/>
        </w:rPr>
        <w:t>min</w:t>
      </w:r>
      <w:proofErr w:type="spellEnd"/>
      <w:r>
        <w:rPr>
          <w:rFonts w:cstheme="minorHAnsi"/>
          <w:sz w:val="22"/>
          <w:szCs w:val="22"/>
        </w:rPr>
        <w:t xml:space="preserve"> by calculating it for all individuals from their </w:t>
      </w:r>
      <w:proofErr w:type="spellStart"/>
      <w:r w:rsidRPr="00D76B69">
        <w:rPr>
          <w:rFonts w:cstheme="minorHAnsi"/>
          <w:i/>
          <w:sz w:val="22"/>
          <w:szCs w:val="22"/>
        </w:rPr>
        <w:t>b</w:t>
      </w:r>
      <w:r w:rsidRPr="00D76B69">
        <w:rPr>
          <w:rFonts w:cstheme="minorHAnsi"/>
          <w:sz w:val="22"/>
          <w:szCs w:val="22"/>
          <w:vertAlign w:val="subscript"/>
        </w:rPr>
        <w:t>max</w:t>
      </w:r>
      <w:proofErr w:type="spellEnd"/>
      <w:r>
        <w:rPr>
          <w:rFonts w:cstheme="minorHAnsi"/>
          <w:sz w:val="22"/>
          <w:szCs w:val="22"/>
        </w:rPr>
        <w:t xml:space="preserve">, but then resetting </w:t>
      </w:r>
      <w:proofErr w:type="spellStart"/>
      <w:r w:rsidRPr="00D76B69">
        <w:rPr>
          <w:rFonts w:cstheme="minorHAnsi"/>
          <w:i/>
          <w:sz w:val="22"/>
          <w:szCs w:val="22"/>
        </w:rPr>
        <w:t>b</w:t>
      </w:r>
      <w:r w:rsidRPr="00D76B69">
        <w:rPr>
          <w:rFonts w:cstheme="minorHAnsi"/>
          <w:sz w:val="22"/>
          <w:szCs w:val="22"/>
          <w:vertAlign w:val="subscript"/>
        </w:rPr>
        <w:t>max</w:t>
      </w:r>
      <w:proofErr w:type="spellEnd"/>
      <w:r>
        <w:rPr>
          <w:rFonts w:cstheme="minorHAnsi"/>
          <w:sz w:val="22"/>
          <w:szCs w:val="22"/>
        </w:rPr>
        <w:t xml:space="preserve"> to the mean. In D, variation</w:t>
      </w:r>
      <w:r w:rsidRPr="00D90349">
        <w:rPr>
          <w:rFonts w:cstheme="minorHAnsi"/>
          <w:sz w:val="22"/>
          <w:szCs w:val="22"/>
        </w:rPr>
        <w:t xml:space="preserve"> in both traits was retained. This final panel indicates that trait </w:t>
      </w:r>
      <w:r>
        <w:rPr>
          <w:rFonts w:cstheme="minorHAnsi"/>
          <w:sz w:val="22"/>
          <w:szCs w:val="22"/>
        </w:rPr>
        <w:t>variation</w:t>
      </w:r>
      <w:r w:rsidRPr="00D90349">
        <w:rPr>
          <w:rFonts w:cstheme="minorHAnsi"/>
          <w:sz w:val="22"/>
          <w:szCs w:val="22"/>
        </w:rPr>
        <w:t xml:space="preserve"> (demographic heterogeneity) alters the ecology of the system, lowering the abundance at equilibrium relative to that expected from the mean traits themselves.</w:t>
      </w:r>
      <w:r>
        <w:rPr>
          <w:rFonts w:cstheme="minorHAnsi"/>
          <w:sz w:val="22"/>
          <w:szCs w:val="22"/>
        </w:rPr>
        <w:t xml:space="preserve"> The median (dark solid line) and middle 50% (shaded area) of 50 simulations are shown.</w:t>
      </w:r>
    </w:p>
    <w:p w14:paraId="512C5C0B" w14:textId="77777777" w:rsidR="00966191" w:rsidRPr="00D90349" w:rsidRDefault="00966191" w:rsidP="00966191">
      <w:pPr>
        <w:spacing w:after="0" w:line="480" w:lineRule="auto"/>
        <w:contextualSpacing/>
        <w:rPr>
          <w:rFonts w:cstheme="minorHAnsi"/>
          <w:sz w:val="22"/>
          <w:szCs w:val="22"/>
        </w:rPr>
      </w:pPr>
    </w:p>
    <w:p w14:paraId="2DD400E4" w14:textId="7628DEB4" w:rsidR="00966191" w:rsidRPr="00D90349" w:rsidRDefault="00966191" w:rsidP="00966191">
      <w:pPr>
        <w:spacing w:after="0" w:line="480" w:lineRule="auto"/>
        <w:contextualSpacing/>
        <w:rPr>
          <w:rFonts w:cstheme="minorHAnsi"/>
          <w:sz w:val="22"/>
          <w:szCs w:val="22"/>
        </w:rPr>
      </w:pPr>
      <w:r w:rsidRPr="00D90349">
        <w:rPr>
          <w:rFonts w:cstheme="minorHAnsi"/>
          <w:sz w:val="22"/>
          <w:szCs w:val="22"/>
        </w:rPr>
        <w:t>Figure 3. Gillespie eco-evolutionary model (GEM) simulations of the birth-death logistic model. The rows show from top to bottom population abundance, mean</w:t>
      </w:r>
      <w:ins w:id="233" w:author="John DeLong" w:date="2020-08-12T17:34:00Z">
        <w:r w:rsidR="005164FC" w:rsidRPr="005164FC">
          <w:rPr>
            <w:rFonts w:cstheme="minorHAnsi"/>
            <w:sz w:val="22"/>
            <w:szCs w:val="22"/>
          </w:rPr>
          <w:t xml:space="preserve"> </w:t>
        </w:r>
        <w:r w:rsidR="005164FC">
          <w:rPr>
            <w:rFonts w:cstheme="minorHAnsi"/>
            <w:sz w:val="22"/>
            <w:szCs w:val="22"/>
          </w:rPr>
          <w:t>maximum birth rate (</w:t>
        </w:r>
        <w:proofErr w:type="spellStart"/>
        <w:r w:rsidR="005164FC" w:rsidRPr="00EB377A">
          <w:rPr>
            <w:rFonts w:cstheme="minorHAnsi"/>
            <w:i/>
            <w:sz w:val="22"/>
            <w:szCs w:val="22"/>
          </w:rPr>
          <w:t>b</w:t>
        </w:r>
        <w:r w:rsidR="005164FC" w:rsidRPr="00EB377A">
          <w:rPr>
            <w:rFonts w:cstheme="minorHAnsi"/>
            <w:sz w:val="22"/>
            <w:szCs w:val="22"/>
            <w:vertAlign w:val="subscript"/>
          </w:rPr>
          <w:t>max</w:t>
        </w:r>
        <w:proofErr w:type="spellEnd"/>
        <w:r w:rsidR="005164FC">
          <w:rPr>
            <w:rFonts w:cstheme="minorHAnsi"/>
            <w:sz w:val="22"/>
            <w:szCs w:val="22"/>
          </w:rPr>
          <w:t>)</w:t>
        </w:r>
      </w:ins>
      <w:del w:id="234" w:author="John DeLong" w:date="2020-08-12T17:34:00Z">
        <w:r w:rsidRPr="00D90349" w:rsidDel="005164FC">
          <w:rPr>
            <w:rFonts w:cstheme="minorHAnsi"/>
            <w:sz w:val="22"/>
            <w:szCs w:val="22"/>
          </w:rPr>
          <w:delText xml:space="preserve"> </w:delText>
        </w:r>
        <w:r w:rsidRPr="00D90349" w:rsidDel="005164FC">
          <w:rPr>
            <w:rFonts w:cstheme="minorHAnsi"/>
            <w:i/>
            <w:sz w:val="22"/>
            <w:szCs w:val="22"/>
          </w:rPr>
          <w:delText>b</w:delText>
        </w:r>
        <w:r w:rsidRPr="00D90349" w:rsidDel="005164FC">
          <w:rPr>
            <w:rFonts w:cstheme="minorHAnsi"/>
            <w:sz w:val="22"/>
            <w:szCs w:val="22"/>
            <w:vertAlign w:val="subscript"/>
          </w:rPr>
          <w:delText>max</w:delText>
        </w:r>
      </w:del>
      <w:r w:rsidRPr="00D90349">
        <w:rPr>
          <w:rFonts w:cstheme="minorHAnsi"/>
          <w:sz w:val="22"/>
          <w:szCs w:val="22"/>
        </w:rPr>
        <w:t xml:space="preserve">, variance in </w:t>
      </w:r>
      <w:proofErr w:type="spellStart"/>
      <w:r w:rsidRPr="00D90349">
        <w:rPr>
          <w:rFonts w:cstheme="minorHAnsi"/>
          <w:i/>
          <w:sz w:val="22"/>
          <w:szCs w:val="22"/>
        </w:rPr>
        <w:t>b</w:t>
      </w:r>
      <w:r w:rsidRPr="00D90349">
        <w:rPr>
          <w:rFonts w:cstheme="minorHAnsi"/>
          <w:sz w:val="22"/>
          <w:szCs w:val="22"/>
          <w:vertAlign w:val="subscript"/>
        </w:rPr>
        <w:t>max</w:t>
      </w:r>
      <w:proofErr w:type="spellEnd"/>
      <w:r>
        <w:rPr>
          <w:rFonts w:cstheme="minorHAnsi"/>
          <w:sz w:val="22"/>
          <w:szCs w:val="22"/>
        </w:rPr>
        <w:t xml:space="preserve">, lifetime reproductive success (product of expected births and expected lifespan), and the mean </w:t>
      </w:r>
      <w:r>
        <w:rPr>
          <w:rFonts w:cstheme="minorHAnsi"/>
          <w:sz w:val="22"/>
          <w:szCs w:val="22"/>
        </w:rPr>
        <w:lastRenderedPageBreak/>
        <w:t>trajectory through the abundance-</w:t>
      </w:r>
      <w:proofErr w:type="spellStart"/>
      <w:del w:id="235" w:author="John DeLong" w:date="2020-08-12T17:34:00Z">
        <w:r w:rsidRPr="006317D9" w:rsidDel="005164FC">
          <w:rPr>
            <w:rFonts w:cstheme="minorHAnsi"/>
            <w:i/>
            <w:sz w:val="22"/>
            <w:szCs w:val="22"/>
          </w:rPr>
          <w:delText xml:space="preserve"> </w:delText>
        </w:r>
      </w:del>
      <w:r w:rsidRPr="00D90349">
        <w:rPr>
          <w:rFonts w:cstheme="minorHAnsi"/>
          <w:i/>
          <w:sz w:val="22"/>
          <w:szCs w:val="22"/>
        </w:rPr>
        <w:t>b</w:t>
      </w:r>
      <w:r w:rsidRPr="00D90349">
        <w:rPr>
          <w:rFonts w:cstheme="minorHAnsi"/>
          <w:sz w:val="22"/>
          <w:szCs w:val="22"/>
          <w:vertAlign w:val="subscript"/>
        </w:rPr>
        <w:t>max</w:t>
      </w:r>
      <w:proofErr w:type="spellEnd"/>
      <w:r>
        <w:rPr>
          <w:rFonts w:cstheme="minorHAnsi"/>
          <w:sz w:val="22"/>
          <w:szCs w:val="22"/>
        </w:rPr>
        <w:t xml:space="preserve"> phase plane.</w:t>
      </w:r>
      <w:r w:rsidRPr="00D90349">
        <w:rPr>
          <w:rFonts w:cstheme="minorHAnsi"/>
          <w:sz w:val="22"/>
          <w:szCs w:val="22"/>
        </w:rPr>
        <w:t xml:space="preserve"> The columns show three levels of density dependence in birth and death rates (values of </w:t>
      </w:r>
      <w:r w:rsidRPr="00D90349">
        <w:rPr>
          <w:rFonts w:cstheme="minorHAnsi"/>
          <w:i/>
          <w:sz w:val="22"/>
          <w:szCs w:val="22"/>
        </w:rPr>
        <w:t>b</w:t>
      </w:r>
      <w:r w:rsidRPr="00D90349">
        <w:rPr>
          <w:rFonts w:cstheme="minorHAnsi"/>
          <w:sz w:val="22"/>
          <w:szCs w:val="22"/>
          <w:vertAlign w:val="subscript"/>
        </w:rPr>
        <w:t>s</w:t>
      </w:r>
      <w:r w:rsidRPr="00D90349">
        <w:rPr>
          <w:rFonts w:cstheme="minorHAnsi"/>
          <w:sz w:val="22"/>
          <w:szCs w:val="22"/>
        </w:rPr>
        <w:t xml:space="preserve"> and </w:t>
      </w:r>
      <w:r w:rsidRPr="00D90349">
        <w:rPr>
          <w:rFonts w:cstheme="minorHAnsi"/>
          <w:i/>
          <w:sz w:val="22"/>
          <w:szCs w:val="22"/>
        </w:rPr>
        <w:t>d</w:t>
      </w:r>
      <w:r w:rsidRPr="00D90349">
        <w:rPr>
          <w:rFonts w:cstheme="minorHAnsi"/>
          <w:sz w:val="22"/>
          <w:szCs w:val="22"/>
          <w:vertAlign w:val="subscript"/>
        </w:rPr>
        <w:t>s</w:t>
      </w:r>
      <w:r w:rsidRPr="00D90349">
        <w:rPr>
          <w:rFonts w:cstheme="minorHAnsi"/>
          <w:sz w:val="22"/>
          <w:szCs w:val="22"/>
        </w:rPr>
        <w:t>)</w:t>
      </w:r>
      <w:r>
        <w:rPr>
          <w:rFonts w:cstheme="minorHAnsi"/>
          <w:sz w:val="22"/>
          <w:szCs w:val="22"/>
        </w:rPr>
        <w:t xml:space="preserve"> that set the initial carrying capacity at 10, 20, and 40 from </w:t>
      </w:r>
      <w:r w:rsidRPr="00D90349">
        <w:rPr>
          <w:rFonts w:cstheme="minorHAnsi"/>
          <w:sz w:val="22"/>
          <w:szCs w:val="22"/>
        </w:rPr>
        <w:t xml:space="preserve">left to right. </w:t>
      </w:r>
      <w:r>
        <w:rPr>
          <w:rFonts w:cstheme="minorHAnsi"/>
          <w:sz w:val="22"/>
          <w:szCs w:val="22"/>
        </w:rPr>
        <w:t xml:space="preserve">(The initial carrying capacity is the ecological equilibrium if </w:t>
      </w:r>
      <w:proofErr w:type="spellStart"/>
      <w:r w:rsidRPr="00D90349">
        <w:rPr>
          <w:rFonts w:cstheme="minorHAnsi"/>
          <w:i/>
          <w:sz w:val="22"/>
          <w:szCs w:val="22"/>
        </w:rPr>
        <w:t>b</w:t>
      </w:r>
      <w:r w:rsidRPr="00D90349">
        <w:rPr>
          <w:rFonts w:cstheme="minorHAnsi"/>
          <w:sz w:val="22"/>
          <w:szCs w:val="22"/>
          <w:vertAlign w:val="subscript"/>
        </w:rPr>
        <w:t>max</w:t>
      </w:r>
      <w:proofErr w:type="spellEnd"/>
      <w:r>
        <w:rPr>
          <w:rFonts w:cstheme="minorHAnsi"/>
          <w:sz w:val="22"/>
          <w:szCs w:val="22"/>
        </w:rPr>
        <w:t xml:space="preserve"> remained fixed at 1.8.) </w:t>
      </w:r>
      <w:r w:rsidRPr="00D90349">
        <w:rPr>
          <w:rFonts w:cstheme="minorHAnsi"/>
          <w:sz w:val="22"/>
          <w:szCs w:val="22"/>
        </w:rPr>
        <w:t xml:space="preserve">The median and middle 50% of </w:t>
      </w:r>
      <w:r>
        <w:rPr>
          <w:rFonts w:cstheme="minorHAnsi"/>
          <w:sz w:val="22"/>
          <w:szCs w:val="22"/>
        </w:rPr>
        <w:t xml:space="preserve">50 stochastic </w:t>
      </w:r>
      <w:r w:rsidRPr="00D90349">
        <w:rPr>
          <w:rFonts w:cstheme="minorHAnsi"/>
          <w:sz w:val="22"/>
          <w:szCs w:val="22"/>
        </w:rPr>
        <w:t xml:space="preserve">GEM trajectories are in purple and light purple, respectively. The quantitative genetics (QG) </w:t>
      </w:r>
      <w:r>
        <w:rPr>
          <w:rFonts w:cstheme="minorHAnsi"/>
          <w:sz w:val="22"/>
          <w:szCs w:val="22"/>
        </w:rPr>
        <w:t>expectation</w:t>
      </w:r>
      <w:r w:rsidRPr="00D90349">
        <w:rPr>
          <w:rFonts w:cstheme="minorHAnsi"/>
          <w:sz w:val="22"/>
          <w:szCs w:val="22"/>
        </w:rPr>
        <w:t xml:space="preserve"> is in bold orange</w:t>
      </w:r>
      <w:r>
        <w:rPr>
          <w:rFonts w:cstheme="minorHAnsi"/>
          <w:sz w:val="22"/>
          <w:szCs w:val="22"/>
        </w:rPr>
        <w:t xml:space="preserve">. The difference between </w:t>
      </w:r>
      <w:r w:rsidRPr="00D90349">
        <w:rPr>
          <w:rFonts w:cstheme="minorHAnsi"/>
          <w:sz w:val="22"/>
          <w:szCs w:val="22"/>
        </w:rPr>
        <w:t xml:space="preserve">the evolutionary stable strategy (ESS) </w:t>
      </w:r>
      <w:r>
        <w:rPr>
          <w:rFonts w:cstheme="minorHAnsi"/>
          <w:sz w:val="22"/>
          <w:szCs w:val="22"/>
        </w:rPr>
        <w:t>and the</w:t>
      </w:r>
      <w:r w:rsidRPr="006317D9">
        <w:rPr>
          <w:rFonts w:cstheme="minorHAnsi"/>
          <w:sz w:val="22"/>
          <w:szCs w:val="22"/>
        </w:rPr>
        <w:t xml:space="preserve"> </w:t>
      </w:r>
      <w:r w:rsidRPr="00D90349">
        <w:rPr>
          <w:rFonts w:cstheme="minorHAnsi"/>
          <w:sz w:val="22"/>
          <w:szCs w:val="22"/>
        </w:rPr>
        <w:t>transient evolutionary attractors</w:t>
      </w:r>
      <w:r>
        <w:rPr>
          <w:rFonts w:cstheme="minorHAnsi"/>
          <w:sz w:val="22"/>
          <w:szCs w:val="22"/>
        </w:rPr>
        <w:t xml:space="preserve"> (TEAs) can be seen by comparing the dashed orange and pink lines in the second row. L</w:t>
      </w:r>
      <w:r w:rsidRPr="00D90349">
        <w:rPr>
          <w:rFonts w:cstheme="minorHAnsi"/>
          <w:sz w:val="22"/>
          <w:szCs w:val="22"/>
        </w:rPr>
        <w:t xml:space="preserve">ifetime reproductive success as a function of </w:t>
      </w:r>
      <w:proofErr w:type="spellStart"/>
      <w:r w:rsidRPr="00D90349">
        <w:rPr>
          <w:rFonts w:cstheme="minorHAnsi"/>
          <w:i/>
          <w:sz w:val="22"/>
          <w:szCs w:val="22"/>
        </w:rPr>
        <w:t>b</w:t>
      </w:r>
      <w:r w:rsidRPr="00D90349">
        <w:rPr>
          <w:rFonts w:cstheme="minorHAnsi"/>
          <w:sz w:val="22"/>
          <w:szCs w:val="22"/>
          <w:vertAlign w:val="subscript"/>
        </w:rPr>
        <w:t>max</w:t>
      </w:r>
      <w:proofErr w:type="spellEnd"/>
      <w:r w:rsidRPr="00D90349">
        <w:rPr>
          <w:rFonts w:cstheme="minorHAnsi"/>
          <w:sz w:val="22"/>
          <w:szCs w:val="22"/>
        </w:rPr>
        <w:t xml:space="preserve"> </w:t>
      </w:r>
      <w:r>
        <w:rPr>
          <w:rFonts w:cstheme="minorHAnsi"/>
          <w:sz w:val="22"/>
          <w:szCs w:val="22"/>
        </w:rPr>
        <w:t xml:space="preserve">is shown for </w:t>
      </w:r>
      <w:r w:rsidRPr="00D90349">
        <w:rPr>
          <w:rFonts w:cstheme="minorHAnsi"/>
          <w:sz w:val="22"/>
          <w:szCs w:val="22"/>
        </w:rPr>
        <w:t xml:space="preserve">individuals that </w:t>
      </w:r>
      <w:r>
        <w:rPr>
          <w:rFonts w:cstheme="minorHAnsi"/>
          <w:sz w:val="22"/>
          <w:szCs w:val="22"/>
        </w:rPr>
        <w:t>were born and died within the last 50 time steps</w:t>
      </w:r>
      <w:r w:rsidRPr="00D90349">
        <w:rPr>
          <w:rFonts w:cstheme="minorHAnsi"/>
          <w:sz w:val="22"/>
          <w:szCs w:val="22"/>
        </w:rPr>
        <w:t>.</w:t>
      </w:r>
      <w:r>
        <w:rPr>
          <w:rFonts w:cstheme="minorHAnsi"/>
          <w:sz w:val="22"/>
          <w:szCs w:val="22"/>
        </w:rPr>
        <w:t xml:space="preserve"> The evidence that the population evolves toward the TEA is the convergence of the purple line in the second row with the dashed pink line and by looking at the phase portrait in the fifth row. The dashed black line in row three is the average initial trait variance in the population.</w:t>
      </w:r>
    </w:p>
    <w:p w14:paraId="3932FE13" w14:textId="77777777" w:rsidR="00966191" w:rsidRPr="00D90349" w:rsidRDefault="00966191" w:rsidP="00966191">
      <w:pPr>
        <w:spacing w:after="0" w:line="480" w:lineRule="auto"/>
        <w:contextualSpacing/>
        <w:rPr>
          <w:rFonts w:cstheme="minorHAnsi"/>
          <w:sz w:val="22"/>
          <w:szCs w:val="22"/>
        </w:rPr>
      </w:pPr>
    </w:p>
    <w:p w14:paraId="7449F12C" w14:textId="77777777" w:rsidR="00966191" w:rsidRPr="00D90349" w:rsidRDefault="00966191" w:rsidP="00966191">
      <w:pPr>
        <w:spacing w:after="0" w:line="480" w:lineRule="auto"/>
        <w:contextualSpacing/>
        <w:rPr>
          <w:rFonts w:cstheme="minorHAnsi"/>
          <w:sz w:val="22"/>
          <w:szCs w:val="22"/>
        </w:rPr>
      </w:pPr>
      <w:r w:rsidRPr="00D90349">
        <w:rPr>
          <w:rFonts w:cstheme="minorHAnsi"/>
          <w:sz w:val="22"/>
          <w:szCs w:val="22"/>
        </w:rPr>
        <w:t xml:space="preserve">Figure </w:t>
      </w:r>
      <w:r>
        <w:rPr>
          <w:rFonts w:cstheme="minorHAnsi"/>
          <w:sz w:val="22"/>
          <w:szCs w:val="22"/>
        </w:rPr>
        <w:t>4</w:t>
      </w:r>
      <w:r w:rsidRPr="00D90349">
        <w:rPr>
          <w:rFonts w:cstheme="minorHAnsi"/>
          <w:sz w:val="22"/>
          <w:szCs w:val="22"/>
        </w:rPr>
        <w:t xml:space="preserve">. Results of Gillespie eco-evolutionary model (GEM) simulations of the birth-death logistic model for populations culled from </w:t>
      </w:r>
      <w:r>
        <w:rPr>
          <w:rFonts w:cstheme="minorHAnsi"/>
          <w:sz w:val="22"/>
          <w:szCs w:val="22"/>
        </w:rPr>
        <w:t>a</w:t>
      </w:r>
      <w:r w:rsidRPr="00D90349">
        <w:rPr>
          <w:rFonts w:cstheme="minorHAnsi"/>
          <w:sz w:val="22"/>
          <w:szCs w:val="22"/>
        </w:rPr>
        <w:t xml:space="preserve"> starting </w:t>
      </w:r>
      <w:r>
        <w:rPr>
          <w:rFonts w:cstheme="minorHAnsi"/>
          <w:sz w:val="22"/>
          <w:szCs w:val="22"/>
        </w:rPr>
        <w:t>population</w:t>
      </w:r>
      <w:r w:rsidRPr="00D90349">
        <w:rPr>
          <w:rFonts w:cstheme="minorHAnsi"/>
          <w:sz w:val="22"/>
          <w:szCs w:val="22"/>
        </w:rPr>
        <w:t xml:space="preserve"> at the ESS trait </w:t>
      </w:r>
      <w:r>
        <w:rPr>
          <w:rFonts w:cstheme="minorHAnsi"/>
          <w:sz w:val="22"/>
          <w:szCs w:val="22"/>
        </w:rPr>
        <w:t>(</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=5.4</m:t>
        </m:r>
      </m:oMath>
      <w:r>
        <w:rPr>
          <w:rFonts w:cstheme="minorHAnsi"/>
          <w:sz w:val="22"/>
          <w:szCs w:val="22"/>
        </w:rPr>
        <w:t>) a</w:t>
      </w:r>
      <w:proofErr w:type="spellStart"/>
      <w:r w:rsidRPr="00D90349">
        <w:rPr>
          <w:rFonts w:cstheme="minorHAnsi"/>
          <w:sz w:val="22"/>
          <w:szCs w:val="22"/>
        </w:rPr>
        <w:t>nd</w:t>
      </w:r>
      <w:proofErr w:type="spellEnd"/>
      <w:r w:rsidRPr="00D90349">
        <w:rPr>
          <w:rFonts w:cstheme="minorHAnsi"/>
          <w:sz w:val="22"/>
          <w:szCs w:val="22"/>
        </w:rPr>
        <w:t xml:space="preserve"> the equilibrium abundance</w:t>
      </w:r>
      <w:r>
        <w:rPr>
          <w:rFonts w:cstheme="minorHAnsi"/>
          <w:sz w:val="22"/>
          <w:szCs w:val="22"/>
        </w:rPr>
        <w:t xml:space="preserve"> (72 individuals)</w:t>
      </w:r>
      <w:r w:rsidRPr="00D90349">
        <w:rPr>
          <w:rFonts w:cstheme="minorHAnsi"/>
          <w:sz w:val="22"/>
          <w:szCs w:val="22"/>
        </w:rPr>
        <w:t xml:space="preserve">. From left to right, the population is culled more severely (to </w:t>
      </w:r>
      <w:r>
        <w:rPr>
          <w:rFonts w:cstheme="minorHAnsi"/>
          <w:sz w:val="22"/>
          <w:szCs w:val="22"/>
        </w:rPr>
        <w:t>50</w:t>
      </w:r>
      <w:r w:rsidRPr="00D90349">
        <w:rPr>
          <w:rFonts w:cstheme="minorHAnsi"/>
          <w:sz w:val="22"/>
          <w:szCs w:val="22"/>
        </w:rPr>
        <w:t xml:space="preserve">, </w:t>
      </w:r>
      <w:r>
        <w:rPr>
          <w:rFonts w:cstheme="minorHAnsi"/>
          <w:sz w:val="22"/>
          <w:szCs w:val="22"/>
        </w:rPr>
        <w:t>3</w:t>
      </w:r>
      <w:r w:rsidRPr="00D90349">
        <w:rPr>
          <w:rFonts w:cstheme="minorHAnsi"/>
          <w:sz w:val="22"/>
          <w:szCs w:val="22"/>
        </w:rPr>
        <w:t xml:space="preserve">0, and </w:t>
      </w:r>
      <w:r>
        <w:rPr>
          <w:rFonts w:cstheme="minorHAnsi"/>
          <w:sz w:val="22"/>
          <w:szCs w:val="22"/>
        </w:rPr>
        <w:t>10</w:t>
      </w:r>
      <w:r w:rsidRPr="00D90349">
        <w:rPr>
          <w:rFonts w:cstheme="minorHAnsi"/>
          <w:sz w:val="22"/>
          <w:szCs w:val="22"/>
        </w:rPr>
        <w:t xml:space="preserve"> from left to right). Layout the same as in Figure </w:t>
      </w:r>
      <w:r>
        <w:rPr>
          <w:rFonts w:cstheme="minorHAnsi"/>
          <w:sz w:val="22"/>
          <w:szCs w:val="22"/>
        </w:rPr>
        <w:t>3 with 50 replicate simulations</w:t>
      </w:r>
      <w:r w:rsidRPr="00D90349">
        <w:rPr>
          <w:rFonts w:cstheme="minorHAnsi"/>
          <w:sz w:val="22"/>
          <w:szCs w:val="22"/>
        </w:rPr>
        <w:t>.</w:t>
      </w:r>
      <w:r w:rsidRPr="003D29BF">
        <w:rPr>
          <w:rFonts w:cstheme="minorHAnsi"/>
          <w:sz w:val="22"/>
          <w:szCs w:val="22"/>
        </w:rPr>
        <w:t xml:space="preserve"> </w:t>
      </w:r>
      <w:r>
        <w:rPr>
          <w:rFonts w:cstheme="minorHAnsi"/>
          <w:sz w:val="22"/>
          <w:szCs w:val="22"/>
        </w:rPr>
        <w:t>The evidence that the population evolves toward the TEA is the convergence of the purple line in the second row with the dashed pink line</w:t>
      </w:r>
      <w:r w:rsidRPr="005B75BB">
        <w:rPr>
          <w:rFonts w:cstheme="minorHAnsi"/>
          <w:sz w:val="22"/>
          <w:szCs w:val="22"/>
        </w:rPr>
        <w:t xml:space="preserve"> </w:t>
      </w:r>
      <w:r>
        <w:rPr>
          <w:rFonts w:cstheme="minorHAnsi"/>
          <w:sz w:val="22"/>
          <w:szCs w:val="22"/>
        </w:rPr>
        <w:t>and by looking at the phase portrait in the fifth row.</w:t>
      </w:r>
    </w:p>
    <w:p w14:paraId="53B60FC2" w14:textId="77777777" w:rsidR="00966191" w:rsidRPr="00D90349" w:rsidRDefault="00966191" w:rsidP="00966191">
      <w:pPr>
        <w:spacing w:after="0" w:line="480" w:lineRule="auto"/>
        <w:contextualSpacing/>
        <w:rPr>
          <w:rFonts w:cstheme="minorHAnsi"/>
          <w:sz w:val="22"/>
          <w:szCs w:val="22"/>
        </w:rPr>
      </w:pPr>
      <w:r w:rsidRPr="00D90349">
        <w:rPr>
          <w:rFonts w:cstheme="minorHAnsi"/>
          <w:sz w:val="22"/>
          <w:szCs w:val="22"/>
        </w:rPr>
        <w:br w:type="page"/>
      </w:r>
    </w:p>
    <w:p w14:paraId="0A87592D" w14:textId="77777777" w:rsidR="00966191" w:rsidRPr="00D90349" w:rsidRDefault="00966191" w:rsidP="00966191">
      <w:pPr>
        <w:spacing w:after="0" w:line="480" w:lineRule="auto"/>
        <w:contextualSpacing/>
        <w:rPr>
          <w:rFonts w:cstheme="minorHAnsi"/>
          <w:sz w:val="22"/>
          <w:szCs w:val="22"/>
        </w:rPr>
      </w:pPr>
      <w:r w:rsidRPr="00D90349">
        <w:rPr>
          <w:rFonts w:cstheme="minorHAnsi"/>
          <w:sz w:val="22"/>
          <w:szCs w:val="22"/>
        </w:rPr>
        <w:lastRenderedPageBreak/>
        <w:t>Figure 1.</w:t>
      </w:r>
    </w:p>
    <w:p w14:paraId="0574C2B5" w14:textId="77777777" w:rsidR="00966191" w:rsidRPr="00D90349" w:rsidRDefault="00966191" w:rsidP="00966191">
      <w:pPr>
        <w:spacing w:after="0" w:line="480" w:lineRule="auto"/>
        <w:contextualSpacing/>
        <w:jc w:val="center"/>
        <w:rPr>
          <w:rFonts w:cstheme="minorHAnsi"/>
          <w:sz w:val="22"/>
          <w:szCs w:val="22"/>
        </w:rPr>
      </w:pPr>
      <w:r>
        <w:rPr>
          <w:rFonts w:cstheme="minorHAnsi"/>
          <w:noProof/>
          <w:sz w:val="22"/>
          <w:szCs w:val="22"/>
        </w:rPr>
        <w:drawing>
          <wp:inline distT="0" distB="0" distL="0" distR="0" wp14:anchorId="4F0AA8E3" wp14:editId="66FDE27B">
            <wp:extent cx="5934075" cy="3143250"/>
            <wp:effectExtent l="0" t="0" r="9525" b="0"/>
            <wp:docPr id="8" name="Picture 8" descr="C:\Users\jdelong2\AppData\Local\Microsoft\Windows\INetCache\Content.Word\Figure 1 fitness and trai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delong2\AppData\Local\Microsoft\Windows\INetCache\Content.Word\Figure 1 fitness and traits.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14:paraId="6B5E456F" w14:textId="77777777" w:rsidR="00966191" w:rsidRPr="00D90349" w:rsidRDefault="00966191" w:rsidP="00966191">
      <w:pPr>
        <w:spacing w:after="0" w:line="480" w:lineRule="auto"/>
        <w:contextualSpacing/>
      </w:pPr>
      <w:r w:rsidRPr="00D90349">
        <w:br w:type="page"/>
      </w:r>
    </w:p>
    <w:p w14:paraId="1A9AAF8F" w14:textId="77777777" w:rsidR="00966191" w:rsidRPr="00D90349" w:rsidRDefault="00966191" w:rsidP="00966191">
      <w:pPr>
        <w:spacing w:after="0" w:line="480" w:lineRule="auto"/>
        <w:contextualSpacing/>
        <w:rPr>
          <w:rFonts w:cstheme="minorHAnsi"/>
          <w:sz w:val="22"/>
          <w:szCs w:val="22"/>
        </w:rPr>
      </w:pPr>
      <w:r w:rsidRPr="00D90349">
        <w:rPr>
          <w:rFonts w:cstheme="minorHAnsi"/>
          <w:sz w:val="22"/>
          <w:szCs w:val="22"/>
        </w:rPr>
        <w:lastRenderedPageBreak/>
        <w:t xml:space="preserve">Figure 2. </w:t>
      </w:r>
    </w:p>
    <w:p w14:paraId="3B4DBAB8" w14:textId="77777777" w:rsidR="00966191" w:rsidRPr="00D90349" w:rsidRDefault="00966191" w:rsidP="00966191">
      <w:pPr>
        <w:spacing w:after="0" w:line="480" w:lineRule="auto"/>
        <w:contextualSpacing/>
        <w:jc w:val="center"/>
        <w:rPr>
          <w:rFonts w:eastAsiaTheme="minorEastAsia" w:cstheme="minorHAnsi"/>
          <w:sz w:val="22"/>
          <w:szCs w:val="22"/>
        </w:rPr>
      </w:pPr>
      <w:r>
        <w:rPr>
          <w:rFonts w:eastAsiaTheme="minorEastAsia" w:cstheme="minorHAnsi"/>
          <w:noProof/>
          <w:sz w:val="22"/>
          <w:szCs w:val="22"/>
        </w:rPr>
        <w:drawing>
          <wp:inline distT="0" distB="0" distL="0" distR="0" wp14:anchorId="34E6769B" wp14:editId="0860DDB2">
            <wp:extent cx="5943600" cy="3242945"/>
            <wp:effectExtent l="0" t="0" r="0" b="0"/>
            <wp:docPr id="9" name="Picture 9" descr="C:\Users\jdelong2\AppData\Local\Microsoft\Windows\INetCache\Content.Word\Figure 2 effect of vari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delong2\AppData\Local\Microsoft\Windows\INetCache\Content.Word\Figure 2 effect of variance.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30010068" w14:textId="77777777" w:rsidR="00966191" w:rsidRPr="00D90349" w:rsidRDefault="00966191" w:rsidP="00966191">
      <w:pPr>
        <w:spacing w:after="0" w:line="480" w:lineRule="auto"/>
        <w:contextualSpacing/>
      </w:pPr>
      <w:r w:rsidRPr="00D90349">
        <w:br w:type="page"/>
      </w:r>
    </w:p>
    <w:p w14:paraId="31796E46" w14:textId="77777777" w:rsidR="00966191" w:rsidRPr="00D90349" w:rsidRDefault="00966191" w:rsidP="00966191">
      <w:pPr>
        <w:spacing w:after="0" w:line="480" w:lineRule="auto"/>
        <w:contextualSpacing/>
        <w:rPr>
          <w:rFonts w:cstheme="minorHAnsi"/>
          <w:sz w:val="22"/>
          <w:szCs w:val="22"/>
        </w:rPr>
      </w:pPr>
      <w:r>
        <w:rPr>
          <w:rFonts w:cstheme="minorHAnsi"/>
          <w:sz w:val="22"/>
          <w:szCs w:val="22"/>
        </w:rPr>
        <w:lastRenderedPageBreak/>
        <w:t>Figure 3.</w:t>
      </w:r>
    </w:p>
    <w:p w14:paraId="1A883AC4" w14:textId="77777777" w:rsidR="00966191" w:rsidRPr="00D90349" w:rsidRDefault="00966191" w:rsidP="00966191">
      <w:pPr>
        <w:spacing w:after="0" w:line="480" w:lineRule="auto"/>
        <w:contextualSpacing/>
        <w:jc w:val="center"/>
      </w:pPr>
      <w:r>
        <w:rPr>
          <w:noProof/>
        </w:rPr>
        <w:drawing>
          <wp:inline distT="0" distB="0" distL="0" distR="0" wp14:anchorId="0725B0C9" wp14:editId="4BFBCE8F">
            <wp:extent cx="5588000" cy="6358255"/>
            <wp:effectExtent l="0" t="0" r="0" b="4445"/>
            <wp:docPr id="15" name="Picture 15" descr="C:\Users\jdelong2\AppData\Local\Microsoft\Windows\INetCache\Content.Word\Figure 3 vary K dynam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delong2\AppData\Local\Microsoft\Windows\INetCache\Content.Word\Figure 3 vary K dynamics.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8000" cy="6358255"/>
                    </a:xfrm>
                    <a:prstGeom prst="rect">
                      <a:avLst/>
                    </a:prstGeom>
                    <a:noFill/>
                    <a:ln>
                      <a:noFill/>
                    </a:ln>
                  </pic:spPr>
                </pic:pic>
              </a:graphicData>
            </a:graphic>
          </wp:inline>
        </w:drawing>
      </w:r>
    </w:p>
    <w:p w14:paraId="774321AE" w14:textId="77777777" w:rsidR="00966191" w:rsidRPr="00D90349" w:rsidRDefault="00966191" w:rsidP="00966191">
      <w:pPr>
        <w:spacing w:after="0" w:line="480" w:lineRule="auto"/>
        <w:contextualSpacing/>
      </w:pPr>
      <w:r w:rsidRPr="00D90349">
        <w:br w:type="page"/>
      </w:r>
    </w:p>
    <w:p w14:paraId="656FFE0E" w14:textId="77777777" w:rsidR="00966191" w:rsidRPr="00D90349" w:rsidRDefault="00966191" w:rsidP="00966191">
      <w:pPr>
        <w:spacing w:after="0" w:line="480" w:lineRule="auto"/>
        <w:contextualSpacing/>
        <w:rPr>
          <w:rFonts w:cstheme="minorHAnsi"/>
          <w:sz w:val="22"/>
          <w:szCs w:val="22"/>
        </w:rPr>
      </w:pPr>
      <w:r w:rsidRPr="00D90349">
        <w:rPr>
          <w:rFonts w:cstheme="minorHAnsi"/>
          <w:sz w:val="22"/>
          <w:szCs w:val="22"/>
        </w:rPr>
        <w:lastRenderedPageBreak/>
        <w:t xml:space="preserve">Figure 4. </w:t>
      </w:r>
    </w:p>
    <w:p w14:paraId="14724404" w14:textId="77777777" w:rsidR="00966191" w:rsidRPr="00D90349" w:rsidRDefault="00966191" w:rsidP="00966191">
      <w:pPr>
        <w:spacing w:after="0" w:line="480" w:lineRule="auto"/>
        <w:contextualSpacing/>
        <w:jc w:val="center"/>
        <w:rPr>
          <w:rFonts w:cstheme="minorHAnsi"/>
          <w:sz w:val="22"/>
          <w:szCs w:val="22"/>
        </w:rPr>
      </w:pPr>
      <w:r>
        <w:rPr>
          <w:rFonts w:cstheme="minorHAnsi"/>
          <w:noProof/>
          <w:sz w:val="22"/>
          <w:szCs w:val="22"/>
        </w:rPr>
        <w:drawing>
          <wp:inline distT="0" distB="0" distL="0" distR="0" wp14:anchorId="16301EFD" wp14:editId="4F219DFC">
            <wp:extent cx="5308600" cy="5884545"/>
            <wp:effectExtent l="0" t="0" r="6350" b="1905"/>
            <wp:docPr id="14" name="Picture 14" descr="C:\Users\jdelong2\AppData\Local\Microsoft\Windows\INetCache\Content.Word\Figure 4 cull from ESS dynam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delong2\AppData\Local\Microsoft\Windows\INetCache\Content.Word\Figure 4 cull from ESS dynamics.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8600" cy="5884545"/>
                    </a:xfrm>
                    <a:prstGeom prst="rect">
                      <a:avLst/>
                    </a:prstGeom>
                    <a:noFill/>
                    <a:ln>
                      <a:noFill/>
                    </a:ln>
                  </pic:spPr>
                </pic:pic>
              </a:graphicData>
            </a:graphic>
          </wp:inline>
        </w:drawing>
      </w:r>
    </w:p>
    <w:p w14:paraId="7EA81AA0" w14:textId="77777777" w:rsidR="00966191" w:rsidRPr="00D90349" w:rsidRDefault="00966191" w:rsidP="00966191">
      <w:pPr>
        <w:spacing w:after="0" w:line="480" w:lineRule="auto"/>
        <w:contextualSpacing/>
      </w:pPr>
    </w:p>
    <w:p w14:paraId="12126FC7" w14:textId="77777777" w:rsidR="00966191" w:rsidRPr="00D90349" w:rsidRDefault="00966191" w:rsidP="00966191">
      <w:pPr>
        <w:spacing w:after="0" w:line="480" w:lineRule="auto"/>
        <w:contextualSpacing/>
      </w:pPr>
      <w:r w:rsidRPr="00D90349">
        <w:br w:type="page"/>
      </w:r>
    </w:p>
    <w:p w14:paraId="6856DE50" w14:textId="77777777" w:rsidR="00966191" w:rsidRPr="004C4F12" w:rsidRDefault="00966191" w:rsidP="00966191">
      <w:pPr>
        <w:spacing w:after="0" w:line="480" w:lineRule="auto"/>
        <w:contextualSpacing/>
        <w:rPr>
          <w:b/>
        </w:rPr>
      </w:pPr>
      <w:r w:rsidRPr="004C4F12">
        <w:rPr>
          <w:b/>
        </w:rPr>
        <w:lastRenderedPageBreak/>
        <w:t>DeLong and Cressler, “</w:t>
      </w:r>
      <w:r w:rsidRPr="00717F57">
        <w:rPr>
          <w:b/>
        </w:rPr>
        <w:t>Stochasticity directs adaptive evolution toward transient evolutionary attractors</w:t>
      </w:r>
      <w:r w:rsidRPr="004C4F12">
        <w:rPr>
          <w:b/>
        </w:rPr>
        <w:t>”</w:t>
      </w:r>
    </w:p>
    <w:p w14:paraId="679B85AB" w14:textId="77777777" w:rsidR="00966191" w:rsidRPr="0080469A" w:rsidRDefault="00966191" w:rsidP="00966191">
      <w:pPr>
        <w:spacing w:after="0" w:line="480" w:lineRule="auto"/>
        <w:contextualSpacing/>
        <w:rPr>
          <w:b/>
        </w:rPr>
      </w:pPr>
      <w:r w:rsidRPr="0080469A">
        <w:rPr>
          <w:b/>
        </w:rPr>
        <w:t>Appendix S1. Heritability rules.</w:t>
      </w:r>
    </w:p>
    <w:p w14:paraId="5463CC75" w14:textId="2F908DB0" w:rsidR="00966191" w:rsidRDefault="00966191" w:rsidP="00966191">
      <w:pPr>
        <w:spacing w:after="0" w:line="480" w:lineRule="auto"/>
        <w:contextualSpacing/>
        <w:rPr>
          <w:rFonts w:cstheme="minorHAnsi"/>
        </w:rPr>
      </w:pPr>
      <w:r>
        <w:t xml:space="preserve">In a GEM, births and deaths occur through an iterative, stochastic process given an underlying model. In the </w:t>
      </w:r>
      <w:r w:rsidRPr="00496E2D">
        <w:rPr>
          <w:rFonts w:cstheme="minorHAnsi"/>
        </w:rPr>
        <w:t xml:space="preserve">event </w:t>
      </w:r>
      <w:r>
        <w:rPr>
          <w:rFonts w:cstheme="minorHAnsi"/>
        </w:rPr>
        <w:t>of</w:t>
      </w:r>
      <w:r w:rsidRPr="00496E2D">
        <w:rPr>
          <w:rFonts w:cstheme="minorHAnsi"/>
        </w:rPr>
        <w:t xml:space="preserve"> a birth, a new individual is added to the population given some rule for heritability of that trait. In these simulations, we follow the heritability rules </w:t>
      </w:r>
      <w:r>
        <w:rPr>
          <w:rFonts w:cstheme="minorHAnsi"/>
        </w:rPr>
        <w:t>derived and presented</w:t>
      </w:r>
      <w:r w:rsidRPr="00496E2D">
        <w:rPr>
          <w:rFonts w:cstheme="minorHAnsi"/>
        </w:rPr>
        <w:t xml:space="preserve"> in </w:t>
      </w:r>
      <w:r w:rsidRPr="00496E2D">
        <w:rPr>
          <w:rFonts w:cstheme="minorHAnsi"/>
        </w:rPr>
        <w:fldChar w:fldCharType="begin"/>
      </w:r>
      <w:r w:rsidR="00213991">
        <w:rPr>
          <w:rFonts w:cstheme="minorHAnsi"/>
        </w:rPr>
        <w:instrText xml:space="preserve"> ADDIN ZOTERO_ITEM CSL_CITATION {"citationID":"pxiad0Zs","properties":{"formattedCitation":"(DeLong &amp; Luhring 2018; DeLong &amp; Belmaker 2019)","plainCitation":"(DeLong &amp; Luhring 2018; DeLong &amp; Belmaker 2019)","noteIndex":0},"citationItems":[{"id":"OdB3TNWW/TLx7CKEP","uris":["http://zotero.org/users/1264037/items/CPMJ5H34"],"uri":["http://zotero.org/users/1264037/items/CPMJ5H34"],"itemData":{"id":6088,"type":"article-journal","abstract":"Age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M."}],"issued":{"date-parts":[["2018",4,1]]}}},{"id":"OdB3TNWW/SWO2uuJ2","uris":["http://zotero.org/users/1264037/items/XCPYDJP6"],"uri":["http://zotero.org/users/1264037/items/XCPYDJP6"],"itemData":{"id":7518,"type":"article-journal","abstract":"Invading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r w:rsidRPr="00496E2D">
        <w:rPr>
          <w:rFonts w:cstheme="minorHAnsi"/>
        </w:rPr>
        <w:fldChar w:fldCharType="separate"/>
      </w:r>
      <w:bookmarkStart w:id="236" w:name="__Fieldmark__1414_3467020329"/>
      <w:bookmarkStart w:id="237" w:name="__Fieldmark__437_3467020329"/>
      <w:r w:rsidRPr="008E50B7">
        <w:rPr>
          <w:rFonts w:ascii="Calibri" w:hAnsi="Calibri" w:cs="Calibri"/>
        </w:rPr>
        <w:t xml:space="preserve">(DeLong &amp; </w:t>
      </w:r>
      <w:proofErr w:type="spellStart"/>
      <w:r w:rsidRPr="008E50B7">
        <w:rPr>
          <w:rFonts w:ascii="Calibri" w:hAnsi="Calibri" w:cs="Calibri"/>
        </w:rPr>
        <w:t>Luhring</w:t>
      </w:r>
      <w:proofErr w:type="spellEnd"/>
      <w:r w:rsidRPr="008E50B7">
        <w:rPr>
          <w:rFonts w:ascii="Calibri" w:hAnsi="Calibri" w:cs="Calibri"/>
        </w:rPr>
        <w:t xml:space="preserve"> 2018; DeLong &amp; </w:t>
      </w:r>
      <w:proofErr w:type="spellStart"/>
      <w:r w:rsidRPr="008E50B7">
        <w:rPr>
          <w:rFonts w:ascii="Calibri" w:hAnsi="Calibri" w:cs="Calibri"/>
        </w:rPr>
        <w:t>Belmaker</w:t>
      </w:r>
      <w:proofErr w:type="spellEnd"/>
      <w:r w:rsidRPr="008E50B7">
        <w:rPr>
          <w:rFonts w:ascii="Calibri" w:hAnsi="Calibri" w:cs="Calibri"/>
        </w:rPr>
        <w:t xml:space="preserve"> 2019)</w:t>
      </w:r>
      <w:r w:rsidRPr="00496E2D">
        <w:rPr>
          <w:rFonts w:cstheme="minorHAnsi"/>
        </w:rPr>
        <w:fldChar w:fldCharType="end"/>
      </w:r>
      <w:bookmarkEnd w:id="236"/>
      <w:bookmarkEnd w:id="237"/>
      <w:r w:rsidRPr="00496E2D">
        <w:rPr>
          <w:rFonts w:cstheme="minorHAnsi"/>
        </w:rPr>
        <w:t xml:space="preserve"> with the change that we are not using here the weighted mean for the parental trait. </w:t>
      </w:r>
    </w:p>
    <w:p w14:paraId="13A78E75" w14:textId="77777777" w:rsidR="00966191" w:rsidRDefault="00966191" w:rsidP="00966191">
      <w:pPr>
        <w:spacing w:after="0" w:line="480" w:lineRule="auto"/>
        <w:contextualSpacing/>
        <w:rPr>
          <w:rFonts w:cstheme="minorHAnsi"/>
        </w:rPr>
      </w:pPr>
      <w:r>
        <w:rPr>
          <w:rFonts w:cstheme="minorHAnsi"/>
        </w:rPr>
        <w:t>If a birth event occurs in a GEM</w:t>
      </w:r>
      <w:r w:rsidRPr="00496E2D">
        <w:rPr>
          <w:rFonts w:cstheme="minorHAnsi"/>
        </w:rPr>
        <w:t xml:space="preserve">, an offspring trait is randomly drawn from a lognormal distribution with a mean of </w:t>
      </w:r>
      <m:oMath>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offspring</m:t>
            </m:r>
          </m:sub>
        </m:sSub>
        <m:r>
          <w:rPr>
            <w:rFonts w:ascii="Cambria Math" w:eastAsiaTheme="minorEastAsia" w:hAnsi="Cambria Math" w:cstheme="minorHAnsi"/>
          </w:rPr>
          <m:t>=</m:t>
        </m:r>
        <m:d>
          <m:dPr>
            <m:ctrlPr>
              <w:rPr>
                <w:rFonts w:ascii="Cambria Math" w:hAnsi="Cambria Math" w:cstheme="minorHAnsi"/>
              </w:rPr>
            </m:ctrlPr>
          </m:dPr>
          <m:e>
            <m:r>
              <w:rPr>
                <w:rFonts w:ascii="Cambria Math" w:hAnsi="Cambria Math" w:cstheme="minorHAnsi"/>
              </w:rPr>
              <m:t>1-</m:t>
            </m:r>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2</m:t>
                </m:r>
              </m:sup>
            </m:sSup>
          </m:e>
        </m:d>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max</m:t>
                </m:r>
              </m:sub>
            </m:sSub>
          </m:e>
        </m:acc>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2</m:t>
            </m:r>
          </m:sup>
        </m:sSup>
        <m:sSub>
          <m:sSubPr>
            <m:ctrlPr>
              <w:rPr>
                <w:rFonts w:ascii="Cambria Math" w:hAnsi="Cambria Math" w:cstheme="minorHAnsi"/>
              </w:rPr>
            </m:ctrlPr>
          </m:sSubPr>
          <m:e>
            <m:r>
              <w:rPr>
                <w:rFonts w:ascii="Cambria Math" w:hAnsi="Cambria Math" w:cstheme="minorHAnsi"/>
              </w:rPr>
              <m:t>b</m:t>
            </m:r>
          </m:e>
          <m:sub>
            <m:r>
              <w:rPr>
                <w:rFonts w:ascii="Cambria Math" w:hAnsi="Cambria Math" w:cstheme="minorHAnsi"/>
              </w:rPr>
              <m:t>max</m:t>
            </m:r>
          </m:sub>
        </m:sSub>
      </m:oMath>
      <w:r w:rsidRPr="00496E2D">
        <w:rPr>
          <w:rFonts w:cstheme="minorHAnsi"/>
        </w:rPr>
        <w:t xml:space="preserve"> , where </w:t>
      </w:r>
      <w:proofErr w:type="spellStart"/>
      <w:r w:rsidRPr="00496E2D">
        <w:rPr>
          <w:rFonts w:eastAsiaTheme="minorEastAsia" w:cstheme="minorHAnsi"/>
          <w:i/>
        </w:rPr>
        <w:t>b</w:t>
      </w:r>
      <w:r w:rsidRPr="00496E2D">
        <w:rPr>
          <w:rFonts w:eastAsiaTheme="minorEastAsia" w:cstheme="minorHAnsi"/>
          <w:vertAlign w:val="subscript"/>
        </w:rPr>
        <w:t>max</w:t>
      </w:r>
      <w:proofErr w:type="spellEnd"/>
      <w:r w:rsidRPr="00496E2D">
        <w:rPr>
          <w:rFonts w:eastAsiaTheme="minorEastAsia" w:cstheme="minorHAnsi"/>
        </w:rPr>
        <w:t xml:space="preserve"> is the actual trait of the current parent</w:t>
      </w:r>
      <w:r>
        <w:rPr>
          <w:rFonts w:eastAsiaTheme="minorEastAsia" w:cstheme="minorHAnsi"/>
        </w:rPr>
        <w:t>,</w:t>
      </w:r>
      <w:r w:rsidRPr="00496E2D">
        <w:rPr>
          <w:rFonts w:eastAsiaTheme="minorEastAsia" w:cstheme="minorHAnsi"/>
        </w:rPr>
        <w:t xml:space="preserve"> </w:t>
      </w:r>
      <m:oMath>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max</m:t>
                </m:r>
              </m:sub>
            </m:sSub>
          </m:e>
        </m:acc>
      </m:oMath>
      <w:r w:rsidRPr="00496E2D">
        <w:rPr>
          <w:rFonts w:cstheme="minorHAnsi"/>
        </w:rPr>
        <w:t xml:space="preserve"> is the current population mean</w:t>
      </w:r>
      <w:r>
        <w:rPr>
          <w:rFonts w:cstheme="minorHAnsi"/>
        </w:rPr>
        <w:t xml:space="preserve">, and </w:t>
      </w:r>
      <w:r w:rsidRPr="0082632F">
        <w:rPr>
          <w:rFonts w:cstheme="minorHAnsi"/>
          <w:i/>
        </w:rPr>
        <w:t>h</w:t>
      </w:r>
      <w:r w:rsidRPr="0082632F">
        <w:rPr>
          <w:rFonts w:cstheme="minorHAnsi"/>
          <w:vertAlign w:val="superscript"/>
        </w:rPr>
        <w:t>2</w:t>
      </w:r>
      <w:r>
        <w:rPr>
          <w:rFonts w:cstheme="minorHAnsi"/>
        </w:rPr>
        <w:t xml:space="preserve"> is narrow-sense heritability</w:t>
      </w:r>
      <w:r w:rsidRPr="00496E2D">
        <w:rPr>
          <w:rFonts w:cstheme="minorHAnsi"/>
        </w:rPr>
        <w:t>. The standard deviation of this distribution is given as</w:t>
      </w:r>
      <w:r>
        <w:rPr>
          <w:rFonts w:eastAsiaTheme="minorEastAsia" w:cstheme="minorHAnsi"/>
        </w:rPr>
        <w:t xml:space="preserve"> </w:t>
      </w:r>
      <m:oMath>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offspring</m:t>
            </m:r>
          </m:sub>
        </m:sSub>
        <m:r>
          <w:rPr>
            <w:rFonts w:ascii="Cambria Math" w:eastAsiaTheme="minorEastAsia" w:hAnsi="Cambria Math" w:cstheme="minorHAnsi"/>
          </w:rPr>
          <m:t>=</m:t>
        </m:r>
        <m:rad>
          <m:radPr>
            <m:degHide m:val="1"/>
            <m:ctrlPr>
              <w:rPr>
                <w:rFonts w:ascii="Cambria Math" w:hAnsi="Cambria Math" w:cstheme="majorHAnsi"/>
                <w:i/>
              </w:rPr>
            </m:ctrlPr>
          </m:radPr>
          <m:deg/>
          <m:e>
            <m:d>
              <m:dPr>
                <m:ctrlPr>
                  <w:rPr>
                    <w:rFonts w:ascii="Cambria Math" w:hAnsi="Cambria Math" w:cstheme="majorHAnsi"/>
                    <w:i/>
                  </w:rPr>
                </m:ctrlPr>
              </m:dPr>
              <m:e>
                <m:r>
                  <w:rPr>
                    <w:rFonts w:ascii="Cambria Math" w:hAnsi="Cambria Math" w:cstheme="majorHAnsi"/>
                  </w:rPr>
                  <m:t>1-</m:t>
                </m:r>
                <m:sSup>
                  <m:sSupPr>
                    <m:ctrlPr>
                      <w:rPr>
                        <w:rFonts w:ascii="Cambria Math" w:hAnsi="Cambria Math" w:cstheme="majorHAnsi"/>
                        <w:i/>
                      </w:rPr>
                    </m:ctrlPr>
                  </m:sSupPr>
                  <m:e>
                    <m:sSup>
                      <m:sSupPr>
                        <m:ctrlPr>
                          <w:rPr>
                            <w:rFonts w:ascii="Cambria Math" w:hAnsi="Cambria Math" w:cstheme="majorHAnsi"/>
                            <w:i/>
                          </w:rPr>
                        </m:ctrlPr>
                      </m:sSupPr>
                      <m:e>
                        <m:r>
                          <w:rPr>
                            <w:rFonts w:ascii="Cambria Math" w:hAnsi="Cambria Math" w:cstheme="majorHAnsi"/>
                          </w:rPr>
                          <m:t>h</m:t>
                        </m:r>
                      </m:e>
                      <m:sup>
                        <m:r>
                          <w:rPr>
                            <w:rFonts w:ascii="Cambria Math" w:hAnsi="Cambria Math" w:cstheme="majorHAnsi"/>
                          </w:rPr>
                          <m:t>2</m:t>
                        </m:r>
                      </m:sup>
                    </m:sSup>
                  </m:e>
                  <m:sup>
                    <m:r>
                      <w:rPr>
                        <w:rFonts w:ascii="Cambria Math" w:hAnsi="Cambria Math" w:cstheme="majorHAnsi"/>
                      </w:rPr>
                      <m:t>2</m:t>
                    </m:r>
                  </m:sup>
                </m:sSup>
              </m:e>
            </m:d>
          </m:e>
        </m:rad>
        <m:d>
          <m:dPr>
            <m:begChr m:val="["/>
            <m:endChr m:val="]"/>
            <m:ctrlPr>
              <w:rPr>
                <w:rFonts w:ascii="Cambria Math" w:hAnsi="Cambria Math" w:cstheme="majorHAnsi"/>
                <w:i/>
              </w:rPr>
            </m:ctrlPr>
          </m:dPr>
          <m:e>
            <m:d>
              <m:dPr>
                <m:ctrlPr>
                  <w:rPr>
                    <w:rFonts w:ascii="Cambria Math" w:hAnsi="Cambria Math" w:cstheme="majorHAnsi"/>
                    <w:i/>
                  </w:rPr>
                </m:ctrlPr>
              </m:dPr>
              <m:e>
                <m:r>
                  <w:rPr>
                    <w:rFonts w:ascii="Cambria Math" w:hAnsi="Cambria Math" w:cstheme="majorHAnsi"/>
                  </w:rPr>
                  <m:t>1-</m:t>
                </m:r>
                <m:sSup>
                  <m:sSupPr>
                    <m:ctrlPr>
                      <w:rPr>
                        <w:rFonts w:ascii="Cambria Math" w:hAnsi="Cambria Math" w:cstheme="majorHAnsi"/>
                        <w:i/>
                      </w:rPr>
                    </m:ctrlPr>
                  </m:sSupPr>
                  <m:e>
                    <m:r>
                      <w:rPr>
                        <w:rFonts w:ascii="Cambria Math" w:hAnsi="Cambria Math" w:cstheme="majorHAnsi"/>
                      </w:rPr>
                      <m:t>h</m:t>
                    </m:r>
                  </m:e>
                  <m:sup>
                    <m:r>
                      <w:rPr>
                        <w:rFonts w:ascii="Cambria Math" w:hAnsi="Cambria Math" w:cstheme="majorHAnsi"/>
                      </w:rPr>
                      <m:t>2</m:t>
                    </m:r>
                  </m:sup>
                </m:sSup>
              </m:e>
            </m:d>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0</m:t>
                </m:r>
              </m:sub>
            </m:sSub>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h</m:t>
                </m:r>
              </m:e>
              <m:sup>
                <m:r>
                  <w:rPr>
                    <w:rFonts w:ascii="Cambria Math" w:hAnsi="Cambria Math" w:cstheme="majorHAnsi"/>
                  </w:rPr>
                  <m:t>2</m:t>
                </m:r>
              </m:sup>
            </m:sSup>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t</m:t>
                </m:r>
              </m:sub>
            </m:sSub>
          </m:e>
        </m:d>
      </m:oMath>
      <w:r>
        <w:rPr>
          <w:rFonts w:eastAsiaTheme="minorEastAsia" w:cstheme="minorHAnsi"/>
        </w:rPr>
        <w:t>,</w:t>
      </w:r>
      <w:r w:rsidRPr="00496E2D">
        <w:rPr>
          <w:rFonts w:eastAsiaTheme="minorEastAsia" w:cstheme="minorHAnsi"/>
        </w:rPr>
        <w:t xml:space="preserve"> where </w:t>
      </w:r>
      <m:oMath>
        <m:sSub>
          <m:sSubPr>
            <m:ctrlPr>
              <w:rPr>
                <w:rFonts w:ascii="Cambria Math" w:hAnsi="Cambria Math" w:cstheme="minorHAnsi"/>
              </w:rPr>
            </m:ctrlPr>
          </m:sSubPr>
          <m:e>
            <m:r>
              <w:rPr>
                <w:rFonts w:ascii="Cambria Math" w:hAnsi="Cambria Math" w:cstheme="minorHAnsi"/>
              </w:rPr>
              <m:t>σ</m:t>
            </m:r>
          </m:e>
          <m:sub>
            <m:r>
              <w:rPr>
                <w:rFonts w:ascii="Cambria Math" w:hAnsi="Cambria Math" w:cstheme="minorHAnsi"/>
              </w:rPr>
              <m:t>0</m:t>
            </m:r>
          </m:sub>
        </m:sSub>
      </m:oMath>
      <w:r w:rsidRPr="00496E2D">
        <w:rPr>
          <w:rFonts w:eastAsiaTheme="minorEastAsia" w:cstheme="minorHAnsi"/>
        </w:rPr>
        <w:t xml:space="preserve"> is the standard deviation in </w:t>
      </w:r>
      <w:proofErr w:type="spellStart"/>
      <w:r w:rsidRPr="00496E2D">
        <w:rPr>
          <w:rFonts w:eastAsiaTheme="minorEastAsia" w:cstheme="minorHAnsi"/>
          <w:i/>
          <w:iCs/>
        </w:rPr>
        <w:t>b</w:t>
      </w:r>
      <w:r w:rsidRPr="00496E2D">
        <w:rPr>
          <w:rFonts w:eastAsiaTheme="minorEastAsia" w:cstheme="minorHAnsi"/>
          <w:vertAlign w:val="subscript"/>
        </w:rPr>
        <w:t>max</w:t>
      </w:r>
      <w:proofErr w:type="spellEnd"/>
      <w:r w:rsidRPr="00496E2D">
        <w:rPr>
          <w:rFonts w:eastAsiaTheme="minorEastAsia" w:cstheme="minorHAnsi"/>
        </w:rPr>
        <w:t xml:space="preserve"> in the initial population and </w:t>
      </w:r>
      <m:oMath>
        <m:sSub>
          <m:sSubPr>
            <m:ctrlPr>
              <w:rPr>
                <w:rFonts w:ascii="Cambria Math" w:hAnsi="Cambria Math" w:cstheme="minorHAnsi"/>
              </w:rPr>
            </m:ctrlPr>
          </m:sSubPr>
          <m:e>
            <m:r>
              <w:rPr>
                <w:rFonts w:ascii="Cambria Math" w:hAnsi="Cambria Math" w:cstheme="minorHAnsi"/>
              </w:rPr>
              <m:t>σ</m:t>
            </m:r>
          </m:e>
          <m:sub>
            <m:r>
              <w:rPr>
                <w:rFonts w:ascii="Cambria Math" w:hAnsi="Cambria Math" w:cstheme="minorHAnsi"/>
              </w:rPr>
              <m:t>t</m:t>
            </m:r>
          </m:sub>
        </m:sSub>
      </m:oMath>
      <w:r w:rsidRPr="00496E2D">
        <w:rPr>
          <w:rFonts w:eastAsiaTheme="minorEastAsia" w:cstheme="minorHAnsi"/>
        </w:rPr>
        <w:t xml:space="preserve"> is the standard deviation in </w:t>
      </w:r>
      <w:proofErr w:type="spellStart"/>
      <w:r w:rsidRPr="00496E2D">
        <w:rPr>
          <w:rFonts w:eastAsiaTheme="minorEastAsia" w:cstheme="minorHAnsi"/>
          <w:i/>
          <w:iCs/>
        </w:rPr>
        <w:t>b</w:t>
      </w:r>
      <w:r w:rsidRPr="00496E2D">
        <w:rPr>
          <w:rFonts w:eastAsiaTheme="minorEastAsia" w:cstheme="minorHAnsi"/>
          <w:vertAlign w:val="subscript"/>
        </w:rPr>
        <w:t>max</w:t>
      </w:r>
      <w:proofErr w:type="spellEnd"/>
      <w:r w:rsidRPr="00496E2D">
        <w:rPr>
          <w:rFonts w:eastAsiaTheme="minorEastAsia" w:cstheme="minorHAnsi"/>
        </w:rPr>
        <w:t xml:space="preserve"> currently. </w:t>
      </w:r>
      <w:r>
        <w:rPr>
          <w:rFonts w:cstheme="minorHAnsi"/>
        </w:rPr>
        <w:t>This trait is then added as a new element of the trait distribution, increasing the size of the population by one and changing the mean and variance of the trait distribution.</w:t>
      </w:r>
    </w:p>
    <w:p w14:paraId="1E10CBD7" w14:textId="6E521DA8" w:rsidR="00966191" w:rsidRDefault="00966191" w:rsidP="00966191">
      <w:pPr>
        <w:spacing w:after="0" w:line="480" w:lineRule="auto"/>
        <w:ind w:firstLine="720"/>
        <w:contextualSpacing/>
        <w:rPr>
          <w:rFonts w:cstheme="minorHAnsi"/>
        </w:rPr>
      </w:pPr>
      <w:r>
        <w:rPr>
          <w:rFonts w:cstheme="minorHAnsi"/>
        </w:rPr>
        <w:t xml:space="preserve">This rule is derived from the equation of the regression line in a parent-offspring regression </w:t>
      </w:r>
      <w:r>
        <w:rPr>
          <w:rFonts w:cstheme="minorHAnsi"/>
        </w:rPr>
        <w:fldChar w:fldCharType="begin"/>
      </w:r>
      <w:r w:rsidR="00213991">
        <w:rPr>
          <w:rFonts w:cstheme="minorHAnsi"/>
        </w:rPr>
        <w:instrText xml:space="preserve"> ADDIN ZOTERO_ITEM CSL_CITATION {"citationID":"sGXt540H","properties":{"formattedCitation":"(DeLong &amp; Belmaker 2019)","plainCitation":"(DeLong &amp; Belmaker 2019)","noteIndex":0},"citationItems":[{"id":"OdB3TNWW/SWO2uuJ2","uris":["http://zotero.org/users/1264037/items/XCPYDJP6"],"uri":["http://zotero.org/users/1264037/items/XCPYDJP6"],"itemData":{"id":7518,"type":"article-journal","abstract":"Invading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r>
        <w:rPr>
          <w:rFonts w:cstheme="minorHAnsi"/>
        </w:rPr>
        <w:fldChar w:fldCharType="separate"/>
      </w:r>
      <w:r w:rsidRPr="008E50B7">
        <w:rPr>
          <w:rFonts w:ascii="Calibri" w:hAnsi="Calibri" w:cs="Calibri"/>
        </w:rPr>
        <w:t xml:space="preserve">(DeLong &amp; </w:t>
      </w:r>
      <w:proofErr w:type="spellStart"/>
      <w:r w:rsidRPr="008E50B7">
        <w:rPr>
          <w:rFonts w:ascii="Calibri" w:hAnsi="Calibri" w:cs="Calibri"/>
        </w:rPr>
        <w:t>Belmaker</w:t>
      </w:r>
      <w:proofErr w:type="spellEnd"/>
      <w:r w:rsidRPr="008E50B7">
        <w:rPr>
          <w:rFonts w:ascii="Calibri" w:hAnsi="Calibri" w:cs="Calibri"/>
        </w:rPr>
        <w:t xml:space="preserve"> 2019)</w:t>
      </w:r>
      <w:r>
        <w:rPr>
          <w:rFonts w:cstheme="minorHAnsi"/>
        </w:rPr>
        <w:fldChar w:fldCharType="end"/>
      </w:r>
      <w:r>
        <w:rPr>
          <w:rFonts w:cstheme="minorHAnsi"/>
        </w:rPr>
        <w:t xml:space="preserve">. To verify that the realization of this rule in a GEM implementation generates a parent-offspring regression with an estimated </w:t>
      </w:r>
      <w:r w:rsidRPr="0082632F">
        <w:rPr>
          <w:rFonts w:cstheme="minorHAnsi"/>
          <w:i/>
        </w:rPr>
        <w:t>h</w:t>
      </w:r>
      <w:r w:rsidRPr="0082632F">
        <w:rPr>
          <w:rFonts w:cstheme="minorHAnsi"/>
          <w:vertAlign w:val="superscript"/>
        </w:rPr>
        <w:t>2</w:t>
      </w:r>
      <w:r>
        <w:rPr>
          <w:rFonts w:cstheme="minorHAnsi"/>
          <w:vertAlign w:val="superscript"/>
        </w:rPr>
        <w:t xml:space="preserve"> </w:t>
      </w:r>
      <w:r>
        <w:rPr>
          <w:rFonts w:cstheme="minorHAnsi"/>
        </w:rPr>
        <w:t xml:space="preserve">that matches what was set in the model, we track parent and offspring traits through GEMs initialized with different </w:t>
      </w:r>
      <w:r>
        <w:rPr>
          <w:rFonts w:cstheme="minorHAnsi"/>
          <w:i/>
          <w:iCs/>
        </w:rPr>
        <w:t>h</w:t>
      </w:r>
      <w:r>
        <w:rPr>
          <w:rFonts w:cstheme="minorHAnsi"/>
          <w:i/>
          <w:iCs/>
          <w:vertAlign w:val="superscript"/>
        </w:rPr>
        <w:t>2</w:t>
      </w:r>
      <w:r>
        <w:rPr>
          <w:rFonts w:cstheme="minorHAnsi"/>
        </w:rPr>
        <w:t xml:space="preserve"> </w:t>
      </w:r>
      <w:r>
        <w:rPr>
          <w:rFonts w:eastAsiaTheme="minorEastAsia" w:cstheme="minorHAnsi"/>
        </w:rPr>
        <w:t xml:space="preserve">values (0.9, 0.7, 0.5, and 0.3). Using simple linear regression of offspring traits on </w:t>
      </w:r>
      <w:r>
        <w:rPr>
          <w:rFonts w:eastAsiaTheme="minorEastAsia" w:cstheme="minorHAnsi"/>
        </w:rPr>
        <w:lastRenderedPageBreak/>
        <w:t xml:space="preserve">parent traits, we verify that </w:t>
      </w:r>
      <w:r>
        <w:rPr>
          <w:rFonts w:cstheme="minorHAnsi"/>
        </w:rPr>
        <w:t xml:space="preserve">the estimated </w:t>
      </w:r>
      <w:r>
        <w:rPr>
          <w:rFonts w:cstheme="minorHAnsi"/>
          <w:i/>
          <w:iCs/>
        </w:rPr>
        <w:t>h</w:t>
      </w:r>
      <w:r>
        <w:rPr>
          <w:rFonts w:cstheme="minorHAnsi"/>
          <w:i/>
          <w:iCs/>
          <w:vertAlign w:val="superscript"/>
        </w:rPr>
        <w:t>2</w:t>
      </w:r>
      <w:r>
        <w:rPr>
          <w:rFonts w:cstheme="minorHAnsi"/>
          <w:i/>
          <w:iCs/>
        </w:rPr>
        <w:t xml:space="preserve"> </w:t>
      </w:r>
      <w:r>
        <w:rPr>
          <w:rFonts w:cstheme="minorHAnsi"/>
        </w:rPr>
        <w:t xml:space="preserve">(the slope of the regression) remains close to the expected  </w:t>
      </w:r>
      <w:r w:rsidRPr="0082632F">
        <w:rPr>
          <w:rFonts w:cstheme="minorHAnsi"/>
          <w:i/>
        </w:rPr>
        <w:t>h</w:t>
      </w:r>
      <w:r w:rsidRPr="0082632F">
        <w:rPr>
          <w:rFonts w:cstheme="minorHAnsi"/>
          <w:vertAlign w:val="superscript"/>
        </w:rPr>
        <w:t>2</w:t>
      </w:r>
      <w:r>
        <w:rPr>
          <w:rFonts w:cstheme="minorHAnsi"/>
        </w:rPr>
        <w:t xml:space="preserve"> (Fig. S1-S4).</w:t>
      </w:r>
    </w:p>
    <w:p w14:paraId="0568A677" w14:textId="77777777" w:rsidR="00966191" w:rsidRDefault="00966191" w:rsidP="00966191">
      <w:pPr>
        <w:spacing w:after="0" w:line="480" w:lineRule="auto"/>
        <w:ind w:firstLine="720"/>
        <w:contextualSpacing/>
        <w:rPr>
          <w:rFonts w:cstheme="minorHAnsi"/>
        </w:rPr>
      </w:pPr>
      <w:r>
        <w:rPr>
          <w:rFonts w:cstheme="minorHAnsi"/>
        </w:rPr>
        <w:t xml:space="preserve">Over any short interval of time in a GEM run, the realized parent-offspring relationship behaves as expected. After accumulating observations over longer runs, however, we see that the </w:t>
      </w:r>
      <w:r w:rsidRPr="0082632F">
        <w:rPr>
          <w:rFonts w:cstheme="minorHAnsi"/>
          <w:i/>
        </w:rPr>
        <w:t>h</w:t>
      </w:r>
      <w:r w:rsidRPr="0082632F">
        <w:rPr>
          <w:rFonts w:cstheme="minorHAnsi"/>
          <w:vertAlign w:val="superscript"/>
        </w:rPr>
        <w:t>2</w:t>
      </w:r>
      <w:r>
        <w:rPr>
          <w:rFonts w:cstheme="minorHAnsi"/>
        </w:rPr>
        <w:t xml:space="preserve"> appears to converge on one. </w:t>
      </w:r>
      <w:r>
        <w:t xml:space="preserve">This is also expected: as the population evolves, the parent and offspring traits move in phenotypic space (as you can see from the changing x- and y-axis ranges in Figs. S1-S4), “smearing” the parent-offspring regressions (each of which has a slope of </w:t>
      </w:r>
      <w:r>
        <w:rPr>
          <w:i/>
          <w:iCs/>
        </w:rPr>
        <w:t>h</w:t>
      </w:r>
      <w:r>
        <w:rPr>
          <w:i/>
          <w:iCs/>
          <w:vertAlign w:val="superscript"/>
        </w:rPr>
        <w:t>2</w:t>
      </w:r>
      <w:r>
        <w:t xml:space="preserve"> at any one moment in time) into a parent-offspring regression that has a slope approaching one</w:t>
      </w:r>
      <w:r>
        <w:rPr>
          <w:rFonts w:cstheme="minorHAnsi"/>
        </w:rPr>
        <w:t xml:space="preserve">. </w:t>
      </w:r>
    </w:p>
    <w:p w14:paraId="1AC6CEEB" w14:textId="77777777" w:rsidR="00966191" w:rsidRDefault="00966191" w:rsidP="00966191">
      <w:r>
        <w:rPr>
          <w:noProof/>
        </w:rPr>
        <w:lastRenderedPageBreak/>
        <w:drawing>
          <wp:inline distT="0" distB="0" distL="0" distR="0" wp14:anchorId="57B6B0BA" wp14:editId="16A6A3CB">
            <wp:extent cx="5760720" cy="7040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7040880"/>
                    </a:xfrm>
                    <a:prstGeom prst="rect">
                      <a:avLst/>
                    </a:prstGeom>
                    <a:noFill/>
                    <a:ln>
                      <a:noFill/>
                    </a:ln>
                  </pic:spPr>
                </pic:pic>
              </a:graphicData>
            </a:graphic>
          </wp:inline>
        </w:drawing>
      </w:r>
    </w:p>
    <w:p w14:paraId="57FCBCE0" w14:textId="77777777" w:rsidR="00966191" w:rsidRDefault="00966191" w:rsidP="00966191">
      <w:r>
        <w:t xml:space="preserve">Fig. S1. Parent-offspring regressions through time when </w:t>
      </w:r>
      <w:r>
        <w:rPr>
          <w:i/>
          <w:iCs/>
        </w:rPr>
        <w:t>h</w:t>
      </w:r>
      <w:r>
        <w:rPr>
          <w:i/>
          <w:iCs/>
          <w:vertAlign w:val="superscript"/>
        </w:rPr>
        <w:t>2</w:t>
      </w:r>
      <w:r>
        <w:t xml:space="preserve"> = 0.9.</w:t>
      </w:r>
    </w:p>
    <w:p w14:paraId="15E6BD5C" w14:textId="77777777" w:rsidR="00966191" w:rsidRDefault="00966191" w:rsidP="00966191"/>
    <w:p w14:paraId="4FFB400C" w14:textId="77777777" w:rsidR="00966191" w:rsidRDefault="00966191" w:rsidP="00966191"/>
    <w:p w14:paraId="74D4ED17" w14:textId="77777777" w:rsidR="00966191" w:rsidRDefault="00966191" w:rsidP="00966191"/>
    <w:p w14:paraId="2798784E" w14:textId="77777777" w:rsidR="00966191" w:rsidRDefault="00966191" w:rsidP="00966191">
      <w:pPr>
        <w:rPr>
          <w:noProof/>
        </w:rPr>
      </w:pPr>
      <w:r>
        <w:rPr>
          <w:noProof/>
        </w:rPr>
        <w:lastRenderedPageBreak/>
        <w:drawing>
          <wp:inline distT="0" distB="0" distL="0" distR="0" wp14:anchorId="11E65C85" wp14:editId="4D780F84">
            <wp:extent cx="5760720" cy="7040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7040880"/>
                    </a:xfrm>
                    <a:prstGeom prst="rect">
                      <a:avLst/>
                    </a:prstGeom>
                    <a:noFill/>
                    <a:ln>
                      <a:noFill/>
                    </a:ln>
                  </pic:spPr>
                </pic:pic>
              </a:graphicData>
            </a:graphic>
          </wp:inline>
        </w:drawing>
      </w:r>
    </w:p>
    <w:p w14:paraId="1F4C0003" w14:textId="77777777" w:rsidR="00966191" w:rsidRDefault="00966191" w:rsidP="00966191">
      <w:pPr>
        <w:tabs>
          <w:tab w:val="left" w:pos="7673"/>
        </w:tabs>
      </w:pPr>
      <w:r>
        <w:tab/>
      </w:r>
    </w:p>
    <w:p w14:paraId="41A924FE" w14:textId="77777777" w:rsidR="00966191" w:rsidRPr="00203CC9" w:rsidRDefault="00966191" w:rsidP="00966191">
      <w:r>
        <w:t xml:space="preserve">Fig. S2. Parent-offspring regressions through time when </w:t>
      </w:r>
      <w:r>
        <w:rPr>
          <w:i/>
          <w:iCs/>
        </w:rPr>
        <w:t>h</w:t>
      </w:r>
      <w:r>
        <w:rPr>
          <w:i/>
          <w:iCs/>
          <w:vertAlign w:val="superscript"/>
        </w:rPr>
        <w:t>2</w:t>
      </w:r>
      <w:r>
        <w:t xml:space="preserve"> = 0.7.</w:t>
      </w:r>
    </w:p>
    <w:p w14:paraId="10FCFD11" w14:textId="77777777" w:rsidR="00966191" w:rsidRDefault="00966191" w:rsidP="00966191">
      <w:pPr>
        <w:tabs>
          <w:tab w:val="left" w:pos="7673"/>
        </w:tabs>
      </w:pPr>
    </w:p>
    <w:p w14:paraId="54853204" w14:textId="77777777" w:rsidR="00966191" w:rsidRDefault="00966191" w:rsidP="00966191">
      <w:pPr>
        <w:tabs>
          <w:tab w:val="left" w:pos="7673"/>
        </w:tabs>
      </w:pPr>
    </w:p>
    <w:p w14:paraId="14DCB02D" w14:textId="77777777" w:rsidR="00966191" w:rsidRDefault="00966191" w:rsidP="00966191">
      <w:pPr>
        <w:tabs>
          <w:tab w:val="left" w:pos="7673"/>
        </w:tabs>
      </w:pPr>
      <w:r>
        <w:rPr>
          <w:noProof/>
        </w:rPr>
        <w:lastRenderedPageBreak/>
        <w:drawing>
          <wp:inline distT="0" distB="0" distL="0" distR="0" wp14:anchorId="11F81372" wp14:editId="750EC3BE">
            <wp:extent cx="5760721" cy="7040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1" cy="7040880"/>
                    </a:xfrm>
                    <a:prstGeom prst="rect">
                      <a:avLst/>
                    </a:prstGeom>
                    <a:noFill/>
                    <a:ln>
                      <a:noFill/>
                    </a:ln>
                  </pic:spPr>
                </pic:pic>
              </a:graphicData>
            </a:graphic>
          </wp:inline>
        </w:drawing>
      </w:r>
    </w:p>
    <w:p w14:paraId="715F7753" w14:textId="77777777" w:rsidR="00966191" w:rsidRDefault="00966191" w:rsidP="00966191">
      <w:pPr>
        <w:tabs>
          <w:tab w:val="left" w:pos="7673"/>
        </w:tabs>
      </w:pPr>
    </w:p>
    <w:p w14:paraId="7671A834" w14:textId="77777777" w:rsidR="00966191" w:rsidRPr="00203CC9" w:rsidRDefault="00966191" w:rsidP="00966191">
      <w:r>
        <w:t xml:space="preserve">Fig. S3. Parent-offspring regressions through time when </w:t>
      </w:r>
      <w:r>
        <w:rPr>
          <w:i/>
          <w:iCs/>
        </w:rPr>
        <w:t>h</w:t>
      </w:r>
      <w:r>
        <w:rPr>
          <w:i/>
          <w:iCs/>
          <w:vertAlign w:val="superscript"/>
        </w:rPr>
        <w:t>2</w:t>
      </w:r>
      <w:r>
        <w:t xml:space="preserve"> = 0.5.</w:t>
      </w:r>
    </w:p>
    <w:p w14:paraId="014ED93E" w14:textId="77777777" w:rsidR="00966191" w:rsidRDefault="00966191" w:rsidP="00966191">
      <w:pPr>
        <w:tabs>
          <w:tab w:val="left" w:pos="7673"/>
        </w:tabs>
      </w:pPr>
    </w:p>
    <w:p w14:paraId="48F0C6DC" w14:textId="77777777" w:rsidR="00966191" w:rsidRDefault="00966191" w:rsidP="00966191">
      <w:pPr>
        <w:tabs>
          <w:tab w:val="left" w:pos="7673"/>
        </w:tabs>
      </w:pPr>
    </w:p>
    <w:p w14:paraId="5809CD9F" w14:textId="77777777" w:rsidR="00966191" w:rsidRDefault="00966191" w:rsidP="00966191">
      <w:pPr>
        <w:tabs>
          <w:tab w:val="left" w:pos="7673"/>
        </w:tabs>
      </w:pPr>
      <w:r>
        <w:rPr>
          <w:noProof/>
        </w:rPr>
        <w:lastRenderedPageBreak/>
        <w:drawing>
          <wp:inline distT="0" distB="0" distL="0" distR="0" wp14:anchorId="52784D3A" wp14:editId="6C3797FD">
            <wp:extent cx="5757863" cy="70373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8170" cy="7049985"/>
                    </a:xfrm>
                    <a:prstGeom prst="rect">
                      <a:avLst/>
                    </a:prstGeom>
                    <a:noFill/>
                    <a:ln>
                      <a:noFill/>
                    </a:ln>
                  </pic:spPr>
                </pic:pic>
              </a:graphicData>
            </a:graphic>
          </wp:inline>
        </w:drawing>
      </w:r>
    </w:p>
    <w:p w14:paraId="0B22410E" w14:textId="77777777" w:rsidR="00966191" w:rsidRDefault="00966191" w:rsidP="00966191">
      <w:pPr>
        <w:tabs>
          <w:tab w:val="left" w:pos="7673"/>
        </w:tabs>
      </w:pPr>
    </w:p>
    <w:p w14:paraId="3C2665F7" w14:textId="77777777" w:rsidR="00966191" w:rsidRPr="00203CC9" w:rsidRDefault="00966191" w:rsidP="00966191">
      <w:r>
        <w:t xml:space="preserve">Fig. S4. Parent-offspring regressions through time when </w:t>
      </w:r>
      <w:r>
        <w:rPr>
          <w:i/>
          <w:iCs/>
        </w:rPr>
        <w:t>h</w:t>
      </w:r>
      <w:r>
        <w:rPr>
          <w:i/>
          <w:iCs/>
          <w:vertAlign w:val="superscript"/>
        </w:rPr>
        <w:t>2</w:t>
      </w:r>
      <w:r>
        <w:t xml:space="preserve"> = 0.3.</w:t>
      </w:r>
    </w:p>
    <w:p w14:paraId="28229132" w14:textId="77777777" w:rsidR="00966191" w:rsidRPr="00496E2D" w:rsidRDefault="00966191" w:rsidP="00966191">
      <w:pPr>
        <w:spacing w:after="0" w:line="480" w:lineRule="auto"/>
        <w:contextualSpacing/>
        <w:rPr>
          <w:rFonts w:cstheme="minorHAnsi"/>
          <w:sz w:val="22"/>
          <w:szCs w:val="22"/>
        </w:rPr>
      </w:pPr>
    </w:p>
    <w:p w14:paraId="5128E42F" w14:textId="77777777" w:rsidR="00966191" w:rsidRDefault="00966191" w:rsidP="00966191"/>
    <w:p w14:paraId="28C6C1AE" w14:textId="77777777" w:rsidR="00966191" w:rsidRPr="004C4F12" w:rsidRDefault="00966191" w:rsidP="00966191">
      <w:pPr>
        <w:spacing w:after="0" w:line="480" w:lineRule="auto"/>
        <w:contextualSpacing/>
        <w:rPr>
          <w:b/>
        </w:rPr>
      </w:pPr>
      <w:r w:rsidRPr="004C4F12">
        <w:rPr>
          <w:b/>
        </w:rPr>
        <w:lastRenderedPageBreak/>
        <w:t>DeLong and Cressler, “</w:t>
      </w:r>
      <w:r w:rsidRPr="00717F57">
        <w:rPr>
          <w:b/>
        </w:rPr>
        <w:t>Stochasticity directs adaptive evolution toward transient evolutionary attractors</w:t>
      </w:r>
      <w:r w:rsidRPr="004C4F12">
        <w:rPr>
          <w:b/>
        </w:rPr>
        <w:t>”</w:t>
      </w:r>
    </w:p>
    <w:p w14:paraId="6C010B8C" w14:textId="77777777" w:rsidR="00966191" w:rsidRPr="000A08B2" w:rsidRDefault="00966191" w:rsidP="00966191">
      <w:pPr>
        <w:spacing w:line="480" w:lineRule="auto"/>
        <w:contextualSpacing/>
        <w:rPr>
          <w:b/>
          <w:lang w:val="en-CA"/>
        </w:rPr>
      </w:pPr>
      <w:r w:rsidRPr="0080469A">
        <w:rPr>
          <w:b/>
        </w:rPr>
        <w:t>Appendix S</w:t>
      </w:r>
      <w:r>
        <w:rPr>
          <w:b/>
        </w:rPr>
        <w:t>2</w:t>
      </w:r>
      <w:r w:rsidRPr="0080469A">
        <w:rPr>
          <w:b/>
        </w:rPr>
        <w:t xml:space="preserve">. </w:t>
      </w:r>
      <w:r>
        <w:rPr>
          <w:b/>
        </w:rPr>
        <w:t>Deriving the evolutionary dynamics for the ecological model with culling</w:t>
      </w:r>
    </w:p>
    <w:p w14:paraId="7F24E3CE" w14:textId="77777777" w:rsidR="00966191" w:rsidRDefault="00966191" w:rsidP="00966191">
      <w:pPr>
        <w:rPr>
          <w:bCs/>
        </w:rPr>
      </w:pPr>
      <w:r>
        <w:rPr>
          <w:bCs/>
        </w:rPr>
        <w:t>Consider the following ecological model:</w:t>
      </w:r>
    </w:p>
    <w:p w14:paraId="4544500B" w14:textId="77777777" w:rsidR="00966191" w:rsidRPr="00A43DD9" w:rsidRDefault="00E67044" w:rsidP="00966191">
      <w:pPr>
        <w:rPr>
          <w:rFonts w:eastAsiaTheme="minorEastAsia"/>
          <w:sz w:val="22"/>
          <w:szCs w:val="22"/>
        </w:rPr>
      </w:pPr>
      <m:oMathPara>
        <m:oMath>
          <m:f>
            <m:fPr>
              <m:ctrlPr>
                <w:rPr>
                  <w:rFonts w:ascii="Cambria Math" w:hAnsi="Cambria Math"/>
                  <w:bCs/>
                  <w:i/>
                </w:rPr>
              </m:ctrlPr>
            </m:fPr>
            <m:num>
              <m:r>
                <w:rPr>
                  <w:rFonts w:ascii="Cambria Math" w:hAnsi="Cambria Math"/>
                </w:rPr>
                <m:t>dR</m:t>
              </m:r>
            </m:num>
            <m:den>
              <m:r>
                <w:rPr>
                  <w:rFonts w:ascii="Cambria Math" w:hAnsi="Cambria Math"/>
                </w:rPr>
                <m:t>dt</m:t>
              </m:r>
            </m:den>
          </m:f>
          <m:r>
            <w:rPr>
              <w:rFonts w:ascii="Cambria Math" w:hAnsi="Cambria Math"/>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R)R-(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 xml:space="preserve">R)R-x </m:t>
          </m:r>
          <m:r>
            <m:rPr>
              <m:sty m:val="p"/>
            </m:rPr>
            <w:rPr>
              <w:rFonts w:ascii="Cambria Math" w:eastAsiaTheme="minorEastAsia" w:hAnsi="Cambria Math" w:cstheme="minorHAnsi"/>
              <w:sz w:val="22"/>
              <w:szCs w:val="22"/>
            </w:rPr>
            <m:t>max⁡</m:t>
          </m:r>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m:t>
          </m:r>
          <m:r>
            <w:rPr>
              <w:rFonts w:ascii="Cambria Math" w:eastAsiaTheme="minorEastAsia" w:hAnsi="Cambria Math"/>
              <w:sz w:val="22"/>
              <w:szCs w:val="22"/>
            </w:rPr>
            <m:t>,</m:t>
          </m:r>
        </m:oMath>
      </m:oMathPara>
    </w:p>
    <w:p w14:paraId="68BF99B9" w14:textId="77777777" w:rsidR="00966191" w:rsidRPr="00A43DD9" w:rsidRDefault="00966191" w:rsidP="00966191">
      <w:pPr>
        <w:rPr>
          <w:rFonts w:eastAsiaTheme="minorEastAsia"/>
          <w:sz w:val="22"/>
          <w:szCs w:val="22"/>
        </w:rPr>
      </w:pPr>
      <w:r>
        <w:rPr>
          <w:rFonts w:eastAsiaTheme="minorEastAsia"/>
          <w:sz w:val="22"/>
          <w:szCs w:val="22"/>
        </w:rPr>
        <w:t xml:space="preserve">where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min</m:t>
            </m:r>
          </m:sub>
        </m:sSub>
      </m:oMath>
      <w:r>
        <w:rPr>
          <w:rFonts w:eastAsiaTheme="minorEastAsia"/>
          <w:sz w:val="22"/>
          <w:szCs w:val="22"/>
        </w:rPr>
        <w:t xml:space="preserve"> is a function of </w:t>
      </w:r>
      <m:oMath>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m:t>
            </m:r>
          </m:sub>
        </m:sSub>
      </m:oMath>
      <w:r>
        <w:rPr>
          <w:rFonts w:eastAsiaTheme="minorEastAsia"/>
          <w:sz w:val="22"/>
          <w:szCs w:val="22"/>
        </w:rPr>
        <w:t>.</w:t>
      </w:r>
    </w:p>
    <w:p w14:paraId="19794558" w14:textId="77777777" w:rsidR="00966191" w:rsidRDefault="00966191" w:rsidP="00966191">
      <w:pPr>
        <w:rPr>
          <w:rFonts w:eastAsiaTheme="minorEastAsia"/>
          <w:sz w:val="22"/>
          <w:szCs w:val="22"/>
        </w:rPr>
      </w:pPr>
    </w:p>
    <w:p w14:paraId="5C661377" w14:textId="77777777" w:rsidR="00966191" w:rsidRDefault="00966191" w:rsidP="00966191">
      <w:pPr>
        <w:rPr>
          <w:rFonts w:eastAsiaTheme="minorEastAsia"/>
          <w:sz w:val="22"/>
          <w:szCs w:val="22"/>
        </w:rPr>
      </w:pPr>
      <w:r>
        <w:rPr>
          <w:rFonts w:eastAsiaTheme="minorEastAsia"/>
          <w:sz w:val="22"/>
          <w:szCs w:val="22"/>
        </w:rPr>
        <w:t xml:space="preserve">We will consider two ways of deriving the evolutionary dynamics. </w:t>
      </w:r>
    </w:p>
    <w:p w14:paraId="5305958B" w14:textId="77777777" w:rsidR="00966191" w:rsidRDefault="00966191" w:rsidP="00966191">
      <w:pPr>
        <w:rPr>
          <w:rFonts w:eastAsiaTheme="minorEastAsia"/>
          <w:sz w:val="22"/>
          <w:szCs w:val="22"/>
        </w:rPr>
      </w:pPr>
    </w:p>
    <w:p w14:paraId="1846E31E" w14:textId="58222C46" w:rsidR="00966191" w:rsidRDefault="00966191" w:rsidP="00966191">
      <w:pPr>
        <w:rPr>
          <w:rFonts w:eastAsiaTheme="minorEastAsia"/>
        </w:rPr>
      </w:pPr>
      <w:r>
        <w:t xml:space="preserve">In the first, we follow the approach of </w:t>
      </w:r>
      <w:r>
        <w:fldChar w:fldCharType="begin"/>
      </w:r>
      <w:r w:rsidR="00213991">
        <w:instrText xml:space="preserve"> ADDIN ZOTERO_ITEM CSL_CITATION {"citationID":"ry28Rfxd","properties":{"formattedCitation":"(Day &amp; Gandon 2006)","plainCitation":"(Day &amp; Gandon 2006)","noteIndex":0},"citationItems":[{"id":3566,"uris":["http://zotero.org/users/246158/items/ZYL48RQ8"],"uri":["http://zotero.org/users/246158/items/ZYL48RQ8"],"itemData":{"id":3566,"type":"article-journal","container-title":"Disease evolution: models, concepts, and data analyses","note":"publisher: American Mathematical Society Providence, Rhode Island","page":"23","title":"Insights from Price’s equation into evolutionary epidemiology","volume":"71","author":[{"family":"Day","given":"Troy"},{"family":"Gandon","given":"Sylvain"}],"issued":{"date-parts":[["2006"]]}}}],"schema":"https://github.com/citation-style-language/schema/raw/master/csl-citation.json"} </w:instrText>
      </w:r>
      <w:r>
        <w:fldChar w:fldCharType="separate"/>
      </w:r>
      <w:r>
        <w:rPr>
          <w:rFonts w:ascii="Calibri" w:cs="Calibri"/>
        </w:rPr>
        <w:t xml:space="preserve">(Day &amp; </w:t>
      </w:r>
      <w:proofErr w:type="spellStart"/>
      <w:r>
        <w:rPr>
          <w:rFonts w:ascii="Calibri" w:cs="Calibri"/>
        </w:rPr>
        <w:t>Gandon</w:t>
      </w:r>
      <w:proofErr w:type="spellEnd"/>
      <w:r>
        <w:rPr>
          <w:rFonts w:ascii="Calibri" w:cs="Calibri"/>
        </w:rPr>
        <w:t xml:space="preserve"> 2006)</w:t>
      </w:r>
      <w:r>
        <w:fldChar w:fldCharType="end"/>
      </w:r>
      <w:r>
        <w:t xml:space="preserve"> and derive an exact model for the evolutionary system. Let us consider our population-level model to a model of </w:t>
      </w:r>
      <w:r>
        <w:rPr>
          <w:i/>
          <w:iCs/>
        </w:rPr>
        <w:t xml:space="preserve">n </w:t>
      </w:r>
      <w:r>
        <w:t xml:space="preserve">“genotypes”, </w:t>
      </w:r>
      <m:oMath>
        <m:r>
          <w:rPr>
            <w:rFonts w:ascii="Cambria Math" w:hAnsi="Cambria Math"/>
          </w:rPr>
          <m:t>i={1,2,…,n}</m:t>
        </m:r>
      </m:oMath>
      <w:r>
        <w:rPr>
          <w:rFonts w:eastAsiaTheme="minorEastAsia"/>
        </w:rPr>
        <w:t>. The dynamics of each genotype are given by the equation:</w:t>
      </w:r>
    </w:p>
    <w:p w14:paraId="7283C5C5" w14:textId="77777777" w:rsidR="00966191" w:rsidRPr="00A43DD9" w:rsidRDefault="00E67044" w:rsidP="00966191">
      <w:pPr>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rPr>
            <m:t xml:space="preserve">-x </m:t>
          </m:r>
          <m:r>
            <m:rPr>
              <m:sty m:val="p"/>
            </m:rPr>
            <w:rPr>
              <w:rFonts w:ascii="Cambria Math" w:eastAsiaTheme="minorEastAsia" w:hAnsi="Cambria Math" w:cstheme="minorHAnsi"/>
              <w:sz w:val="22"/>
              <w:szCs w:val="22"/>
            </w:rPr>
            <m:t>max⁡</m:t>
          </m:r>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R</m:t>
              </m:r>
            </m:den>
          </m:f>
          <m:r>
            <w:rPr>
              <w:rFonts w:ascii="Cambria Math" w:eastAsiaTheme="minorEastAsia" w:hAnsi="Cambria Math"/>
            </w:rPr>
            <m:t>,</m:t>
          </m:r>
        </m:oMath>
      </m:oMathPara>
    </w:p>
    <w:p w14:paraId="44470888" w14:textId="77777777" w:rsidR="00966191" w:rsidRDefault="00966191" w:rsidP="00966191">
      <w:pPr>
        <w:rPr>
          <w:rFonts w:eastAsiaTheme="minorEastAsia"/>
        </w:rPr>
      </w:pPr>
      <w:r>
        <w:rPr>
          <w:rFonts w:eastAsiaTheme="minorEastAsia"/>
        </w:rPr>
        <w:t xml:space="preserve">where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oMath>
      <w:r>
        <w:rPr>
          <w:rFonts w:eastAsiaTheme="minorEastAsia"/>
          <w:sz w:val="22"/>
          <w:szCs w:val="22"/>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oMath>
      <w:r>
        <w:rPr>
          <w:rFonts w:eastAsiaTheme="minorEastAsia"/>
        </w:rPr>
        <w:t xml:space="preserve"> are the birth and death rate of this genotype, </w:t>
      </w:r>
      <m:oMath>
        <m:r>
          <w:rPr>
            <w:rFonts w:ascii="Cambria Math" w:eastAsiaTheme="minorEastAsia" w:hAnsi="Cambria Math"/>
          </w:rPr>
          <m:t>R=</m:t>
        </m:r>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oMath>
      <w:r>
        <w:rPr>
          <w:rFonts w:eastAsiaTheme="minorEastAsia"/>
        </w:rPr>
        <w:t xml:space="preserve"> is the total population size,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/R</m:t>
        </m:r>
      </m:oMath>
      <w:r>
        <w:rPr>
          <w:rFonts w:eastAsiaTheme="minorEastAsia"/>
        </w:rPr>
        <w:t xml:space="preserve"> gives the probability that individuals of this genotype will be among those culled if the total population size is larger than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cull</m:t>
            </m:r>
          </m:sub>
        </m:sSub>
      </m:oMath>
      <w:r>
        <w:rPr>
          <w:rFonts w:eastAsiaTheme="minorEastAsia"/>
        </w:rPr>
        <w:t xml:space="preserve"> (alternatively, you can interpret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/R</m:t>
        </m:r>
      </m:oMath>
      <w:r>
        <w:rPr>
          <w:rFonts w:eastAsiaTheme="minorEastAsia"/>
        </w:rPr>
        <w:t xml:space="preserve"> as the relative rate of culling of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w:t>
      </w:r>
    </w:p>
    <w:p w14:paraId="741F2DE2" w14:textId="77777777" w:rsidR="00966191" w:rsidRDefault="00966191" w:rsidP="00966191">
      <w:pPr>
        <w:rPr>
          <w:rFonts w:eastAsiaTheme="minorEastAsia"/>
        </w:rPr>
      </w:pPr>
    </w:p>
    <w:p w14:paraId="6B302731" w14:textId="77777777" w:rsidR="00966191" w:rsidRDefault="00966191" w:rsidP="00966191">
      <w:pPr>
        <w:rPr>
          <w:rFonts w:eastAsiaTheme="minorEastAsia"/>
        </w:rPr>
      </w:pPr>
      <w:r>
        <w:rPr>
          <w:rFonts w:eastAsiaTheme="minorEastAsia"/>
        </w:rPr>
        <w:t xml:space="preserve">Absent any process of mutation (e.g., if heritability was perfect), this is a full description of the evolutionary dynamics of the system. The model could be extended to consider mutation between genotypes (or the creation of new genotypes). However, the above system describes selection among the genotypes, which is the key process which we wish to derive here. </w:t>
      </w:r>
    </w:p>
    <w:p w14:paraId="315C78D0" w14:textId="77777777" w:rsidR="00966191" w:rsidRDefault="00966191" w:rsidP="00966191">
      <w:pPr>
        <w:rPr>
          <w:rFonts w:eastAsiaTheme="minorEastAsia"/>
        </w:rPr>
      </w:pPr>
    </w:p>
    <w:p w14:paraId="4393A0B3" w14:textId="77777777" w:rsidR="00966191" w:rsidRDefault="00966191" w:rsidP="00966191">
      <w:pPr>
        <w:rPr>
          <w:rFonts w:eastAsiaTheme="minorEastAsia"/>
        </w:rPr>
      </w:pPr>
      <w:r>
        <w:rPr>
          <w:rFonts w:eastAsiaTheme="minorEastAsia"/>
        </w:rPr>
        <w:t xml:space="preserve">We will change variables to track the frequencies of each genotype,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/R</m:t>
        </m:r>
      </m:oMath>
      <w:r>
        <w:rPr>
          <w:rFonts w:eastAsiaTheme="minorEastAsia"/>
        </w:rPr>
        <w:t>. Then the dynamics of this frequency will be given by</w:t>
      </w:r>
    </w:p>
    <w:p w14:paraId="1188C467" w14:textId="77777777" w:rsidR="00966191" w:rsidRPr="001C650D" w:rsidRDefault="00E67044" w:rsidP="00966191">
      <w:pPr>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R</m:t>
              </m:r>
            </m:den>
          </m:f>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eastAsiaTheme="minorEastAsia" w:hAnsi="Cambria Math"/>
            </w:rPr>
            <m:t>.</m:t>
          </m:r>
        </m:oMath>
      </m:oMathPara>
    </w:p>
    <w:p w14:paraId="46E360EF" w14:textId="77777777" w:rsidR="00966191" w:rsidRDefault="00966191" w:rsidP="00966191">
      <w:pPr>
        <w:rPr>
          <w:rFonts w:eastAsiaTheme="minorEastAsia"/>
        </w:rPr>
      </w:pPr>
      <w:r>
        <w:t xml:space="preserve">The dynamics of total population size, </w:t>
      </w:r>
      <m:oMath>
        <m:r>
          <w:rPr>
            <w:rFonts w:ascii="Cambria Math" w:eastAsiaTheme="minorEastAsia" w:hAnsi="Cambria Math"/>
          </w:rPr>
          <m:t>R=</m:t>
        </m:r>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oMath>
      <w:r>
        <w:rPr>
          <w:rFonts w:eastAsiaTheme="minorEastAsia"/>
        </w:rPr>
        <w:t>, are given by</w:t>
      </w:r>
    </w:p>
    <w:p w14:paraId="1C0A8F89" w14:textId="77777777" w:rsidR="00966191" w:rsidRPr="00CC78B6" w:rsidRDefault="00E67044" w:rsidP="00966191">
      <w:pP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R</m:t>
              </m:r>
            </m:den>
          </m:f>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f>
                    <m:fPr>
                      <m:ctrlPr>
                        <w:rPr>
                          <w:rFonts w:ascii="Cambria Math" w:eastAsiaTheme="minorEastAsia" w:hAnsi="Cambria Math" w:cstheme="minorHAnsi"/>
                          <w:i/>
                          <w:sz w:val="22"/>
                          <w:szCs w:val="22"/>
                        </w:rPr>
                      </m:ctrlPr>
                    </m:fPr>
                    <m:num>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num>
                    <m:den>
                      <m:r>
                        <w:rPr>
                          <w:rFonts w:ascii="Cambria Math" w:eastAsiaTheme="minorEastAsia" w:hAnsi="Cambria Math" w:cstheme="minorHAnsi"/>
                          <w:sz w:val="22"/>
                          <w:szCs w:val="22"/>
                        </w:rPr>
                        <m:t>R</m:t>
                      </m:r>
                    </m:den>
                  </m:f>
                  <m:ctrlPr>
                    <w:rPr>
                      <w:rFonts w:ascii="Cambria Math" w:eastAsiaTheme="minorEastAsia" w:hAnsi="Cambria Math" w:cstheme="minorHAnsi"/>
                      <w:i/>
                      <w:sz w:val="22"/>
                      <w:szCs w:val="22"/>
                    </w:rPr>
                  </m:ctrlPr>
                </m:e>
              </m:d>
            </m:e>
          </m:nary>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f>
                    <m:fPr>
                      <m:ctrlPr>
                        <w:rPr>
                          <w:rFonts w:ascii="Cambria Math" w:eastAsiaTheme="minorEastAsia" w:hAnsi="Cambria Math" w:cstheme="minorHAnsi"/>
                          <w:i/>
                          <w:sz w:val="22"/>
                          <w:szCs w:val="22"/>
                        </w:rPr>
                      </m:ctrlPr>
                    </m:fPr>
                    <m:num>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num>
                    <m:den>
                      <m:r>
                        <w:rPr>
                          <w:rFonts w:ascii="Cambria Math" w:eastAsiaTheme="minorEastAsia" w:hAnsi="Cambria Math" w:cstheme="minorHAnsi"/>
                          <w:sz w:val="22"/>
                          <w:szCs w:val="22"/>
                        </w:rPr>
                        <m:t>R</m:t>
                      </m:r>
                    </m:den>
                  </m:f>
                  <m:ctrlPr>
                    <w:rPr>
                      <w:rFonts w:ascii="Cambria Math" w:eastAsiaTheme="minorEastAsia" w:hAnsi="Cambria Math" w:cstheme="minorHAnsi"/>
                      <w:i/>
                      <w:sz w:val="22"/>
                      <w:szCs w:val="22"/>
                    </w:rPr>
                  </m:ctrlPr>
                </m:e>
              </m:d>
            </m:e>
          </m:nary>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cstheme="minorHAnsi"/>
              <w:sz w:val="22"/>
              <w:szCs w:val="22"/>
            </w:rPr>
            <m:t xml:space="preserve"> x</m:t>
          </m:r>
          <m:func>
            <m:funcPr>
              <m:ctrlPr>
                <w:rPr>
                  <w:rFonts w:ascii="Cambria Math" w:eastAsiaTheme="minorEastAsia" w:hAnsi="Cambria Math" w:cstheme="minorHAnsi"/>
                  <w:sz w:val="22"/>
                  <w:szCs w:val="22"/>
                </w:rPr>
              </m:ctrlPr>
            </m:funcPr>
            <m:fName>
              <m:r>
                <m:rPr>
                  <m:sty m:val="p"/>
                </m:rPr>
                <w:rPr>
                  <w:rFonts w:ascii="Cambria Math" w:eastAsiaTheme="minorEastAsia" w:hAnsi="Cambria Math" w:cstheme="minorHAnsi"/>
                  <w:sz w:val="22"/>
                  <w:szCs w:val="22"/>
                </w:rPr>
                <m:t>max</m:t>
              </m:r>
              <m:ctrlPr>
                <w:rPr>
                  <w:rFonts w:ascii="Cambria Math" w:eastAsiaTheme="minorEastAsia" w:hAnsi="Cambria Math" w:cstheme="minorHAnsi"/>
                  <w:i/>
                  <w:sz w:val="22"/>
                  <w:szCs w:val="22"/>
                </w:rPr>
              </m:ctrlPr>
            </m:fName>
            <m:e>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e>
              </m:d>
            </m:e>
          </m:func>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f>
                    <m:fPr>
                      <m:ctrlPr>
                        <w:rPr>
                          <w:rFonts w:ascii="Cambria Math" w:eastAsiaTheme="minorEastAsia" w:hAnsi="Cambria Math" w:cstheme="minorHAnsi"/>
                          <w:i/>
                          <w:sz w:val="22"/>
                          <w:szCs w:val="22"/>
                        </w:rPr>
                      </m:ctrlPr>
                    </m:fPr>
                    <m:num>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ctrlPr>
                        <w:rPr>
                          <w:rFonts w:ascii="Cambria Math" w:eastAsiaTheme="minorEastAsia" w:hAnsi="Cambria Math"/>
                          <w:i/>
                        </w:rPr>
                      </m:ctrlPr>
                    </m:num>
                    <m:den>
                      <m:r>
                        <w:rPr>
                          <w:rFonts w:ascii="Cambria Math" w:eastAsiaTheme="minorEastAsia" w:hAnsi="Cambria Math" w:cstheme="minorHAnsi"/>
                          <w:sz w:val="22"/>
                          <w:szCs w:val="22"/>
                        </w:rPr>
                        <m:t>R</m:t>
                      </m:r>
                    </m:den>
                  </m:f>
                  <m:ctrlPr>
                    <w:rPr>
                      <w:rFonts w:ascii="Cambria Math" w:eastAsiaTheme="minorEastAsia" w:hAnsi="Cambria Math" w:cstheme="minorHAnsi"/>
                      <w:i/>
                      <w:sz w:val="22"/>
                      <w:szCs w:val="22"/>
                    </w:rPr>
                  </m:ctrlPr>
                </m:e>
              </m:d>
            </m:e>
          </m:nary>
          <m:r>
            <w:rPr>
              <w:rFonts w:ascii="Cambria Math" w:eastAsiaTheme="minorEastAsia" w:hAnsi="Cambria Math"/>
            </w:rPr>
            <m:t xml:space="preserve"> </m:t>
          </m:r>
        </m:oMath>
      </m:oMathPara>
    </w:p>
    <w:p w14:paraId="5C314506" w14:textId="77777777" w:rsidR="00966191" w:rsidRPr="00DA034D" w:rsidRDefault="00E67044" w:rsidP="00966191">
      <w:pPr>
        <w:rPr>
          <w:rFonts w:eastAsiaTheme="minorEastAsia"/>
          <w:sz w:val="22"/>
          <w:szCs w:val="22"/>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 xml:space="preserve"> p</m:t>
                      </m:r>
                    </m:e>
                    <m:sub>
                      <m:r>
                        <w:rPr>
                          <w:rFonts w:ascii="Cambria Math" w:eastAsiaTheme="minorEastAsia" w:hAnsi="Cambria Math" w:cstheme="minorHAnsi"/>
                          <w:sz w:val="22"/>
                          <w:szCs w:val="22"/>
                        </w:rPr>
                        <m:t>i</m:t>
                      </m:r>
                    </m:sub>
                  </m:sSub>
                  <m:ctrlPr>
                    <w:rPr>
                      <w:rFonts w:ascii="Cambria Math" w:eastAsiaTheme="minorEastAsia" w:hAnsi="Cambria Math" w:cstheme="minorHAnsi"/>
                      <w:i/>
                      <w:sz w:val="22"/>
                      <w:szCs w:val="22"/>
                    </w:rPr>
                  </m:ctrlPr>
                </m:e>
              </m:d>
            </m:e>
          </m:nary>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rPr>
            <m:t>R-</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p</m:t>
                      </m:r>
                    </m:e>
                    <m:sub>
                      <m:r>
                        <w:rPr>
                          <w:rFonts w:ascii="Cambria Math" w:eastAsiaTheme="minorEastAsia" w:hAnsi="Cambria Math" w:cstheme="minorHAnsi"/>
                          <w:sz w:val="22"/>
                          <w:szCs w:val="22"/>
                        </w:rPr>
                        <m:t>i</m:t>
                      </m:r>
                    </m:sub>
                  </m:sSub>
                  <m:ctrlPr>
                    <w:rPr>
                      <w:rFonts w:ascii="Cambria Math" w:eastAsiaTheme="minorEastAsia" w:hAnsi="Cambria Math" w:cstheme="minorHAnsi"/>
                      <w:i/>
                      <w:sz w:val="22"/>
                      <w:szCs w:val="22"/>
                    </w:rPr>
                  </m:ctrlPr>
                </m:e>
              </m:d>
            </m:e>
          </m:nary>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cstheme="minorHAnsi"/>
              <w:sz w:val="22"/>
              <w:szCs w:val="22"/>
            </w:rPr>
            <m:t xml:space="preserve"> x</m:t>
          </m:r>
          <m:func>
            <m:funcPr>
              <m:ctrlPr>
                <w:rPr>
                  <w:rFonts w:ascii="Cambria Math" w:eastAsiaTheme="minorEastAsia" w:hAnsi="Cambria Math" w:cstheme="minorHAnsi"/>
                  <w:sz w:val="22"/>
                  <w:szCs w:val="22"/>
                </w:rPr>
              </m:ctrlPr>
            </m:funcPr>
            <m:fName>
              <m:r>
                <m:rPr>
                  <m:sty m:val="p"/>
                </m:rPr>
                <w:rPr>
                  <w:rFonts w:ascii="Cambria Math" w:eastAsiaTheme="minorEastAsia" w:hAnsi="Cambria Math" w:cstheme="minorHAnsi"/>
                  <w:sz w:val="22"/>
                  <w:szCs w:val="22"/>
                </w:rPr>
                <m:t>max</m:t>
              </m:r>
              <m:ctrlPr>
                <w:rPr>
                  <w:rFonts w:ascii="Cambria Math" w:eastAsiaTheme="minorEastAsia" w:hAnsi="Cambria Math" w:cstheme="minorHAnsi"/>
                  <w:i/>
                  <w:sz w:val="22"/>
                  <w:szCs w:val="22"/>
                </w:rPr>
              </m:ctrlPr>
            </m:fName>
            <m:e>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e>
              </m:d>
            </m:e>
          </m:func>
        </m:oMath>
      </m:oMathPara>
    </w:p>
    <w:p w14:paraId="6931D13E" w14:textId="77777777" w:rsidR="00966191" w:rsidRPr="00DA034D" w:rsidRDefault="00E67044" w:rsidP="00966191">
      <w:pPr>
        <w:rPr>
          <w:rFonts w:eastAsiaTheme="minorEastAsia"/>
          <w:sz w:val="22"/>
          <w:szCs w:val="22"/>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rPr>
            <m:t>R-</m:t>
          </m:r>
          <m:acc>
            <m:accPr>
              <m:chr m:val="̅"/>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min</m:t>
                  </m:r>
                </m:sub>
              </m:sSub>
            </m:e>
          </m:acc>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cstheme="minorHAnsi"/>
              <w:sz w:val="22"/>
              <w:szCs w:val="22"/>
            </w:rPr>
            <m:t xml:space="preserve"> x</m:t>
          </m:r>
          <m:func>
            <m:funcPr>
              <m:ctrlPr>
                <w:rPr>
                  <w:rFonts w:ascii="Cambria Math" w:eastAsiaTheme="minorEastAsia" w:hAnsi="Cambria Math" w:cstheme="minorHAnsi"/>
                  <w:sz w:val="22"/>
                  <w:szCs w:val="22"/>
                </w:rPr>
              </m:ctrlPr>
            </m:funcPr>
            <m:fName>
              <m:r>
                <m:rPr>
                  <m:sty m:val="p"/>
                </m:rPr>
                <w:rPr>
                  <w:rFonts w:ascii="Cambria Math" w:eastAsiaTheme="minorEastAsia" w:hAnsi="Cambria Math" w:cstheme="minorHAnsi"/>
                  <w:sz w:val="22"/>
                  <w:szCs w:val="22"/>
                </w:rPr>
                <m:t>max</m:t>
              </m:r>
              <m:ctrlPr>
                <w:rPr>
                  <w:rFonts w:ascii="Cambria Math" w:eastAsiaTheme="minorEastAsia" w:hAnsi="Cambria Math" w:cstheme="minorHAnsi"/>
                  <w:i/>
                  <w:sz w:val="22"/>
                  <w:szCs w:val="22"/>
                </w:rPr>
              </m:ctrlPr>
            </m:fName>
            <m:e>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e>
              </m:d>
            </m:e>
          </m:func>
        </m:oMath>
      </m:oMathPara>
    </w:p>
    <w:p w14:paraId="37351E1A" w14:textId="77777777" w:rsidR="00966191" w:rsidRPr="00CC78B6" w:rsidRDefault="00966191" w:rsidP="00966191">
      <w:pPr>
        <w:rPr>
          <w:rFonts w:eastAsiaTheme="minorEastAsia"/>
        </w:rPr>
      </w:pPr>
    </w:p>
    <w:p w14:paraId="0BD0987A" w14:textId="77777777" w:rsidR="00966191" w:rsidRDefault="00966191" w:rsidP="00966191">
      <w:r>
        <w:t xml:space="preserve">The sums </w:t>
      </w:r>
      <m:oMath>
        <m:nary>
          <m:naryPr>
            <m:chr m:val="∑"/>
            <m:supHide m:val="1"/>
            <m:ctrlPr>
              <w:rPr>
                <w:rFonts w:ascii="Cambria Math" w:hAnsi="Cambria Math"/>
              </w:rPr>
            </m:ctrlPr>
          </m:naryPr>
          <m:sub>
            <m:r>
              <w:rPr>
                <w:rFonts w:ascii="Cambria Math" w:hAnsi="Cambria Math"/>
              </w:rPr>
              <m:t>i</m:t>
            </m:r>
          </m:sub>
          <m:sup/>
          <m:e>
            <m:d>
              <m:dPr>
                <m:ctrlPr>
                  <w:rPr>
                    <w:rFonts w:ascii="Cambria Math" w:hAnsi="Cambria Math"/>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r>
                      <m:rPr>
                        <m:sty m:val="p"/>
                      </m:rPr>
                      <w:rPr>
                        <w:rFonts w:ascii="Cambria Math" w:hAnsi="Cambria Math" w:cstheme="minorHAnsi"/>
                        <w:sz w:val="22"/>
                        <w:szCs w:val="22"/>
                      </w:rPr>
                      <m:t>,</m:t>
                    </m:r>
                    <m:r>
                      <w:rPr>
                        <w:rFonts w:ascii="Cambria Math" w:hAnsi="Cambria Math" w:cstheme="minorHAnsi"/>
                        <w:sz w:val="22"/>
                        <w:szCs w:val="22"/>
                      </w:rPr>
                      <m:t>i</m:t>
                    </m:r>
                  </m:sub>
                </m:sSub>
                <m:sSub>
                  <m:sSubPr>
                    <m:ctrlPr>
                      <w:rPr>
                        <w:rFonts w:ascii="Cambria Math" w:hAnsi="Cambria Math" w:cstheme="minorHAnsi"/>
                        <w:sz w:val="22"/>
                        <w:szCs w:val="22"/>
                      </w:rPr>
                    </m:ctrlPr>
                  </m:sSubPr>
                  <m:e>
                    <m:r>
                      <m:rPr>
                        <m:sty m:val="p"/>
                      </m:rPr>
                      <w:rPr>
                        <w:rFonts w:ascii="Cambria Math" w:hAnsi="Cambria Math" w:cstheme="minorHAnsi"/>
                        <w:sz w:val="22"/>
                        <w:szCs w:val="22"/>
                      </w:rPr>
                      <m:t xml:space="preserve"> </m:t>
                    </m:r>
                    <m:r>
                      <w:rPr>
                        <w:rFonts w:ascii="Cambria Math" w:hAnsi="Cambria Math" w:cstheme="minorHAnsi"/>
                        <w:sz w:val="22"/>
                        <w:szCs w:val="22"/>
                      </w:rPr>
                      <m:t>p</m:t>
                    </m:r>
                  </m:e>
                  <m:sub>
                    <m:r>
                      <w:rPr>
                        <w:rFonts w:ascii="Cambria Math" w:hAnsi="Cambria Math" w:cstheme="minorHAnsi"/>
                        <w:sz w:val="22"/>
                        <w:szCs w:val="22"/>
                      </w:rPr>
                      <m:t>i</m:t>
                    </m:r>
                  </m:sub>
                </m:sSub>
                <m:ctrlPr>
                  <w:rPr>
                    <w:rFonts w:ascii="Cambria Math" w:hAnsi="Cambria Math" w:cstheme="minorHAnsi"/>
                    <w:sz w:val="22"/>
                    <w:szCs w:val="22"/>
                  </w:rPr>
                </m:ctrlPr>
              </m:e>
            </m:d>
          </m:e>
        </m:nary>
      </m:oMath>
      <w:r>
        <w:t xml:space="preserve"> and </w:t>
      </w:r>
      <m:oMath>
        <m:nary>
          <m:naryPr>
            <m:chr m:val="∑"/>
            <m:supHide m:val="1"/>
            <m:ctrlPr>
              <w:rPr>
                <w:rFonts w:ascii="Cambria Math" w:hAnsi="Cambria Math"/>
              </w:rPr>
            </m:ctrlPr>
          </m:naryPr>
          <m:sub>
            <m:r>
              <w:rPr>
                <w:rFonts w:ascii="Cambria Math" w:hAnsi="Cambria Math"/>
              </w:rPr>
              <m:t>i</m:t>
            </m:r>
          </m:sub>
          <m:sup/>
          <m:e>
            <m:d>
              <m:dPr>
                <m:ctrlPr>
                  <w:rPr>
                    <w:rFonts w:ascii="Cambria Math" w:hAnsi="Cambria Math"/>
                  </w:rPr>
                </m:ctrlPr>
              </m:dPr>
              <m:e>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r>
                      <m:rPr>
                        <m:sty m:val="p"/>
                      </m:rPr>
                      <w:rPr>
                        <w:rFonts w:ascii="Cambria Math" w:hAnsi="Cambria Math" w:cstheme="minorHAnsi"/>
                        <w:sz w:val="22"/>
                        <w:szCs w:val="22"/>
                      </w:rPr>
                      <m:t>,</m:t>
                    </m:r>
                    <m:r>
                      <w:rPr>
                        <w:rFonts w:ascii="Cambria Math" w:hAnsi="Cambria Math" w:cstheme="minorHAnsi"/>
                        <w:sz w:val="22"/>
                        <w:szCs w:val="22"/>
                      </w:rPr>
                      <m:t>i</m:t>
                    </m:r>
                  </m:sub>
                </m:sSub>
                <m:sSub>
                  <m:sSubPr>
                    <m:ctrlPr>
                      <w:rPr>
                        <w:rFonts w:ascii="Cambria Math" w:hAnsi="Cambria Math" w:cstheme="minorHAnsi"/>
                        <w:sz w:val="22"/>
                        <w:szCs w:val="22"/>
                      </w:rPr>
                    </m:ctrlPr>
                  </m:sSubPr>
                  <m:e>
                    <m:r>
                      <w:rPr>
                        <w:rFonts w:ascii="Cambria Math" w:hAnsi="Cambria Math" w:cstheme="minorHAnsi"/>
                        <w:sz w:val="22"/>
                        <w:szCs w:val="22"/>
                      </w:rPr>
                      <m:t>p</m:t>
                    </m:r>
                  </m:e>
                  <m:sub>
                    <m:r>
                      <w:rPr>
                        <w:rFonts w:ascii="Cambria Math" w:hAnsi="Cambria Math" w:cstheme="minorHAnsi"/>
                        <w:sz w:val="22"/>
                        <w:szCs w:val="22"/>
                      </w:rPr>
                      <m:t>i</m:t>
                    </m:r>
                  </m:sub>
                </m:sSub>
                <m:ctrlPr>
                  <w:rPr>
                    <w:rFonts w:ascii="Cambria Math" w:hAnsi="Cambria Math" w:cstheme="minorHAnsi"/>
                    <w:sz w:val="22"/>
                    <w:szCs w:val="22"/>
                  </w:rPr>
                </m:ctrlPr>
              </m:e>
            </m:d>
          </m:e>
        </m:nary>
      </m:oMath>
      <w:r>
        <w:t xml:space="preserve"> are just the average values </w:t>
      </w:r>
      <m:oMath>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oMath>
      <w:r>
        <w:t xml:space="preserve"> and </w:t>
      </w:r>
      <m:oMath>
        <m:acc>
          <m:accPr>
            <m:chr m:val="̅"/>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min</m:t>
                </m:r>
              </m:sub>
            </m:sSub>
          </m:e>
        </m:acc>
      </m:oMath>
      <w:r>
        <w:t xml:space="preserve"> across all genotypes.</w:t>
      </w:r>
    </w:p>
    <w:p w14:paraId="5C76294E" w14:textId="77777777" w:rsidR="00966191" w:rsidRDefault="00966191" w:rsidP="00966191"/>
    <w:p w14:paraId="3C1B7CE3" w14:textId="77777777" w:rsidR="00966191" w:rsidRDefault="00966191" w:rsidP="00966191">
      <w:r>
        <w:t>Then the frequency dynamics are given by</w:t>
      </w:r>
    </w:p>
    <w:p w14:paraId="0592EB5B" w14:textId="77777777" w:rsidR="00966191" w:rsidRPr="00DA034D" w:rsidRDefault="00E67044" w:rsidP="00966191">
      <w:pPr>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eastAsiaTheme="minorEastAsia" w:hAnsi="Cambria Math" w:cstheme="minorHAnsi"/>
              <w:sz w:val="22"/>
              <w:szCs w:val="22"/>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cstheme="minorHAnsi"/>
              <w:sz w:val="22"/>
              <w:szCs w:val="22"/>
            </w:rPr>
            <m:t xml:space="preserve"> x </m:t>
          </m:r>
          <m:r>
            <m:rPr>
              <m:sty m:val="p"/>
            </m:rPr>
            <w:rPr>
              <w:rFonts w:ascii="Cambria Math" w:eastAsiaTheme="minorEastAsia" w:hAnsi="Cambria Math" w:cstheme="minorHAnsi"/>
              <w:sz w:val="22"/>
              <w:szCs w:val="22"/>
            </w:rPr>
            <m:t>max⁡</m:t>
          </m:r>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rPr>
            <m:t>R-</m:t>
          </m:r>
          <m:acc>
            <m:accPr>
              <m:chr m:val="̅"/>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min</m:t>
                  </m:r>
                </m:sub>
              </m:sSub>
            </m:e>
          </m:acc>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cstheme="minorHAnsi"/>
              <w:sz w:val="22"/>
              <w:szCs w:val="22"/>
            </w:rPr>
            <m:t xml:space="preserve"> x</m:t>
          </m:r>
          <m:func>
            <m:funcPr>
              <m:ctrlPr>
                <w:rPr>
                  <w:rFonts w:ascii="Cambria Math" w:eastAsiaTheme="minorEastAsia" w:hAnsi="Cambria Math" w:cstheme="minorHAnsi"/>
                  <w:sz w:val="22"/>
                  <w:szCs w:val="22"/>
                </w:rPr>
              </m:ctrlPr>
            </m:funcPr>
            <m:fName>
              <m:r>
                <m:rPr>
                  <m:sty m:val="p"/>
                </m:rPr>
                <w:rPr>
                  <w:rFonts w:ascii="Cambria Math" w:eastAsiaTheme="minorEastAsia" w:hAnsi="Cambria Math" w:cstheme="minorHAnsi"/>
                  <w:sz w:val="22"/>
                  <w:szCs w:val="22"/>
                </w:rPr>
                <m:t>max</m:t>
              </m:r>
              <m:ctrlPr>
                <w:rPr>
                  <w:rFonts w:ascii="Cambria Math" w:eastAsiaTheme="minorEastAsia" w:hAnsi="Cambria Math" w:cstheme="minorHAnsi"/>
                  <w:i/>
                  <w:sz w:val="22"/>
                  <w:szCs w:val="22"/>
                </w:rPr>
              </m:ctrlPr>
            </m:fName>
            <m:e>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e>
              </m:d>
            </m:e>
          </m:func>
          <m:r>
            <w:rPr>
              <w:rFonts w:ascii="Cambria Math" w:hAnsi="Cambria Math"/>
            </w:rPr>
            <m:t xml:space="preserve"> </m:t>
          </m:r>
        </m:oMath>
      </m:oMathPara>
    </w:p>
    <w:p w14:paraId="705BC232" w14:textId="77777777" w:rsidR="00966191" w:rsidRPr="00DA034D" w:rsidRDefault="00E67044" w:rsidP="0096619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num>
            <m:den>
              <m:r>
                <w:rPr>
                  <w:rFonts w:ascii="Cambria Math" w:eastAsiaTheme="minorEastAsia"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r>
                <w:rPr>
                  <w:rFonts w:ascii="Cambria Math" w:hAnsi="Cambria Math"/>
                </w:rPr>
                <m:t>-</m:t>
              </m:r>
              <m:d>
                <m:dPr>
                  <m:ctrlPr>
                    <w:rPr>
                      <w:rFonts w:ascii="Cambria Math"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r>
                    <w:rPr>
                      <w:rFonts w:ascii="Cambria Math" w:eastAsiaTheme="minorEastAsia" w:hAnsi="Cambria Math" w:cstheme="minorHAnsi"/>
                      <w:sz w:val="22"/>
                      <w:szCs w:val="22"/>
                    </w:rPr>
                    <m:t>-</m:t>
                  </m:r>
                  <m:acc>
                    <m:accPr>
                      <m:chr m:val="̅"/>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min</m:t>
                          </m:r>
                        </m:sub>
                      </m:sSub>
                    </m:e>
                  </m:acc>
                </m:e>
              </m:d>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d>
                <m:dPr>
                  <m:ctrlPr>
                    <w:rPr>
                      <w:rFonts w:ascii="Cambria Math"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ctrlPr>
                    <w:rPr>
                      <w:rFonts w:ascii="Cambria Math" w:eastAsiaTheme="minorEastAsia" w:hAnsi="Cambria Math" w:cstheme="minorHAnsi"/>
                      <w:i/>
                      <w:sz w:val="22"/>
                      <w:szCs w:val="22"/>
                    </w:rPr>
                  </m:ctrlPr>
                </m:e>
              </m:d>
              <m:r>
                <w:rPr>
                  <w:rFonts w:ascii="Cambria Math" w:eastAsiaTheme="minorEastAsia" w:hAnsi="Cambria Math" w:cstheme="minorHAnsi"/>
                  <w:sz w:val="22"/>
                  <w:szCs w:val="22"/>
                </w:rPr>
                <m:t>-</m:t>
              </m:r>
              <m:d>
                <m:dPr>
                  <m:ctrlPr>
                    <w:rPr>
                      <w:rFonts w:ascii="Cambria Math" w:eastAsiaTheme="minorEastAsia" w:hAnsi="Cambria Math" w:cstheme="minorHAnsi"/>
                      <w:i/>
                      <w:sz w:val="22"/>
                      <w:szCs w:val="22"/>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min</m:t>
                          </m:r>
                        </m:sub>
                      </m:sSub>
                    </m:e>
                  </m:acc>
                  <m:ctrlPr>
                    <w:rPr>
                      <w:rFonts w:ascii="Cambria Math" w:hAnsi="Cambria Math"/>
                      <w:i/>
                    </w:rPr>
                  </m:ctrlP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r</m:t>
                  </m:r>
                </m:e>
              </m:acc>
            </m:e>
          </m:d>
        </m:oMath>
      </m:oMathPara>
    </w:p>
    <w:p w14:paraId="0B35E497" w14:textId="77777777" w:rsidR="00966191" w:rsidRDefault="00966191" w:rsidP="00966191">
      <w:pPr>
        <w:rPr>
          <w:rFonts w:eastAsiaTheme="minorEastAsia"/>
        </w:rPr>
      </w:pPr>
      <w:r>
        <w:rPr>
          <w:rFonts w:eastAsiaTheme="minorEastAsia"/>
        </w:rPr>
        <w:t>Thus, the frequency of each genotype depends on the difference between this genotype’s per-capita birth and death rates and the population average birth and death rates. Specifically, if the difference between the maximum birth and minimum death rates for this genotype is larger than the population average, the genotype will increase in frequency.</w:t>
      </w:r>
    </w:p>
    <w:p w14:paraId="2D8F220A" w14:textId="77777777" w:rsidR="00966191" w:rsidRDefault="00966191" w:rsidP="00966191">
      <w:pPr>
        <w:rPr>
          <w:rFonts w:eastAsiaTheme="minorEastAsia"/>
        </w:rPr>
      </w:pPr>
    </w:p>
    <w:p w14:paraId="6719A169" w14:textId="77777777" w:rsidR="00966191" w:rsidRDefault="00966191" w:rsidP="00966191">
      <w:pPr>
        <w:rPr>
          <w:rFonts w:eastAsiaTheme="minorEastAsia"/>
        </w:rPr>
      </w:pPr>
      <w:r>
        <w:rPr>
          <w:rFonts w:eastAsiaTheme="minorEastAsia"/>
        </w:rPr>
        <w:t xml:space="preserve">Given this equation for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/dt</m:t>
        </m:r>
      </m:oMath>
      <w:r>
        <w:rPr>
          <w:rFonts w:eastAsiaTheme="minorEastAsia"/>
        </w:rPr>
        <w:t xml:space="preserve">, we can derive an equation for the dynamics of the average trait, </w:t>
      </w:r>
      <m:oMath>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r>
          <w:rPr>
            <w:rFonts w:ascii="Cambria Math" w:hAnsi="Cambria Math"/>
          </w:rPr>
          <m:t>=</m:t>
        </m:r>
        <m:nary>
          <m:naryPr>
            <m:chr m:val="∑"/>
            <m:supHide m:val="1"/>
            <m:ctrlPr>
              <w:rPr>
                <w:rFonts w:ascii="Cambria Math" w:hAnsi="Cambria Math"/>
              </w:rPr>
            </m:ctrlPr>
          </m:naryPr>
          <m:sub>
            <m:r>
              <w:rPr>
                <w:rFonts w:ascii="Cambria Math" w:hAnsi="Cambria Math"/>
              </w:rPr>
              <m:t>i</m:t>
            </m:r>
          </m:sub>
          <m:sup/>
          <m:e>
            <m:d>
              <m:dPr>
                <m:ctrlPr>
                  <w:rPr>
                    <w:rFonts w:ascii="Cambria Math" w:hAnsi="Cambria Math"/>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r>
                      <m:rPr>
                        <m:sty m:val="p"/>
                      </m:rPr>
                      <w:rPr>
                        <w:rFonts w:ascii="Cambria Math" w:hAnsi="Cambria Math" w:cstheme="minorHAnsi"/>
                        <w:sz w:val="22"/>
                        <w:szCs w:val="22"/>
                      </w:rPr>
                      <m:t>,</m:t>
                    </m:r>
                    <m:r>
                      <w:rPr>
                        <w:rFonts w:ascii="Cambria Math" w:hAnsi="Cambria Math" w:cstheme="minorHAnsi"/>
                        <w:sz w:val="22"/>
                        <w:szCs w:val="22"/>
                      </w:rPr>
                      <m:t>i</m:t>
                    </m:r>
                  </m:sub>
                </m:sSub>
                <m:sSub>
                  <m:sSubPr>
                    <m:ctrlPr>
                      <w:rPr>
                        <w:rFonts w:ascii="Cambria Math" w:hAnsi="Cambria Math" w:cstheme="minorHAnsi"/>
                        <w:sz w:val="22"/>
                        <w:szCs w:val="22"/>
                      </w:rPr>
                    </m:ctrlPr>
                  </m:sSubPr>
                  <m:e>
                    <m:r>
                      <m:rPr>
                        <m:sty m:val="p"/>
                      </m:rPr>
                      <w:rPr>
                        <w:rFonts w:ascii="Cambria Math" w:hAnsi="Cambria Math" w:cstheme="minorHAnsi"/>
                        <w:sz w:val="22"/>
                        <w:szCs w:val="22"/>
                      </w:rPr>
                      <m:t xml:space="preserve"> </m:t>
                    </m:r>
                    <m:r>
                      <w:rPr>
                        <w:rFonts w:ascii="Cambria Math" w:hAnsi="Cambria Math" w:cstheme="minorHAnsi"/>
                        <w:sz w:val="22"/>
                        <w:szCs w:val="22"/>
                      </w:rPr>
                      <m:t>p</m:t>
                    </m:r>
                  </m:e>
                  <m:sub>
                    <m:r>
                      <w:rPr>
                        <w:rFonts w:ascii="Cambria Math" w:hAnsi="Cambria Math" w:cstheme="minorHAnsi"/>
                        <w:sz w:val="22"/>
                        <w:szCs w:val="22"/>
                      </w:rPr>
                      <m:t>i</m:t>
                    </m:r>
                  </m:sub>
                </m:sSub>
                <m:ctrlPr>
                  <w:rPr>
                    <w:rFonts w:ascii="Cambria Math" w:hAnsi="Cambria Math" w:cstheme="minorHAnsi"/>
                    <w:sz w:val="22"/>
                    <w:szCs w:val="22"/>
                  </w:rPr>
                </m:ctrlPr>
              </m:e>
            </m:d>
          </m:e>
        </m:nary>
      </m:oMath>
      <w:r>
        <w:rPr>
          <w:rFonts w:eastAsiaTheme="minorEastAsia"/>
        </w:rPr>
        <w:t>:</w:t>
      </w:r>
    </w:p>
    <w:p w14:paraId="5D5239CC" w14:textId="77777777" w:rsidR="00966191" w:rsidRPr="001E779F" w:rsidRDefault="00E67044" w:rsidP="00966191">
      <w:pPr>
        <w:rPr>
          <w:rFonts w:eastAsiaTheme="minorEastAsia"/>
        </w:rPr>
      </w:pPr>
      <m:oMathPara>
        <m:oMath>
          <m:f>
            <m:fPr>
              <m:ctrlPr>
                <w:rPr>
                  <w:rFonts w:ascii="Cambria Math" w:hAnsi="Cambria Math"/>
                  <w:i/>
                </w:rPr>
              </m:ctrlPr>
            </m:fPr>
            <m:num>
              <m:r>
                <w:rPr>
                  <w:rFonts w:ascii="Cambria Math" w:eastAsiaTheme="minorEastAsia" w:hAnsi="Cambria Math"/>
                </w:rPr>
                <m:t>d</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num>
            <m:den>
              <m:r>
                <w:rPr>
                  <w:rFonts w:ascii="Cambria Math" w:hAnsi="Cambria Math"/>
                </w:rPr>
                <m:t>dt</m:t>
              </m:r>
            </m:den>
          </m:f>
          <m:r>
            <w:rPr>
              <w:rFonts w:ascii="Cambria Math"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f>
                    <m:fPr>
                      <m:ctrlPr>
                        <w:rPr>
                          <w:rFonts w:ascii="Cambria Math" w:eastAsiaTheme="minorEastAsia" w:hAnsi="Cambria Math" w:cstheme="minorHAnsi"/>
                          <w:i/>
                          <w:sz w:val="22"/>
                          <w:szCs w:val="22"/>
                        </w:rPr>
                      </m:ctrlPr>
                    </m:fPr>
                    <m:num>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dp</m:t>
                          </m:r>
                        </m:e>
                        <m:sub>
                          <m:r>
                            <w:rPr>
                              <w:rFonts w:ascii="Cambria Math" w:eastAsiaTheme="minorEastAsia" w:hAnsi="Cambria Math" w:cstheme="minorHAnsi"/>
                              <w:sz w:val="22"/>
                              <w:szCs w:val="22"/>
                            </w:rPr>
                            <m:t>i</m:t>
                          </m:r>
                        </m:sub>
                      </m:sSub>
                    </m:num>
                    <m:den>
                      <m:r>
                        <w:rPr>
                          <w:rFonts w:ascii="Cambria Math" w:eastAsiaTheme="minorEastAsia" w:hAnsi="Cambria Math" w:cstheme="minorHAnsi"/>
                          <w:sz w:val="22"/>
                          <w:szCs w:val="22"/>
                        </w:rPr>
                        <m:t>dt</m:t>
                      </m:r>
                    </m:den>
                  </m:f>
                  <m:r>
                    <w:rPr>
                      <w:rFonts w:ascii="Cambria Math" w:eastAsiaTheme="minorEastAsia" w:hAnsi="Cambria Math" w:cstheme="minorHAnsi"/>
                      <w:sz w:val="22"/>
                      <w:szCs w:val="22"/>
                    </w:rPr>
                    <m:t xml:space="preserve"> </m:t>
                  </m:r>
                  <m:ctrlPr>
                    <w:rPr>
                      <w:rFonts w:ascii="Cambria Math" w:eastAsiaTheme="minorEastAsia" w:hAnsi="Cambria Math" w:cstheme="minorHAnsi"/>
                      <w:i/>
                      <w:sz w:val="22"/>
                      <w:szCs w:val="22"/>
                    </w:rPr>
                  </m:ctrlP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p</m:t>
                      </m:r>
                    </m:e>
                    <m:sub>
                      <m:r>
                        <w:rPr>
                          <w:rFonts w:ascii="Cambria Math" w:eastAsiaTheme="minorEastAsia" w:hAnsi="Cambria Math" w:cstheme="minorHAnsi"/>
                          <w:sz w:val="22"/>
                          <w:szCs w:val="22"/>
                        </w:rPr>
                        <m:t>i</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ctrlPr>
                    <w:rPr>
                      <w:rFonts w:ascii="Cambria Math" w:eastAsiaTheme="minorEastAsia" w:hAnsi="Cambria Math" w:cstheme="minorHAnsi"/>
                      <w:i/>
                      <w:sz w:val="22"/>
                      <w:szCs w:val="22"/>
                    </w:rPr>
                  </m:ctrlP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p</m:t>
                      </m:r>
                    </m:e>
                    <m:sub>
                      <m:r>
                        <w:rPr>
                          <w:rFonts w:ascii="Cambria Math" w:eastAsiaTheme="minorEastAsia" w:hAnsi="Cambria Math" w:cstheme="minorHAnsi"/>
                          <w:sz w:val="22"/>
                          <w:szCs w:val="22"/>
                        </w:rPr>
                        <m:t>i</m:t>
                      </m:r>
                    </m:sub>
                  </m:sSub>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r</m:t>
                      </m:r>
                    </m:e>
                  </m:acc>
                  <m:ctrlPr>
                    <w:rPr>
                      <w:rFonts w:ascii="Cambria Math" w:eastAsiaTheme="minorEastAsia" w:hAnsi="Cambria Math" w:cstheme="minorHAnsi"/>
                      <w:i/>
                      <w:sz w:val="22"/>
                      <w:szCs w:val="22"/>
                    </w:rPr>
                  </m:ctrlP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p</m:t>
                      </m:r>
                    </m:e>
                    <m:sub>
                      <m:r>
                        <w:rPr>
                          <w:rFonts w:ascii="Cambria Math" w:eastAsiaTheme="minorEastAsia" w:hAnsi="Cambria Math" w:cstheme="minorHAnsi"/>
                          <w:sz w:val="22"/>
                          <w:szCs w:val="22"/>
                        </w:rPr>
                        <m:t>i</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ctrlPr>
                    <w:rPr>
                      <w:rFonts w:ascii="Cambria Math" w:eastAsiaTheme="minorEastAsia" w:hAnsi="Cambria Math" w:cstheme="minorHAnsi"/>
                      <w:i/>
                      <w:sz w:val="22"/>
                      <w:szCs w:val="22"/>
                    </w:rPr>
                  </m:ctrlPr>
                </m:e>
              </m:d>
            </m:e>
          </m:nary>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r>
            <w:rPr>
              <w:rFonts w:ascii="Cambria Math" w:hAnsi="Cambria Math"/>
            </w:rPr>
            <m:t xml:space="preserve"> </m:t>
          </m:r>
          <m:acc>
            <m:accPr>
              <m:chr m:val="̅"/>
              <m:ctrlPr>
                <w:rPr>
                  <w:rFonts w:ascii="Cambria Math" w:hAnsi="Cambria Math"/>
                  <w:i/>
                </w:rPr>
              </m:ctrlPr>
            </m:accPr>
            <m:e>
              <m:r>
                <w:rPr>
                  <w:rFonts w:ascii="Cambria Math" w:hAnsi="Cambria Math"/>
                </w:rPr>
                <m:t>r</m:t>
              </m:r>
            </m:e>
          </m:acc>
        </m:oMath>
      </m:oMathPara>
    </w:p>
    <w:p w14:paraId="36801C3B" w14:textId="77777777" w:rsidR="00966191" w:rsidRDefault="00966191" w:rsidP="00966191">
      <w:pPr>
        <w:rPr>
          <w:rFonts w:eastAsiaTheme="minorEastAsia"/>
        </w:rPr>
      </w:pPr>
      <w:r>
        <w:rPr>
          <w:rFonts w:eastAsiaTheme="minorEastAsia"/>
        </w:rPr>
        <w:t xml:space="preserve">This latter expression is the covariance between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oMath>
      <w:r>
        <w:rPr>
          <w:rFonts w:eastAsiaTheme="minorEastAsia"/>
        </w:rPr>
        <w:t xml:space="preserve"> and </w:t>
      </w:r>
      <m:oMath>
        <m:r>
          <w:rPr>
            <w:rFonts w:ascii="Cambria Math" w:eastAsiaTheme="minorEastAsia" w:hAnsi="Cambria Math"/>
          </w:rPr>
          <m:t>r</m:t>
        </m:r>
      </m:oMath>
      <w:r>
        <w:rPr>
          <w:rFonts w:eastAsiaTheme="minorEastAsia"/>
        </w:rPr>
        <w:t xml:space="preserve"> across all strains; that is,</w:t>
      </w:r>
    </w:p>
    <w:p w14:paraId="6BC7C418" w14:textId="7F4AF298" w:rsidR="00966191" w:rsidRPr="00DA034D" w:rsidRDefault="00E67044" w:rsidP="00966191">
      <w:pPr>
        <w:rPr>
          <w:rFonts w:eastAsiaTheme="minorEastAsia"/>
        </w:rPr>
      </w:pPr>
      <m:oMathPara>
        <m:oMath>
          <m:f>
            <m:fPr>
              <m:ctrlPr>
                <w:rPr>
                  <w:rFonts w:ascii="Cambria Math" w:hAnsi="Cambria Math"/>
                  <w:i/>
                </w:rPr>
              </m:ctrlPr>
            </m:fPr>
            <m:num>
              <m:r>
                <w:rPr>
                  <w:rFonts w:ascii="Cambria Math" w:eastAsiaTheme="minorEastAsia" w:hAnsi="Cambria Math"/>
                </w:rPr>
                <m:t>d</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num>
            <m:den>
              <m:r>
                <w:rPr>
                  <w:rFonts w:ascii="Cambria Math" w:hAnsi="Cambria Math"/>
                </w:rPr>
                <m:t>dt</m:t>
              </m:r>
            </m:den>
          </m:f>
          <m:r>
            <w:rPr>
              <w:rFonts w:ascii="Cambria Math" w:eastAsiaTheme="minorEastAsia" w:hAnsi="Cambria Math"/>
            </w:rPr>
            <m:t>=</m:t>
          </m:r>
          <m:r>
            <m:rPr>
              <m:sty m:val="p"/>
            </m:rPr>
            <w:rPr>
              <w:rFonts w:ascii="Cambria Math" w:eastAsiaTheme="minorEastAsia" w:hAnsi="Cambria Math"/>
            </w:rPr>
            <m:t>cov</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,r)</m:t>
          </m:r>
          <m:r>
            <m:rPr>
              <m:sty m:val="p"/>
            </m:rPr>
            <w:rPr>
              <w:rFonts w:eastAsiaTheme="minorEastAsia"/>
            </w:rPr>
            <w:br/>
          </m:r>
        </m:oMath>
      </m:oMathPara>
      <w:r w:rsidR="00966191">
        <w:rPr>
          <w:rFonts w:eastAsiaTheme="minorEastAsia"/>
        </w:rPr>
        <w:t xml:space="preserve">This is Price’s equation </w:t>
      </w:r>
      <w:r w:rsidR="00966191">
        <w:rPr>
          <w:rFonts w:eastAsiaTheme="minorEastAsia"/>
        </w:rPr>
        <w:fldChar w:fldCharType="begin"/>
      </w:r>
      <w:r w:rsidR="00213991">
        <w:rPr>
          <w:rFonts w:eastAsiaTheme="minorEastAsia"/>
        </w:rPr>
        <w:instrText xml:space="preserve"> ADDIN ZOTERO_ITEM CSL_CITATION {"citationID":"u5xZNVwr","properties":{"formattedCitation":"(Day &amp; Gandon 2006)","plainCitation":"(Day &amp; Gandon 2006)","noteIndex":0},"citationItems":[{"id":3566,"uris":["http://zotero.org/users/246158/items/ZYL48RQ8"],"uri":["http://zotero.org/users/246158/items/ZYL48RQ8"],"itemData":{"id":3566,"type":"article-journal","container-title":"Disease evolution: models, concepts, and data analyses","note":"publisher: American Mathematical Society Providence, Rhode Island","page":"23","title":"Insights from Price’s equation into evolutionary epidemiology","volume":"71","author":[{"family":"Day","given":"Troy"},{"family":"Gandon","given":"Sylvain"}],"issued":{"date-parts":[["2006"]]}}}],"schema":"https://github.com/citation-style-language/schema/raw/master/csl-citation.json"} </w:instrText>
      </w:r>
      <w:r w:rsidR="00966191">
        <w:rPr>
          <w:rFonts w:eastAsiaTheme="minorEastAsia"/>
        </w:rPr>
        <w:fldChar w:fldCharType="separate"/>
      </w:r>
      <w:r w:rsidR="00966191">
        <w:rPr>
          <w:rFonts w:eastAsiaTheme="minorEastAsia"/>
          <w:noProof/>
        </w:rPr>
        <w:t>(Day &amp; Gandon 2006)</w:t>
      </w:r>
      <w:r w:rsidR="00966191">
        <w:rPr>
          <w:rFonts w:eastAsiaTheme="minorEastAsia"/>
        </w:rPr>
        <w:fldChar w:fldCharType="end"/>
      </w:r>
      <w:r w:rsidR="00966191">
        <w:rPr>
          <w:rFonts w:eastAsiaTheme="minorEastAsia"/>
        </w:rPr>
        <w:t xml:space="preserve">. Assuming normality of the phenotype distribution, </w:t>
      </w:r>
      <w:r w:rsidR="00966191">
        <w:rPr>
          <w:rFonts w:eastAsiaTheme="minorEastAsia"/>
        </w:rPr>
        <w:fldChar w:fldCharType="begin"/>
      </w:r>
      <w:r w:rsidR="00213991">
        <w:rPr>
          <w:rFonts w:eastAsiaTheme="minorEastAsia"/>
        </w:rPr>
        <w:instrText xml:space="preserve"> ADDIN ZOTERO_ITEM CSL_CITATION {"citationID":"rMQHMxf1","properties":{"formattedCitation":"(Taylor &amp; Day 1997)","plainCitation":"(Taylor &amp; Day 1997)","noteIndex":0},"citationItems":[{"id":3563,"uris":["http://zotero.org/users/246158/items/5I5B4JCN"],"uri":["http://zotero.org/users/246158/items/5I5B4JCN"],"itemData":{"id":3563,"type":"article-journal","abstract":"We unite two general models for evolutionary change under the forces of selection, mutation and reproduction, a genetic model (replicator dynamics) and a cultural model (gradient dynamics). Under the assumption of normality, we find that the mean and variance dynamics are essentially identical under the two models and we relate these to the ESS and convergence stability conditions.","container-title":"Evolutionary Ecology","DOI":"10.1007/s10682-997-1513-2","ISSN":"1573-8477","issue":"5","journalAbbreviation":"Evol Ecol","language":"en","page":"579-590","source":"Springer Link","title":"Evolutionary stability under the replicator and the gradient dynamics","volume":"11","author":[{"family":"Taylor","given":"Peter"},{"family":"Day","given":"Troy"}],"issued":{"date-parts":[["1997",9,1]]}}}],"schema":"https://github.com/citation-style-language/schema/raw/master/csl-citation.json"} </w:instrText>
      </w:r>
      <w:r w:rsidR="00966191">
        <w:rPr>
          <w:rFonts w:eastAsiaTheme="minorEastAsia"/>
        </w:rPr>
        <w:fldChar w:fldCharType="separate"/>
      </w:r>
      <w:r w:rsidR="00966191">
        <w:rPr>
          <w:rFonts w:eastAsiaTheme="minorEastAsia"/>
          <w:noProof/>
        </w:rPr>
        <w:t>(Taylor &amp; Day 1997)</w:t>
      </w:r>
      <w:r w:rsidR="00966191">
        <w:rPr>
          <w:rFonts w:eastAsiaTheme="minorEastAsia"/>
        </w:rPr>
        <w:fldChar w:fldCharType="end"/>
      </w:r>
      <w:r w:rsidR="00966191">
        <w:rPr>
          <w:rFonts w:eastAsiaTheme="minorEastAsia"/>
        </w:rPr>
        <w:t xml:space="preserve"> show that the covariance is proportional to the product of the additive genetic variance and fitness gradient (the derivative of individual fitness with respect to the individual trait </w:t>
      </w:r>
      <w:r w:rsidR="00966191">
        <w:rPr>
          <w:rFonts w:eastAsiaTheme="minorEastAsia"/>
        </w:rPr>
        <w:fldChar w:fldCharType="begin"/>
      </w:r>
      <w:r w:rsidR="00213991">
        <w:rPr>
          <w:rFonts w:eastAsiaTheme="minorEastAsia"/>
        </w:rPr>
        <w:instrText xml:space="preserve"> ADDIN ZOTERO_ITEM CSL_CITATION {"citationID":"ZcE0MXU7","properties":{"formattedCitation":"(Abrams 2001)","plainCitation":"(Abrams 2001)","noteIndex":0},"citationItems":[{"id":3556,"uris":["http://zotero.org/users/246158/items/BLRHADGT"],"uri":["http://zotero.org/users/246158/items/BLRHADGT"],"itemData":{"id":3556,"type":"article-journal","abstract":"In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r w:rsidR="00966191">
        <w:rPr>
          <w:rFonts w:eastAsiaTheme="minorEastAsia"/>
        </w:rPr>
        <w:fldChar w:fldCharType="separate"/>
      </w:r>
      <w:r w:rsidR="00966191">
        <w:rPr>
          <w:rFonts w:eastAsiaTheme="minorEastAsia"/>
          <w:noProof/>
        </w:rPr>
        <w:t>(Abrams 2001)</w:t>
      </w:r>
      <w:r w:rsidR="00966191">
        <w:rPr>
          <w:rFonts w:eastAsiaTheme="minorEastAsia"/>
        </w:rPr>
        <w:fldChar w:fldCharType="end"/>
      </w:r>
      <w:r w:rsidR="00966191">
        <w:rPr>
          <w:rFonts w:eastAsiaTheme="minorEastAsia"/>
        </w:rPr>
        <w:t>, implying that the evolutionary dynamic can be written as</w:t>
      </w:r>
      <m:oMath>
        <m:r>
          <m:rPr>
            <m:sty m:val="p"/>
          </m:rPr>
          <w:rPr>
            <w:rFonts w:ascii="Cambria Math" w:hAnsi="Cambria Math"/>
          </w:rPr>
          <w:br/>
        </m:r>
      </m:oMath>
      <m:oMathPara>
        <m:oMath>
          <m:f>
            <m:fPr>
              <m:ctrlPr>
                <w:rPr>
                  <w:rFonts w:ascii="Cambria Math" w:hAnsi="Cambria Math"/>
                  <w:i/>
                </w:rPr>
              </m:ctrlPr>
            </m:fPr>
            <m:num>
              <m:r>
                <w:rPr>
                  <w:rFonts w:ascii="Cambria Math" w:eastAsiaTheme="minorEastAsia" w:hAnsi="Cambria Math"/>
                </w:rPr>
                <m:t>d</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num>
            <m:den>
              <m:r>
                <w:rPr>
                  <w:rFonts w:ascii="Cambria Math" w:hAnsi="Cambria Math"/>
                </w:rPr>
                <m:t>dt</m:t>
              </m:r>
            </m:den>
          </m:f>
          <m:r>
            <w:rPr>
              <w:rFonts w:ascii="Cambria Math" w:eastAsiaTheme="minorEastAsia" w:hAnsi="Cambria Math"/>
            </w:rPr>
            <m:t>=V</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den>
                  </m:f>
                </m:e>
              </m:d>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sub>
          </m:sSub>
        </m:oMath>
      </m:oMathPara>
    </w:p>
    <w:p w14:paraId="69BAC38E" w14:textId="77777777" w:rsidR="00966191" w:rsidRDefault="00966191" w:rsidP="00966191">
      <w:pPr>
        <w:rPr>
          <w:rFonts w:eastAsiaTheme="minorEastAsia"/>
        </w:rPr>
      </w:pPr>
      <w:r>
        <w:t xml:space="preserve">Since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-c</m:t>
        </m:r>
        <m:sSubSup>
          <m:sSubSupPr>
            <m:ctrlPr>
              <w:rPr>
                <w:rFonts w:ascii="Cambria Math" w:hAnsi="Cambria Math"/>
                <w:i/>
              </w:rPr>
            </m:ctrlPr>
          </m:sSubSupPr>
          <m:e>
            <m:r>
              <w:rPr>
                <w:rFonts w:ascii="Cambria Math" w:hAnsi="Cambria Math"/>
              </w:rPr>
              <m:t>b</m:t>
            </m:r>
          </m:e>
          <m:sub>
            <m:r>
              <w:rPr>
                <w:rFonts w:ascii="Cambria Math" w:hAnsi="Cambria Math"/>
              </w:rPr>
              <m:t>max</m:t>
            </m:r>
          </m:sub>
          <m:sup>
            <m:r>
              <w:rPr>
                <w:rFonts w:ascii="Cambria Math" w:hAnsi="Cambria Math"/>
              </w:rPr>
              <m:t>2</m:t>
            </m:r>
          </m:sup>
        </m:sSubSup>
        <m:r>
          <w:rPr>
            <w:rFonts w:ascii="Cambria Math" w:hAnsi="Cambria Math"/>
          </w:rPr>
          <m:t>,</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den>
        </m:f>
        <m:r>
          <w:rPr>
            <w:rFonts w:ascii="Cambria Math" w:eastAsiaTheme="minorEastAsia" w:hAnsi="Cambria Math"/>
          </w:rPr>
          <m:t>=1-2c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oMath>
      <w:r>
        <w:rPr>
          <w:rFonts w:eastAsiaTheme="minorEastAsia"/>
        </w:rPr>
        <w:t>, and the evolutionary dynamic in the model with culling is identical to the evolutionary model without culling.</w:t>
      </w:r>
    </w:p>
    <w:p w14:paraId="3CECFBB9" w14:textId="77777777" w:rsidR="00966191" w:rsidRDefault="00966191" w:rsidP="00966191">
      <w:pPr>
        <w:rPr>
          <w:rFonts w:eastAsiaTheme="minorEastAsia"/>
        </w:rPr>
      </w:pPr>
    </w:p>
    <w:p w14:paraId="6A81B994" w14:textId="77777777" w:rsidR="00966191" w:rsidRDefault="00966191" w:rsidP="00966191">
      <w:pPr>
        <w:rPr>
          <w:rFonts w:eastAsiaTheme="minorEastAsia"/>
        </w:rPr>
      </w:pPr>
      <w:r>
        <w:rPr>
          <w:rFonts w:eastAsiaTheme="minorEastAsia"/>
        </w:rPr>
        <w:t xml:space="preserve">Note: GEMs actually assume that the trait is actually </w:t>
      </w:r>
      <w:r>
        <w:rPr>
          <w:rFonts w:eastAsiaTheme="minorEastAsia"/>
          <w:i/>
          <w:iCs/>
        </w:rPr>
        <w:t xml:space="preserve">lognormally </w:t>
      </w:r>
      <w:r>
        <w:rPr>
          <w:rFonts w:eastAsiaTheme="minorEastAsia"/>
        </w:rPr>
        <w:t xml:space="preserve">distributed, to prevent negative trait values. This modifies the above derivation only slightly. In particular, </w:t>
      </w:r>
      <m:oMath>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nary>
                  <m:naryPr>
                    <m:chr m:val="∑"/>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max,i</m:t>
                            </m:r>
                          </m:sub>
                        </m:sSub>
                        <m:sSub>
                          <m:sSubPr>
                            <m:ctrlPr>
                              <w:rPr>
                                <w:rFonts w:ascii="Cambria Math" w:hAnsi="Cambria Math" w:cstheme="minorHAnsi"/>
                                <w:i/>
                                <w:sz w:val="22"/>
                                <w:szCs w:val="22"/>
                              </w:rPr>
                            </m:ctrlPr>
                          </m:sSubPr>
                          <m:e>
                            <m:r>
                              <w:rPr>
                                <w:rFonts w:ascii="Cambria Math" w:hAnsi="Cambria Math" w:cstheme="minorHAnsi"/>
                                <w:sz w:val="22"/>
                                <w:szCs w:val="22"/>
                              </w:rPr>
                              <m:t xml:space="preserve"> p</m:t>
                            </m:r>
                          </m:e>
                          <m:sub>
                            <m:r>
                              <w:rPr>
                                <w:rFonts w:ascii="Cambria Math" w:hAnsi="Cambria Math" w:cstheme="minorHAnsi"/>
                                <w:sz w:val="22"/>
                                <w:szCs w:val="22"/>
                              </w:rPr>
                              <m:t>i</m:t>
                            </m:r>
                          </m:sub>
                        </m:sSub>
                        <m:ctrlPr>
                          <w:rPr>
                            <w:rFonts w:ascii="Cambria Math" w:hAnsi="Cambria Math" w:cstheme="minorHAnsi"/>
                            <w:i/>
                            <w:sz w:val="22"/>
                            <w:szCs w:val="22"/>
                          </w:rPr>
                        </m:ctrlPr>
                      </m:e>
                    </m:d>
                  </m:e>
                </m:nary>
                <m:ctrlPr>
                  <w:rPr>
                    <w:rFonts w:ascii="Cambria Math" w:hAnsi="Cambria Math"/>
                    <w:i/>
                  </w:rPr>
                </m:ctrlPr>
              </m:e>
            </m:d>
          </m:e>
        </m:func>
      </m:oMath>
      <w:r>
        <w:rPr>
          <w:rFonts w:eastAsiaTheme="minorEastAsia"/>
        </w:rPr>
        <w:t>, so the trait dynamics would be given by:</w:t>
      </w:r>
    </w:p>
    <w:p w14:paraId="0DB946A6" w14:textId="77777777" w:rsidR="00966191" w:rsidRPr="00621DFF" w:rsidRDefault="00E67044" w:rsidP="0096619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e>
                  </m:d>
                </m:e>
              </m:func>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den>
          </m:f>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f>
                    <m:fPr>
                      <m:ctrlPr>
                        <w:rPr>
                          <w:rFonts w:ascii="Cambria Math" w:eastAsiaTheme="minorEastAsia" w:hAnsi="Cambria Math" w:cstheme="minorHAnsi"/>
                          <w:i/>
                          <w:sz w:val="22"/>
                          <w:szCs w:val="22"/>
                        </w:rPr>
                      </m:ctrlPr>
                    </m:fPr>
                    <m:num>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dp</m:t>
                          </m:r>
                        </m:e>
                        <m:sub>
                          <m:r>
                            <w:rPr>
                              <w:rFonts w:ascii="Cambria Math" w:eastAsiaTheme="minorEastAsia" w:hAnsi="Cambria Math" w:cstheme="minorHAnsi"/>
                              <w:sz w:val="22"/>
                              <w:szCs w:val="22"/>
                            </w:rPr>
                            <m:t>i</m:t>
                          </m:r>
                        </m:sub>
                      </m:sSub>
                    </m:num>
                    <m:den>
                      <m:r>
                        <w:rPr>
                          <w:rFonts w:ascii="Cambria Math" w:eastAsiaTheme="minorEastAsia" w:hAnsi="Cambria Math" w:cstheme="minorHAnsi"/>
                          <w:sz w:val="22"/>
                          <w:szCs w:val="22"/>
                        </w:rPr>
                        <m:t>dt</m:t>
                      </m:r>
                    </m:den>
                  </m:f>
                  <m:r>
                    <w:rPr>
                      <w:rFonts w:ascii="Cambria Math" w:eastAsiaTheme="minorEastAsia" w:hAnsi="Cambria Math" w:cstheme="minorHAnsi"/>
                      <w:sz w:val="22"/>
                      <w:szCs w:val="22"/>
                    </w:rPr>
                    <m:t xml:space="preserve"> </m:t>
                  </m:r>
                  <m:ctrlPr>
                    <w:rPr>
                      <w:rFonts w:ascii="Cambria Math" w:eastAsiaTheme="minorEastAsia" w:hAnsi="Cambria Math" w:cstheme="minorHAnsi"/>
                      <w:i/>
                      <w:sz w:val="22"/>
                      <w:szCs w:val="22"/>
                    </w:rPr>
                  </m:ctrlPr>
                </m:e>
              </m:d>
            </m:e>
          </m:nary>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cov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,r</m:t>
                  </m:r>
                </m:e>
              </m:d>
            </m:num>
            <m:den>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den>
          </m:f>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den>
                  </m:f>
                </m:e>
              </m:d>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sub>
          </m:sSub>
          <m:r>
            <w:rPr>
              <w:rFonts w:ascii="Cambria Math" w:eastAsiaTheme="minorEastAsia" w:hAnsi="Cambria Math"/>
            </w:rPr>
            <m:t>.</m:t>
          </m:r>
        </m:oMath>
      </m:oMathPara>
    </w:p>
    <w:p w14:paraId="17D806A7" w14:textId="77777777" w:rsidR="00966191" w:rsidRPr="00621DFF" w:rsidRDefault="00966191" w:rsidP="00966191">
      <w:pPr>
        <w:rPr>
          <w:rFonts w:eastAsiaTheme="minorEastAsia"/>
        </w:rPr>
      </w:pPr>
      <w:r>
        <w:rPr>
          <w:rFonts w:eastAsiaTheme="minorEastAsia"/>
        </w:rPr>
        <w:lastRenderedPageBreak/>
        <w:t>Thus the direction of evolution (and equilibrium) of a lognormally distributed trait will be identical to that of a normally distributed trait, although the rate will differ because of the normalization by the mean trait.</w:t>
      </w:r>
    </w:p>
    <w:p w14:paraId="5583FEEC" w14:textId="77777777" w:rsidR="00966191" w:rsidRDefault="00966191" w:rsidP="00966191">
      <w:pPr>
        <w:rPr>
          <w:rFonts w:eastAsiaTheme="minorEastAsia"/>
        </w:rPr>
      </w:pPr>
    </w:p>
    <w:p w14:paraId="43D77DCC" w14:textId="77777777" w:rsidR="00966191" w:rsidRDefault="00966191" w:rsidP="00966191">
      <w:pPr>
        <w:rPr>
          <w:rFonts w:eastAsiaTheme="minorEastAsia"/>
        </w:rPr>
      </w:pPr>
      <w:r>
        <w:rPr>
          <w:rFonts w:eastAsiaTheme="minorEastAsia"/>
        </w:rPr>
        <w:t xml:space="preserve">We can also show this using more of an adaptive dynamics approach. That is, consider the invasion of a mutant with a different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oMath>
      <w:r>
        <w:rPr>
          <w:rFonts w:eastAsiaTheme="minorEastAsia"/>
        </w:rPr>
        <w:t xml:space="preserve"> value into a monomorphic resident population. Let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max,r</m:t>
            </m:r>
          </m:sub>
        </m:sSub>
      </m:oMath>
      <w:r>
        <w:rPr>
          <w:rFonts w:eastAsiaTheme="minorEastAsia"/>
        </w:rPr>
        <w:t xml:space="preserve"> be the mutant and resident trait values, respectively. Then the dynamics of the two populations are given by</w:t>
      </w:r>
    </w:p>
    <w:p w14:paraId="3D01E1B0" w14:textId="77777777" w:rsidR="00966191" w:rsidRPr="00F230FB" w:rsidRDefault="00E67044" w:rsidP="00966191">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r</m:t>
                  </m:r>
                </m:sub>
              </m:sSub>
            </m:num>
            <m:den>
              <m:r>
                <w:rPr>
                  <w:rFonts w:ascii="Cambria Math" w:hAnsi="Cambria Math"/>
                </w:rPr>
                <m:t>dt</m:t>
              </m:r>
            </m:den>
          </m:f>
          <m:r>
            <w:rPr>
              <w:rFonts w:ascii="Cambria Math" w:hAnsi="Cambria Math"/>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e>
          </m:d>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e>
          </m:d>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 xml:space="preserve">-x </m:t>
          </m:r>
          <m:r>
            <m:rPr>
              <m:sty m:val="p"/>
            </m:rPr>
            <w:rPr>
              <w:rFonts w:ascii="Cambria Math" w:eastAsiaTheme="minorEastAsia" w:hAnsi="Cambria Math" w:cstheme="minorHAnsi"/>
              <w:sz w:val="22"/>
              <w:szCs w:val="22"/>
            </w:rPr>
            <m:t>max⁡</m:t>
          </m:r>
          <m:r>
            <w:rPr>
              <w:rFonts w:ascii="Cambria Math" w:eastAsiaTheme="minorEastAsia" w:hAnsi="Cambria Math" w:cstheme="minorHAnsi"/>
              <w:sz w:val="22"/>
              <w:szCs w:val="22"/>
            </w:rPr>
            <m:t>(0,(</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r</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en>
          </m:f>
        </m:oMath>
      </m:oMathPara>
    </w:p>
    <w:p w14:paraId="0C3BE9F8" w14:textId="77777777" w:rsidR="00966191" w:rsidRDefault="00E67044" w:rsidP="00966191">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m</m:t>
                  </m:r>
                </m:sub>
              </m:sSub>
            </m:num>
            <m:den>
              <m:r>
                <w:rPr>
                  <w:rFonts w:ascii="Cambria Math" w:hAnsi="Cambria Math"/>
                </w:rPr>
                <m:t>dt</m:t>
              </m:r>
            </m:den>
          </m:f>
          <m:r>
            <w:rPr>
              <w:rFonts w:ascii="Cambria Math" w:hAnsi="Cambria Math"/>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e>
          </m:d>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e>
          </m:d>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r>
            <w:rPr>
              <w:rFonts w:ascii="Cambria Math" w:eastAsiaTheme="minorEastAsia" w:hAnsi="Cambria Math" w:cstheme="minorHAnsi"/>
              <w:sz w:val="22"/>
              <w:szCs w:val="22"/>
            </w:rPr>
            <m:t xml:space="preserve">-x </m:t>
          </m:r>
          <m:r>
            <m:rPr>
              <m:sty m:val="p"/>
            </m:rPr>
            <w:rPr>
              <w:rFonts w:ascii="Cambria Math" w:eastAsiaTheme="minorEastAsia" w:hAnsi="Cambria Math" w:cstheme="minorHAnsi"/>
              <w:sz w:val="22"/>
              <w:szCs w:val="22"/>
            </w:rPr>
            <m:t>max⁡</m:t>
          </m:r>
          <m:r>
            <w:rPr>
              <w:rFonts w:ascii="Cambria Math" w:eastAsiaTheme="minorEastAsia" w:hAnsi="Cambria Math" w:cstheme="minorHAnsi"/>
              <w:sz w:val="22"/>
              <w:szCs w:val="22"/>
            </w:rPr>
            <m:t>(0,</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en>
          </m:f>
        </m:oMath>
      </m:oMathPara>
    </w:p>
    <w:p w14:paraId="718B7814" w14:textId="77777777" w:rsidR="00966191" w:rsidRDefault="00966191" w:rsidP="00966191"/>
    <w:p w14:paraId="0E8A7ED2" w14:textId="04A62369" w:rsidR="00966191" w:rsidRDefault="00966191" w:rsidP="00966191">
      <w:pPr>
        <w:rPr>
          <w:rFonts w:eastAsiaTheme="minorEastAsia"/>
        </w:rPr>
      </w:pPr>
      <w:r>
        <w:t xml:space="preserve">If we assume that the mutant is attempting to invade from rarity (so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=0</m:t>
        </m:r>
      </m:oMath>
      <w:r>
        <w:rPr>
          <w:rFonts w:eastAsiaTheme="minorEastAsia"/>
        </w:rPr>
        <w:t>)</w:t>
      </w:r>
      <w:r>
        <w:t>, then whether i</w:t>
      </w:r>
      <w:ins w:id="238" w:author="Clay Cressler" w:date="2020-08-13T10:42:00Z">
        <w:r w:rsidR="00E67044">
          <w:t>t</w:t>
        </w:r>
      </w:ins>
      <w:del w:id="239" w:author="Clay Cressler" w:date="2020-08-13T10:42:00Z">
        <w:r w:rsidDel="00E67044">
          <w:delText>s</w:delText>
        </w:r>
      </w:del>
      <w:r>
        <w:t xml:space="preserve"> will be able to invade will be given by the stability of the equilibrium </w:t>
      </w:r>
      <m:oMath>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r</m:t>
                    </m:r>
                  </m:sub>
                </m:sSub>
              </m:e>
            </m:acc>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=0</m:t>
            </m:r>
          </m:e>
        </m:d>
        <m:r>
          <w:rPr>
            <w:rFonts w:ascii="Cambria Math" w:hAnsi="Cambria Math"/>
          </w:rPr>
          <m:t>.</m:t>
        </m:r>
      </m:oMath>
      <w:r>
        <w:rPr>
          <w:rFonts w:eastAsiaTheme="minorEastAsia"/>
        </w:rPr>
        <w:t xml:space="preserve"> The stability can be assessed with the Jacobian matrix</w:t>
      </w:r>
    </w:p>
    <w:p w14:paraId="722FF2F6" w14:textId="77777777" w:rsidR="00966191" w:rsidRPr="00B84A08" w:rsidRDefault="00E67044" w:rsidP="00966191">
      <w:pPr>
        <w:rPr>
          <w:rFonts w:eastAsiaTheme="minorEastAsia"/>
        </w:rPr>
      </w:pPr>
      <m:oMathPara>
        <m:oMath>
          <m:sSub>
            <m:sSubPr>
              <m:ctrlPr>
                <w:rPr>
                  <w:rFonts w:ascii="Cambria Math" w:hAnsi="Cambria Math"/>
                  <w:i/>
                </w:rPr>
              </m:ctrlPr>
            </m:sSubPr>
            <m:e>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r</m:t>
                                        </m:r>
                                      </m:sub>
                                    </m:sSub>
                                  </m:num>
                                  <m:den>
                                    <m:r>
                                      <w:rPr>
                                        <w:rFonts w:ascii="Cambria Math" w:hAnsi="Cambria Math"/>
                                      </w:rPr>
                                      <m:t>dt</m:t>
                                    </m:r>
                                  </m:den>
                                </m:f>
                              </m:e>
                            </m:d>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en>
                        </m:f>
                        <m:r>
                          <w:rPr>
                            <w:rFonts w:ascii="Cambria Math" w:hAnsi="Cambria Math"/>
                          </w:rPr>
                          <m:t xml:space="preserve"> </m:t>
                        </m:r>
                      </m:e>
                      <m:e>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r</m:t>
                                        </m:r>
                                      </m:sub>
                                    </m:sSub>
                                  </m:num>
                                  <m:den>
                                    <m:r>
                                      <w:rPr>
                                        <w:rFonts w:ascii="Cambria Math" w:hAnsi="Cambria Math"/>
                                      </w:rPr>
                                      <m:t>dt</m:t>
                                    </m:r>
                                  </m:den>
                                </m:f>
                              </m:e>
                            </m:d>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den>
                        </m:f>
                      </m:e>
                    </m:mr>
                    <m:mr>
                      <m:e>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m</m:t>
                                        </m:r>
                                      </m:sub>
                                    </m:sSub>
                                  </m:num>
                                  <m:den>
                                    <m:r>
                                      <w:rPr>
                                        <w:rFonts w:ascii="Cambria Math" w:hAnsi="Cambria Math"/>
                                      </w:rPr>
                                      <m:t>dt</m:t>
                                    </m:r>
                                  </m:den>
                                </m:f>
                              </m:e>
                            </m:d>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en>
                        </m:f>
                      </m:e>
                      <m:e>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m</m:t>
                                        </m:r>
                                      </m:sub>
                                    </m:sSub>
                                  </m:num>
                                  <m:den>
                                    <m:r>
                                      <w:rPr>
                                        <w:rFonts w:ascii="Cambria Math" w:hAnsi="Cambria Math"/>
                                      </w:rPr>
                                      <m:t>dt</m:t>
                                    </m:r>
                                  </m:den>
                                </m:f>
                              </m:e>
                            </m:d>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den>
                        </m:f>
                      </m:e>
                    </m:mr>
                  </m:m>
                </m:e>
              </m:d>
            </m:e>
            <m:sub>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r</m:t>
                      </m:r>
                    </m:sub>
                  </m:sSub>
                </m:e>
              </m:acc>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=0</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e>
                    </m:d>
                    <m:r>
                      <w:rPr>
                        <w:rFonts w:ascii="Cambria Math" w:hAnsi="Cambria Math"/>
                      </w:rPr>
                      <m:t>-</m:t>
                    </m:r>
                    <m:d>
                      <m:dPr>
                        <m:ctrlPr>
                          <w:rPr>
                            <w:rFonts w:ascii="Cambria Math"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e>
                    </m:d>
                    <m:r>
                      <w:rPr>
                        <w:rFonts w:ascii="Cambria Math" w:hAnsi="Cambria Math"/>
                      </w:rPr>
                      <m:t xml:space="preserve">-x </m:t>
                    </m:r>
                  </m:e>
                  <m:e>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r</m:t>
                                    </m:r>
                                  </m:sub>
                                </m:sSub>
                              </m:num>
                              <m:den>
                                <m:r>
                                  <w:rPr>
                                    <w:rFonts w:ascii="Cambria Math" w:hAnsi="Cambria Math"/>
                                  </w:rPr>
                                  <m:t>dt</m:t>
                                </m:r>
                              </m:den>
                            </m:f>
                          </m:e>
                        </m:d>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den>
                    </m:f>
                  </m:e>
                </m:mr>
                <m:mr>
                  <m:e>
                    <m:r>
                      <w:rPr>
                        <w:rFonts w:ascii="Cambria Math" w:hAnsi="Cambria Math"/>
                      </w:rPr>
                      <m:t>0</m:t>
                    </m:r>
                  </m:e>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r</m:t>
                            </m:r>
                          </m:sub>
                        </m:sSub>
                      </m:den>
                    </m:f>
                    <m:r>
                      <m:rPr>
                        <m:sty m:val="p"/>
                      </m:rPr>
                      <w:rPr>
                        <w:rFonts w:ascii="Cambria Math" w:eastAsiaTheme="minorEastAsia" w:hAnsi="Cambria Math" w:cstheme="minorHAnsi"/>
                        <w:sz w:val="22"/>
                        <w:szCs w:val="22"/>
                      </w:rPr>
                      <m:t>max⁡(0,</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R</m:t>
                        </m:r>
                        <m:ctrlPr>
                          <w:rPr>
                            <w:rFonts w:ascii="Cambria Math" w:eastAsiaTheme="minorEastAsia" w:hAnsi="Cambria Math" w:cstheme="minorHAnsi"/>
                            <w:sz w:val="22"/>
                            <w:szCs w:val="22"/>
                          </w:rPr>
                        </m:ctrlP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m:t>
                    </m:r>
                  </m:e>
                </m:mr>
              </m:m>
            </m:e>
          </m:d>
        </m:oMath>
      </m:oMathPara>
    </w:p>
    <w:p w14:paraId="3488BBCF" w14:textId="77777777" w:rsidR="00966191" w:rsidRDefault="00966191" w:rsidP="00966191">
      <w:pPr>
        <w:rPr>
          <w:rFonts w:eastAsiaTheme="minorEastAsia"/>
        </w:rPr>
      </w:pPr>
      <w:r>
        <w:rPr>
          <w:rFonts w:eastAsiaTheme="minorEastAsia"/>
        </w:rPr>
        <w:t>Since this matrix is upper-triangular, the eigenvalues are given along the diagonal. The first eigenvalue determines the stability of the system when the mutant is absent, and we can assume it is negative. Therefore, the mutant can invade if the following is satisfied:</w:t>
      </w:r>
    </w:p>
    <w:p w14:paraId="7C99B229" w14:textId="77777777" w:rsidR="00966191" w:rsidRDefault="00966191" w:rsidP="00966191"/>
    <w:p w14:paraId="2F54D76A" w14:textId="77777777" w:rsidR="00966191" w:rsidRPr="00FE496F" w:rsidRDefault="00E67044" w:rsidP="00966191">
      <w:pPr>
        <w:rPr>
          <w:rFonts w:eastAsiaTheme="minorEastAsia"/>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max,r,cull</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r</m:t>
                  </m:r>
                </m:sub>
              </m:sSub>
            </m:den>
          </m:f>
          <m:r>
            <m:rPr>
              <m:sty m:val="p"/>
            </m:rPr>
            <w:rPr>
              <w:rFonts w:ascii="Cambria Math" w:eastAsiaTheme="minorEastAsia" w:hAnsi="Cambria Math" w:cstheme="minorHAnsi"/>
              <w:sz w:val="22"/>
              <w:szCs w:val="22"/>
            </w:rPr>
            <m:t>max⁡(0,</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R</m:t>
              </m:r>
              <m:ctrlPr>
                <w:rPr>
                  <w:rFonts w:ascii="Cambria Math" w:eastAsiaTheme="minorEastAsia" w:hAnsi="Cambria Math" w:cstheme="minorHAnsi"/>
                  <w:sz w:val="22"/>
                  <w:szCs w:val="22"/>
                </w:rPr>
              </m:ctrlP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)&gt;0</m:t>
          </m:r>
          <m:r>
            <w:rPr>
              <w:rFonts w:ascii="Cambria Math" w:eastAsiaTheme="minorEastAsia" w:hAnsi="Cambria Math"/>
              <w:sz w:val="22"/>
              <w:szCs w:val="22"/>
            </w:rPr>
            <m:t>.</m:t>
          </m:r>
        </m:oMath>
      </m:oMathPara>
    </w:p>
    <w:p w14:paraId="64D8D58C" w14:textId="76073823" w:rsidR="00966191" w:rsidRDefault="00966191" w:rsidP="00966191">
      <w:r>
        <w:rPr>
          <w:rFonts w:eastAsiaTheme="minorEastAsia"/>
          <w:sz w:val="22"/>
          <w:szCs w:val="22"/>
        </w:rPr>
        <w:t xml:space="preserve">The quantity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max,r,cull</m:t>
            </m:r>
          </m:sub>
        </m:sSub>
      </m:oMath>
      <w:r>
        <w:rPr>
          <w:rFonts w:eastAsiaTheme="minorEastAsia"/>
          <w:sz w:val="22"/>
          <w:szCs w:val="22"/>
        </w:rPr>
        <w:t xml:space="preserve"> is often termed the “invasion fitness” </w:t>
      </w:r>
      <w:r>
        <w:rPr>
          <w:rFonts w:eastAsiaTheme="minorEastAsia"/>
          <w:sz w:val="22"/>
          <w:szCs w:val="22"/>
        </w:rPr>
        <w:fldChar w:fldCharType="begin"/>
      </w:r>
      <w:r w:rsidR="00213991">
        <w:rPr>
          <w:rFonts w:eastAsiaTheme="minorEastAsia"/>
          <w:sz w:val="22"/>
          <w:szCs w:val="22"/>
        </w:rPr>
        <w:instrText xml:space="preserve"> ADDIN ZOTERO_ITEM CSL_CITATION {"citationID":"J2Woo4YH","properties":{"formattedCitation":"(Geritz {\\i{}et al.} 1998)","plainCitation":"(Geritz et al. 1998)","noteIndex":0},"citationItems":[{"id":3553,"uris":["http://zotero.org/users/246158/items/E7ULRMFM"],"uri":["http://zotero.org/users/246158/items/E7ULRMFM"],"itemData":{"id":3553,"type":"article-journal","abstract":"We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populations.","container-title":"Evolutionary Ecology","DOI":"10.1023/A:1006554906681","ISSN":"1573-8477","issue":"1","journalAbbreviation":"Evolutionary Ecology","language":"en","page":"35-57","source":"Springer Link","title":"Evolutionarily singular strategies and the adaptive growth and branching of the evolutionary tree","volume":"12","author":[{"family":"Geritz","given":"S.A.H."},{"family":"Kisdi","given":"E´."},{"family":"Mesze´NA","given":"G."},{"family":"Metz","given":"J.A.J."}],"issued":{"date-parts":[["1998",1,1]]}}}],"schema":"https://github.com/citation-style-language/schema/raw/master/csl-citation.json"} </w:instrText>
      </w:r>
      <w:r>
        <w:rPr>
          <w:rFonts w:eastAsiaTheme="minorEastAsia"/>
          <w:sz w:val="22"/>
          <w:szCs w:val="22"/>
        </w:rPr>
        <w:fldChar w:fldCharType="separate"/>
      </w:r>
      <w:r w:rsidRPr="00706F57">
        <w:rPr>
          <w:rFonts w:ascii="Calibri" w:cs="Calibri"/>
          <w:sz w:val="22"/>
        </w:rPr>
        <w:t>(</w:t>
      </w:r>
      <w:proofErr w:type="spellStart"/>
      <w:r w:rsidRPr="00706F57">
        <w:rPr>
          <w:rFonts w:ascii="Calibri" w:cs="Calibri"/>
          <w:sz w:val="22"/>
        </w:rPr>
        <w:t>Geritz</w:t>
      </w:r>
      <w:proofErr w:type="spellEnd"/>
      <w:r w:rsidRPr="00706F57">
        <w:rPr>
          <w:rFonts w:ascii="Calibri" w:cs="Calibri"/>
          <w:sz w:val="22"/>
        </w:rPr>
        <w:t xml:space="preserve"> </w:t>
      </w:r>
      <w:r w:rsidRPr="00706F57">
        <w:rPr>
          <w:rFonts w:ascii="Calibri" w:cs="Calibri"/>
          <w:i/>
          <w:iCs/>
          <w:sz w:val="22"/>
        </w:rPr>
        <w:t>et al.</w:t>
      </w:r>
      <w:r w:rsidRPr="00706F57">
        <w:rPr>
          <w:rFonts w:ascii="Calibri" w:cs="Calibri"/>
          <w:sz w:val="22"/>
        </w:rPr>
        <w:t xml:space="preserve"> 1998)</w:t>
      </w:r>
      <w:r>
        <w:rPr>
          <w:rFonts w:eastAsiaTheme="minorEastAsia"/>
          <w:sz w:val="22"/>
          <w:szCs w:val="22"/>
        </w:rPr>
        <w:fldChar w:fldCharType="end"/>
      </w:r>
      <w:r>
        <w:rPr>
          <w:rFonts w:eastAsiaTheme="minorEastAsia"/>
          <w:sz w:val="22"/>
          <w:szCs w:val="22"/>
        </w:rPr>
        <w:t xml:space="preserve">, and the derivative of this expression with respect to the mutant trait </w:t>
      </w:r>
      <m:oMath>
        <m:f>
          <m:fPr>
            <m:ctrlPr>
              <w:rPr>
                <w:rFonts w:ascii="Cambria Math" w:eastAsiaTheme="minorEastAsia" w:hAnsi="Cambria Math"/>
                <w:i/>
                <w:sz w:val="22"/>
                <w:szCs w:val="22"/>
              </w:rPr>
            </m:ctrlPr>
          </m:fPr>
          <m:num>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max,r,cull</m:t>
                </m:r>
              </m:sub>
            </m:sSub>
          </m:num>
          <m:den>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max,m</m:t>
                </m:r>
              </m:sub>
            </m:sSub>
          </m:den>
        </m:f>
      </m:oMath>
      <w:r>
        <w:rPr>
          <w:rFonts w:eastAsiaTheme="minorEastAsia"/>
          <w:sz w:val="22"/>
          <w:szCs w:val="22"/>
        </w:rPr>
        <w:t xml:space="preserve">, evaluated at the value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max,m</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max,r</m:t>
            </m:r>
          </m:sub>
        </m:sSub>
      </m:oMath>
      <w:r>
        <w:rPr>
          <w:rFonts w:eastAsiaTheme="minorEastAsia"/>
          <w:sz w:val="22"/>
          <w:szCs w:val="22"/>
        </w:rPr>
        <w:t xml:space="preserve"> (consistent with the adaptive dynamics assumption that mutations are small), determines the direction </w:t>
      </w:r>
      <w:r>
        <w:rPr>
          <w:rFonts w:eastAsiaTheme="minorEastAsia"/>
          <w:sz w:val="22"/>
          <w:szCs w:val="22"/>
        </w:rPr>
        <w:lastRenderedPageBreak/>
        <w:t xml:space="preserve">of selection. It is clear that </w:t>
      </w:r>
      <m:oMath>
        <m:sSub>
          <m:sSubPr>
            <m:ctrlPr>
              <w:rPr>
                <w:rFonts w:ascii="Cambria Math" w:eastAsiaTheme="minorEastAsia" w:hAnsi="Cambria Math"/>
                <w:i/>
                <w:sz w:val="22"/>
                <w:szCs w:val="22"/>
              </w:rPr>
            </m:ctrlPr>
          </m:sSubPr>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max,r,cull</m:t>
                        </m:r>
                      </m:sub>
                    </m:sSub>
                  </m:num>
                  <m:den>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max,m</m:t>
                        </m:r>
                      </m:sub>
                    </m:sSub>
                  </m:den>
                </m:f>
              </m:e>
            </m:d>
          </m:e>
          <m:sub>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max,m</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max,r</m:t>
                </m:r>
              </m:sub>
            </m:sSub>
          </m:sub>
        </m:sSub>
        <m:r>
          <w:rPr>
            <w:rFonts w:ascii="Cambria Math" w:eastAsiaTheme="minorEastAsia" w:hAnsi="Cambria Math"/>
            <w:sz w:val="22"/>
            <w:szCs w:val="22"/>
          </w:rPr>
          <m:t>=1-2c</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max,r</m:t>
            </m:r>
          </m:sub>
        </m:sSub>
      </m:oMath>
      <w:r>
        <w:rPr>
          <w:rFonts w:eastAsiaTheme="minorEastAsia"/>
          <w:sz w:val="22"/>
          <w:szCs w:val="22"/>
        </w:rPr>
        <w:t>. This is identical to the expression der</w:t>
      </w:r>
      <w:proofErr w:type="spellStart"/>
      <w:r>
        <w:rPr>
          <w:rFonts w:eastAsiaTheme="minorEastAsia"/>
          <w:sz w:val="22"/>
          <w:szCs w:val="22"/>
        </w:rPr>
        <w:t>ived</w:t>
      </w:r>
      <w:proofErr w:type="spellEnd"/>
      <w:r>
        <w:rPr>
          <w:rFonts w:eastAsiaTheme="minorEastAsia"/>
          <w:sz w:val="22"/>
          <w:szCs w:val="22"/>
        </w:rPr>
        <w:t xml:space="preserve"> above, as expected given that the fitness gradient expressions between QG and AD approaches are often identical </w:t>
      </w:r>
      <w:r>
        <w:rPr>
          <w:rFonts w:eastAsiaTheme="minorEastAsia"/>
          <w:sz w:val="22"/>
          <w:szCs w:val="22"/>
        </w:rPr>
        <w:fldChar w:fldCharType="begin"/>
      </w:r>
      <w:r w:rsidR="00213991">
        <w:rPr>
          <w:rFonts w:eastAsiaTheme="minorEastAsia"/>
          <w:sz w:val="22"/>
          <w:szCs w:val="22"/>
        </w:rPr>
        <w:instrText xml:space="preserve"> ADDIN ZOTERO_ITEM CSL_CITATION {"citationID":"d6nmjZtO","properties":{"formattedCitation":"(Abrams {\\i{}et al.} 1993c; Dieckmann &amp; Law 1996; Taylor &amp; Day 1997; Abrams 2001; Doebeli {\\i{}et al.} 2017)","plainCitation":"(Abrams et al. 1993c; Dieckmann &amp; Law 1996; Taylor &amp; Day 1997; Abrams 2001; Doebeli et al. 2017)","noteIndex":0},"citationItems":[{"id":3547,"uris":["http://zotero.org/users/246158/items/WL354K73"],"uri":["http://zotero.org/users/246158/items/WL354K73"],"itemData":{"id":3547,"type":"article-journal","abstract":"Most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id":3558,"uris":["http://zotero.org/users/246158/items/TKWKEFJJ"],"uri":["http://zotero.org/users/246158/items/TKWKEFJJ"],"itemData":{"id":3558,"type":"article-journal","abstract":"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3563,"uris":["http://zotero.org/users/246158/items/5I5B4JCN"],"uri":["http://zotero.org/users/246158/items/5I5B4JCN"],"itemData":{"id":3563,"type":"article-journal","abstract":"We unite two general models for evolutionary change under the forces of selection, mutation and reproduction, a genetic model (replicator dynamics) and a cultural model (gradient dynamics). Under the assumption of normality, we find that the mean and variance dynamics are essentially identical under the two models and we relate these to the ESS and convergence stability conditions.","container-title":"Evolutionary Ecology","DOI":"10.1007/s10682-997-1513-2","ISSN":"1573-8477","issue":"5","journalAbbreviation":"Evol Ecol","language":"en","page":"579-590","source":"Springer Link","title":"Evolutionary stability under the replicator and the gradient dynamics","volume":"11","author":[{"family":"Taylor","given":"Peter"},{"family":"Day","given":"Troy"}],"issued":{"date-parts":[["1997",9,1]]}}},{"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r>
        <w:rPr>
          <w:rFonts w:eastAsiaTheme="minorEastAsia"/>
          <w:sz w:val="22"/>
          <w:szCs w:val="22"/>
        </w:rPr>
        <w:fldChar w:fldCharType="separate"/>
      </w:r>
      <w:r w:rsidRPr="003F5283">
        <w:rPr>
          <w:rFonts w:ascii="Calibri" w:hAnsi="Calibri" w:cs="Calibri"/>
          <w:sz w:val="22"/>
        </w:rPr>
        <w:t xml:space="preserve">(Abrams </w:t>
      </w:r>
      <w:r w:rsidRPr="003F5283">
        <w:rPr>
          <w:rFonts w:ascii="Calibri" w:hAnsi="Calibri" w:cs="Calibri"/>
          <w:i/>
          <w:iCs/>
          <w:sz w:val="22"/>
        </w:rPr>
        <w:t>et al.</w:t>
      </w:r>
      <w:r w:rsidRPr="003F5283">
        <w:rPr>
          <w:rFonts w:ascii="Calibri" w:hAnsi="Calibri" w:cs="Calibri"/>
          <w:sz w:val="22"/>
        </w:rPr>
        <w:t xml:space="preserve"> 1993c; </w:t>
      </w:r>
      <w:proofErr w:type="spellStart"/>
      <w:r w:rsidRPr="003F5283">
        <w:rPr>
          <w:rFonts w:ascii="Calibri" w:hAnsi="Calibri" w:cs="Calibri"/>
          <w:sz w:val="22"/>
        </w:rPr>
        <w:t>Dieckmann</w:t>
      </w:r>
      <w:proofErr w:type="spellEnd"/>
      <w:r w:rsidRPr="003F5283">
        <w:rPr>
          <w:rFonts w:ascii="Calibri" w:hAnsi="Calibri" w:cs="Calibri"/>
          <w:sz w:val="22"/>
        </w:rPr>
        <w:t xml:space="preserve"> &amp; Law 1996; Taylor &amp; Day 1997; Abrams 2001; </w:t>
      </w:r>
      <w:proofErr w:type="spellStart"/>
      <w:r w:rsidRPr="003F5283">
        <w:rPr>
          <w:rFonts w:ascii="Calibri" w:hAnsi="Calibri" w:cs="Calibri"/>
          <w:sz w:val="22"/>
        </w:rPr>
        <w:t>Doebeli</w:t>
      </w:r>
      <w:proofErr w:type="spellEnd"/>
      <w:r w:rsidRPr="003F5283">
        <w:rPr>
          <w:rFonts w:ascii="Calibri" w:hAnsi="Calibri" w:cs="Calibri"/>
          <w:sz w:val="22"/>
        </w:rPr>
        <w:t xml:space="preserve"> </w:t>
      </w:r>
      <w:r w:rsidRPr="003F5283">
        <w:rPr>
          <w:rFonts w:ascii="Calibri" w:hAnsi="Calibri" w:cs="Calibri"/>
          <w:i/>
          <w:iCs/>
          <w:sz w:val="22"/>
        </w:rPr>
        <w:t>et al.</w:t>
      </w:r>
      <w:r w:rsidRPr="003F5283">
        <w:rPr>
          <w:rFonts w:ascii="Calibri" w:hAnsi="Calibri" w:cs="Calibri"/>
          <w:sz w:val="22"/>
        </w:rPr>
        <w:t xml:space="preserve"> 2017)</w:t>
      </w:r>
      <w:r>
        <w:rPr>
          <w:rFonts w:eastAsiaTheme="minorEastAsia"/>
          <w:sz w:val="22"/>
          <w:szCs w:val="22"/>
        </w:rPr>
        <w:fldChar w:fldCharType="end"/>
      </w:r>
      <w:r>
        <w:rPr>
          <w:rFonts w:eastAsiaTheme="minorEastAsia"/>
          <w:sz w:val="22"/>
          <w:szCs w:val="22"/>
        </w:rPr>
        <w:t xml:space="preserve">. This serves as further confirmation that the evolutionary equilibrium will be independent of culling. </w:t>
      </w:r>
    </w:p>
    <w:p w14:paraId="6D85461B" w14:textId="77777777" w:rsidR="00966191" w:rsidRDefault="00966191" w:rsidP="00966191"/>
    <w:p w14:paraId="2CDF6961" w14:textId="77777777" w:rsidR="00966191" w:rsidRPr="003F5283" w:rsidRDefault="00966191" w:rsidP="00966191">
      <w:pPr>
        <w:rPr>
          <w:b/>
        </w:rPr>
      </w:pPr>
      <w:r w:rsidRPr="003F5283">
        <w:rPr>
          <w:b/>
        </w:rPr>
        <w:t>References</w:t>
      </w:r>
    </w:p>
    <w:p w14:paraId="11DA738D" w14:textId="77777777" w:rsidR="00966191" w:rsidRDefault="00966191" w:rsidP="00966191"/>
    <w:p w14:paraId="048F9C60" w14:textId="77777777" w:rsidR="00966191" w:rsidRDefault="00966191" w:rsidP="00966191">
      <w:pPr>
        <w:ind w:left="720" w:hanging="720"/>
      </w:pPr>
      <w:r>
        <w:t>Abrams. (2001). Modelling the adaptive dynamics of traits involved in inter- and intraspecific interactions: An assessment of three methods. Ecology Letters, 4, 166–175.</w:t>
      </w:r>
    </w:p>
    <w:p w14:paraId="146ED28A" w14:textId="77777777" w:rsidR="00966191" w:rsidRDefault="00966191" w:rsidP="00966191">
      <w:pPr>
        <w:ind w:left="720" w:hanging="720"/>
      </w:pPr>
      <w:r>
        <w:t xml:space="preserve">Abrams, P.A., Matsuda, H. &amp; Harada, Y. (1993). Evolutionarily unstable fitness maxima and stable fitness minima of continuous traits. </w:t>
      </w:r>
      <w:proofErr w:type="spellStart"/>
      <w:r>
        <w:t>Evol</w:t>
      </w:r>
      <w:proofErr w:type="spellEnd"/>
      <w:r>
        <w:t xml:space="preserve"> </w:t>
      </w:r>
      <w:proofErr w:type="spellStart"/>
      <w:r>
        <w:t>Ecol</w:t>
      </w:r>
      <w:proofErr w:type="spellEnd"/>
      <w:r>
        <w:t>, 7, 465–487.</w:t>
      </w:r>
    </w:p>
    <w:p w14:paraId="7A8FAC6E" w14:textId="77777777" w:rsidR="00966191" w:rsidRDefault="00966191" w:rsidP="00966191">
      <w:pPr>
        <w:ind w:left="720" w:hanging="720"/>
      </w:pPr>
      <w:r>
        <w:t xml:space="preserve">Day, T. &amp; </w:t>
      </w:r>
      <w:proofErr w:type="spellStart"/>
      <w:r>
        <w:t>Gandon</w:t>
      </w:r>
      <w:proofErr w:type="spellEnd"/>
      <w:r>
        <w:t>, S. (2006). Insights from Price’s equation into evolutionary epidemiology. Disease evolution: models, concepts, and data analyses, 71, 23.</w:t>
      </w:r>
    </w:p>
    <w:p w14:paraId="74D6EFEB" w14:textId="77777777" w:rsidR="00966191" w:rsidRDefault="00966191" w:rsidP="00966191">
      <w:pPr>
        <w:ind w:left="720" w:hanging="720"/>
      </w:pPr>
      <w:proofErr w:type="spellStart"/>
      <w:r>
        <w:t>Dieckmann</w:t>
      </w:r>
      <w:proofErr w:type="spellEnd"/>
      <w:r>
        <w:t>, U. &amp; Law, R. (1996). The dynamical theory of coevolution: a derivation from stochastic ecological processes. J Math Biol, 34, 579–612.</w:t>
      </w:r>
    </w:p>
    <w:p w14:paraId="74BF033A" w14:textId="77777777" w:rsidR="00966191" w:rsidRDefault="00966191" w:rsidP="00966191">
      <w:pPr>
        <w:ind w:left="720" w:hanging="720"/>
      </w:pPr>
      <w:proofErr w:type="spellStart"/>
      <w:r>
        <w:t>Doebeli</w:t>
      </w:r>
      <w:proofErr w:type="spellEnd"/>
      <w:r>
        <w:t xml:space="preserve">, M., </w:t>
      </w:r>
      <w:proofErr w:type="spellStart"/>
      <w:r>
        <w:t>Ispolatov</w:t>
      </w:r>
      <w:proofErr w:type="spellEnd"/>
      <w:r>
        <w:t xml:space="preserve">, Y. &amp; Simon, B. (n.d.). Towards a mechanistic foundation of evolutionary theory. </w:t>
      </w:r>
      <w:proofErr w:type="spellStart"/>
      <w:r>
        <w:t>eLife</w:t>
      </w:r>
      <w:proofErr w:type="spellEnd"/>
      <w:r>
        <w:t>, 6.</w:t>
      </w:r>
    </w:p>
    <w:p w14:paraId="5EEBC7D2" w14:textId="77777777" w:rsidR="00966191" w:rsidRDefault="00966191" w:rsidP="00966191">
      <w:pPr>
        <w:ind w:left="720" w:hanging="720"/>
      </w:pPr>
      <w:proofErr w:type="spellStart"/>
      <w:r>
        <w:t>Geritz</w:t>
      </w:r>
      <w:proofErr w:type="spellEnd"/>
      <w:r>
        <w:t xml:space="preserve">, S.A.H., </w:t>
      </w:r>
      <w:proofErr w:type="spellStart"/>
      <w:r>
        <w:t>Kisdi</w:t>
      </w:r>
      <w:proofErr w:type="spellEnd"/>
      <w:r>
        <w:t xml:space="preserve">, E., </w:t>
      </w:r>
      <w:proofErr w:type="spellStart"/>
      <w:r>
        <w:t>Mesze´NA</w:t>
      </w:r>
      <w:proofErr w:type="spellEnd"/>
      <w:r>
        <w:t>, G. &amp; Metz, J.A.J. (1998). Evolutionarily singular strategies and the adaptive growth and branching of the evolutionary tree. Evolutionary Ecology, 12, 35–57.</w:t>
      </w:r>
    </w:p>
    <w:p w14:paraId="165DB7F5" w14:textId="77777777" w:rsidR="00966191" w:rsidRDefault="00966191" w:rsidP="00966191">
      <w:pPr>
        <w:ind w:left="720" w:hanging="720"/>
      </w:pPr>
      <w:r>
        <w:t xml:space="preserve">Taylor, P. &amp; Day, T. (1997). Evolutionary stability under the replicator and the gradient dynamics. </w:t>
      </w:r>
      <w:proofErr w:type="spellStart"/>
      <w:r>
        <w:t>Evol</w:t>
      </w:r>
      <w:proofErr w:type="spellEnd"/>
      <w:r>
        <w:t xml:space="preserve"> </w:t>
      </w:r>
      <w:proofErr w:type="spellStart"/>
      <w:r>
        <w:t>Ecol</w:t>
      </w:r>
      <w:proofErr w:type="spellEnd"/>
      <w:r>
        <w:t>, 11, 579–590.</w:t>
      </w:r>
    </w:p>
    <w:p w14:paraId="2466DE5D" w14:textId="77777777" w:rsidR="00966191" w:rsidRDefault="00966191" w:rsidP="00966191"/>
    <w:p w14:paraId="196D5DA5" w14:textId="77777777" w:rsidR="00966191" w:rsidRDefault="00966191" w:rsidP="00966191">
      <w:pPr>
        <w:spacing w:after="160" w:line="259" w:lineRule="auto"/>
      </w:pPr>
      <w:r>
        <w:br w:type="page"/>
      </w:r>
    </w:p>
    <w:p w14:paraId="13AE3DD7" w14:textId="77777777" w:rsidR="00966191" w:rsidRPr="004C4F12" w:rsidRDefault="00966191" w:rsidP="00966191">
      <w:pPr>
        <w:spacing w:after="0" w:line="480" w:lineRule="auto"/>
        <w:contextualSpacing/>
        <w:rPr>
          <w:b/>
        </w:rPr>
      </w:pPr>
      <w:r w:rsidRPr="004C4F12">
        <w:rPr>
          <w:b/>
        </w:rPr>
        <w:lastRenderedPageBreak/>
        <w:t>DeLong and Cressler, “</w:t>
      </w:r>
      <w:r w:rsidRPr="00717F57">
        <w:rPr>
          <w:b/>
        </w:rPr>
        <w:t>Stochasticity directs adaptive evolution toward transient evolutionary attractors</w:t>
      </w:r>
      <w:r w:rsidRPr="004C4F12">
        <w:rPr>
          <w:b/>
        </w:rPr>
        <w:t>”</w:t>
      </w:r>
    </w:p>
    <w:p w14:paraId="1E870BBE" w14:textId="77777777" w:rsidR="00966191" w:rsidRDefault="00966191" w:rsidP="00966191">
      <w:pPr>
        <w:spacing w:line="480" w:lineRule="auto"/>
        <w:contextualSpacing/>
        <w:rPr>
          <w:b/>
        </w:rPr>
      </w:pPr>
      <w:r w:rsidRPr="0080469A">
        <w:rPr>
          <w:b/>
        </w:rPr>
        <w:t>Appendix S</w:t>
      </w:r>
      <w:r>
        <w:rPr>
          <w:b/>
        </w:rPr>
        <w:t>3</w:t>
      </w:r>
      <w:r w:rsidRPr="0080469A">
        <w:rPr>
          <w:b/>
        </w:rPr>
        <w:t xml:space="preserve">. </w:t>
      </w:r>
      <w:r>
        <w:rPr>
          <w:b/>
        </w:rPr>
        <w:t>Supplementary results</w:t>
      </w:r>
    </w:p>
    <w:p w14:paraId="3DDA3910" w14:textId="77777777" w:rsidR="00966191" w:rsidRDefault="00966191" w:rsidP="00966191">
      <w:pPr>
        <w:spacing w:after="0" w:line="480" w:lineRule="auto"/>
        <w:contextualSpacing/>
        <w:jc w:val="center"/>
      </w:pPr>
      <w:r>
        <w:rPr>
          <w:noProof/>
        </w:rPr>
        <w:drawing>
          <wp:inline distT="0" distB="0" distL="0" distR="0" wp14:anchorId="2BCEB0A9" wp14:editId="335BFEAA">
            <wp:extent cx="5444899" cy="5909733"/>
            <wp:effectExtent l="0" t="0" r="3810" b="0"/>
            <wp:docPr id="11" name="Picture 11" descr="C:\Users\jdelong2\AppData\Local\Microsoft\Windows\INetCache\Content.Word\Figure S5 vary 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delong2\AppData\Local\Microsoft\Windows\INetCache\Content.Word\Figure S5 vary c.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6769" cy="5911763"/>
                    </a:xfrm>
                    <a:prstGeom prst="rect">
                      <a:avLst/>
                    </a:prstGeom>
                    <a:noFill/>
                    <a:ln>
                      <a:noFill/>
                    </a:ln>
                  </pic:spPr>
                </pic:pic>
              </a:graphicData>
            </a:graphic>
          </wp:inline>
        </w:drawing>
      </w:r>
    </w:p>
    <w:p w14:paraId="77CBE7C3" w14:textId="552E0A3B" w:rsidR="00966191" w:rsidRPr="00780C1B" w:rsidDel="00C73969" w:rsidRDefault="00966191" w:rsidP="00966191">
      <w:pPr>
        <w:spacing w:after="0" w:line="480" w:lineRule="auto"/>
        <w:contextualSpacing/>
        <w:rPr>
          <w:del w:id="240" w:author="John DeLong" w:date="2020-08-12T17:41:00Z"/>
          <w:rFonts w:cstheme="minorHAnsi"/>
          <w:sz w:val="22"/>
          <w:szCs w:val="22"/>
        </w:rPr>
      </w:pPr>
      <w:r w:rsidRPr="003F5283">
        <w:t xml:space="preserve">Figure S5. </w:t>
      </w:r>
      <w:r w:rsidRPr="00780C1B">
        <w:rPr>
          <w:rFonts w:cstheme="minorHAnsi"/>
          <w:sz w:val="22"/>
          <w:szCs w:val="22"/>
        </w:rPr>
        <w:t xml:space="preserve">. Gillespie eco-evolutionary model (GEM) simulations of the birth-death logistic model. The rows show from top to bottom population abundance, </w:t>
      </w:r>
      <w:ins w:id="241" w:author="John DeLong" w:date="2020-08-12T17:38:00Z">
        <w:r w:rsidR="00C73969">
          <w:rPr>
            <w:rFonts w:cstheme="minorHAnsi"/>
            <w:sz w:val="22"/>
            <w:szCs w:val="22"/>
          </w:rPr>
          <w:t>mean maximum rate of births (</w:t>
        </w:r>
      </w:ins>
      <w:proofErr w:type="spellStart"/>
      <w:del w:id="242" w:author="John DeLong" w:date="2020-08-12T17:38:00Z">
        <w:r w:rsidRPr="00780C1B" w:rsidDel="00C73969">
          <w:rPr>
            <w:rFonts w:cstheme="minorHAnsi"/>
            <w:sz w:val="22"/>
            <w:szCs w:val="22"/>
          </w:rPr>
          <w:delText xml:space="preserve">mean </w:delText>
        </w:r>
      </w:del>
      <w:r w:rsidRPr="004A4353">
        <w:rPr>
          <w:rFonts w:cstheme="minorHAnsi"/>
          <w:i/>
          <w:sz w:val="22"/>
          <w:szCs w:val="22"/>
        </w:rPr>
        <w:t>b</w:t>
      </w:r>
      <w:r w:rsidRPr="004A4353">
        <w:rPr>
          <w:rFonts w:cstheme="minorHAnsi"/>
          <w:sz w:val="22"/>
          <w:szCs w:val="22"/>
          <w:vertAlign w:val="subscript"/>
        </w:rPr>
        <w:t>max</w:t>
      </w:r>
      <w:proofErr w:type="spellEnd"/>
      <w:del w:id="243" w:author="John DeLong" w:date="2020-08-12T17:38:00Z">
        <w:r w:rsidRPr="004A4353" w:rsidDel="00C73969">
          <w:rPr>
            <w:rFonts w:cstheme="minorHAnsi"/>
            <w:sz w:val="22"/>
            <w:szCs w:val="22"/>
          </w:rPr>
          <w:delText>,</w:delText>
        </w:r>
      </w:del>
      <w:ins w:id="244" w:author="John DeLong" w:date="2020-08-12T17:38:00Z">
        <w:r w:rsidR="00C73969">
          <w:rPr>
            <w:rFonts w:cstheme="minorHAnsi"/>
            <w:sz w:val="22"/>
            <w:szCs w:val="22"/>
          </w:rPr>
          <w:t>),</w:t>
        </w:r>
      </w:ins>
      <w:r w:rsidRPr="004A4353">
        <w:rPr>
          <w:rFonts w:cstheme="minorHAnsi"/>
          <w:sz w:val="22"/>
          <w:szCs w:val="22"/>
        </w:rPr>
        <w:t xml:space="preserve"> variance in </w:t>
      </w:r>
      <w:proofErr w:type="spellStart"/>
      <w:r w:rsidRPr="004A4353">
        <w:rPr>
          <w:rFonts w:cstheme="minorHAnsi"/>
          <w:i/>
          <w:sz w:val="22"/>
          <w:szCs w:val="22"/>
        </w:rPr>
        <w:t>b</w:t>
      </w:r>
      <w:r w:rsidRPr="004A4353">
        <w:rPr>
          <w:rFonts w:cstheme="minorHAnsi"/>
          <w:sz w:val="22"/>
          <w:szCs w:val="22"/>
          <w:vertAlign w:val="subscript"/>
        </w:rPr>
        <w:t>max</w:t>
      </w:r>
      <w:proofErr w:type="spellEnd"/>
      <w:r w:rsidRPr="004A4353">
        <w:rPr>
          <w:rFonts w:cstheme="minorHAnsi"/>
          <w:sz w:val="22"/>
          <w:szCs w:val="22"/>
        </w:rPr>
        <w:t xml:space="preserve">, lifetime reproductive success (product of expected births and expected lifespan), and the mean </w:t>
      </w:r>
      <w:r w:rsidRPr="004A4353">
        <w:rPr>
          <w:rFonts w:cstheme="minorHAnsi"/>
          <w:sz w:val="22"/>
          <w:szCs w:val="22"/>
        </w:rPr>
        <w:lastRenderedPageBreak/>
        <w:t>traj</w:t>
      </w:r>
      <w:r w:rsidRPr="00B72C50">
        <w:rPr>
          <w:rFonts w:cstheme="minorHAnsi"/>
          <w:sz w:val="22"/>
          <w:szCs w:val="22"/>
        </w:rPr>
        <w:t>ectory through the abundance-</w:t>
      </w:r>
      <w:r w:rsidRPr="00B72C50">
        <w:rPr>
          <w:rFonts w:cstheme="minorHAnsi"/>
          <w:i/>
          <w:sz w:val="22"/>
          <w:szCs w:val="22"/>
        </w:rPr>
        <w:t xml:space="preserve"> </w:t>
      </w:r>
      <w:proofErr w:type="spellStart"/>
      <w:r w:rsidRPr="00B72C50">
        <w:rPr>
          <w:rFonts w:cstheme="minorHAnsi"/>
          <w:i/>
          <w:sz w:val="22"/>
          <w:szCs w:val="22"/>
        </w:rPr>
        <w:t>b</w:t>
      </w:r>
      <w:r w:rsidRPr="00B72C50">
        <w:rPr>
          <w:rFonts w:cstheme="minorHAnsi"/>
          <w:sz w:val="22"/>
          <w:szCs w:val="22"/>
          <w:vertAlign w:val="subscript"/>
        </w:rPr>
        <w:t>max</w:t>
      </w:r>
      <w:proofErr w:type="spellEnd"/>
      <w:r w:rsidRPr="00B72C50">
        <w:rPr>
          <w:rFonts w:cstheme="minorHAnsi"/>
          <w:sz w:val="22"/>
          <w:szCs w:val="22"/>
        </w:rPr>
        <w:t xml:space="preserve"> phase plane. The columns show three levels of </w:t>
      </w:r>
      <w:r>
        <w:rPr>
          <w:rFonts w:cstheme="minorHAnsi"/>
          <w:sz w:val="22"/>
          <w:szCs w:val="22"/>
        </w:rPr>
        <w:t>the trade-off constant between</w:t>
      </w:r>
      <w:r w:rsidRPr="00780C1B">
        <w:rPr>
          <w:rFonts w:cstheme="minorHAnsi"/>
          <w:sz w:val="22"/>
          <w:szCs w:val="22"/>
        </w:rPr>
        <w:t xml:space="preserve"> </w:t>
      </w:r>
      <w:proofErr w:type="spellStart"/>
      <w:r w:rsidRPr="00780C1B">
        <w:rPr>
          <w:rFonts w:cstheme="minorHAnsi"/>
          <w:i/>
          <w:sz w:val="22"/>
          <w:szCs w:val="22"/>
        </w:rPr>
        <w:t>b</w:t>
      </w:r>
      <w:r w:rsidRPr="00780C1B">
        <w:rPr>
          <w:rFonts w:cstheme="minorHAnsi"/>
          <w:sz w:val="22"/>
          <w:szCs w:val="22"/>
          <w:vertAlign w:val="subscript"/>
        </w:rPr>
        <w:t>max</w:t>
      </w:r>
      <w:proofErr w:type="spellEnd"/>
      <w:r w:rsidRPr="00780C1B">
        <w:rPr>
          <w:rFonts w:cstheme="minorHAnsi"/>
          <w:sz w:val="22"/>
          <w:szCs w:val="22"/>
        </w:rPr>
        <w:t xml:space="preserve"> </w:t>
      </w:r>
      <w:r>
        <w:rPr>
          <w:rFonts w:cstheme="minorHAnsi"/>
          <w:sz w:val="22"/>
          <w:szCs w:val="22"/>
        </w:rPr>
        <w:t xml:space="preserve">and </w:t>
      </w:r>
      <w:proofErr w:type="spellStart"/>
      <w:r w:rsidRPr="003F5283">
        <w:rPr>
          <w:rFonts w:cstheme="minorHAnsi"/>
          <w:i/>
          <w:sz w:val="22"/>
          <w:szCs w:val="22"/>
        </w:rPr>
        <w:t>d</w:t>
      </w:r>
      <w:r w:rsidRPr="003F5283">
        <w:rPr>
          <w:rFonts w:cstheme="minorHAnsi"/>
          <w:sz w:val="22"/>
          <w:szCs w:val="22"/>
          <w:vertAlign w:val="subscript"/>
        </w:rPr>
        <w:t>min</w:t>
      </w:r>
      <w:proofErr w:type="spellEnd"/>
      <w:del w:id="245" w:author="John DeLong" w:date="2020-08-12T17:38:00Z">
        <w:r w:rsidDel="00C73969">
          <w:rPr>
            <w:rFonts w:cstheme="minorHAnsi"/>
            <w:sz w:val="22"/>
            <w:szCs w:val="22"/>
          </w:rPr>
          <w:delText>.</w:delText>
        </w:r>
      </w:del>
      <w:r>
        <w:rPr>
          <w:rFonts w:cstheme="minorHAnsi"/>
          <w:sz w:val="22"/>
          <w:szCs w:val="22"/>
        </w:rPr>
        <w:t xml:space="preserve"> (</w:t>
      </w:r>
      <w:r w:rsidRPr="003F5283">
        <w:rPr>
          <w:rFonts w:cstheme="minorHAnsi"/>
          <w:i/>
          <w:sz w:val="22"/>
          <w:szCs w:val="22"/>
        </w:rPr>
        <w:t>c</w:t>
      </w:r>
      <w:r>
        <w:rPr>
          <w:rFonts w:cstheme="minorHAnsi"/>
          <w:sz w:val="22"/>
          <w:szCs w:val="22"/>
        </w:rPr>
        <w:t xml:space="preserve"> = 0.06, 0.09, and 1.2 </w:t>
      </w:r>
      <w:r w:rsidRPr="00780C1B">
        <w:rPr>
          <w:rFonts w:cstheme="minorHAnsi"/>
          <w:sz w:val="22"/>
          <w:szCs w:val="22"/>
        </w:rPr>
        <w:t>from left to right</w:t>
      </w:r>
      <w:r>
        <w:rPr>
          <w:rFonts w:cstheme="minorHAnsi"/>
          <w:sz w:val="22"/>
          <w:szCs w:val="22"/>
        </w:rPr>
        <w:t>)</w:t>
      </w:r>
      <w:r w:rsidRPr="00780C1B">
        <w:rPr>
          <w:rFonts w:cstheme="minorHAnsi"/>
          <w:sz w:val="22"/>
          <w:szCs w:val="22"/>
        </w:rPr>
        <w:t xml:space="preserve">. </w:t>
      </w:r>
      <w:ins w:id="246" w:author="John DeLong" w:date="2020-08-12T17:39:00Z">
        <w:r w:rsidR="00C73969">
          <w:rPr>
            <w:rFonts w:cstheme="minorHAnsi"/>
            <w:sz w:val="22"/>
            <w:szCs w:val="22"/>
          </w:rPr>
          <w:t xml:space="preserve">Other parameters include </w:t>
        </w:r>
        <w:r w:rsidR="00C73969" w:rsidRPr="00C73969">
          <w:rPr>
            <w:rFonts w:cstheme="minorHAnsi"/>
            <w:i/>
            <w:sz w:val="22"/>
            <w:szCs w:val="22"/>
            <w:rPrChange w:id="247" w:author="John DeLong" w:date="2020-08-12T17:41:00Z">
              <w:rPr>
                <w:rFonts w:cstheme="minorHAnsi"/>
                <w:sz w:val="22"/>
                <w:szCs w:val="22"/>
              </w:rPr>
            </w:rPrChange>
          </w:rPr>
          <w:t>b</w:t>
        </w:r>
        <w:r w:rsidR="00C73969" w:rsidRPr="00C73969">
          <w:rPr>
            <w:rFonts w:cstheme="minorHAnsi"/>
            <w:sz w:val="22"/>
            <w:szCs w:val="22"/>
            <w:vertAlign w:val="subscript"/>
            <w:rPrChange w:id="248" w:author="John DeLong" w:date="2020-08-12T17:41:00Z">
              <w:rPr>
                <w:rFonts w:cstheme="minorHAnsi"/>
                <w:sz w:val="22"/>
                <w:szCs w:val="22"/>
              </w:rPr>
            </w:rPrChange>
          </w:rPr>
          <w:t>s</w:t>
        </w:r>
        <w:r w:rsidR="00C73969">
          <w:rPr>
            <w:rFonts w:cstheme="minorHAnsi"/>
            <w:sz w:val="22"/>
            <w:szCs w:val="22"/>
          </w:rPr>
          <w:t xml:space="preserve"> = </w:t>
        </w:r>
        <w:r w:rsidR="00C73969" w:rsidRPr="00C73969">
          <w:rPr>
            <w:rFonts w:cstheme="minorHAnsi"/>
            <w:i/>
            <w:sz w:val="22"/>
            <w:szCs w:val="22"/>
            <w:rPrChange w:id="249" w:author="John DeLong" w:date="2020-08-12T17:41:00Z">
              <w:rPr>
                <w:rFonts w:cstheme="minorHAnsi"/>
                <w:sz w:val="22"/>
                <w:szCs w:val="22"/>
              </w:rPr>
            </w:rPrChange>
          </w:rPr>
          <w:t>d</w:t>
        </w:r>
        <w:r w:rsidR="00C73969" w:rsidRPr="00C73969">
          <w:rPr>
            <w:rFonts w:cstheme="minorHAnsi"/>
            <w:sz w:val="22"/>
            <w:szCs w:val="22"/>
            <w:vertAlign w:val="subscript"/>
            <w:rPrChange w:id="250" w:author="John DeLong" w:date="2020-08-12T17:41:00Z">
              <w:rPr>
                <w:rFonts w:cstheme="minorHAnsi"/>
                <w:sz w:val="22"/>
                <w:szCs w:val="22"/>
              </w:rPr>
            </w:rPrChange>
          </w:rPr>
          <w:t>s</w:t>
        </w:r>
        <w:r w:rsidR="00C73969">
          <w:rPr>
            <w:rFonts w:cstheme="minorHAnsi"/>
            <w:sz w:val="22"/>
            <w:szCs w:val="22"/>
          </w:rPr>
          <w:t xml:space="preserve"> = </w:t>
        </w:r>
      </w:ins>
      <w:ins w:id="251" w:author="John DeLong" w:date="2020-08-12T17:40:00Z">
        <w:r w:rsidR="00C73969">
          <w:rPr>
            <w:rFonts w:cstheme="minorHAnsi"/>
            <w:sz w:val="22"/>
            <w:szCs w:val="22"/>
          </w:rPr>
          <w:t>0.04</w:t>
        </w:r>
      </w:ins>
      <w:ins w:id="252" w:author="John DeLong" w:date="2020-08-12T17:39:00Z">
        <w:r w:rsidR="00C73969">
          <w:rPr>
            <w:rFonts w:cstheme="minorHAnsi"/>
            <w:sz w:val="22"/>
            <w:szCs w:val="22"/>
          </w:rPr>
          <w:t xml:space="preserve">, </w:t>
        </w:r>
      </w:ins>
      <w:ins w:id="253" w:author="John DeLong" w:date="2020-08-12T17:40:00Z">
        <w:r w:rsidR="00C73969">
          <w:rPr>
            <w:rFonts w:eastAsiaTheme="minorEastAsia" w:cstheme="minorHAnsi"/>
            <w:sz w:val="22"/>
            <w:szCs w:val="22"/>
          </w:rPr>
          <w:t xml:space="preserve">CV of </w:t>
        </w:r>
        <w:proofErr w:type="spellStart"/>
        <w:r w:rsidR="00C73969" w:rsidRPr="00E70892">
          <w:rPr>
            <w:rFonts w:eastAsiaTheme="minorEastAsia" w:cstheme="minorHAnsi"/>
            <w:i/>
            <w:sz w:val="22"/>
            <w:szCs w:val="22"/>
          </w:rPr>
          <w:t>b</w:t>
        </w:r>
        <w:r w:rsidR="00C73969" w:rsidRPr="00E70892">
          <w:rPr>
            <w:rFonts w:eastAsiaTheme="minorEastAsia" w:cstheme="minorHAnsi"/>
            <w:sz w:val="22"/>
            <w:szCs w:val="22"/>
            <w:vertAlign w:val="subscript"/>
          </w:rPr>
          <w:t>max</w:t>
        </w:r>
        <w:proofErr w:type="spellEnd"/>
        <w:r w:rsidR="00C73969">
          <w:rPr>
            <w:rFonts w:eastAsiaTheme="minorEastAsia" w:cstheme="minorHAnsi"/>
            <w:sz w:val="22"/>
            <w:szCs w:val="22"/>
          </w:rPr>
          <w:t xml:space="preserve"> in the initial population was 0.3, and h</w:t>
        </w:r>
        <w:r w:rsidR="00C73969" w:rsidRPr="00496E2D">
          <w:rPr>
            <w:rFonts w:eastAsiaTheme="minorEastAsia" w:cstheme="minorHAnsi"/>
            <w:sz w:val="22"/>
            <w:szCs w:val="22"/>
          </w:rPr>
          <w:t xml:space="preserve">eritability </w:t>
        </w:r>
        <w:r w:rsidR="00C73969">
          <w:rPr>
            <w:rFonts w:eastAsiaTheme="minorEastAsia" w:cstheme="minorHAnsi"/>
            <w:sz w:val="22"/>
            <w:szCs w:val="22"/>
          </w:rPr>
          <w:t>(</w:t>
        </w:r>
        <w:r w:rsidR="00C73969" w:rsidRPr="00EB377A">
          <w:rPr>
            <w:rFonts w:eastAsiaTheme="minorEastAsia" w:cstheme="minorHAnsi"/>
            <w:i/>
            <w:sz w:val="22"/>
            <w:szCs w:val="22"/>
          </w:rPr>
          <w:t>h</w:t>
        </w:r>
        <w:r w:rsidR="00C73969" w:rsidRPr="00EB377A">
          <w:rPr>
            <w:rFonts w:eastAsiaTheme="minorEastAsia" w:cstheme="minorHAnsi"/>
            <w:sz w:val="22"/>
            <w:szCs w:val="22"/>
            <w:vertAlign w:val="superscript"/>
          </w:rPr>
          <w:t>2</w:t>
        </w:r>
        <w:r w:rsidR="00C73969">
          <w:rPr>
            <w:rFonts w:eastAsiaTheme="minorEastAsia" w:cstheme="minorHAnsi"/>
            <w:sz w:val="22"/>
            <w:szCs w:val="22"/>
          </w:rPr>
          <w:t xml:space="preserve">) </w:t>
        </w:r>
        <w:r w:rsidR="00C73969" w:rsidRPr="00496E2D">
          <w:rPr>
            <w:rFonts w:eastAsiaTheme="minorEastAsia" w:cstheme="minorHAnsi"/>
            <w:sz w:val="22"/>
            <w:szCs w:val="22"/>
          </w:rPr>
          <w:t>was 0.75.</w:t>
        </w:r>
        <w:r w:rsidR="00C73969">
          <w:rPr>
            <w:rFonts w:eastAsiaTheme="minorEastAsia" w:cstheme="minorHAnsi"/>
            <w:sz w:val="22"/>
            <w:szCs w:val="22"/>
          </w:rPr>
          <w:t xml:space="preserve"> </w:t>
        </w:r>
      </w:ins>
      <w:r w:rsidRPr="00780C1B">
        <w:rPr>
          <w:rFonts w:cstheme="minorHAnsi"/>
          <w:sz w:val="22"/>
          <w:szCs w:val="22"/>
        </w:rPr>
        <w:t xml:space="preserve">The median and middle 50% of 50 stochastic GEM trajectories are in purple and light purple, respectively. The quantitative genetics (QG) expectation is in bold orange. The difference between the evolutionary stable strategy (ESS) and the transient evolutionary attractors (TEAs) can be seen by comparing the dashed orange and pink lines in the second row. Lifetime reproductive success as a function of </w:t>
      </w:r>
      <w:proofErr w:type="spellStart"/>
      <w:r w:rsidRPr="00780C1B">
        <w:rPr>
          <w:rFonts w:cstheme="minorHAnsi"/>
          <w:i/>
          <w:sz w:val="22"/>
          <w:szCs w:val="22"/>
        </w:rPr>
        <w:t>b</w:t>
      </w:r>
      <w:r w:rsidRPr="00780C1B">
        <w:rPr>
          <w:rFonts w:cstheme="minorHAnsi"/>
          <w:sz w:val="22"/>
          <w:szCs w:val="22"/>
          <w:vertAlign w:val="subscript"/>
        </w:rPr>
        <w:t>max</w:t>
      </w:r>
      <w:proofErr w:type="spellEnd"/>
      <w:r w:rsidRPr="00780C1B">
        <w:rPr>
          <w:rFonts w:cstheme="minorHAnsi"/>
          <w:sz w:val="22"/>
          <w:szCs w:val="22"/>
        </w:rPr>
        <w:t xml:space="preserve"> is shown for individuals that were born and died within the last 50 time steps. The evidence that the population evolves toward the TEA is the convergence of the purple line in the second row with the dashed pink line and by looking at the phase portrait in the fifth row.</w:t>
      </w:r>
    </w:p>
    <w:p w14:paraId="64871295" w14:textId="1E5CA054" w:rsidR="00966191" w:rsidDel="00C73969" w:rsidRDefault="00966191" w:rsidP="00966191">
      <w:pPr>
        <w:rPr>
          <w:del w:id="254" w:author="John DeLong" w:date="2020-08-12T17:41:00Z"/>
        </w:rPr>
      </w:pPr>
    </w:p>
    <w:p w14:paraId="2CE0C9F4" w14:textId="1041A13A" w:rsidR="003C70D9" w:rsidRDefault="003C70D9">
      <w:pPr>
        <w:spacing w:after="0" w:line="480" w:lineRule="auto"/>
        <w:contextualSpacing/>
        <w:pPrChange w:id="255" w:author="John DeLong" w:date="2020-08-12T17:41:00Z">
          <w:pPr/>
        </w:pPrChange>
      </w:pPr>
    </w:p>
    <w:sectPr w:rsidR="003C70D9" w:rsidSect="006C5402">
      <w:footerReference w:type="default" r:id="rId18"/>
      <w:pgSz w:w="12240" w:h="15840"/>
      <w:pgMar w:top="1440" w:right="1440" w:bottom="1440" w:left="1440" w:header="0" w:footer="0" w:gutter="0"/>
      <w:lnNumType w:countBy="1" w:restart="continuous"/>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John DeLong" w:date="2020-08-12T16:55:00Z" w:initials="JD">
    <w:p w14:paraId="1026151D" w14:textId="01304998" w:rsidR="00E67044" w:rsidRDefault="00E67044">
      <w:pPr>
        <w:pStyle w:val="CommentText"/>
      </w:pPr>
      <w:r>
        <w:rPr>
          <w:rStyle w:val="CommentReference"/>
        </w:rPr>
        <w:annotationRef/>
      </w:r>
      <w:r>
        <w:t>Is the main point here really that the ways are non-intuitive or that there are many of these ways?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026151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026151D" w16cid:durableId="22DF9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122113" w14:textId="77777777" w:rsidR="00C6743C" w:rsidRDefault="00C6743C">
      <w:pPr>
        <w:spacing w:after="0"/>
      </w:pPr>
      <w:r>
        <w:separator/>
      </w:r>
    </w:p>
  </w:endnote>
  <w:endnote w:type="continuationSeparator" w:id="0">
    <w:p w14:paraId="36552F8B" w14:textId="77777777" w:rsidR="00C6743C" w:rsidRDefault="00C674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1845548"/>
      <w:docPartObj>
        <w:docPartGallery w:val="Page Numbers (Bottom of Page)"/>
        <w:docPartUnique/>
      </w:docPartObj>
    </w:sdtPr>
    <w:sdtEndPr>
      <w:rPr>
        <w:noProof/>
      </w:rPr>
    </w:sdtEndPr>
    <w:sdtContent>
      <w:p w14:paraId="57DAB4E5" w14:textId="5936615B" w:rsidR="00E67044" w:rsidRDefault="00E67044">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7C5A8DC1" w14:textId="77777777" w:rsidR="00E67044" w:rsidRDefault="00E670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0FF3EE" w14:textId="77777777" w:rsidR="00C6743C" w:rsidRDefault="00C6743C">
      <w:pPr>
        <w:spacing w:after="0"/>
      </w:pPr>
      <w:r>
        <w:separator/>
      </w:r>
    </w:p>
  </w:footnote>
  <w:footnote w:type="continuationSeparator" w:id="0">
    <w:p w14:paraId="308474F5" w14:textId="77777777" w:rsidR="00C6743C" w:rsidRDefault="00C6743C">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hn DeLong">
    <w15:presenceInfo w15:providerId="AD" w15:userId="S-1-5-21-527237240-492894223-682003330-19433721"/>
  </w15:person>
  <w15:person w15:author="Clay Cressler">
    <w15:presenceInfo w15:providerId="AD" w15:userId="S::ccressler2@unl.edu::22b9abb6-95bd-4fd0-985d-ccac894f08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191"/>
    <w:rsid w:val="0015056C"/>
    <w:rsid w:val="001D2F23"/>
    <w:rsid w:val="00203644"/>
    <w:rsid w:val="00213991"/>
    <w:rsid w:val="003B0015"/>
    <w:rsid w:val="003C70D9"/>
    <w:rsid w:val="005164FC"/>
    <w:rsid w:val="00692993"/>
    <w:rsid w:val="006C5402"/>
    <w:rsid w:val="00723687"/>
    <w:rsid w:val="00812C25"/>
    <w:rsid w:val="0091273A"/>
    <w:rsid w:val="00966191"/>
    <w:rsid w:val="00B0504D"/>
    <w:rsid w:val="00B17D1D"/>
    <w:rsid w:val="00C6743C"/>
    <w:rsid w:val="00C73969"/>
    <w:rsid w:val="00D52E07"/>
    <w:rsid w:val="00D91C53"/>
    <w:rsid w:val="00E34358"/>
    <w:rsid w:val="00E55F7C"/>
    <w:rsid w:val="00E67044"/>
    <w:rsid w:val="00EA69A4"/>
    <w:rsid w:val="00EB5B9D"/>
    <w:rsid w:val="00F15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8B47D"/>
  <w15:chartTrackingRefBased/>
  <w15:docId w15:val="{81F3DEBE-47F1-4BC5-8027-FFEDC11A3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191"/>
    <w:pPr>
      <w:spacing w:after="8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966191"/>
    <w:rPr>
      <w:rFonts w:ascii="Segoe UI" w:hAnsi="Segoe UI" w:cs="Segoe UI"/>
      <w:sz w:val="18"/>
      <w:szCs w:val="18"/>
    </w:rPr>
  </w:style>
  <w:style w:type="paragraph" w:styleId="BalloonText">
    <w:name w:val="Balloon Text"/>
    <w:basedOn w:val="Normal"/>
    <w:link w:val="BalloonTextChar"/>
    <w:uiPriority w:val="99"/>
    <w:semiHidden/>
    <w:unhideWhenUsed/>
    <w:qFormat/>
    <w:rsid w:val="00966191"/>
    <w:rPr>
      <w:rFonts w:ascii="Segoe UI" w:hAnsi="Segoe UI" w:cs="Segoe UI"/>
      <w:sz w:val="18"/>
      <w:szCs w:val="18"/>
    </w:rPr>
  </w:style>
  <w:style w:type="character" w:customStyle="1" w:styleId="BalloonTextChar1">
    <w:name w:val="Balloon Text Char1"/>
    <w:basedOn w:val="DefaultParagraphFont"/>
    <w:uiPriority w:val="99"/>
    <w:semiHidden/>
    <w:rsid w:val="00966191"/>
    <w:rPr>
      <w:rFonts w:ascii="Segoe UI" w:hAnsi="Segoe UI" w:cs="Segoe UI"/>
      <w:sz w:val="18"/>
      <w:szCs w:val="18"/>
    </w:rPr>
  </w:style>
  <w:style w:type="character" w:customStyle="1" w:styleId="CommentTextChar">
    <w:name w:val="Comment Text Char"/>
    <w:basedOn w:val="DefaultParagraphFont"/>
    <w:link w:val="CommentText"/>
    <w:uiPriority w:val="99"/>
    <w:semiHidden/>
    <w:qFormat/>
    <w:rsid w:val="00966191"/>
    <w:rPr>
      <w:sz w:val="20"/>
      <w:szCs w:val="20"/>
    </w:rPr>
  </w:style>
  <w:style w:type="paragraph" w:styleId="CommentText">
    <w:name w:val="annotation text"/>
    <w:basedOn w:val="Normal"/>
    <w:link w:val="CommentTextChar"/>
    <w:uiPriority w:val="99"/>
    <w:semiHidden/>
    <w:unhideWhenUsed/>
    <w:qFormat/>
    <w:rsid w:val="00966191"/>
    <w:rPr>
      <w:sz w:val="20"/>
      <w:szCs w:val="20"/>
    </w:rPr>
  </w:style>
  <w:style w:type="character" w:customStyle="1" w:styleId="CommentTextChar1">
    <w:name w:val="Comment Text Char1"/>
    <w:basedOn w:val="DefaultParagraphFont"/>
    <w:uiPriority w:val="99"/>
    <w:semiHidden/>
    <w:rsid w:val="00966191"/>
    <w:rPr>
      <w:sz w:val="20"/>
      <w:szCs w:val="20"/>
    </w:rPr>
  </w:style>
  <w:style w:type="character" w:customStyle="1" w:styleId="CommentSubjectChar">
    <w:name w:val="Comment Subject Char"/>
    <w:basedOn w:val="CommentTextChar"/>
    <w:link w:val="CommentSubject"/>
    <w:uiPriority w:val="99"/>
    <w:semiHidden/>
    <w:qFormat/>
    <w:rsid w:val="00966191"/>
    <w:rPr>
      <w:b/>
      <w:bCs/>
      <w:sz w:val="20"/>
      <w:szCs w:val="20"/>
    </w:rPr>
  </w:style>
  <w:style w:type="paragraph" w:styleId="CommentSubject">
    <w:name w:val="annotation subject"/>
    <w:basedOn w:val="CommentText"/>
    <w:link w:val="CommentSubjectChar"/>
    <w:uiPriority w:val="99"/>
    <w:semiHidden/>
    <w:unhideWhenUsed/>
    <w:qFormat/>
    <w:rsid w:val="00966191"/>
    <w:rPr>
      <w:b/>
      <w:bCs/>
    </w:rPr>
  </w:style>
  <w:style w:type="character" w:customStyle="1" w:styleId="CommentSubjectChar1">
    <w:name w:val="Comment Subject Char1"/>
    <w:basedOn w:val="CommentTextChar1"/>
    <w:uiPriority w:val="99"/>
    <w:semiHidden/>
    <w:rsid w:val="00966191"/>
    <w:rPr>
      <w:b/>
      <w:bCs/>
      <w:sz w:val="20"/>
      <w:szCs w:val="20"/>
    </w:rPr>
  </w:style>
  <w:style w:type="character" w:customStyle="1" w:styleId="BodyTextChar">
    <w:name w:val="Body Text Char"/>
    <w:basedOn w:val="DefaultParagraphFont"/>
    <w:link w:val="BodyText"/>
    <w:rsid w:val="00966191"/>
    <w:rPr>
      <w:sz w:val="24"/>
      <w:szCs w:val="24"/>
    </w:rPr>
  </w:style>
  <w:style w:type="paragraph" w:styleId="BodyText">
    <w:name w:val="Body Text"/>
    <w:basedOn w:val="Normal"/>
    <w:link w:val="BodyTextChar"/>
    <w:rsid w:val="00966191"/>
    <w:pPr>
      <w:spacing w:after="140" w:line="276" w:lineRule="auto"/>
    </w:pPr>
  </w:style>
  <w:style w:type="character" w:customStyle="1" w:styleId="BodyTextChar1">
    <w:name w:val="Body Text Char1"/>
    <w:basedOn w:val="DefaultParagraphFont"/>
    <w:uiPriority w:val="99"/>
    <w:semiHidden/>
    <w:rsid w:val="00966191"/>
    <w:rPr>
      <w:sz w:val="24"/>
      <w:szCs w:val="24"/>
    </w:rPr>
  </w:style>
  <w:style w:type="character" w:customStyle="1" w:styleId="HeaderChar">
    <w:name w:val="Header Char"/>
    <w:basedOn w:val="DefaultParagraphFont"/>
    <w:link w:val="Header"/>
    <w:uiPriority w:val="99"/>
    <w:rsid w:val="00966191"/>
    <w:rPr>
      <w:sz w:val="24"/>
      <w:szCs w:val="24"/>
    </w:rPr>
  </w:style>
  <w:style w:type="paragraph" w:styleId="Header">
    <w:name w:val="header"/>
    <w:basedOn w:val="Normal"/>
    <w:link w:val="HeaderChar"/>
    <w:uiPriority w:val="99"/>
    <w:unhideWhenUsed/>
    <w:rsid w:val="00966191"/>
    <w:pPr>
      <w:tabs>
        <w:tab w:val="center" w:pos="4680"/>
        <w:tab w:val="right" w:pos="9360"/>
      </w:tabs>
      <w:spacing w:after="0"/>
    </w:pPr>
  </w:style>
  <w:style w:type="character" w:customStyle="1" w:styleId="HeaderChar1">
    <w:name w:val="Header Char1"/>
    <w:basedOn w:val="DefaultParagraphFont"/>
    <w:uiPriority w:val="99"/>
    <w:semiHidden/>
    <w:rsid w:val="00966191"/>
    <w:rPr>
      <w:sz w:val="24"/>
      <w:szCs w:val="24"/>
    </w:rPr>
  </w:style>
  <w:style w:type="character" w:customStyle="1" w:styleId="FooterChar">
    <w:name w:val="Footer Char"/>
    <w:basedOn w:val="DefaultParagraphFont"/>
    <w:link w:val="Footer"/>
    <w:uiPriority w:val="99"/>
    <w:rsid w:val="00966191"/>
    <w:rPr>
      <w:sz w:val="24"/>
      <w:szCs w:val="24"/>
    </w:rPr>
  </w:style>
  <w:style w:type="paragraph" w:styleId="Footer">
    <w:name w:val="footer"/>
    <w:basedOn w:val="Normal"/>
    <w:link w:val="FooterChar"/>
    <w:uiPriority w:val="99"/>
    <w:unhideWhenUsed/>
    <w:rsid w:val="00966191"/>
    <w:pPr>
      <w:tabs>
        <w:tab w:val="center" w:pos="4680"/>
        <w:tab w:val="right" w:pos="9360"/>
      </w:tabs>
      <w:spacing w:after="0"/>
    </w:pPr>
  </w:style>
  <w:style w:type="character" w:customStyle="1" w:styleId="FooterChar1">
    <w:name w:val="Footer Char1"/>
    <w:basedOn w:val="DefaultParagraphFont"/>
    <w:uiPriority w:val="99"/>
    <w:semiHidden/>
    <w:rsid w:val="00966191"/>
    <w:rPr>
      <w:sz w:val="24"/>
      <w:szCs w:val="24"/>
    </w:rPr>
  </w:style>
  <w:style w:type="character" w:customStyle="1" w:styleId="orcid-id-https">
    <w:name w:val="orcid-id-https"/>
    <w:basedOn w:val="DefaultParagraphFont"/>
    <w:rsid w:val="00966191"/>
  </w:style>
  <w:style w:type="character" w:styleId="Strong">
    <w:name w:val="Strong"/>
    <w:basedOn w:val="DefaultParagraphFont"/>
    <w:uiPriority w:val="22"/>
    <w:qFormat/>
    <w:rsid w:val="00966191"/>
    <w:rPr>
      <w:b/>
      <w:bCs/>
    </w:rPr>
  </w:style>
  <w:style w:type="character" w:styleId="CommentReference">
    <w:name w:val="annotation reference"/>
    <w:basedOn w:val="DefaultParagraphFont"/>
    <w:uiPriority w:val="99"/>
    <w:semiHidden/>
    <w:unhideWhenUsed/>
    <w:qFormat/>
    <w:rsid w:val="00966191"/>
    <w:rPr>
      <w:sz w:val="16"/>
      <w:szCs w:val="16"/>
    </w:rPr>
  </w:style>
  <w:style w:type="paragraph" w:styleId="Bibliography">
    <w:name w:val="Bibliography"/>
    <w:basedOn w:val="Normal"/>
    <w:next w:val="Normal"/>
    <w:uiPriority w:val="37"/>
    <w:unhideWhenUsed/>
    <w:rsid w:val="00966191"/>
    <w:pPr>
      <w:spacing w:after="0"/>
      <w:ind w:left="720" w:hanging="720"/>
    </w:pPr>
  </w:style>
  <w:style w:type="character" w:styleId="LineNumber">
    <w:name w:val="line number"/>
    <w:basedOn w:val="DefaultParagraphFont"/>
    <w:uiPriority w:val="99"/>
    <w:semiHidden/>
    <w:unhideWhenUsed/>
    <w:rsid w:val="001D2F23"/>
  </w:style>
  <w:style w:type="character" w:styleId="PlaceholderText">
    <w:name w:val="Placeholder Text"/>
    <w:basedOn w:val="DefaultParagraphFont"/>
    <w:uiPriority w:val="99"/>
    <w:semiHidden/>
    <w:qFormat/>
    <w:rsid w:val="00D52E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tiff"/><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tiff"/><Relationship Id="rId17" Type="http://schemas.openxmlformats.org/officeDocument/2006/relationships/image" Target="media/image9.tiff"/><Relationship Id="rId2" Type="http://schemas.openxmlformats.org/officeDocument/2006/relationships/settings" Target="settings.xml"/><Relationship Id="rId16" Type="http://schemas.openxmlformats.org/officeDocument/2006/relationships/image" Target="media/image8.tiff"/><Relationship Id="rId20" Type="http://schemas.microsoft.com/office/2011/relationships/people" Target="peop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tiff"/><Relationship Id="rId5" Type="http://schemas.openxmlformats.org/officeDocument/2006/relationships/endnotes" Target="endnotes.xml"/><Relationship Id="rId15" Type="http://schemas.openxmlformats.org/officeDocument/2006/relationships/image" Target="media/image7.tiff"/><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43</Pages>
  <Words>56431</Words>
  <Characters>321658</Characters>
  <Application>Microsoft Office Word</Application>
  <DocSecurity>0</DocSecurity>
  <Lines>2680</Lines>
  <Paragraphs>754</Paragraphs>
  <ScaleCrop>false</ScaleCrop>
  <HeadingPairs>
    <vt:vector size="2" baseType="variant">
      <vt:variant>
        <vt:lpstr>Title</vt:lpstr>
      </vt:variant>
      <vt:variant>
        <vt:i4>1</vt:i4>
      </vt:variant>
    </vt:vector>
  </HeadingPairs>
  <TitlesOfParts>
    <vt:vector size="1" baseType="lpstr">
      <vt:lpstr/>
    </vt:vector>
  </TitlesOfParts>
  <Company>University of Nebraska - Lincoln</Company>
  <LinksUpToDate>false</LinksUpToDate>
  <CharactersWithSpaces>377335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DeLong</dc:creator>
  <cp:keywords/>
  <dc:description/>
  <cp:lastModifiedBy>Clay Cressler</cp:lastModifiedBy>
  <cp:revision>2</cp:revision>
  <dcterms:created xsi:type="dcterms:W3CDTF">2020-08-13T16:00:00Z</dcterms:created>
  <dcterms:modified xsi:type="dcterms:W3CDTF">2020-08-13T16:00:00Z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id="OdB3TNWW"/&gt;&lt;style id="http://www.zotero.org/styles/ecology-letters" hasBibliography="1" bibliographyStyleHasBeenSet="1"/&gt;&lt;prefs&gt;&lt;pref name="fieldType" value="Field"/&gt;&lt;/prefs&gt;&lt;/data&gt;</vt:lpwstr>
  </property>
</Properties>
</file>