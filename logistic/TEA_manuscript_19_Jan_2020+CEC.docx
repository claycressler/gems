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4E07F" w14:textId="77777777" w:rsidR="0071376D" w:rsidRPr="0071376D" w:rsidRDefault="0071376D" w:rsidP="00503830">
      <w:pPr>
        <w:spacing w:after="0" w:line="480" w:lineRule="auto"/>
        <w:contextualSpacing/>
        <w:rPr>
          <w:rStyle w:val="Strong"/>
        </w:rPr>
      </w:pPr>
      <w:r w:rsidRPr="00F60106">
        <w:rPr>
          <w:rStyle w:val="Emphasis"/>
          <w:bCs/>
        </w:rPr>
        <w:t>Classification</w:t>
      </w:r>
      <w:r w:rsidRPr="0071376D">
        <w:rPr>
          <w:rStyle w:val="Strong"/>
        </w:rPr>
        <w:t>:</w:t>
      </w:r>
      <w:r w:rsidRPr="0071376D">
        <w:t xml:space="preserve"> BIOLOGICAL SCIENCES: Evolution</w:t>
      </w:r>
    </w:p>
    <w:p w14:paraId="025E681D" w14:textId="77777777" w:rsidR="0071376D" w:rsidRDefault="0071376D" w:rsidP="00503830">
      <w:pPr>
        <w:spacing w:after="0" w:line="480" w:lineRule="auto"/>
        <w:contextualSpacing/>
        <w:rPr>
          <w:rFonts w:cstheme="minorHAnsi"/>
          <w:b/>
          <w:sz w:val="28"/>
          <w:szCs w:val="22"/>
        </w:rPr>
      </w:pPr>
    </w:p>
    <w:p w14:paraId="350ECAF3" w14:textId="77777777" w:rsidR="0071376D" w:rsidRDefault="0071376D" w:rsidP="00503830">
      <w:pPr>
        <w:spacing w:after="0" w:line="480" w:lineRule="auto"/>
        <w:contextualSpacing/>
        <w:rPr>
          <w:rFonts w:cstheme="minorHAnsi"/>
          <w:b/>
          <w:sz w:val="28"/>
          <w:szCs w:val="22"/>
        </w:rPr>
      </w:pPr>
    </w:p>
    <w:p w14:paraId="46EBAEEC" w14:textId="6C9F445E" w:rsidR="007706DB" w:rsidRPr="004E10BF" w:rsidRDefault="007706DB" w:rsidP="00503830">
      <w:pPr>
        <w:spacing w:after="0" w:line="480" w:lineRule="auto"/>
        <w:contextualSpacing/>
        <w:rPr>
          <w:rFonts w:cstheme="minorHAnsi"/>
          <w:b/>
          <w:sz w:val="28"/>
          <w:szCs w:val="22"/>
        </w:rPr>
      </w:pPr>
      <w:r w:rsidRPr="004E10BF">
        <w:rPr>
          <w:rFonts w:cstheme="minorHAnsi"/>
          <w:b/>
          <w:sz w:val="28"/>
          <w:szCs w:val="22"/>
        </w:rPr>
        <w:t>Transient evolutionary attractors alter evolutionary adaptation</w:t>
      </w:r>
    </w:p>
    <w:p w14:paraId="5AA2803B" w14:textId="77777777" w:rsidR="007706DB" w:rsidRPr="00496E2D" w:rsidRDefault="007706DB" w:rsidP="00503830">
      <w:pPr>
        <w:spacing w:after="0" w:line="480" w:lineRule="auto"/>
        <w:contextualSpacing/>
        <w:rPr>
          <w:rFonts w:cstheme="minorHAnsi"/>
          <w:sz w:val="22"/>
          <w:szCs w:val="22"/>
        </w:rPr>
      </w:pPr>
    </w:p>
    <w:p w14:paraId="271E31E0" w14:textId="0F128936"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t>John P. DeLong</w:t>
      </w:r>
      <w:r w:rsidR="0071376D">
        <w:rPr>
          <w:rFonts w:cstheme="minorHAnsi"/>
          <w:sz w:val="22"/>
          <w:szCs w:val="22"/>
        </w:rPr>
        <w:t>*</w:t>
      </w:r>
      <w:r w:rsidR="0071376D" w:rsidRPr="00AE2FD3">
        <w:rPr>
          <w:rFonts w:cstheme="minorHAnsi"/>
          <w:sz w:val="22"/>
          <w:szCs w:val="22"/>
          <w:vertAlign w:val="superscript"/>
        </w:rPr>
        <w:t>1</w:t>
      </w:r>
      <w:r w:rsidRPr="00496E2D">
        <w:rPr>
          <w:rFonts w:cstheme="minorHAnsi"/>
          <w:sz w:val="22"/>
          <w:szCs w:val="22"/>
        </w:rPr>
        <w:t xml:space="preserve"> and Clayton E. Cressler</w:t>
      </w:r>
      <w:r w:rsidR="0071376D" w:rsidRPr="0071706C">
        <w:rPr>
          <w:rFonts w:cstheme="minorHAnsi"/>
          <w:sz w:val="22"/>
          <w:szCs w:val="22"/>
          <w:vertAlign w:val="superscript"/>
        </w:rPr>
        <w:t>1</w:t>
      </w:r>
    </w:p>
    <w:p w14:paraId="4C6C1B11" w14:textId="49DAFF31" w:rsidR="007706DB" w:rsidRPr="00496E2D" w:rsidRDefault="0071376D" w:rsidP="00503830">
      <w:pPr>
        <w:spacing w:after="0" w:line="480" w:lineRule="auto"/>
        <w:contextualSpacing/>
        <w:rPr>
          <w:rFonts w:cstheme="minorHAnsi"/>
          <w:sz w:val="22"/>
          <w:szCs w:val="22"/>
        </w:rPr>
      </w:pPr>
      <w:r w:rsidRPr="0071706C">
        <w:rPr>
          <w:rFonts w:cstheme="minorHAnsi"/>
          <w:sz w:val="22"/>
          <w:szCs w:val="22"/>
          <w:vertAlign w:val="superscript"/>
        </w:rPr>
        <w:t>1</w:t>
      </w:r>
      <w:r w:rsidR="007706DB" w:rsidRPr="00496E2D">
        <w:rPr>
          <w:rFonts w:cstheme="minorHAnsi"/>
          <w:sz w:val="22"/>
          <w:szCs w:val="22"/>
        </w:rPr>
        <w:t>School of Biological Sciences, University of Nebraska – Lincoln, Lincoln, NE, 68588, USA</w:t>
      </w:r>
    </w:p>
    <w:p w14:paraId="6A5739F5" w14:textId="45811B6C" w:rsidR="007706DB" w:rsidRDefault="0071376D" w:rsidP="00503830">
      <w:pPr>
        <w:spacing w:after="0" w:line="480" w:lineRule="auto"/>
        <w:contextualSpacing/>
        <w:rPr>
          <w:rFonts w:cstheme="minorHAnsi"/>
          <w:sz w:val="22"/>
          <w:szCs w:val="22"/>
        </w:rPr>
      </w:pPr>
      <w:r>
        <w:rPr>
          <w:rFonts w:cstheme="minorHAnsi"/>
          <w:sz w:val="22"/>
          <w:szCs w:val="22"/>
        </w:rPr>
        <w:t>*</w:t>
      </w:r>
      <w:commentRangeStart w:id="0"/>
      <w:commentRangeStart w:id="1"/>
      <w:r>
        <w:rPr>
          <w:rFonts w:cstheme="minorHAnsi"/>
          <w:sz w:val="22"/>
          <w:szCs w:val="22"/>
        </w:rPr>
        <w:t>Corresponding author</w:t>
      </w:r>
      <w:commentRangeEnd w:id="0"/>
      <w:r w:rsidR="00503830">
        <w:rPr>
          <w:rStyle w:val="CommentReference"/>
        </w:rPr>
        <w:commentReference w:id="0"/>
      </w:r>
      <w:commentRangeEnd w:id="1"/>
      <w:r w:rsidR="00D8378D">
        <w:rPr>
          <w:rStyle w:val="CommentReference"/>
        </w:rPr>
        <w:commentReference w:id="1"/>
      </w:r>
    </w:p>
    <w:p w14:paraId="58367EE3" w14:textId="6D4D42BA" w:rsidR="0071376D" w:rsidRDefault="0071376D" w:rsidP="00503830">
      <w:pPr>
        <w:spacing w:after="0" w:line="480" w:lineRule="auto"/>
        <w:contextualSpacing/>
        <w:rPr>
          <w:rFonts w:cstheme="minorHAnsi"/>
          <w:sz w:val="22"/>
          <w:szCs w:val="22"/>
        </w:rPr>
      </w:pPr>
      <w:r>
        <w:rPr>
          <w:rFonts w:cstheme="minorHAnsi"/>
          <w:sz w:val="22"/>
          <w:szCs w:val="22"/>
        </w:rPr>
        <w:t xml:space="preserve">ORCID for JPD: </w:t>
      </w:r>
      <w:r>
        <w:rPr>
          <w:rStyle w:val="orcid-id-https"/>
        </w:rPr>
        <w:t>0000-0003-0558-8213</w:t>
      </w:r>
    </w:p>
    <w:p w14:paraId="511AE452" w14:textId="4655B0F1" w:rsidR="0071376D" w:rsidRPr="00503830" w:rsidRDefault="0071376D" w:rsidP="00503830">
      <w:pPr>
        <w:spacing w:after="0" w:line="480" w:lineRule="auto"/>
        <w:contextualSpacing/>
        <w:rPr>
          <w:rStyle w:val="Strong"/>
          <w:b w:val="0"/>
          <w:sz w:val="22"/>
        </w:rPr>
      </w:pPr>
      <w:r w:rsidRPr="00503830">
        <w:rPr>
          <w:rStyle w:val="Strong"/>
          <w:b w:val="0"/>
          <w:sz w:val="22"/>
          <w:highlight w:val="yellow"/>
        </w:rPr>
        <w:t>ORCID for CEC:</w:t>
      </w:r>
      <w:r w:rsidRPr="00503830">
        <w:rPr>
          <w:rStyle w:val="Strong"/>
          <w:b w:val="0"/>
          <w:sz w:val="22"/>
        </w:rPr>
        <w:t xml:space="preserve"> </w:t>
      </w:r>
      <w:ins w:id="2" w:author="Clay Cressler" w:date="2020-01-19T12:34:00Z">
        <w:r w:rsidR="00D8378D">
          <w:t>0000-0002-6281-2798</w:t>
        </w:r>
      </w:ins>
    </w:p>
    <w:p w14:paraId="23FFE1FC" w14:textId="39BE095F" w:rsidR="0071376D" w:rsidRDefault="0071376D" w:rsidP="00503830">
      <w:pPr>
        <w:spacing w:after="0" w:line="480" w:lineRule="auto"/>
        <w:contextualSpacing/>
        <w:rPr>
          <w:rFonts w:cstheme="minorHAnsi"/>
          <w:sz w:val="22"/>
          <w:szCs w:val="22"/>
        </w:rPr>
      </w:pPr>
    </w:p>
    <w:p w14:paraId="4A7A48FE" w14:textId="6A2D4445" w:rsidR="0071376D" w:rsidRDefault="0071376D" w:rsidP="00503830">
      <w:pPr>
        <w:spacing w:after="0" w:line="480" w:lineRule="auto"/>
        <w:contextualSpacing/>
        <w:rPr>
          <w:rFonts w:cstheme="minorHAnsi"/>
          <w:sz w:val="22"/>
          <w:szCs w:val="22"/>
        </w:rPr>
      </w:pPr>
      <w:r>
        <w:rPr>
          <w:rFonts w:cstheme="minorHAnsi"/>
          <w:sz w:val="22"/>
          <w:szCs w:val="22"/>
        </w:rPr>
        <w:t>Keywords: stochastic dynamics, eco-evolutionary dynamics, GEM, Gillespie, maladaptation, harvest induced evolution</w:t>
      </w:r>
    </w:p>
    <w:p w14:paraId="65A10BCB" w14:textId="77777777" w:rsidR="0071376D" w:rsidRPr="00496E2D" w:rsidRDefault="0071376D" w:rsidP="00503830">
      <w:pPr>
        <w:spacing w:after="0" w:line="480" w:lineRule="auto"/>
        <w:contextualSpacing/>
        <w:rPr>
          <w:rFonts w:cstheme="minorHAnsi"/>
          <w:sz w:val="22"/>
          <w:szCs w:val="22"/>
        </w:rPr>
      </w:pPr>
    </w:p>
    <w:p w14:paraId="3B5CBE09" w14:textId="77777777" w:rsidR="0071376D" w:rsidRDefault="0071376D" w:rsidP="00503830">
      <w:pPr>
        <w:spacing w:after="0" w:line="480" w:lineRule="auto"/>
        <w:contextualSpacing/>
        <w:rPr>
          <w:rFonts w:cstheme="minorHAnsi"/>
          <w:b/>
          <w:sz w:val="22"/>
          <w:szCs w:val="22"/>
        </w:rPr>
      </w:pPr>
      <w:r>
        <w:rPr>
          <w:rFonts w:cstheme="minorHAnsi"/>
          <w:b/>
          <w:sz w:val="22"/>
          <w:szCs w:val="22"/>
        </w:rPr>
        <w:br w:type="page"/>
      </w:r>
    </w:p>
    <w:p w14:paraId="2F576397" w14:textId="0880417B" w:rsidR="007706DB" w:rsidRPr="00496E2D" w:rsidRDefault="007706DB" w:rsidP="00503830">
      <w:pPr>
        <w:spacing w:after="0" w:line="480" w:lineRule="auto"/>
        <w:contextualSpacing/>
        <w:rPr>
          <w:rFonts w:cstheme="minorHAnsi"/>
          <w:b/>
          <w:sz w:val="22"/>
          <w:szCs w:val="22"/>
        </w:rPr>
      </w:pPr>
      <w:commentRangeStart w:id="3"/>
      <w:r w:rsidRPr="00496E2D">
        <w:rPr>
          <w:rFonts w:cstheme="minorHAnsi"/>
          <w:b/>
          <w:sz w:val="22"/>
          <w:szCs w:val="22"/>
        </w:rPr>
        <w:lastRenderedPageBreak/>
        <w:t>Abstract</w:t>
      </w:r>
      <w:commentRangeEnd w:id="3"/>
      <w:r w:rsidR="00AE2FD3">
        <w:rPr>
          <w:rStyle w:val="CommentReference"/>
        </w:rPr>
        <w:commentReference w:id="3"/>
      </w:r>
    </w:p>
    <w:p w14:paraId="46946DCC" w14:textId="4C68E13A" w:rsidR="007706DB" w:rsidRPr="00496E2D" w:rsidRDefault="007706DB" w:rsidP="00503830">
      <w:pPr>
        <w:spacing w:after="0" w:line="480" w:lineRule="auto"/>
        <w:contextualSpacing/>
        <w:rPr>
          <w:rFonts w:cstheme="minorHAnsi"/>
          <w:sz w:val="22"/>
          <w:szCs w:val="22"/>
        </w:rPr>
      </w:pPr>
      <w:commentRangeStart w:id="4"/>
      <w:commentRangeStart w:id="5"/>
      <w:del w:id="6" w:author="Clay Cressler" w:date="2020-01-19T12:40:00Z">
        <w:r w:rsidRPr="00496E2D" w:rsidDel="00D8378D">
          <w:rPr>
            <w:rFonts w:cstheme="minorHAnsi"/>
            <w:sz w:val="22"/>
            <w:szCs w:val="22"/>
          </w:rPr>
          <w:delText xml:space="preserve">Adaptation </w:delText>
        </w:r>
        <w:commentRangeEnd w:id="4"/>
        <w:r w:rsidR="00D8378D" w:rsidDel="00D8378D">
          <w:rPr>
            <w:rStyle w:val="CommentReference"/>
          </w:rPr>
          <w:commentReference w:id="4"/>
        </w:r>
        <w:r w:rsidRPr="00496E2D" w:rsidDel="00D8378D">
          <w:rPr>
            <w:rFonts w:cstheme="minorHAnsi"/>
            <w:sz w:val="22"/>
            <w:szCs w:val="22"/>
          </w:rPr>
          <w:delText xml:space="preserve">requires alignment of population traits with traits that maximize fitness given the environmental conditions. </w:delText>
        </w:r>
      </w:del>
      <w:r w:rsidRPr="00496E2D">
        <w:rPr>
          <w:rFonts w:cstheme="minorHAnsi"/>
          <w:sz w:val="22"/>
          <w:szCs w:val="22"/>
        </w:rPr>
        <w:t>The</w:t>
      </w:r>
      <w:commentRangeEnd w:id="5"/>
      <w:r w:rsidR="00D8378D">
        <w:rPr>
          <w:rStyle w:val="CommentReference"/>
        </w:rPr>
        <w:commentReference w:id="5"/>
      </w:r>
      <w:r w:rsidRPr="00496E2D">
        <w:rPr>
          <w:rFonts w:cstheme="minorHAnsi"/>
          <w:sz w:val="22"/>
          <w:szCs w:val="22"/>
        </w:rPr>
        <w:t xml:space="preserve"> path toward adaptation</w:t>
      </w:r>
      <w:ins w:id="7" w:author="John DeLong" w:date="2020-01-19T11:28:00Z">
        <w:r w:rsidR="00AE2FD3" w:rsidRPr="00AE2FD3">
          <w:rPr>
            <w:rFonts w:cstheme="minorHAnsi"/>
            <w:sz w:val="22"/>
            <w:szCs w:val="22"/>
          </w:rPr>
          <w:t xml:space="preserve"> </w:t>
        </w:r>
        <w:del w:id="8" w:author="Clay Cressler" w:date="2020-01-19T12:40:00Z">
          <w:r w:rsidR="00AE2FD3" w:rsidDel="00D8378D">
            <w:rPr>
              <w:rFonts w:cstheme="minorHAnsi"/>
              <w:sz w:val="22"/>
              <w:szCs w:val="22"/>
            </w:rPr>
            <w:delText>can</w:delText>
          </w:r>
        </w:del>
      </w:ins>
      <w:ins w:id="9" w:author="Clay Cressler" w:date="2020-01-19T12:40:00Z">
        <w:r w:rsidR="00D8378D">
          <w:rPr>
            <w:rFonts w:cstheme="minorHAnsi"/>
            <w:sz w:val="22"/>
            <w:szCs w:val="22"/>
          </w:rPr>
          <w:t>is often</w:t>
        </w:r>
      </w:ins>
      <w:ins w:id="10" w:author="John DeLong" w:date="2020-01-19T11:28:00Z">
        <w:r w:rsidR="00AE2FD3">
          <w:rPr>
            <w:rFonts w:cstheme="minorHAnsi"/>
            <w:sz w:val="22"/>
            <w:szCs w:val="22"/>
          </w:rPr>
          <w:t xml:space="preserve"> </w:t>
        </w:r>
        <w:del w:id="11" w:author="Clay Cressler" w:date="2020-01-19T12:40:00Z">
          <w:r w:rsidR="00AE2FD3" w:rsidDel="00D8378D">
            <w:rPr>
              <w:rFonts w:cstheme="minorHAnsi"/>
              <w:sz w:val="22"/>
              <w:szCs w:val="22"/>
            </w:rPr>
            <w:delText xml:space="preserve">be </w:delText>
          </w:r>
        </w:del>
        <w:r w:rsidR="00AE2FD3">
          <w:rPr>
            <w:rFonts w:cstheme="minorHAnsi"/>
            <w:sz w:val="22"/>
            <w:szCs w:val="22"/>
          </w:rPr>
          <w:t xml:space="preserve">visualized as a deterministic trajectory toward a fitness peak, but stochastic processes </w:t>
        </w:r>
      </w:ins>
      <w:ins w:id="12" w:author="John DeLong" w:date="2020-01-19T11:29:00Z">
        <w:r w:rsidR="00AE2FD3">
          <w:rPr>
            <w:rFonts w:cstheme="minorHAnsi"/>
            <w:sz w:val="22"/>
            <w:szCs w:val="22"/>
          </w:rPr>
          <w:t xml:space="preserve">such as genetic drift </w:t>
        </w:r>
      </w:ins>
      <w:ins w:id="13" w:author="John DeLong" w:date="2020-01-19T11:28:00Z">
        <w:r w:rsidR="00AE2FD3">
          <w:rPr>
            <w:rFonts w:cstheme="minorHAnsi"/>
            <w:sz w:val="22"/>
            <w:szCs w:val="22"/>
          </w:rPr>
          <w:t xml:space="preserve">may overwhelm </w:t>
        </w:r>
        <w:del w:id="14" w:author="Clay Cressler" w:date="2020-01-19T12:41:00Z">
          <w:r w:rsidR="00AE2FD3" w:rsidDel="00D8378D">
            <w:rPr>
              <w:rFonts w:cstheme="minorHAnsi"/>
              <w:sz w:val="22"/>
              <w:szCs w:val="22"/>
            </w:rPr>
            <w:delText>this</w:delText>
          </w:r>
        </w:del>
      </w:ins>
      <w:ins w:id="15" w:author="Clay Cressler" w:date="2020-01-19T12:41:00Z">
        <w:r w:rsidR="00D8378D">
          <w:rPr>
            <w:rFonts w:cstheme="minorHAnsi"/>
            <w:sz w:val="22"/>
            <w:szCs w:val="22"/>
          </w:rPr>
          <w:t>selection</w:t>
        </w:r>
      </w:ins>
      <w:ins w:id="16" w:author="John DeLong" w:date="2020-01-19T11:28:00Z">
        <w:r w:rsidR="00AE2FD3">
          <w:rPr>
            <w:rFonts w:cstheme="minorHAnsi"/>
            <w:sz w:val="22"/>
            <w:szCs w:val="22"/>
          </w:rPr>
          <w:t xml:space="preserve"> and hinder </w:t>
        </w:r>
      </w:ins>
      <w:ins w:id="17" w:author="John DeLong" w:date="2020-01-19T11:29:00Z">
        <w:r w:rsidR="00AE2FD3">
          <w:rPr>
            <w:rFonts w:cstheme="minorHAnsi"/>
            <w:sz w:val="22"/>
            <w:szCs w:val="22"/>
          </w:rPr>
          <w:t xml:space="preserve">adaptation. Moreover, ecological </w:t>
        </w:r>
      </w:ins>
      <w:ins w:id="18" w:author="John DeLong" w:date="2020-01-19T11:30:00Z">
        <w:r w:rsidR="00AE2FD3">
          <w:rPr>
            <w:rFonts w:cstheme="minorHAnsi"/>
            <w:sz w:val="22"/>
            <w:szCs w:val="22"/>
          </w:rPr>
          <w:t>dynamics</w:t>
        </w:r>
      </w:ins>
      <w:ins w:id="19" w:author="John DeLong" w:date="2020-01-19T11:29:00Z">
        <w:r w:rsidR="00AE2FD3">
          <w:rPr>
            <w:rFonts w:cstheme="minorHAnsi"/>
            <w:sz w:val="22"/>
            <w:szCs w:val="22"/>
          </w:rPr>
          <w:t xml:space="preserve"> may move fitness peaks as the paths are followed, generating eco-evolutionary dynamics.</w:t>
        </w:r>
      </w:ins>
      <w:ins w:id="20" w:author="John DeLong" w:date="2020-01-19T11:30:00Z">
        <w:r w:rsidR="00AE2FD3">
          <w:rPr>
            <w:rFonts w:cstheme="minorHAnsi"/>
            <w:sz w:val="22"/>
            <w:szCs w:val="22"/>
          </w:rPr>
          <w:t xml:space="preserve"> Those dynamics may be subject to (sometimes strong) stochastic processes from demography and the environment</w:t>
        </w:r>
      </w:ins>
      <w:ins w:id="21" w:author="John DeLong" w:date="2020-01-19T11:32:00Z">
        <w:r w:rsidR="004B7AD5">
          <w:rPr>
            <w:rFonts w:cstheme="minorHAnsi"/>
            <w:sz w:val="22"/>
            <w:szCs w:val="22"/>
          </w:rPr>
          <w:t xml:space="preserve">. However, </w:t>
        </w:r>
      </w:ins>
      <w:ins w:id="22" w:author="John DeLong" w:date="2020-01-19T11:30:00Z">
        <w:r w:rsidR="00AE2FD3">
          <w:rPr>
            <w:rFonts w:cstheme="minorHAnsi"/>
            <w:sz w:val="22"/>
            <w:szCs w:val="22"/>
          </w:rPr>
          <w:t xml:space="preserve">the effect of such stochasticity on evolution </w:t>
        </w:r>
      </w:ins>
      <w:del w:id="23" w:author="John DeLong" w:date="2020-01-19T11:31:00Z">
        <w:r w:rsidRPr="00496E2D" w:rsidDel="00AE2FD3">
          <w:rPr>
            <w:rFonts w:cstheme="minorHAnsi"/>
            <w:sz w:val="22"/>
            <w:szCs w:val="22"/>
          </w:rPr>
          <w:delText xml:space="preserve">, however, is subject to </w:delText>
        </w:r>
        <w:r w:rsidR="005C1DE4" w:rsidDel="00AE2FD3">
          <w:rPr>
            <w:rFonts w:cstheme="minorHAnsi"/>
            <w:sz w:val="22"/>
            <w:szCs w:val="22"/>
          </w:rPr>
          <w:delText xml:space="preserve">both </w:delText>
        </w:r>
      </w:del>
      <w:del w:id="24" w:author="John DeLong" w:date="2020-01-19T11:28:00Z">
        <w:r w:rsidR="005C1DE4" w:rsidDel="00AE2FD3">
          <w:rPr>
            <w:rFonts w:cstheme="minorHAnsi"/>
            <w:sz w:val="22"/>
            <w:szCs w:val="22"/>
          </w:rPr>
          <w:delText xml:space="preserve">deterministic </w:delText>
        </w:r>
      </w:del>
      <w:del w:id="25" w:author="John DeLong" w:date="2020-01-19T11:31:00Z">
        <w:r w:rsidR="005C1DE4" w:rsidDel="00AE2FD3">
          <w:rPr>
            <w:rFonts w:cstheme="minorHAnsi"/>
            <w:sz w:val="22"/>
            <w:szCs w:val="22"/>
          </w:rPr>
          <w:delText>and stochastic</w:delText>
        </w:r>
        <w:r w:rsidR="005C1DE4" w:rsidRPr="00496E2D" w:rsidDel="00AE2FD3">
          <w:rPr>
            <w:rFonts w:cstheme="minorHAnsi"/>
            <w:sz w:val="22"/>
            <w:szCs w:val="22"/>
          </w:rPr>
          <w:delText xml:space="preserve"> </w:delText>
        </w:r>
        <w:r w:rsidRPr="00496E2D" w:rsidDel="00AE2FD3">
          <w:rPr>
            <w:rFonts w:cstheme="minorHAnsi"/>
            <w:sz w:val="22"/>
            <w:szCs w:val="22"/>
          </w:rPr>
          <w:delText>forces</w:delText>
        </w:r>
        <w:r w:rsidR="005C1DE4" w:rsidDel="00AE2FD3">
          <w:rPr>
            <w:rFonts w:cstheme="minorHAnsi"/>
            <w:sz w:val="22"/>
            <w:szCs w:val="22"/>
          </w:rPr>
          <w:delText xml:space="preserve"> altering ecological dynamics. Although stochasticity has some known effects on evolution, the effect of stochasticity on evolutionary processes </w:delText>
        </w:r>
      </w:del>
      <w:r w:rsidR="005C1DE4">
        <w:rPr>
          <w:rFonts w:cstheme="minorHAnsi"/>
          <w:sz w:val="22"/>
          <w:szCs w:val="22"/>
        </w:rPr>
        <w:t xml:space="preserve">via </w:t>
      </w:r>
      <w:del w:id="26" w:author="Clay Cressler" w:date="2020-01-19T12:41:00Z">
        <w:r w:rsidR="005C1DE4" w:rsidDel="00D8378D">
          <w:rPr>
            <w:rFonts w:cstheme="minorHAnsi"/>
            <w:sz w:val="22"/>
            <w:szCs w:val="22"/>
          </w:rPr>
          <w:delText xml:space="preserve">the </w:delText>
        </w:r>
      </w:del>
      <w:ins w:id="27" w:author="Clay Cressler" w:date="2020-01-19T12:41:00Z">
        <w:r w:rsidR="00D8378D">
          <w:rPr>
            <w:rFonts w:cstheme="minorHAnsi"/>
            <w:sz w:val="22"/>
            <w:szCs w:val="22"/>
          </w:rPr>
          <w:t>its</w:t>
        </w:r>
        <w:r w:rsidR="00D8378D">
          <w:rPr>
            <w:rFonts w:cstheme="minorHAnsi"/>
            <w:sz w:val="22"/>
            <w:szCs w:val="22"/>
          </w:rPr>
          <w:t xml:space="preserve"> </w:t>
        </w:r>
      </w:ins>
      <w:r w:rsidR="005C1DE4">
        <w:rPr>
          <w:rFonts w:cstheme="minorHAnsi"/>
          <w:sz w:val="22"/>
          <w:szCs w:val="22"/>
        </w:rPr>
        <w:t>effect on ecological dynamics is poorly understood. Classic</w:t>
      </w:r>
      <w:r w:rsidRPr="00496E2D">
        <w:rPr>
          <w:rFonts w:cstheme="minorHAnsi"/>
          <w:sz w:val="22"/>
          <w:szCs w:val="22"/>
        </w:rPr>
        <w:t xml:space="preserve"> </w:t>
      </w:r>
      <w:r w:rsidR="005C1DE4">
        <w:rPr>
          <w:rFonts w:cstheme="minorHAnsi"/>
          <w:sz w:val="22"/>
          <w:szCs w:val="22"/>
        </w:rPr>
        <w:t>eco-</w:t>
      </w:r>
      <w:r w:rsidRPr="00496E2D">
        <w:rPr>
          <w:rFonts w:cstheme="minorHAnsi"/>
          <w:sz w:val="22"/>
          <w:szCs w:val="22"/>
        </w:rPr>
        <w:t>evolutionary theory typically rests on the assumption of ecological equilibrium or a separation of evolutionary and ecological time scales</w:t>
      </w:r>
      <w:r w:rsidR="005C1DE4">
        <w:rPr>
          <w:rFonts w:cstheme="minorHAnsi"/>
          <w:sz w:val="22"/>
          <w:szCs w:val="22"/>
        </w:rPr>
        <w:t>, but h</w:t>
      </w:r>
      <w:r w:rsidRPr="00496E2D">
        <w:rPr>
          <w:rFonts w:cstheme="minorHAnsi"/>
          <w:sz w:val="22"/>
          <w:szCs w:val="22"/>
        </w:rPr>
        <w:t xml:space="preserve">ere we relax these assumptions and evaluate patterns of adaptation in a population </w:t>
      </w:r>
      <w:r w:rsidR="005C1DE4">
        <w:rPr>
          <w:rFonts w:cstheme="minorHAnsi"/>
          <w:sz w:val="22"/>
          <w:szCs w:val="22"/>
        </w:rPr>
        <w:t>subject to both environmental and demographic stochasticity</w:t>
      </w:r>
      <w:r w:rsidRPr="00496E2D">
        <w:rPr>
          <w:rFonts w:cstheme="minorHAnsi"/>
          <w:sz w:val="22"/>
          <w:szCs w:val="22"/>
        </w:rPr>
        <w:t xml:space="preserve">. We show that </w:t>
      </w:r>
      <w:r w:rsidR="005C1DE4">
        <w:rPr>
          <w:rFonts w:cstheme="minorHAnsi"/>
          <w:sz w:val="22"/>
          <w:szCs w:val="22"/>
        </w:rPr>
        <w:t>stochasticity</w:t>
      </w:r>
      <w:r w:rsidR="005C1DE4" w:rsidRPr="00496E2D">
        <w:rPr>
          <w:rFonts w:cstheme="minorHAnsi"/>
          <w:sz w:val="22"/>
          <w:szCs w:val="22"/>
        </w:rPr>
        <w:t xml:space="preserve"> </w:t>
      </w:r>
      <w:r w:rsidR="005C1DE4">
        <w:rPr>
          <w:rFonts w:cstheme="minorHAnsi"/>
          <w:sz w:val="22"/>
          <w:szCs w:val="22"/>
        </w:rPr>
        <w:t>can alter population dynamics and lead to unexpected evolutionary outcomes. We also show, however, that these outcomes can be understood as being governed by</w:t>
      </w:r>
      <w:r w:rsidRPr="00496E2D">
        <w:rPr>
          <w:rFonts w:cstheme="minorHAnsi"/>
          <w:sz w:val="22"/>
          <w:szCs w:val="22"/>
        </w:rPr>
        <w:t xml:space="preserve"> transient evolutionary attractors </w:t>
      </w:r>
      <w:r w:rsidR="005C1DE4">
        <w:rPr>
          <w:rFonts w:cstheme="minorHAnsi"/>
          <w:sz w:val="22"/>
          <w:szCs w:val="22"/>
        </w:rPr>
        <w:t xml:space="preserve">(TEAs) </w:t>
      </w:r>
      <w:r w:rsidRPr="00496E2D">
        <w:rPr>
          <w:rFonts w:cstheme="minorHAnsi"/>
          <w:sz w:val="22"/>
          <w:szCs w:val="22"/>
        </w:rPr>
        <w:t>that alter the path of evolution</w:t>
      </w:r>
      <w:r w:rsidR="005C1DE4">
        <w:rPr>
          <w:rFonts w:cstheme="minorHAnsi"/>
          <w:sz w:val="22"/>
          <w:szCs w:val="22"/>
        </w:rPr>
        <w:t xml:space="preserve"> but that may not be visible through an equilibrium lens</w:t>
      </w:r>
      <w:r w:rsidRPr="00496E2D">
        <w:rPr>
          <w:rFonts w:cstheme="minorHAnsi"/>
          <w:sz w:val="22"/>
          <w:szCs w:val="22"/>
        </w:rPr>
        <w:t xml:space="preserve">. We further show that harvesting that maintains populations in transient states can redirect evolution away from an ESS and toward </w:t>
      </w:r>
      <w:r w:rsidR="005C1DE4">
        <w:rPr>
          <w:rFonts w:cstheme="minorHAnsi"/>
          <w:sz w:val="22"/>
          <w:szCs w:val="22"/>
        </w:rPr>
        <w:t>the</w:t>
      </w:r>
      <w:ins w:id="28" w:author="Clay Cressler" w:date="2020-01-19T12:42:00Z">
        <w:r w:rsidR="00D8378D">
          <w:rPr>
            <w:rFonts w:cstheme="minorHAnsi"/>
            <w:sz w:val="22"/>
            <w:szCs w:val="22"/>
          </w:rPr>
          <w:t>se</w:t>
        </w:r>
      </w:ins>
      <w:r w:rsidR="005C1DE4">
        <w:rPr>
          <w:rFonts w:cstheme="minorHAnsi"/>
          <w:sz w:val="22"/>
          <w:szCs w:val="22"/>
        </w:rPr>
        <w:t xml:space="preserve"> </w:t>
      </w:r>
      <w:ins w:id="29" w:author="Clay Cressler" w:date="2020-01-19T12:42:00Z">
        <w:r w:rsidR="00D8378D">
          <w:rPr>
            <w:rFonts w:cstheme="minorHAnsi"/>
            <w:sz w:val="22"/>
            <w:szCs w:val="22"/>
          </w:rPr>
          <w:t>TEAs</w:t>
        </w:r>
      </w:ins>
      <w:del w:id="30" w:author="Clay Cressler" w:date="2020-01-19T12:42:00Z">
        <w:r w:rsidR="005C1DE4" w:rsidDel="00D8378D">
          <w:rPr>
            <w:rFonts w:cstheme="minorHAnsi"/>
            <w:sz w:val="22"/>
            <w:szCs w:val="22"/>
          </w:rPr>
          <w:delText xml:space="preserve">transient </w:delText>
        </w:r>
        <w:r w:rsidRPr="00496E2D" w:rsidDel="00D8378D">
          <w:rPr>
            <w:rFonts w:cstheme="minorHAnsi"/>
            <w:sz w:val="22"/>
            <w:szCs w:val="22"/>
          </w:rPr>
          <w:delText>optima</w:delText>
        </w:r>
      </w:del>
      <w:r w:rsidRPr="00496E2D">
        <w:rPr>
          <w:rFonts w:cstheme="minorHAnsi"/>
          <w:sz w:val="22"/>
          <w:szCs w:val="22"/>
        </w:rPr>
        <w:t xml:space="preserve">. Our results </w:t>
      </w:r>
      <w:del w:id="31" w:author="Clay Cressler" w:date="2020-01-19T12:42:00Z">
        <w:r w:rsidRPr="00496E2D" w:rsidDel="00D8378D">
          <w:rPr>
            <w:rFonts w:cstheme="minorHAnsi"/>
            <w:sz w:val="22"/>
            <w:szCs w:val="22"/>
          </w:rPr>
          <w:delText xml:space="preserve">clarify </w:delText>
        </w:r>
      </w:del>
      <w:ins w:id="32" w:author="Clay Cressler" w:date="2020-01-19T12:42:00Z">
        <w:r w:rsidR="00D8378D">
          <w:rPr>
            <w:rFonts w:cstheme="minorHAnsi"/>
            <w:sz w:val="22"/>
            <w:szCs w:val="22"/>
          </w:rPr>
          <w:t>reveal</w:t>
        </w:r>
        <w:r w:rsidR="00D8378D" w:rsidRPr="00496E2D">
          <w:rPr>
            <w:rFonts w:cstheme="minorHAnsi"/>
            <w:sz w:val="22"/>
            <w:szCs w:val="22"/>
          </w:rPr>
          <w:t xml:space="preserve"> </w:t>
        </w:r>
      </w:ins>
      <w:r w:rsidRPr="00496E2D">
        <w:rPr>
          <w:rFonts w:cstheme="minorHAnsi"/>
          <w:sz w:val="22"/>
          <w:szCs w:val="22"/>
        </w:rPr>
        <w:t>that considering the path toward adaptation during transient periods can greatly improve our understanding of the path and pace of evolution.</w:t>
      </w:r>
    </w:p>
    <w:p w14:paraId="74984284" w14:textId="54A18C26" w:rsidR="0071376D" w:rsidRPr="00AE2FD3" w:rsidRDefault="00AE2FD3" w:rsidP="00503830">
      <w:pPr>
        <w:spacing w:after="0" w:line="480" w:lineRule="auto"/>
        <w:contextualSpacing/>
        <w:rPr>
          <w:ins w:id="33" w:author="John DeLong" w:date="2020-01-19T11:21:00Z"/>
          <w:rFonts w:cstheme="minorHAnsi"/>
          <w:b/>
          <w:sz w:val="22"/>
          <w:szCs w:val="22"/>
        </w:rPr>
      </w:pPr>
      <w:ins w:id="34" w:author="John DeLong" w:date="2020-01-19T11:21:00Z">
        <w:r w:rsidRPr="00AE2FD3">
          <w:rPr>
            <w:rFonts w:cstheme="minorHAnsi"/>
            <w:b/>
            <w:sz w:val="22"/>
            <w:szCs w:val="22"/>
          </w:rPr>
          <w:t>Significance</w:t>
        </w:r>
      </w:ins>
    </w:p>
    <w:p w14:paraId="6D60EE1C" w14:textId="1CB579F7" w:rsidR="0071376D" w:rsidRPr="00496E2D" w:rsidRDefault="00D8378D" w:rsidP="00503830">
      <w:pPr>
        <w:spacing w:after="0" w:line="480" w:lineRule="auto"/>
        <w:contextualSpacing/>
        <w:rPr>
          <w:rFonts w:cstheme="minorHAnsi"/>
          <w:sz w:val="22"/>
          <w:szCs w:val="22"/>
        </w:rPr>
      </w:pPr>
      <w:ins w:id="35" w:author="Clay Cressler" w:date="2020-01-19T12:43:00Z">
        <w:r>
          <w:rPr>
            <w:rFonts w:cstheme="minorHAnsi"/>
            <w:sz w:val="22"/>
            <w:szCs w:val="22"/>
          </w:rPr>
          <w:t>Understanding and predicting adaptive evolution re</w:t>
        </w:r>
      </w:ins>
      <w:ins w:id="36" w:author="Clay Cressler" w:date="2020-01-19T12:44:00Z">
        <w:r>
          <w:rPr>
            <w:rFonts w:cstheme="minorHAnsi"/>
            <w:sz w:val="22"/>
            <w:szCs w:val="22"/>
          </w:rPr>
          <w:t xml:space="preserve">quires </w:t>
        </w:r>
        <w:r w:rsidR="0018634E">
          <w:rPr>
            <w:rFonts w:cstheme="minorHAnsi"/>
            <w:sz w:val="22"/>
            <w:szCs w:val="22"/>
          </w:rPr>
          <w:t>understanding the map between traits and fitness. This mapping varies with ecological</w:t>
        </w:r>
      </w:ins>
      <w:ins w:id="37" w:author="Clay Cressler" w:date="2020-01-19T12:45:00Z">
        <w:r w:rsidR="0018634E">
          <w:rPr>
            <w:rFonts w:cstheme="minorHAnsi"/>
            <w:sz w:val="22"/>
            <w:szCs w:val="22"/>
          </w:rPr>
          <w:t xml:space="preserve"> conditions, generating eco-evolutionary dynamics. </w:t>
        </w:r>
      </w:ins>
      <w:ins w:id="38" w:author="John DeLong" w:date="2020-01-19T11:23:00Z">
        <w:del w:id="39" w:author="Clay Cressler" w:date="2020-01-19T12:45:00Z">
          <w:r w:rsidR="00AE2FD3" w:rsidDel="0018634E">
            <w:rPr>
              <w:rFonts w:cstheme="minorHAnsi"/>
              <w:sz w:val="22"/>
              <w:szCs w:val="22"/>
            </w:rPr>
            <w:delText xml:space="preserve">Identifying traits that maximize fitness is essential to understanding and prediction of evolutionary pathways. </w:delText>
          </w:r>
        </w:del>
      </w:ins>
      <w:ins w:id="40" w:author="John DeLong" w:date="2020-01-19T11:24:00Z">
        <w:r w:rsidR="00AE2FD3">
          <w:rPr>
            <w:rFonts w:cstheme="minorHAnsi"/>
            <w:sz w:val="22"/>
            <w:szCs w:val="22"/>
          </w:rPr>
          <w:t>Previous approaches</w:t>
        </w:r>
      </w:ins>
      <w:ins w:id="41" w:author="Clay Cressler" w:date="2020-01-19T12:45:00Z">
        <w:r w:rsidR="0018634E">
          <w:rPr>
            <w:rFonts w:cstheme="minorHAnsi"/>
            <w:sz w:val="22"/>
            <w:szCs w:val="22"/>
          </w:rPr>
          <w:t xml:space="preserve"> to eco-evolutionary dynamics</w:t>
        </w:r>
      </w:ins>
      <w:ins w:id="42" w:author="John DeLong" w:date="2020-01-19T11:24:00Z">
        <w:r w:rsidR="00AE2FD3">
          <w:rPr>
            <w:rFonts w:cstheme="minorHAnsi"/>
            <w:sz w:val="22"/>
            <w:szCs w:val="22"/>
          </w:rPr>
          <w:t xml:space="preserve"> have focused on equilibrium conditions, but we show that fitness peaks may be predictably different during transient (non-equilibrium) periods. Our ability to predict the path of adaptation for threatened species, infectious diseases, harvested populations, or invasive species, all of which persist in non-equilibrium states, thus depends on a shift of evolutionary thinking toward non-equilibrium approaches.</w:t>
        </w:r>
      </w:ins>
    </w:p>
    <w:p w14:paraId="56B6F481" w14:textId="5B2F5762" w:rsidR="007706DB" w:rsidRPr="00496E2D" w:rsidRDefault="007706DB" w:rsidP="00503830">
      <w:pPr>
        <w:spacing w:after="0" w:line="480" w:lineRule="auto"/>
        <w:contextualSpacing/>
        <w:rPr>
          <w:rFonts w:cstheme="minorHAnsi"/>
          <w:sz w:val="22"/>
          <w:szCs w:val="22"/>
        </w:rPr>
      </w:pPr>
      <w:r w:rsidRPr="00496E2D">
        <w:rPr>
          <w:rFonts w:cstheme="minorHAnsi"/>
          <w:b/>
          <w:sz w:val="22"/>
          <w:szCs w:val="22"/>
        </w:rPr>
        <w:lastRenderedPageBreak/>
        <w:t>Introduction</w:t>
      </w:r>
    </w:p>
    <w:p w14:paraId="52E0F3E2" w14:textId="3844E1FB" w:rsidR="00FB13B8" w:rsidRPr="00496E2D" w:rsidRDefault="00644808" w:rsidP="00503830">
      <w:pPr>
        <w:spacing w:after="0" w:line="480" w:lineRule="auto"/>
        <w:contextualSpacing/>
        <w:rPr>
          <w:rFonts w:cstheme="minorHAnsi"/>
          <w:sz w:val="22"/>
          <w:szCs w:val="22"/>
        </w:rPr>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r w:rsidR="007706DB" w:rsidRPr="00496E2D">
        <w:rPr>
          <w:rFonts w:cstheme="minorHAnsi"/>
          <w:sz w:val="22"/>
          <w:szCs w:val="22"/>
        </w:rPr>
        <w:t xml:space="preserve"> </w:t>
      </w:r>
      <w:r w:rsidR="001E2CF8" w:rsidRPr="00496E2D">
        <w:rPr>
          <w:rFonts w:cstheme="minorHAnsi"/>
          <w:sz w:val="22"/>
          <w:szCs w:val="22"/>
        </w:rPr>
        <w:fldChar w:fldCharType="begin"/>
      </w:r>
      <w:r w:rsidR="004B7AD5">
        <w:rPr>
          <w:rFonts w:cstheme="minorHAnsi"/>
          <w:sz w:val="22"/>
          <w:szCs w:val="22"/>
        </w:rPr>
        <w:instrText xml:space="preserve"> ADDIN ZOTERO_ITEM CSL_CITATION {"citationID":"ExReuFYC","properties":{"formattedCitation":"(1, 2)","plainCitation":"(1, 2)","noteIndex":0},"citationItems":[{"id":2404,"uris":["http://zotero.org/users/1264037/items/GX9ZMU5W"],"uri":["http://zotero.org/users/1264037/items/GX9ZMU5W"],"itemData":{"id":2404,"type":"book","abstract":"R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r w:rsidR="001E2CF8" w:rsidRPr="00496E2D">
        <w:rPr>
          <w:rFonts w:cstheme="minorHAnsi"/>
          <w:sz w:val="22"/>
          <w:szCs w:val="22"/>
        </w:rPr>
        <w:fldChar w:fldCharType="separate"/>
      </w:r>
      <w:r w:rsidR="004B7AD5" w:rsidRPr="004B7AD5">
        <w:rPr>
          <w:rFonts w:ascii="Calibri" w:hAnsi="Calibri" w:cs="Calibri"/>
          <w:sz w:val="22"/>
        </w:rPr>
        <w:t>(1, 2)</w:t>
      </w:r>
      <w:r w:rsidR="001E2CF8"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w:t>
      </w:r>
      <w:r w:rsidR="001E2CF8" w:rsidRPr="00496E2D">
        <w:rPr>
          <w:rFonts w:cstheme="minorHAnsi"/>
          <w:sz w:val="22"/>
          <w:szCs w:val="22"/>
        </w:rPr>
        <w:t xml:space="preserve"> </w:t>
      </w:r>
      <w:r w:rsidR="001E2CF8" w:rsidRPr="00496E2D">
        <w:rPr>
          <w:rFonts w:cstheme="minorHAnsi"/>
          <w:sz w:val="22"/>
          <w:szCs w:val="22"/>
        </w:rPr>
        <w:fldChar w:fldCharType="begin"/>
      </w:r>
      <w:r w:rsidR="004B7AD5">
        <w:rPr>
          <w:rFonts w:cstheme="minorHAnsi"/>
          <w:sz w:val="22"/>
          <w:szCs w:val="22"/>
        </w:rPr>
        <w:instrText xml:space="preserve"> ADDIN ZOTERO_ITEM CSL_CITATION {"citationID":"H4HwVLMI","properties":{"formattedCitation":"(3, 4)","plainCitation":"(3, 4)","noteIndex":0},"citationItems":[{"id":7921,"uris":["http://zotero.org/users/1264037/items/NAL7V6ZW"],"uri":["http://zotero.org/users/1264037/items/NAL7V6ZW"],"itemData":{"id":7921,"type":"book","language":"en","note":"Google-Books-ID: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Charles"}],"issued":{"date-parts":[["1954"]]}}},{"id":7923,"uris":["http://zotero.org/users/1264037/items/TADT7XWA"],"uri":["http://zotero.org/users/1264037/items/TADT7XWA"],"itemData":{"id":7923,"type":"article-journal","abstract":"Excerpt\nIntroduction\nTo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r w:rsidR="001E2CF8" w:rsidRPr="00496E2D">
        <w:rPr>
          <w:rFonts w:cstheme="minorHAnsi"/>
          <w:sz w:val="22"/>
          <w:szCs w:val="22"/>
        </w:rPr>
        <w:fldChar w:fldCharType="separate"/>
      </w:r>
      <w:r w:rsidR="004B7AD5" w:rsidRPr="004B7AD5">
        <w:rPr>
          <w:rFonts w:ascii="Calibri" w:hAnsi="Calibri" w:cs="Calibri"/>
          <w:sz w:val="22"/>
        </w:rPr>
        <w:t>(3, 4)</w:t>
      </w:r>
      <w:r w:rsidR="001E2CF8" w:rsidRPr="00496E2D">
        <w:rPr>
          <w:rFonts w:cstheme="minorHAnsi"/>
          <w:sz w:val="22"/>
          <w:szCs w:val="22"/>
        </w:rPr>
        <w:fldChar w:fldCharType="end"/>
      </w:r>
      <w:r w:rsidRPr="00496E2D">
        <w:rPr>
          <w:rFonts w:cstheme="minorHAnsi"/>
          <w:sz w:val="22"/>
          <w:szCs w:val="22"/>
        </w:rPr>
        <w:t>. Mathematical models have proven to be a valuable tool for studying the various ways that stochasticity can impact ecological (reviewed in</w:t>
      </w:r>
      <w:r w:rsidR="001E2CF8" w:rsidRPr="00496E2D">
        <w:rPr>
          <w:rFonts w:cstheme="minorHAnsi"/>
          <w:sz w:val="22"/>
          <w:szCs w:val="22"/>
        </w:rPr>
        <w:t xml:space="preserve"> </w:t>
      </w:r>
      <w:r w:rsidR="00BB6387">
        <w:rPr>
          <w:rFonts w:cstheme="minorHAnsi"/>
          <w:sz w:val="22"/>
          <w:szCs w:val="22"/>
        </w:rPr>
        <w:fldChar w:fldCharType="begin"/>
      </w:r>
      <w:r w:rsidR="004B7AD5">
        <w:rPr>
          <w:rFonts w:cstheme="minorHAnsi"/>
          <w:sz w:val="22"/>
          <w:szCs w:val="22"/>
        </w:rPr>
        <w:instrText xml:space="preserve"> ADDIN ZOTERO_ITEM CSL_CITATION {"citationID":"IyDnlJuo","properties":{"formattedCitation":"(5, 6)","plainCitation":"(5, 6)","noteIndex":0},"citationItems":[{"id":7927,"uris":["http://zotero.org/users/1264037/items/4MS2QKQR"],"uri":["http://zotero.org/users/1264037/items/4MS2QKQR"],"itemData":{"id":7927,"type":"article-journal","abstract":"Population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7925,"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r w:rsidR="00BB6387">
        <w:rPr>
          <w:rFonts w:cstheme="minorHAnsi"/>
          <w:sz w:val="22"/>
          <w:szCs w:val="22"/>
        </w:rPr>
        <w:fldChar w:fldCharType="separate"/>
      </w:r>
      <w:r w:rsidR="004B7AD5" w:rsidRPr="004B7AD5">
        <w:rPr>
          <w:rFonts w:ascii="Calibri" w:hAnsi="Calibri" w:cs="Calibri"/>
          <w:sz w:val="22"/>
        </w:rPr>
        <w:t>(5, 6)</w:t>
      </w:r>
      <w:r w:rsidR="00BB6387">
        <w:rPr>
          <w:rFonts w:cstheme="minorHAnsi"/>
          <w:sz w:val="22"/>
          <w:szCs w:val="22"/>
        </w:rPr>
        <w:fldChar w:fldCharType="end"/>
      </w:r>
      <w:r w:rsidRPr="00496E2D">
        <w:rPr>
          <w:rFonts w:cstheme="minorHAnsi"/>
          <w:sz w:val="22"/>
          <w:szCs w:val="22"/>
        </w:rPr>
        <w:t xml:space="preserve"> and evolutionary (reviewed in </w:t>
      </w:r>
      <w:r w:rsidR="00BB6387">
        <w:rPr>
          <w:rFonts w:cstheme="minorHAnsi"/>
          <w:sz w:val="22"/>
          <w:szCs w:val="22"/>
        </w:rPr>
        <w:fldChar w:fldCharType="begin"/>
      </w:r>
      <w:r w:rsidR="004B7AD5">
        <w:rPr>
          <w:rFonts w:cstheme="minorHAnsi"/>
          <w:sz w:val="22"/>
          <w:szCs w:val="22"/>
        </w:rPr>
        <w:instrText xml:space="preserve"> ADDIN ZOTERO_ITEM CSL_CITATION {"citationID":"2a9t7TML","properties":{"formattedCitation":"(7)","plainCitation":"(7)","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sidR="00BB6387">
        <w:rPr>
          <w:rFonts w:cstheme="minorHAnsi"/>
          <w:sz w:val="22"/>
          <w:szCs w:val="22"/>
        </w:rPr>
        <w:fldChar w:fldCharType="separate"/>
      </w:r>
      <w:r w:rsidR="004B7AD5" w:rsidRPr="004B7AD5">
        <w:rPr>
          <w:rFonts w:ascii="Calibri" w:hAnsi="Calibri" w:cs="Calibri"/>
          <w:sz w:val="22"/>
        </w:rPr>
        <w:t>(7)</w:t>
      </w:r>
      <w:r w:rsidR="00BB6387">
        <w:rPr>
          <w:rFonts w:cstheme="minorHAnsi"/>
          <w:sz w:val="22"/>
          <w:szCs w:val="22"/>
        </w:rPr>
        <w:fldChar w:fldCharType="end"/>
      </w:r>
      <w:r w:rsidRPr="00496E2D">
        <w:rPr>
          <w:rFonts w:cstheme="minorHAnsi"/>
          <w:sz w:val="22"/>
          <w:szCs w:val="22"/>
        </w:rPr>
        <w:t xml:space="preserve"> dynamics. For example, evolutionary theory has revealed the potential </w:t>
      </w:r>
      <w:r w:rsidR="00843075">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00577331" w:rsidRPr="00496E2D">
        <w:rPr>
          <w:rFonts w:cstheme="minorHAnsi"/>
          <w:sz w:val="22"/>
          <w:szCs w:val="22"/>
        </w:rPr>
        <w:fldChar w:fldCharType="begin"/>
      </w:r>
      <w:r w:rsidR="00441C82">
        <w:rPr>
          <w:rFonts w:cstheme="minorHAnsi"/>
          <w:sz w:val="22"/>
          <w:szCs w:val="22"/>
        </w:rPr>
        <w:instrText xml:space="preserve"> ADDIN ZOTERO_ITEM CSL_CITATION {"citationID":"C9UcgKYU","properties":{"formattedCitation":"(Coyne et al. 1997)","plainCitation":"(Coyne et al. 1997)","dontUpdate":true,"noteIndex":0},"citationItems":[{"id":7929,"uris":["http://zotero.org/users/1264037/items/K466JGYG"],"uri":["http://zotero.org/users/1264037/items/K466JGYG"],"itemData":{"id":7929,"type":"article-journal","abstract":"We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r w:rsidR="00577331" w:rsidRPr="00496E2D">
        <w:rPr>
          <w:rFonts w:cstheme="minorHAnsi"/>
          <w:sz w:val="22"/>
          <w:szCs w:val="22"/>
        </w:rPr>
        <w:fldChar w:fldCharType="separate"/>
      </w:r>
      <w:r w:rsidR="00577331" w:rsidRPr="00496E2D">
        <w:rPr>
          <w:rFonts w:cstheme="minorHAnsi"/>
          <w:sz w:val="22"/>
          <w:szCs w:val="22"/>
        </w:rPr>
        <w:t>Coyne et al. 1997)</w:t>
      </w:r>
      <w:r w:rsidR="00577331"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sidR="00441C82">
        <w:rPr>
          <w:rFonts w:cstheme="minorHAnsi"/>
          <w:sz w:val="22"/>
          <w:szCs w:val="22"/>
        </w:rPr>
        <w:t xml:space="preserve">; </w:t>
      </w:r>
      <w:r w:rsidR="00441C82">
        <w:rPr>
          <w:rFonts w:cstheme="minorHAnsi"/>
          <w:sz w:val="22"/>
          <w:szCs w:val="22"/>
        </w:rPr>
        <w:fldChar w:fldCharType="begin"/>
      </w:r>
      <w:r w:rsidR="004B7AD5">
        <w:rPr>
          <w:rFonts w:cstheme="minorHAnsi"/>
          <w:sz w:val="22"/>
          <w:szCs w:val="22"/>
        </w:rPr>
        <w:instrText xml:space="preserve"> ADDIN ZOTERO_ITEM CSL_CITATION {"citationID":"2hdp9ceL","properties":{"formattedCitation":"(9, 10)","plainCitation":"(9, 10)","noteIndex":0},"citationItems":[{"id":7951,"uris":["http://zotero.org/users/1264037/items/PXYC5PRT"],"uri":["http://zotero.org/users/1264037/items/PXYC5PRT"],"itemData":{"id":7951,"type":"article-journal","abstract":"A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7948,"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E."},{"family":"Rees","given":"Mark"}],"issued":{"date-parts":[["2010",10,22]]}}}],"schema":"https://github.com/citation-style-language/schema/raw/master/csl-citation.json"} </w:instrText>
      </w:r>
      <w:r w:rsidR="00441C82">
        <w:rPr>
          <w:rFonts w:cstheme="minorHAnsi"/>
          <w:sz w:val="22"/>
          <w:szCs w:val="22"/>
        </w:rPr>
        <w:fldChar w:fldCharType="separate"/>
      </w:r>
      <w:r w:rsidR="004B7AD5" w:rsidRPr="004B7AD5">
        <w:rPr>
          <w:rFonts w:ascii="Calibri" w:hAnsi="Calibri" w:cs="Calibri"/>
          <w:sz w:val="22"/>
        </w:rPr>
        <w:t>(9, 10)</w:t>
      </w:r>
      <w:r w:rsidR="00441C82">
        <w:rPr>
          <w:rFonts w:cstheme="minorHAnsi"/>
          <w:sz w:val="22"/>
          <w:szCs w:val="22"/>
        </w:rPr>
        <w:fldChar w:fldCharType="end"/>
      </w:r>
      <w:r w:rsidR="00577331" w:rsidRPr="00496E2D">
        <w:rPr>
          <w:rFonts w:cstheme="minorHAnsi"/>
          <w:sz w:val="22"/>
          <w:szCs w:val="22"/>
        </w:rPr>
        <w:t>.</w:t>
      </w:r>
      <w:r w:rsidRPr="00496E2D">
        <w:rPr>
          <w:rFonts w:cstheme="minorHAnsi"/>
          <w:sz w:val="22"/>
          <w:szCs w:val="22"/>
        </w:rPr>
        <w:t xml:space="preserve"> Ecological theory has shown how stochasticity can excite an underlying deterministic tendency for a system to oscillate, leading to sustained oscillations</w:t>
      </w:r>
      <w:r w:rsidR="00577331" w:rsidRPr="00496E2D">
        <w:rPr>
          <w:rFonts w:cstheme="minorHAnsi"/>
          <w:sz w:val="22"/>
          <w:szCs w:val="22"/>
        </w:rPr>
        <w:t xml:space="preserve"> </w:t>
      </w:r>
      <w:r w:rsidR="00577331" w:rsidRPr="00496E2D">
        <w:rPr>
          <w:rFonts w:cstheme="minorHAnsi"/>
          <w:sz w:val="22"/>
          <w:szCs w:val="22"/>
        </w:rPr>
        <w:fldChar w:fldCharType="begin"/>
      </w:r>
      <w:r w:rsidR="004B7AD5">
        <w:rPr>
          <w:rFonts w:cstheme="minorHAnsi"/>
          <w:sz w:val="22"/>
          <w:szCs w:val="22"/>
        </w:rPr>
        <w:instrText xml:space="preserve"> ADDIN ZOTERO_ITEM CSL_CITATION {"citationID":"R8bejq4l","properties":{"formattedCitation":"(11, 12)","plainCitation":"(11, 12)","noteIndex":0},"citationItems":[{"id":7932,"uris":["http://zotero.org/users/1264037/items/B3TQVZXS"],"uri":["http://zotero.org/users/1264037/items/B3TQVZXS"],"itemData":{"id":7932,"type":"article-journal","abstract":"Environmental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G."}],"issued":{"date-parts":[["2003",2]]}}},{"id":7934,"uris":["http://zotero.org/users/1264037/items/JNXAXCFQ"],"uri":["http://zotero.org/users/1264037/items/JNXAXCFQ"],"itemData":{"id":7934,"type":"article-journal","abstract":"We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r w:rsidR="00577331" w:rsidRPr="00496E2D">
        <w:rPr>
          <w:rFonts w:cstheme="minorHAnsi"/>
          <w:sz w:val="22"/>
          <w:szCs w:val="22"/>
        </w:rPr>
        <w:fldChar w:fldCharType="separate"/>
      </w:r>
      <w:r w:rsidR="004B7AD5" w:rsidRPr="004B7AD5">
        <w:rPr>
          <w:rFonts w:ascii="Calibri" w:hAnsi="Calibri" w:cs="Calibri"/>
          <w:sz w:val="22"/>
        </w:rPr>
        <w:t>(11, 12)</w:t>
      </w:r>
      <w:r w:rsidR="00577331" w:rsidRPr="00496E2D">
        <w:rPr>
          <w:rFonts w:cstheme="minorHAnsi"/>
          <w:sz w:val="22"/>
          <w:szCs w:val="22"/>
        </w:rPr>
        <w:fldChar w:fldCharType="end"/>
      </w:r>
      <w:r w:rsidRPr="00496E2D">
        <w:rPr>
          <w:rFonts w:cstheme="minorHAnsi"/>
          <w:sz w:val="22"/>
          <w:szCs w:val="22"/>
        </w:rPr>
        <w:t>, and how it can cause systems to shift between different deterministic attractors</w:t>
      </w:r>
      <w:r w:rsidR="00577331" w:rsidRPr="00496E2D">
        <w:rPr>
          <w:rFonts w:cstheme="minorHAnsi"/>
          <w:sz w:val="22"/>
          <w:szCs w:val="22"/>
        </w:rPr>
        <w:t xml:space="preserve"> </w:t>
      </w:r>
      <w:r w:rsidR="00690AA0" w:rsidRPr="00496E2D">
        <w:rPr>
          <w:rFonts w:cstheme="minorHAnsi"/>
          <w:sz w:val="22"/>
          <w:szCs w:val="22"/>
        </w:rPr>
        <w:fldChar w:fldCharType="begin"/>
      </w:r>
      <w:r w:rsidR="004B7AD5">
        <w:rPr>
          <w:rFonts w:cstheme="minorHAnsi"/>
          <w:sz w:val="22"/>
          <w:szCs w:val="22"/>
        </w:rPr>
        <w:instrText xml:space="preserve"> ADDIN ZOTERO_ITEM CSL_CITATION {"citationID":"EhfqShGt","properties":{"formattedCitation":"(13, 14)","plainCitation":"(13, 14)","noteIndex":0},"citationItems":[{"id":7945,"uris":["http://zotero.org/users/1264037/items/JCF7VKE3"],"uri":["http://zotero.org/users/1264037/items/JCF7VKE3"],"itemData":{"id":7945,"type":"article-journal","abstract":"Oscillatory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A."}],"issued":{"date-parts":[["1998",11,22]]}}},{"id":7937,"uris":["http://zotero.org/users/1264037/items/6DILK43T"],"uri":["http://zotero.org/users/1264037/items/6DILK43T"],"itemData":{"id":7937,"type":"article-journal","abstract":"Tipping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schema":"https://github.com/citation-style-language/schema/raw/master/csl-citation.json"} </w:instrText>
      </w:r>
      <w:r w:rsidR="00690AA0" w:rsidRPr="00496E2D">
        <w:rPr>
          <w:rFonts w:cstheme="minorHAnsi"/>
          <w:sz w:val="22"/>
          <w:szCs w:val="22"/>
        </w:rPr>
        <w:fldChar w:fldCharType="separate"/>
      </w:r>
      <w:r w:rsidR="004B7AD5" w:rsidRPr="004B7AD5">
        <w:rPr>
          <w:rFonts w:ascii="Calibri" w:hAnsi="Calibri" w:cs="Calibri"/>
          <w:sz w:val="22"/>
        </w:rPr>
        <w:t>(13, 14)</w:t>
      </w:r>
      <w:r w:rsidR="00690AA0" w:rsidRPr="00496E2D">
        <w:rPr>
          <w:rFonts w:cstheme="minorHAnsi"/>
          <w:sz w:val="22"/>
          <w:szCs w:val="22"/>
        </w:rPr>
        <w:fldChar w:fldCharType="end"/>
      </w:r>
      <w:r w:rsidRPr="00496E2D">
        <w:rPr>
          <w:rFonts w:cstheme="minorHAnsi"/>
          <w:sz w:val="22"/>
          <w:szCs w:val="22"/>
        </w:rPr>
        <w:t xml:space="preserve">. However, despite this long-standing interest, there has been little 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1AF8F49B" w14:textId="41350799"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Adaptation is often visualized </w:t>
      </w:r>
      <w:r w:rsidR="004E10BF">
        <w:rPr>
          <w:rFonts w:cstheme="minorHAnsi"/>
          <w:sz w:val="22"/>
          <w:szCs w:val="22"/>
        </w:rPr>
        <w:t>with</w:t>
      </w:r>
      <w:r w:rsidR="004E10BF" w:rsidRPr="00496E2D">
        <w:rPr>
          <w:rFonts w:cstheme="minorHAnsi"/>
          <w:sz w:val="22"/>
          <w:szCs w:val="22"/>
        </w:rPr>
        <w:t xml:space="preserve"> </w:t>
      </w:r>
      <w:r w:rsidRPr="00496E2D">
        <w:rPr>
          <w:rFonts w:cstheme="minorHAnsi"/>
          <w:sz w:val="22"/>
          <w:szCs w:val="22"/>
        </w:rPr>
        <w:t>a fitness landscape where peaks represent locally optimal trait values, and where the “shape” of the landscape is determined by ecological interactions</w:t>
      </w:r>
      <w:r w:rsidR="00690AA0" w:rsidRPr="00496E2D">
        <w:rPr>
          <w:rFonts w:cstheme="minorHAnsi"/>
          <w:sz w:val="22"/>
          <w:szCs w:val="22"/>
        </w:rPr>
        <w:t xml:space="preserve"> </w:t>
      </w:r>
      <w:r w:rsidR="00690AA0" w:rsidRPr="00496E2D">
        <w:rPr>
          <w:rFonts w:cstheme="minorHAnsi"/>
          <w:sz w:val="22"/>
          <w:szCs w:val="22"/>
        </w:rPr>
        <w:fldChar w:fldCharType="begin"/>
      </w:r>
      <w:r w:rsidR="004B7AD5">
        <w:rPr>
          <w:rFonts w:cstheme="minorHAnsi"/>
          <w:sz w:val="22"/>
          <w:szCs w:val="22"/>
        </w:rPr>
        <w:instrText xml:space="preserve"> ADDIN ZOTERO_ITEM CSL_CITATION {"citationID":"cljl0Dwq","properties":{"formattedCitation":"(2)","plainCitation":"(2)","noteIndex":0},"citationItems":[{"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r w:rsidR="00690AA0" w:rsidRPr="00496E2D">
        <w:rPr>
          <w:rFonts w:cstheme="minorHAnsi"/>
          <w:sz w:val="22"/>
          <w:szCs w:val="22"/>
        </w:rPr>
        <w:fldChar w:fldCharType="separate"/>
      </w:r>
      <w:r w:rsidR="004B7AD5" w:rsidRPr="004B7AD5">
        <w:rPr>
          <w:rFonts w:ascii="Calibri" w:hAnsi="Calibri" w:cs="Calibri"/>
          <w:sz w:val="22"/>
        </w:rPr>
        <w:t>(2)</w:t>
      </w:r>
      <w:r w:rsidR="00690AA0" w:rsidRPr="00496E2D">
        <w:rPr>
          <w:rFonts w:cstheme="minorHAnsi"/>
          <w:sz w:val="22"/>
          <w:szCs w:val="22"/>
        </w:rPr>
        <w:fldChar w:fldCharType="end"/>
      </w:r>
      <w:r w:rsidRPr="00496E2D">
        <w:rPr>
          <w:rFonts w:cstheme="minorHAnsi"/>
          <w:sz w:val="22"/>
          <w:szCs w:val="22"/>
        </w:rPr>
        <w:t>. Classical approaches to identifying such peaks typically start by assuming an ecological equilibrium and asking what traits maximize fitness at this equilibrium</w:t>
      </w:r>
      <w:r w:rsidR="00690AA0" w:rsidRPr="00496E2D">
        <w:rPr>
          <w:rFonts w:cstheme="minorHAnsi"/>
          <w:sz w:val="22"/>
          <w:szCs w:val="22"/>
        </w:rPr>
        <w:t xml:space="preserve"> </w:t>
      </w:r>
      <w:r w:rsidR="00690AA0" w:rsidRPr="00496E2D">
        <w:rPr>
          <w:rFonts w:cstheme="minorHAnsi"/>
          <w:sz w:val="22"/>
          <w:szCs w:val="22"/>
        </w:rPr>
        <w:fldChar w:fldCharType="begin"/>
      </w:r>
      <w:r w:rsidR="004B7AD5">
        <w:rPr>
          <w:rFonts w:cstheme="minorHAnsi"/>
          <w:sz w:val="22"/>
          <w:szCs w:val="22"/>
        </w:rPr>
        <w:instrText xml:space="preserve"> ADDIN ZOTERO_ITEM CSL_CITATION {"citationID":"S64YsDMs","properties":{"formattedCitation":"(15\\uc0\\u8211{}17)","plainCitation":"(15–17)","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instrText>
      </w:r>
      <w:r w:rsidR="00690AA0" w:rsidRPr="00496E2D">
        <w:rPr>
          <w:rFonts w:cstheme="minorHAnsi"/>
          <w:sz w:val="22"/>
          <w:szCs w:val="22"/>
        </w:rPr>
        <w:fldChar w:fldCharType="separate"/>
      </w:r>
      <w:r w:rsidR="004B7AD5" w:rsidRPr="004B7AD5">
        <w:rPr>
          <w:rFonts w:ascii="Calibri" w:hAnsi="Calibri" w:cs="Calibri"/>
          <w:sz w:val="22"/>
        </w:rPr>
        <w:t>(15–17)</w:t>
      </w:r>
      <w:r w:rsidR="00690AA0" w:rsidRPr="00496E2D">
        <w:rPr>
          <w:rFonts w:cstheme="minorHAnsi"/>
          <w:sz w:val="22"/>
          <w:szCs w:val="22"/>
        </w:rPr>
        <w:fldChar w:fldCharType="end"/>
      </w:r>
      <w:r w:rsidRPr="00496E2D">
        <w:rPr>
          <w:rFonts w:cstheme="minorHAnsi"/>
          <w:sz w:val="22"/>
          <w:szCs w:val="22"/>
        </w:rPr>
        <w:t>. This approach is fundamental to a wide range of theoretical work aimed at understanding the process of adaptation</w:t>
      </w:r>
      <w:r w:rsidR="001D2DAF" w:rsidRPr="00496E2D">
        <w:rPr>
          <w:rFonts w:cstheme="minorHAnsi"/>
          <w:sz w:val="22"/>
          <w:szCs w:val="22"/>
        </w:rPr>
        <w:t xml:space="preserve"> </w:t>
      </w:r>
      <w:r w:rsidR="001D2DAF" w:rsidRPr="00496E2D">
        <w:rPr>
          <w:rFonts w:cstheme="minorHAnsi"/>
          <w:sz w:val="22"/>
          <w:szCs w:val="22"/>
        </w:rPr>
        <w:fldChar w:fldCharType="begin"/>
      </w:r>
      <w:r w:rsidR="004B7AD5">
        <w:rPr>
          <w:rFonts w:cstheme="minorHAnsi"/>
          <w:sz w:val="22"/>
          <w:szCs w:val="22"/>
        </w:rPr>
        <w:instrText xml:space="preserve"> ADDIN ZOTERO_ITEM CSL_CITATION {"citationID":"1vxwPWxH","properties":{"formattedCitation":"(18\\uc0\\u8211{}21)","plainCitation":"(18–21)","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P"}],"issued":{"date-parts":[["2010",11]]}}},{"id":2660,"uris":["http://zotero.org/users/1264037/items/RMJJXW6Q"],"uri":["http://zotero.org/users/1264037/items/RMJJXW6Q"],"itemData":{"id":2660,"type":"article-journal","abstract":"Recent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instrText>
      </w:r>
      <w:r w:rsidR="001D2DAF" w:rsidRPr="00496E2D">
        <w:rPr>
          <w:rFonts w:cstheme="minorHAnsi"/>
          <w:sz w:val="22"/>
          <w:szCs w:val="22"/>
        </w:rPr>
        <w:fldChar w:fldCharType="separate"/>
      </w:r>
      <w:r w:rsidR="004B7AD5" w:rsidRPr="004B7AD5">
        <w:rPr>
          <w:rFonts w:ascii="Calibri" w:hAnsi="Calibri" w:cs="Calibri"/>
          <w:sz w:val="22"/>
        </w:rPr>
        <w:t>(18–21)</w:t>
      </w:r>
      <w:r w:rsidR="001D2DAF" w:rsidRPr="00496E2D">
        <w:rPr>
          <w:rFonts w:cstheme="minorHAnsi"/>
          <w:sz w:val="22"/>
          <w:szCs w:val="22"/>
        </w:rPr>
        <w:fldChar w:fldCharType="end"/>
      </w:r>
      <w:r w:rsidR="004E10BF">
        <w:rPr>
          <w:rFonts w:cstheme="minorHAnsi"/>
          <w:sz w:val="22"/>
          <w:szCs w:val="22"/>
        </w:rPr>
        <w:t>, and it is heuristically useful in that it allows visualization of adaptation as populations move toward a (possibly local) fitness maximum</w:t>
      </w:r>
      <w:r w:rsidRPr="00496E2D">
        <w:rPr>
          <w:rFonts w:cstheme="minorHAnsi"/>
          <w:sz w:val="22"/>
          <w:szCs w:val="22"/>
        </w:rPr>
        <w:t>.</w:t>
      </w:r>
      <w:r w:rsidR="001632C9">
        <w:rPr>
          <w:rFonts w:cstheme="minorHAnsi"/>
          <w:sz w:val="22"/>
          <w:szCs w:val="22"/>
        </w:rPr>
        <w:t xml:space="preserve"> </w:t>
      </w:r>
    </w:p>
    <w:p w14:paraId="5BCC9288" w14:textId="7A31C942"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It is increasingly recognized, however, that eco-evolutionary feedbacks may alter the effect of specific traits on fitness, thereby changing the shape of the fitness landscape and the location of adaptive peaks </w:t>
      </w:r>
      <w:r w:rsidR="001D2DAF" w:rsidRPr="00496E2D">
        <w:rPr>
          <w:rFonts w:cstheme="minorHAnsi"/>
          <w:sz w:val="22"/>
          <w:szCs w:val="22"/>
        </w:rPr>
        <w:fldChar w:fldCharType="begin"/>
      </w:r>
      <w:r w:rsidR="004B7AD5">
        <w:rPr>
          <w:rFonts w:cstheme="minorHAnsi"/>
          <w:sz w:val="22"/>
          <w:szCs w:val="22"/>
        </w:rPr>
        <w:instrText xml:space="preserve"> ADDIN ZOTERO_ITEM CSL_CITATION {"citationID":"0ghUyeD3","properties":{"formattedCitation":"(22)","plainCitation":"(22)","noteIndex":0},"citationItems":[{"id":7596,"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r w:rsidR="001D2DAF" w:rsidRPr="00496E2D">
        <w:rPr>
          <w:rFonts w:cstheme="minorHAnsi"/>
          <w:sz w:val="22"/>
          <w:szCs w:val="22"/>
        </w:rPr>
        <w:fldChar w:fldCharType="separate"/>
      </w:r>
      <w:r w:rsidR="004B7AD5" w:rsidRPr="004B7AD5">
        <w:rPr>
          <w:rFonts w:ascii="Calibri" w:hAnsi="Calibri" w:cs="Calibri"/>
          <w:sz w:val="22"/>
        </w:rPr>
        <w:t>(22)</w:t>
      </w:r>
      <w:r w:rsidR="001D2DAF" w:rsidRPr="00496E2D">
        <w:rPr>
          <w:rFonts w:cstheme="minorHAnsi"/>
          <w:sz w:val="22"/>
          <w:szCs w:val="22"/>
        </w:rPr>
        <w:fldChar w:fldCharType="end"/>
      </w:r>
      <w:r w:rsidRPr="00496E2D">
        <w:rPr>
          <w:rFonts w:cstheme="minorHAnsi"/>
          <w:sz w:val="22"/>
          <w:szCs w:val="22"/>
        </w:rPr>
        <w:t xml:space="preserve">. In particular, the fitness landscape becomes dynamic, with peaks moving through </w:t>
      </w:r>
      <w:r w:rsidRPr="00496E2D">
        <w:rPr>
          <w:rFonts w:cstheme="minorHAnsi"/>
          <w:sz w:val="22"/>
          <w:szCs w:val="22"/>
        </w:rPr>
        <w:lastRenderedPageBreak/>
        <w:t>trait space</w:t>
      </w:r>
      <w:r w:rsidR="004E10BF">
        <w:rPr>
          <w:rFonts w:cstheme="minorHAnsi"/>
          <w:sz w:val="22"/>
          <w:szCs w:val="22"/>
        </w:rPr>
        <w:t xml:space="preserve"> as ecological processes unfold</w:t>
      </w:r>
      <w:r w:rsidRPr="00496E2D">
        <w:rPr>
          <w:rFonts w:cstheme="minorHAnsi"/>
          <w:sz w:val="22"/>
          <w:szCs w:val="22"/>
        </w:rPr>
        <w:t xml:space="preserve">. These feedbacks can be quite rapid, since the timescales of ecology and evolution are not as different as </w:t>
      </w:r>
      <w:r w:rsidR="001632C9">
        <w:rPr>
          <w:rFonts w:cstheme="minorHAnsi"/>
          <w:sz w:val="22"/>
          <w:szCs w:val="22"/>
        </w:rPr>
        <w:t>was once</w:t>
      </w:r>
      <w:r w:rsidRPr="00496E2D">
        <w:rPr>
          <w:rFonts w:cstheme="minorHAnsi"/>
          <w:sz w:val="22"/>
          <w:szCs w:val="22"/>
        </w:rPr>
        <w:t xml:space="preserve"> assumed</w:t>
      </w:r>
      <w:r w:rsidR="001D2DAF" w:rsidRPr="00496E2D">
        <w:rPr>
          <w:rFonts w:cstheme="minorHAnsi"/>
          <w:sz w:val="22"/>
          <w:szCs w:val="22"/>
        </w:rPr>
        <w:t xml:space="preserve"> </w:t>
      </w:r>
      <w:r w:rsidR="001D2DAF" w:rsidRPr="00496E2D">
        <w:rPr>
          <w:rFonts w:cstheme="minorHAnsi"/>
          <w:sz w:val="22"/>
          <w:szCs w:val="22"/>
        </w:rPr>
        <w:fldChar w:fldCharType="begin"/>
      </w:r>
      <w:r w:rsidR="004B7AD5">
        <w:rPr>
          <w:rFonts w:cstheme="minorHAnsi"/>
          <w:sz w:val="22"/>
          <w:szCs w:val="22"/>
        </w:rPr>
        <w:instrText xml:space="preserve"> ADDIN ZOTERO_ITEM CSL_CITATION {"citationID":"iAzdLeS9","properties":{"formattedCitation":"(23\\uc0\\u8211{}25)","plainCitation":"(23–25)","noteIndex":0},"citationItems":[{"id":2667,"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A."}],"issued":{"date-parts":[["2005"]]}}},{"id":1306,"uris":["http://zotero.org/users/1264037/items/DPHKI4XQ"],"uri":["http://zotero.org/users/1264037/items/DPHKI4XQ"],"itemData":{"id":1306,"type":"article-journal","abstract":"The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W."}],"issued":{"date-parts":[["2011",1,28]]}}},{"id":2544,"uris":["http://zotero.org/users/1264037/items/9IJEB59T"],"uri":["http://zotero.org/users/1264037/items/9IJEB59T"],"itemData":{"id":2544,"type":"article-journal","abstract":"It is increasingly recognized that evolution may occur in ecological time. It is not clear, however, how fast evolution – or phenotypic change more generally – may be in comparison with the associated ecology, or whether systems with fast ecological dynamics generally have relatively fast rates of phenotypic change. We developed a new dataset on standardized rates of change in population size and phenotypic traits for a wide range of species and taxonomic groups. We show that rates of change in phenotypes are generally no more than 2/3, and on average about 1/4, the concurrent rates of change in population size. There was no relationship between rates of population change and rates of phenotypic change across systems. We also found that the variance of both phenotypic and ecological rates increased with the mean across studies following a power law with an exponent of two, while temporal variation in phenotypic rates was lower than in ecological rates. Our results are consistent with the view that ecology and evolution may occur at similar time scales, but clarify that only rarely do populations change as fast in traits as they do in abundance.","container-title":"Ecology and Evolution","DOI":"10.1002/ece3.1899","ISSN":"2045-7758","journalAbbreviation":"Ecol Evol","language":"en","page":"573-581","source":"Wiley Online Library","title":"How fast is fast? Eco-evolutionary dynamics and rates of change in populations and phenotypes","title-short":"How fast is fast?","volume":"6","author":[{"family":"DeLong","given":"John P."},{"family":"Forbes","given":"Valery E."},{"family":"Galic","given":"Nika"},{"family":"Gibert","given":"Jean P."},{"family":"Laport","given":"Robert G."},{"family":"Phillips","given":"Joseph S."},{"family":"Vavra","given":"Janna M."}],"issued":{"date-parts":[["2016"]]}}}],"schema":"https://github.com/citation-style-language/schema/raw/master/csl-citation.json"} </w:instrText>
      </w:r>
      <w:r w:rsidR="001D2DAF" w:rsidRPr="00496E2D">
        <w:rPr>
          <w:rFonts w:cstheme="minorHAnsi"/>
          <w:sz w:val="22"/>
          <w:szCs w:val="22"/>
        </w:rPr>
        <w:fldChar w:fldCharType="separate"/>
      </w:r>
      <w:r w:rsidR="004B7AD5" w:rsidRPr="004B7AD5">
        <w:rPr>
          <w:rFonts w:ascii="Calibri" w:hAnsi="Calibri" w:cs="Calibri"/>
          <w:sz w:val="22"/>
        </w:rPr>
        <w:t>(23–25)</w:t>
      </w:r>
      <w:r w:rsidR="001D2DAF" w:rsidRPr="00496E2D">
        <w:rPr>
          <w:rFonts w:cstheme="minorHAnsi"/>
          <w:sz w:val="22"/>
          <w:szCs w:val="22"/>
        </w:rPr>
        <w:fldChar w:fldCharType="end"/>
      </w:r>
      <w:r w:rsidRPr="00496E2D">
        <w:rPr>
          <w:rFonts w:cstheme="minorHAnsi"/>
          <w:sz w:val="22"/>
          <w:szCs w:val="22"/>
        </w:rPr>
        <w:t>. In a now-classic example, selection fluctuated between favoring grazing-resistant and rapidly growing algae genotypes due to cycles of grazing activity by rotifers</w:t>
      </w:r>
      <w:r w:rsidR="001D2DAF" w:rsidRPr="00496E2D">
        <w:rPr>
          <w:rFonts w:cstheme="minorHAnsi"/>
          <w:sz w:val="22"/>
          <w:szCs w:val="22"/>
        </w:rPr>
        <w:t xml:space="preserve"> </w:t>
      </w:r>
      <w:r w:rsidR="001D2DAF" w:rsidRPr="00496E2D">
        <w:rPr>
          <w:rFonts w:cstheme="minorHAnsi"/>
          <w:sz w:val="22"/>
          <w:szCs w:val="22"/>
        </w:rPr>
        <w:fldChar w:fldCharType="begin"/>
      </w:r>
      <w:r w:rsidR="004B7AD5">
        <w:rPr>
          <w:rFonts w:cstheme="minorHAnsi"/>
          <w:sz w:val="22"/>
          <w:szCs w:val="22"/>
        </w:rPr>
        <w:instrText xml:space="preserve"> ADDIN ZOTERO_ITEM CSL_CITATION {"citationID":"62rZbpKa","properties":{"formattedCitation":"(26)","plainCitation":"(26)","noteIndex":0},"citationItems":[{"id":2658,"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G."}],"issued":{"date-parts":[["2003",7,17]]}}}],"schema":"https://github.com/citation-style-language/schema/raw/master/csl-citation.json"} </w:instrText>
      </w:r>
      <w:r w:rsidR="001D2DAF" w:rsidRPr="00496E2D">
        <w:rPr>
          <w:rFonts w:cstheme="minorHAnsi"/>
          <w:sz w:val="22"/>
          <w:szCs w:val="22"/>
        </w:rPr>
        <w:fldChar w:fldCharType="separate"/>
      </w:r>
      <w:r w:rsidR="004B7AD5" w:rsidRPr="004B7AD5">
        <w:rPr>
          <w:rFonts w:ascii="Calibri" w:hAnsi="Calibri" w:cs="Calibri"/>
          <w:sz w:val="22"/>
        </w:rPr>
        <w:t>(26)</w:t>
      </w:r>
      <w:r w:rsidR="001D2DAF" w:rsidRPr="00496E2D">
        <w:rPr>
          <w:rFonts w:cstheme="minorHAnsi"/>
          <w:sz w:val="22"/>
          <w:szCs w:val="22"/>
        </w:rPr>
        <w:fldChar w:fldCharType="end"/>
      </w:r>
      <w:r w:rsidRPr="00496E2D">
        <w:rPr>
          <w:rFonts w:cstheme="minorHAnsi"/>
          <w:sz w:val="22"/>
          <w:szCs w:val="22"/>
        </w:rPr>
        <w:t>. Such fluctuations dictate that the relationship between traits and fitness will change rapidly through time, such that a population evolves in one direction, and then another, as the ecological context changes.</w:t>
      </w:r>
    </w:p>
    <w:p w14:paraId="521E5C66" w14:textId="34F7A0B9" w:rsidR="00FB13B8" w:rsidRDefault="00644808" w:rsidP="00503830">
      <w:pPr>
        <w:spacing w:after="0" w:line="480" w:lineRule="auto"/>
        <w:ind w:firstLine="720"/>
        <w:contextualSpacing/>
        <w:rPr>
          <w:rFonts w:cstheme="minorHAnsi"/>
          <w:sz w:val="22"/>
          <w:szCs w:val="22"/>
        </w:rPr>
      </w:pPr>
      <w:r>
        <w:rPr>
          <w:rFonts w:cstheme="minorHAnsi"/>
          <w:sz w:val="22"/>
          <w:szCs w:val="22"/>
        </w:rPr>
        <w:t>Given the key role of ecological dynamics in shaping fitness landscapes, s</w:t>
      </w:r>
      <w:r w:rsidRPr="00496E2D">
        <w:rPr>
          <w:rFonts w:cstheme="minorHAnsi"/>
          <w:sz w:val="22"/>
          <w:szCs w:val="22"/>
        </w:rPr>
        <w:t>tochasticity</w:t>
      </w:r>
      <w:r>
        <w:rPr>
          <w:rFonts w:cstheme="minorHAnsi"/>
          <w:sz w:val="22"/>
          <w:szCs w:val="22"/>
        </w:rPr>
        <w:t xml:space="preserve"> that alters ecological dynamics may also influence adaptation. </w:t>
      </w:r>
      <w:r w:rsidR="004E10BF">
        <w:rPr>
          <w:rFonts w:cstheme="minorHAnsi"/>
          <w:sz w:val="22"/>
          <w:szCs w:val="22"/>
        </w:rPr>
        <w:t>At least two distinct</w:t>
      </w:r>
      <w:r w:rsidRPr="00496E2D">
        <w:rPr>
          <w:rFonts w:cstheme="minorHAnsi"/>
          <w:sz w:val="22"/>
          <w:szCs w:val="22"/>
        </w:rPr>
        <w:t xml:space="preserve"> kinds of stochasticity can affect ecological and evolutionary dynamics. Demographic stochasticity is random variation in realized vital rates among individuals that are deterministically identical</w:t>
      </w:r>
      <w:r>
        <w:rPr>
          <w:rFonts w:cstheme="minorHAnsi"/>
          <w:sz w:val="22"/>
          <w:szCs w:val="22"/>
        </w:rPr>
        <w:t>. D</w:t>
      </w:r>
      <w:r w:rsidRPr="00496E2D">
        <w:rPr>
          <w:rFonts w:cstheme="minorHAnsi"/>
          <w:sz w:val="22"/>
          <w:szCs w:val="22"/>
        </w:rPr>
        <w:t xml:space="preserve">emographic stochasticity leads to genetic drift, which is typically understood to function as a brake on adaptive evolution by </w:t>
      </w:r>
      <w:r w:rsidR="00927221">
        <w:rPr>
          <w:rFonts w:cstheme="minorHAnsi"/>
          <w:sz w:val="22"/>
          <w:szCs w:val="22"/>
        </w:rPr>
        <w:t xml:space="preserve">reducing both population size and </w:t>
      </w:r>
      <w:r w:rsidRPr="00496E2D">
        <w:rPr>
          <w:rFonts w:cstheme="minorHAnsi"/>
          <w:sz w:val="22"/>
          <w:szCs w:val="22"/>
        </w:rPr>
        <w:t>the probability of fixation of beneficial alleles</w:t>
      </w:r>
      <w:r w:rsidR="001D2DAF" w:rsidRPr="00496E2D">
        <w:rPr>
          <w:rFonts w:cstheme="minorHAnsi"/>
          <w:sz w:val="22"/>
          <w:szCs w:val="22"/>
        </w:rPr>
        <w:t xml:space="preserve"> </w:t>
      </w:r>
      <w:r w:rsidR="001D2DAF" w:rsidRPr="00496E2D">
        <w:rPr>
          <w:rFonts w:cstheme="minorHAnsi"/>
          <w:sz w:val="22"/>
          <w:szCs w:val="22"/>
        </w:rPr>
        <w:fldChar w:fldCharType="begin"/>
      </w:r>
      <w:r w:rsidR="004B7AD5">
        <w:rPr>
          <w:rFonts w:cstheme="minorHAnsi"/>
          <w:sz w:val="22"/>
          <w:szCs w:val="22"/>
        </w:rPr>
        <w:instrText xml:space="preserve"> ADDIN ZOTERO_ITEM CSL_CITATION {"citationID":"2z8vC4mb","properties":{"formattedCitation":"(27, 28)","plainCitation":"(27, 28)","noteIndex":0},"citationItems":[{"id":1830,"uris":["http://zotero.org/users/1264037/items/GEBEDJZT"],"uri":["http://zotero.org/users/1264037/items/GEBEDJZT"],"itemData":{"id":1830,"type":"article-journal","container-title":"Journal of genetics","journalAbbreviation":"J. Gen.","page":"511-524","title":"The cost of natural selection","volume":"55","author":[{"family":"Haldane","given":"J.B.S."}],"issued":{"date-parts":[["1957"]]}}},{"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r w:rsidR="001D2DAF" w:rsidRPr="00496E2D">
        <w:rPr>
          <w:rFonts w:cstheme="minorHAnsi"/>
          <w:sz w:val="22"/>
          <w:szCs w:val="22"/>
        </w:rPr>
        <w:fldChar w:fldCharType="separate"/>
      </w:r>
      <w:r w:rsidR="004B7AD5" w:rsidRPr="004B7AD5">
        <w:rPr>
          <w:rFonts w:ascii="Calibri" w:hAnsi="Calibri" w:cs="Calibri"/>
          <w:sz w:val="22"/>
        </w:rPr>
        <w:t>(27, 28)</w:t>
      </w:r>
      <w:r w:rsidR="001D2DAF" w:rsidRPr="00496E2D">
        <w:rPr>
          <w:rFonts w:cstheme="minorHAnsi"/>
          <w:sz w:val="22"/>
          <w:szCs w:val="22"/>
        </w:rPr>
        <w:fldChar w:fldCharType="end"/>
      </w:r>
      <w:r w:rsidRPr="00496E2D">
        <w:rPr>
          <w:rFonts w:cstheme="minorHAnsi"/>
          <w:sz w:val="22"/>
          <w:szCs w:val="22"/>
        </w:rPr>
        <w:t xml:space="preserve">. Environmental stochasticity is random variation in the environment that affects the vital rates of all individuals in a population. One often-overlooked </w:t>
      </w:r>
      <w:r w:rsidR="00927221">
        <w:rPr>
          <w:rFonts w:cstheme="minorHAnsi"/>
          <w:sz w:val="22"/>
          <w:szCs w:val="22"/>
        </w:rPr>
        <w:t>form</w:t>
      </w:r>
      <w:r w:rsidR="00927221" w:rsidRPr="00496E2D">
        <w:rPr>
          <w:rFonts w:cstheme="minorHAnsi"/>
          <w:sz w:val="22"/>
          <w:szCs w:val="22"/>
        </w:rPr>
        <w:t xml:space="preserve"> </w:t>
      </w:r>
      <w:r w:rsidRPr="00496E2D">
        <w:rPr>
          <w:rFonts w:cstheme="minorHAnsi"/>
          <w:sz w:val="22"/>
          <w:szCs w:val="22"/>
        </w:rPr>
        <w:t xml:space="preserve">of environmental stochasticity present in all numerical analyses is the choice of initial conditions. The choice of initial conditions </w:t>
      </w:r>
      <w:r w:rsidR="00927221">
        <w:rPr>
          <w:rFonts w:cstheme="minorHAnsi"/>
          <w:sz w:val="22"/>
          <w:szCs w:val="22"/>
        </w:rPr>
        <w:t xml:space="preserve">is set by the user and is therefore a kind of external, random force influencing population size, and the effect is to influence </w:t>
      </w:r>
      <w:r w:rsidRPr="00496E2D">
        <w:rPr>
          <w:rFonts w:cstheme="minorHAnsi"/>
          <w:sz w:val="22"/>
          <w:szCs w:val="22"/>
        </w:rPr>
        <w:t xml:space="preserve">the transient dynamics of the </w:t>
      </w:r>
      <w:commentRangeStart w:id="43"/>
      <w:r w:rsidRPr="00496E2D">
        <w:rPr>
          <w:rFonts w:cstheme="minorHAnsi"/>
          <w:sz w:val="22"/>
          <w:szCs w:val="22"/>
        </w:rPr>
        <w:t>system</w:t>
      </w:r>
      <w:commentRangeEnd w:id="43"/>
      <w:r w:rsidR="004E10BF">
        <w:rPr>
          <w:rStyle w:val="CommentReference"/>
        </w:rPr>
        <w:commentReference w:id="43"/>
      </w:r>
      <w:r w:rsidR="00927221">
        <w:rPr>
          <w:rFonts w:cstheme="minorHAnsi"/>
          <w:sz w:val="22"/>
          <w:szCs w:val="22"/>
        </w:rPr>
        <w:t xml:space="preserve">. </w:t>
      </w:r>
      <w:ins w:id="44" w:author="John DeLong" w:date="2020-01-19T11:34:00Z">
        <w:r w:rsidR="004B7AD5">
          <w:rPr>
            <w:rFonts w:cstheme="minorHAnsi"/>
            <w:sz w:val="22"/>
            <w:szCs w:val="22"/>
          </w:rPr>
          <w:t>For example, initial conditions can determine whether long transients arise in class</w:t>
        </w:r>
      </w:ins>
      <w:ins w:id="45" w:author="John DeLong" w:date="2020-01-19T11:36:00Z">
        <w:r w:rsidR="004B7AD5">
          <w:rPr>
            <w:rFonts w:cstheme="minorHAnsi"/>
            <w:sz w:val="22"/>
            <w:szCs w:val="22"/>
          </w:rPr>
          <w:t>ic</w:t>
        </w:r>
      </w:ins>
      <w:ins w:id="46" w:author="John DeLong" w:date="2020-01-19T11:34:00Z">
        <w:r w:rsidR="004B7AD5">
          <w:rPr>
            <w:rFonts w:cstheme="minorHAnsi"/>
            <w:sz w:val="22"/>
            <w:szCs w:val="22"/>
          </w:rPr>
          <w:t xml:space="preserve"> competition models</w:t>
        </w:r>
      </w:ins>
      <w:ins w:id="47" w:author="John DeLong" w:date="2020-01-19T11:36:00Z">
        <w:r w:rsidR="004B7AD5">
          <w:rPr>
            <w:rFonts w:cstheme="minorHAnsi"/>
            <w:sz w:val="22"/>
            <w:szCs w:val="22"/>
          </w:rPr>
          <w:t xml:space="preserve"> or whether communities proceed more directly to an equilibrium</w:t>
        </w:r>
      </w:ins>
      <w:ins w:id="48" w:author="John DeLong" w:date="2020-01-19T11:34:00Z">
        <w:r w:rsidR="004B7AD5">
          <w:rPr>
            <w:rFonts w:cstheme="minorHAnsi"/>
            <w:sz w:val="22"/>
            <w:szCs w:val="22"/>
          </w:rPr>
          <w:t xml:space="preserve"> </w:t>
        </w:r>
      </w:ins>
      <w:ins w:id="49" w:author="John DeLong" w:date="2020-01-19T11:35:00Z">
        <w:r w:rsidR="004B7AD5">
          <w:rPr>
            <w:rFonts w:cstheme="minorHAnsi"/>
            <w:sz w:val="22"/>
            <w:szCs w:val="22"/>
          </w:rPr>
          <w:fldChar w:fldCharType="begin"/>
        </w:r>
      </w:ins>
      <w:ins w:id="50" w:author="John DeLong" w:date="2020-01-19T11:40:00Z">
        <w:r w:rsidR="004B7AD5">
          <w:rPr>
            <w:rFonts w:cstheme="minorHAnsi"/>
            <w:sz w:val="22"/>
            <w:szCs w:val="22"/>
          </w:rPr>
          <w:instrText xml:space="preserve"> ADDIN ZOTERO_ITEM CSL_CITATION {"citationID":"PTjK99LU","properties":{"formattedCitation":"(29)","plainCitation":"(29)","noteIndex":0},"citationItems":[{"id":7940,"uris":["http://zotero.org/users/1264037/items/KNW7FRRE"],"uri":["http://zotero.org/users/1264037/items/KNW7FRRE"],"itemData":{"id":7940,"type":"article-journal","abstract":"Ecological theory has been dominated by a focus on long-term or asymptotic behavior as a way to understand natural systems. Yet experiments are done on much shorter timescales, and the relevant timescales for ecological systems can also be relatively short. Thus, there is a mismatch between the timescales of most experiments and the timescales of many theoretical investigations. However, recent work has emphasized the importance of transient dynamics rather than long-term behavior in ecological systems, enabling the examination of forces that allow coexistence on ecological timescales. Through an examination of what leads to transients in ecological systems, a deeper appreciation of the forces leading to persistence or coexistence in ecological systems emerges, as well as a general understanding of how population levels can change through time.","container-title":"Trends in Ecology &amp; Evolution","DOI":"10.1016/j.tree.2003.09.007","ISSN":"0169-5347","issue":"1","journalAbbreviation":"Trends Ecol. Evol. (Amst.)","language":"eng","note":"PMID: 16701224","page":"39-45","source":"PubMed","title":"Transients: the key to long-term ecological understanding?","title-short":"Transients","volume":"19","author":[{"family":"Hastings","given":"Alan"}],"issued":{"date-parts":[["2004",1]]}}}],"schema":"https://github.com/citation-style-language/schema/raw/master/csl-citation.json"} </w:instrText>
        </w:r>
      </w:ins>
      <w:r w:rsidR="004B7AD5">
        <w:rPr>
          <w:rFonts w:cstheme="minorHAnsi"/>
          <w:sz w:val="22"/>
          <w:szCs w:val="22"/>
        </w:rPr>
        <w:fldChar w:fldCharType="separate"/>
      </w:r>
      <w:ins w:id="51" w:author="John DeLong" w:date="2020-01-19T11:40:00Z">
        <w:r w:rsidR="004B7AD5" w:rsidRPr="004B7AD5">
          <w:rPr>
            <w:rFonts w:ascii="Calibri" w:hAnsi="Calibri" w:cs="Calibri"/>
            <w:sz w:val="22"/>
          </w:rPr>
          <w:t>(29)</w:t>
        </w:r>
      </w:ins>
      <w:ins w:id="52" w:author="John DeLong" w:date="2020-01-19T11:35:00Z">
        <w:r w:rsidR="004B7AD5">
          <w:rPr>
            <w:rFonts w:cstheme="minorHAnsi"/>
            <w:sz w:val="22"/>
            <w:szCs w:val="22"/>
          </w:rPr>
          <w:fldChar w:fldCharType="end"/>
        </w:r>
      </w:ins>
      <w:ins w:id="53" w:author="John DeLong" w:date="2020-01-19T11:34:00Z">
        <w:r w:rsidR="004B7AD5">
          <w:rPr>
            <w:rFonts w:cstheme="minorHAnsi"/>
            <w:sz w:val="22"/>
            <w:szCs w:val="22"/>
          </w:rPr>
          <w:t xml:space="preserve">. </w:t>
        </w:r>
      </w:ins>
      <w:r w:rsidRPr="00496E2D">
        <w:rPr>
          <w:rFonts w:cstheme="minorHAnsi"/>
          <w:sz w:val="22"/>
          <w:szCs w:val="22"/>
        </w:rPr>
        <w:t>As such, transient dynamics</w:t>
      </w:r>
      <w:r w:rsidR="00927221">
        <w:rPr>
          <w:rFonts w:cstheme="minorHAnsi"/>
          <w:sz w:val="22"/>
          <w:szCs w:val="22"/>
        </w:rPr>
        <w:t xml:space="preserve"> generated by either demographic or </w:t>
      </w:r>
      <w:r w:rsidRPr="00496E2D">
        <w:rPr>
          <w:rFonts w:cstheme="minorHAnsi"/>
          <w:sz w:val="22"/>
          <w:szCs w:val="22"/>
        </w:rPr>
        <w:t xml:space="preserve">environmental stochasticity </w:t>
      </w:r>
      <w:del w:id="54" w:author="John DeLong" w:date="2020-01-19T11:36:00Z">
        <w:r w:rsidRPr="00496E2D" w:rsidDel="004B7AD5">
          <w:rPr>
            <w:rFonts w:cstheme="minorHAnsi"/>
            <w:sz w:val="22"/>
            <w:szCs w:val="22"/>
          </w:rPr>
          <w:delText xml:space="preserve">can </w:delText>
        </w:r>
      </w:del>
      <w:ins w:id="55" w:author="John DeLong" w:date="2020-01-19T11:36:00Z">
        <w:r w:rsidR="004B7AD5">
          <w:rPr>
            <w:rFonts w:cstheme="minorHAnsi"/>
            <w:sz w:val="22"/>
            <w:szCs w:val="22"/>
          </w:rPr>
          <w:t>could</w:t>
        </w:r>
        <w:r w:rsidR="004B7AD5" w:rsidRPr="00496E2D">
          <w:rPr>
            <w:rFonts w:cstheme="minorHAnsi"/>
            <w:sz w:val="22"/>
            <w:szCs w:val="22"/>
          </w:rPr>
          <w:t xml:space="preserve"> </w:t>
        </w:r>
      </w:ins>
      <w:r w:rsidRPr="00496E2D">
        <w:rPr>
          <w:rFonts w:cstheme="minorHAnsi"/>
          <w:sz w:val="22"/>
          <w:szCs w:val="22"/>
        </w:rPr>
        <w:t>shape evolutionary dynamics</w:t>
      </w:r>
      <w:ins w:id="56" w:author="John DeLong" w:date="2020-01-19T11:36:00Z">
        <w:r w:rsidR="004B7AD5">
          <w:rPr>
            <w:rFonts w:cstheme="minorHAnsi"/>
            <w:sz w:val="22"/>
            <w:szCs w:val="22"/>
          </w:rPr>
          <w:t xml:space="preserve"> by altering the ecological processes that give rise to the fitness landscape</w:t>
        </w:r>
      </w:ins>
      <w:r w:rsidRPr="00496E2D">
        <w:rPr>
          <w:rFonts w:cstheme="minorHAnsi"/>
          <w:sz w:val="22"/>
          <w:szCs w:val="22"/>
        </w:rPr>
        <w:t xml:space="preserve">. Given that most populations experience </w:t>
      </w:r>
      <w:r w:rsidR="00927221">
        <w:rPr>
          <w:rFonts w:cstheme="minorHAnsi"/>
          <w:sz w:val="22"/>
          <w:szCs w:val="22"/>
        </w:rPr>
        <w:t>such</w:t>
      </w:r>
      <w:r w:rsidRPr="00496E2D">
        <w:rPr>
          <w:rFonts w:cstheme="minorHAnsi"/>
          <w:sz w:val="22"/>
          <w:szCs w:val="22"/>
        </w:rPr>
        <w:t xml:space="preserve"> stochasticity, and thus do not typically reside at an ecological equilibrium, it is crucial to consider how our expectations for evolution could be altered by stochasticity.</w:t>
      </w:r>
    </w:p>
    <w:p w14:paraId="28B73E8E" w14:textId="58F5D856"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To study how stochasticity can influence the path and pace of adaptation by altering ecological dynamics, we use a novel theoretical approach that adds individual variability and inheritance to a </w:t>
      </w:r>
      <w:r w:rsidRPr="00496E2D">
        <w:rPr>
          <w:rFonts w:cstheme="minorHAnsi"/>
          <w:sz w:val="22"/>
          <w:szCs w:val="22"/>
        </w:rPr>
        <w:lastRenderedPageBreak/>
        <w:t>stochastic simulation of ecological dynamics using Gillespie’s direct method for simulating stochastic systems (Gillespie eco-evolutionary models [GEMs]</w:t>
      </w:r>
      <w:r w:rsidR="004B7AD5">
        <w:rPr>
          <w:rFonts w:cstheme="minorHAnsi"/>
          <w:sz w:val="22"/>
          <w:szCs w:val="22"/>
        </w:rPr>
        <w:t xml:space="preserve">; </w:t>
      </w:r>
      <w:r w:rsidR="004B7AD5">
        <w:rPr>
          <w:rFonts w:cstheme="minorHAnsi"/>
          <w:sz w:val="22"/>
          <w:szCs w:val="22"/>
        </w:rPr>
        <w:fldChar w:fldCharType="begin"/>
      </w:r>
      <w:r w:rsidR="004B7AD5">
        <w:rPr>
          <w:rFonts w:cstheme="minorHAnsi"/>
          <w:sz w:val="22"/>
          <w:szCs w:val="22"/>
        </w:rPr>
        <w:instrText xml:space="preserve"> ADDIN ZOTERO_ITEM CSL_CITATION {"citationID":"p81kdM1p","properties":{"formattedCitation":"(30\\uc0\\u8211{}32)","plainCitation":"(30–32)","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004B7AD5">
        <w:rPr>
          <w:rFonts w:cstheme="minorHAnsi"/>
          <w:sz w:val="22"/>
          <w:szCs w:val="22"/>
        </w:rPr>
        <w:fldChar w:fldCharType="separate"/>
      </w:r>
      <w:r w:rsidR="004B7AD5" w:rsidRPr="00503830">
        <w:rPr>
          <w:rFonts w:ascii="Calibri" w:hAnsi="Calibri" w:cs="Calibri"/>
          <w:sz w:val="22"/>
        </w:rPr>
        <w:t>30–32)</w:t>
      </w:r>
      <w:r w:rsidR="004B7AD5">
        <w:rPr>
          <w:rFonts w:cstheme="minorHAnsi"/>
          <w:sz w:val="22"/>
          <w:szCs w:val="22"/>
        </w:rPr>
        <w:fldChar w:fldCharType="end"/>
      </w:r>
      <w:r w:rsidRPr="00496E2D">
        <w:rPr>
          <w:rFonts w:cstheme="minorHAnsi"/>
          <w:sz w:val="22"/>
          <w:szCs w:val="22"/>
        </w:rPr>
        <w:t xml:space="preserve">. Specifically, we compare the ecological and evolutionary dynamics </w:t>
      </w:r>
      <w:r w:rsidR="00B1097E">
        <w:rPr>
          <w:rFonts w:cstheme="minorHAnsi"/>
          <w:sz w:val="22"/>
          <w:szCs w:val="22"/>
        </w:rPr>
        <w:t>produced by</w:t>
      </w:r>
      <w:r w:rsidR="00B1097E" w:rsidRPr="00496E2D">
        <w:rPr>
          <w:rFonts w:cstheme="minorHAnsi"/>
          <w:sz w:val="22"/>
          <w:szCs w:val="22"/>
        </w:rPr>
        <w:t xml:space="preserve"> </w:t>
      </w:r>
      <w:r w:rsidRPr="00496E2D">
        <w:rPr>
          <w:rFonts w:cstheme="minorHAnsi"/>
          <w:sz w:val="22"/>
          <w:szCs w:val="22"/>
        </w:rPr>
        <w:t xml:space="preserve">GEMs to deterministic expectations based on the quantitative genetics (QG) approach of </w:t>
      </w:r>
      <w:proofErr w:type="spellStart"/>
      <w:r w:rsidRPr="00496E2D">
        <w:rPr>
          <w:rFonts w:cstheme="minorHAnsi"/>
          <w:sz w:val="22"/>
          <w:szCs w:val="22"/>
        </w:rPr>
        <w:t>Lande</w:t>
      </w:r>
      <w:proofErr w:type="spellEnd"/>
      <w:r w:rsidR="00503830">
        <w:rPr>
          <w:rFonts w:cstheme="minorHAnsi"/>
          <w:sz w:val="22"/>
          <w:szCs w:val="22"/>
        </w:rPr>
        <w:t xml:space="preserve"> </w:t>
      </w:r>
      <w:r w:rsidR="00503830">
        <w:rPr>
          <w:rFonts w:cstheme="minorHAnsi"/>
          <w:sz w:val="22"/>
          <w:szCs w:val="22"/>
        </w:rPr>
        <w:fldChar w:fldCharType="begin"/>
      </w:r>
      <w:r w:rsidR="00503830">
        <w:rPr>
          <w:rFonts w:cstheme="minorHAnsi"/>
          <w:sz w:val="22"/>
          <w:szCs w:val="22"/>
        </w:rPr>
        <w:instrText xml:space="preserve"> ADDIN ZOTERO_ITEM CSL_CITATION {"citationID":"1WfC7Eo9","properties":{"formattedCitation":"(16)","plainCitation":"(16)","noteIndex":0},"citationItems":[{"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evolution","volume":"63","author":[{"family":"Lande","given":"Russell"}],"issued":{"date-parts":[["1982",6,1]]}}}],"schema":"https://github.com/citation-style-language/schema/raw/master/csl-citation.json"} </w:instrText>
      </w:r>
      <w:r w:rsidR="00503830">
        <w:rPr>
          <w:rFonts w:cstheme="minorHAnsi"/>
          <w:sz w:val="22"/>
          <w:szCs w:val="22"/>
        </w:rPr>
        <w:fldChar w:fldCharType="separate"/>
      </w:r>
      <w:r w:rsidR="00503830" w:rsidRPr="00503830">
        <w:rPr>
          <w:rFonts w:ascii="Calibri" w:hAnsi="Calibri" w:cs="Calibri"/>
          <w:sz w:val="22"/>
        </w:rPr>
        <w:t>(16)</w:t>
      </w:r>
      <w:r w:rsidR="00503830">
        <w:rPr>
          <w:rFonts w:cstheme="minorHAnsi"/>
          <w:sz w:val="22"/>
          <w:szCs w:val="22"/>
        </w:rPr>
        <w:fldChar w:fldCharType="end"/>
      </w:r>
      <w:r w:rsidRPr="00496E2D">
        <w:rPr>
          <w:rFonts w:cstheme="minorHAnsi"/>
          <w:sz w:val="22"/>
          <w:szCs w:val="22"/>
        </w:rPr>
        <w:t xml:space="preserve"> and Abrams et al. </w:t>
      </w:r>
      <w:r w:rsidR="00503830">
        <w:rPr>
          <w:rFonts w:cstheme="minorHAnsi"/>
          <w:sz w:val="22"/>
          <w:szCs w:val="22"/>
        </w:rPr>
        <w:fldChar w:fldCharType="begin"/>
      </w:r>
      <w:r w:rsidR="00503830">
        <w:rPr>
          <w:rFonts w:cstheme="minorHAnsi"/>
          <w:sz w:val="22"/>
          <w:szCs w:val="22"/>
        </w:rPr>
        <w:instrText xml:space="preserve"> ADDIN ZOTERO_ITEM CSL_CITATION {"citationID":"RENCennU","properties":{"formattedCitation":"(17)","plainCitation":"(17)","noteIndex":0},"citationItems":[{"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instrText>
      </w:r>
      <w:r w:rsidR="00503830">
        <w:rPr>
          <w:rFonts w:cstheme="minorHAnsi"/>
          <w:sz w:val="22"/>
          <w:szCs w:val="22"/>
        </w:rPr>
        <w:fldChar w:fldCharType="separate"/>
      </w:r>
      <w:r w:rsidR="00503830" w:rsidRPr="00503830">
        <w:rPr>
          <w:rFonts w:ascii="Calibri" w:hAnsi="Calibri" w:cs="Calibri"/>
          <w:sz w:val="22"/>
        </w:rPr>
        <w:t>(17)</w:t>
      </w:r>
      <w:r w:rsidR="00503830">
        <w:rPr>
          <w:rFonts w:cstheme="minorHAnsi"/>
          <w:sz w:val="22"/>
          <w:szCs w:val="22"/>
        </w:rPr>
        <w:fldChar w:fldCharType="end"/>
      </w:r>
      <w:r w:rsidRPr="00496E2D">
        <w:rPr>
          <w:rFonts w:cstheme="minorHAnsi"/>
          <w:sz w:val="22"/>
          <w:szCs w:val="22"/>
        </w:rPr>
        <w:t xml:space="preserve">. Demographic stochasticity is built into the structure of the GEMs through stochasticity in the birth and death process. Environmental stochasticity </w:t>
      </w:r>
      <w:r w:rsidR="008066DB">
        <w:rPr>
          <w:rFonts w:cstheme="minorHAnsi"/>
          <w:sz w:val="22"/>
          <w:szCs w:val="22"/>
        </w:rPr>
        <w:t>induced</w:t>
      </w:r>
      <w:r w:rsidR="008066DB" w:rsidRPr="00496E2D">
        <w:rPr>
          <w:rFonts w:cstheme="minorHAnsi"/>
          <w:sz w:val="22"/>
          <w:szCs w:val="22"/>
        </w:rPr>
        <w:t xml:space="preserve"> </w:t>
      </w:r>
      <w:r w:rsidRPr="00496E2D">
        <w:rPr>
          <w:rFonts w:cstheme="minorHAnsi"/>
          <w:sz w:val="22"/>
          <w:szCs w:val="22"/>
        </w:rPr>
        <w:t>transient dynamics is introduced in two ways: 1) by varying the location of the ecological equilibrium (i.e., carrying capacity)</w:t>
      </w:r>
      <w:r w:rsidR="007A428E">
        <w:rPr>
          <w:rFonts w:cstheme="minorHAnsi"/>
          <w:sz w:val="22"/>
          <w:szCs w:val="22"/>
        </w:rPr>
        <w:t xml:space="preserve"> but keeping the starting conditions the same, we vary the relative magnitude of the initial conditions effect</w:t>
      </w:r>
      <w:r w:rsidRPr="00496E2D">
        <w:rPr>
          <w:rFonts w:cstheme="minorHAnsi"/>
          <w:sz w:val="22"/>
          <w:szCs w:val="22"/>
        </w:rPr>
        <w:t>, and 2) by introducing a cull to maintain populations below their equilibrium. We show that stochasticity</w:t>
      </w:r>
      <w:r w:rsidR="0000698A">
        <w:rPr>
          <w:rFonts w:cstheme="minorHAnsi"/>
          <w:sz w:val="22"/>
          <w:szCs w:val="22"/>
        </w:rPr>
        <w:t xml:space="preserve"> often</w:t>
      </w:r>
      <w:r w:rsidRPr="00496E2D">
        <w:rPr>
          <w:rFonts w:cstheme="minorHAnsi"/>
          <w:sz w:val="22"/>
          <w:szCs w:val="22"/>
        </w:rPr>
        <w:t xml:space="preserve"> limit adaptation, preventing populations from reaching the expected evolutionary optimum, but find that</w:t>
      </w:r>
      <w:r w:rsidR="0000698A">
        <w:rPr>
          <w:rFonts w:cstheme="minorHAnsi"/>
          <w:sz w:val="22"/>
          <w:szCs w:val="22"/>
        </w:rPr>
        <w:t>, just as often,</w:t>
      </w:r>
      <w:r w:rsidRPr="00496E2D">
        <w:rPr>
          <w:rFonts w:cstheme="minorHAnsi"/>
          <w:sz w:val="22"/>
          <w:szCs w:val="22"/>
        </w:rPr>
        <w:t xml:space="preserve"> the realized evolutionary outcome can still be understood using the deterministic equations. In particular, we show that stochasticity can trap populations at “transient evolutionary attractors” (TEAs). These TEAs represent peaks on an adaptive landscape that is not identical to the deterministic expectation. Our results indicate that TEAs may arise whenever density dependence influences birth or death rates and </w:t>
      </w:r>
      <w:r w:rsidR="00B1097E">
        <w:rPr>
          <w:rFonts w:cstheme="minorHAnsi"/>
          <w:sz w:val="22"/>
          <w:szCs w:val="22"/>
        </w:rPr>
        <w:t xml:space="preserve">we suggest </w:t>
      </w:r>
      <w:r w:rsidRPr="00496E2D">
        <w:rPr>
          <w:rFonts w:cstheme="minorHAnsi"/>
          <w:sz w:val="22"/>
          <w:szCs w:val="22"/>
        </w:rPr>
        <w:t>that these TEAs may play an important role driving evolutionary dynamics</w:t>
      </w:r>
      <w:r w:rsidR="00B1097E">
        <w:rPr>
          <w:rFonts w:cstheme="minorHAnsi"/>
          <w:sz w:val="22"/>
          <w:szCs w:val="22"/>
        </w:rPr>
        <w:t xml:space="preserve"> in many natural systems</w:t>
      </w:r>
      <w:r w:rsidRPr="00496E2D">
        <w:rPr>
          <w:rFonts w:cstheme="minorHAnsi"/>
          <w:sz w:val="22"/>
          <w:szCs w:val="22"/>
        </w:rPr>
        <w:t>. We suggest that understanding transient evolutionary phenomenon may provide new insights into how managed populations evolve and an alternative explanation for evolutionary patterns that seem maladaptive.</w:t>
      </w:r>
    </w:p>
    <w:p w14:paraId="18E79CA3" w14:textId="77777777" w:rsidR="00FB13B8" w:rsidRPr="00496E2D" w:rsidRDefault="00644808" w:rsidP="00503830">
      <w:pPr>
        <w:spacing w:after="0" w:line="480" w:lineRule="auto"/>
        <w:contextualSpacing/>
        <w:rPr>
          <w:rFonts w:cstheme="minorHAnsi"/>
          <w:b/>
          <w:bCs/>
          <w:sz w:val="22"/>
          <w:szCs w:val="22"/>
        </w:rPr>
      </w:pPr>
      <w:r w:rsidRPr="00496E2D">
        <w:rPr>
          <w:rFonts w:cstheme="minorHAnsi"/>
          <w:b/>
          <w:bCs/>
          <w:sz w:val="22"/>
          <w:szCs w:val="22"/>
        </w:rPr>
        <w:t>Methods</w:t>
      </w:r>
    </w:p>
    <w:p w14:paraId="0870E4E5" w14:textId="52905586" w:rsidR="00FB13B8" w:rsidRPr="00496E2D" w:rsidRDefault="00644808" w:rsidP="00503830">
      <w:pPr>
        <w:spacing w:after="0" w:line="480" w:lineRule="auto"/>
        <w:contextualSpacing/>
        <w:rPr>
          <w:rFonts w:cstheme="minorHAnsi"/>
          <w:b/>
          <w:bCs/>
          <w:sz w:val="22"/>
          <w:szCs w:val="22"/>
        </w:rPr>
      </w:pPr>
      <w:r w:rsidRPr="00496E2D">
        <w:rPr>
          <w:rFonts w:cstheme="minorHAnsi"/>
          <w:i/>
          <w:iCs/>
          <w:sz w:val="22"/>
          <w:szCs w:val="22"/>
        </w:rPr>
        <w:t xml:space="preserve">Deterministic eco-evolutionary dynamics: </w:t>
      </w:r>
      <w:proofErr w:type="spellStart"/>
      <w:r w:rsidRPr="00496E2D">
        <w:rPr>
          <w:rFonts w:cstheme="minorHAnsi"/>
          <w:sz w:val="22"/>
          <w:szCs w:val="22"/>
        </w:rPr>
        <w:t>Lande</w:t>
      </w:r>
      <w:proofErr w:type="spellEnd"/>
      <w:r w:rsidR="00503830">
        <w:rPr>
          <w:rFonts w:cstheme="minorHAnsi"/>
          <w:sz w:val="22"/>
          <w:szCs w:val="22"/>
        </w:rPr>
        <w:t xml:space="preserve"> </w:t>
      </w:r>
      <w:r w:rsidR="00503830">
        <w:rPr>
          <w:rFonts w:cstheme="minorHAnsi"/>
          <w:sz w:val="22"/>
          <w:szCs w:val="22"/>
        </w:rPr>
        <w:fldChar w:fldCharType="begin"/>
      </w:r>
      <w:r w:rsidR="00503830">
        <w:rPr>
          <w:rFonts w:cstheme="minorHAnsi"/>
          <w:sz w:val="22"/>
          <w:szCs w:val="22"/>
        </w:rPr>
        <w:instrText xml:space="preserve"> ADDIN ZOTERO_ITEM CSL_CITATION {"citationID":"g8WK68Or","properties":{"formattedCitation":"(15, 16)","plainCitation":"(15, 16)","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evolution","volume":"63","author":[{"family":"Lande","given":"Russell"}],"issued":{"date-parts":[["1982",6,1]]}}}],"schema":"https://github.com/citation-style-language/schema/raw/master/csl-citation.json"} </w:instrText>
      </w:r>
      <w:r w:rsidR="00503830">
        <w:rPr>
          <w:rFonts w:cstheme="minorHAnsi"/>
          <w:sz w:val="22"/>
          <w:szCs w:val="22"/>
        </w:rPr>
        <w:fldChar w:fldCharType="separate"/>
      </w:r>
      <w:r w:rsidR="00503830" w:rsidRPr="00503830">
        <w:rPr>
          <w:rFonts w:ascii="Calibri" w:hAnsi="Calibri" w:cs="Calibri"/>
          <w:sz w:val="22"/>
        </w:rPr>
        <w:t>(15, 16)</w:t>
      </w:r>
      <w:r w:rsidR="00503830">
        <w:rPr>
          <w:rFonts w:cstheme="minorHAnsi"/>
          <w:sz w:val="22"/>
          <w:szCs w:val="22"/>
        </w:rPr>
        <w:fldChar w:fldCharType="end"/>
      </w:r>
      <w:r w:rsidRPr="00496E2D">
        <w:rPr>
          <w:rFonts w:cstheme="minorHAnsi"/>
          <w:sz w:val="22"/>
          <w:szCs w:val="22"/>
        </w:rPr>
        <w:t xml:space="preserve"> derived an expression for the dynamics of trait change from classical quantitative genetics, showing that the average trait in a population changes at a rate that is proportional to the gradient of fitness with respect to the trait. This approach was generalized to allow for ecological interactions to shape the fitness gradient</w:t>
      </w:r>
      <w:r w:rsidR="00496E2D" w:rsidRPr="00496E2D">
        <w:rPr>
          <w:rFonts w:cstheme="minorHAnsi"/>
          <w:sz w:val="22"/>
          <w:szCs w:val="22"/>
        </w:rPr>
        <w:t xml:space="preserve"> </w:t>
      </w:r>
      <w:r w:rsidR="00496E2D" w:rsidRPr="00496E2D">
        <w:rPr>
          <w:rFonts w:cstheme="minorHAnsi"/>
          <w:sz w:val="22"/>
          <w:szCs w:val="22"/>
        </w:rPr>
        <w:fldChar w:fldCharType="begin"/>
      </w:r>
      <w:r w:rsidR="004B7AD5">
        <w:rPr>
          <w:rFonts w:cstheme="minorHAnsi"/>
          <w:sz w:val="22"/>
          <w:szCs w:val="22"/>
        </w:rPr>
        <w:instrText xml:space="preserve"> ADDIN ZOTERO_ITEM CSL_CITATION {"citationID":"TNh39QXs","properties":{"formattedCitation":"(17, 33\\uc0\\u8211{}35)","plainCitation":"(17, 33–35)","noteIndex":0},"citationItems":[{"id":7942,"uris":["http://zotero.org/users/1264037/items/26FH6PBS"],"uri":["http://zotero.org/users/1264037/items/26FH6PBS"],"itemData":{"id":7942,"type":"article-journal","abstract":"The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7734,"uris":["http://zotero.org/users/1264037/items/M6VUJ75Q"],"uri":["http://zotero.org/users/1264037/items/M6VUJ75Q"],"itemData":{"id":7734,"type":"article-journal","abstract":"We analyze simple models of predator-prey systems in which there is adaptive change in a trait of the prey that determines the rate at which it is captured by searching predators. Two models of adaptive change are explored: (1) change within a single reproducing prey population that has genetic variation for vulnerability to capture by the predator; and (2) direct competition between two independently reproducing prey populations that differ in their vulnerability. When an individual predator's consumption increases at a decreasing rate with prey availability, prey adaptation via either of these mechanisms may produce sustained cycles in both species' population densities and in the prey's mean trait value. Sufficiently rapid adaptive change (e.g., behavioral adaptation or evolution of traits with a large additive genetic variance), or sufficiently low predator birth and death rates will produce sustained cycles or chaos, even when the predator-prey dynamics with fixed prey capture rates would have been stable. Adaptive dynamics can also stabilize a system that would exhibit limit cycles if traits were fixed at their equilibrium values. When evolution fails to stabilize inherently unstable population interactions, selection decreases the prey's escape ability, which further destabilizes population dynamics. When the predator has a linear functional response, evolution of prey vulnerability always promotes stability. The relevance of these results to observed predator-prey cycles is discussed.","container-title":"Evolution; International Journal of Organic Evolution","DOI":"10.1111/j.1558-5646.1997.tb05098.x","ISSN":"1558-5646","issue":"6","journalAbbreviation":"Evolution","language":"eng","note":"PMID: 28565102","page":"1742-1750","source":"PubMed","title":"Prey adaptation as a cause of predator-prey cycles","volume":"51","author":[{"family":"Abrams","given":"Peter A."},{"family":"Matsuda","given":"Hiroyuki"}],"issued":{"date-parts":[["1997",12]]}}}],"schema":"https://github.com/citation-style-language/schema/raw/master/csl-citation.json"} </w:instrText>
      </w:r>
      <w:r w:rsidR="00496E2D" w:rsidRPr="00496E2D">
        <w:rPr>
          <w:rFonts w:cstheme="minorHAnsi"/>
          <w:sz w:val="22"/>
          <w:szCs w:val="22"/>
        </w:rPr>
        <w:fldChar w:fldCharType="separate"/>
      </w:r>
      <w:r w:rsidR="004B7AD5" w:rsidRPr="00503830">
        <w:rPr>
          <w:rFonts w:ascii="Calibri" w:hAnsi="Calibri" w:cs="Calibri"/>
          <w:sz w:val="22"/>
        </w:rPr>
        <w:t>(17, 33–35)</w:t>
      </w:r>
      <w:r w:rsidR="00496E2D" w:rsidRPr="00496E2D">
        <w:rPr>
          <w:rFonts w:cstheme="minorHAnsi"/>
          <w:sz w:val="22"/>
          <w:szCs w:val="22"/>
        </w:rPr>
        <w:fldChar w:fldCharType="end"/>
      </w:r>
      <w:r w:rsidRPr="00496E2D">
        <w:rPr>
          <w:rFonts w:cstheme="minorHAnsi"/>
          <w:sz w:val="22"/>
          <w:szCs w:val="22"/>
        </w:rPr>
        <w:t xml:space="preserve">, thus defining an eco-evolutionary model. The timescale of evolutionary change, relative to ecological change, </w:t>
      </w:r>
      <w:r w:rsidRPr="00496E2D">
        <w:rPr>
          <w:rFonts w:cstheme="minorHAnsi"/>
          <w:sz w:val="22"/>
          <w:szCs w:val="22"/>
        </w:rPr>
        <w:lastRenderedPageBreak/>
        <w:t xml:space="preserve">depends on the amount of </w:t>
      </w:r>
      <w:r w:rsidR="00E81687">
        <w:rPr>
          <w:rFonts w:cstheme="minorHAnsi"/>
          <w:sz w:val="22"/>
          <w:szCs w:val="22"/>
        </w:rPr>
        <w:t xml:space="preserve">additive </w:t>
      </w:r>
      <w:r w:rsidRPr="00496E2D">
        <w:rPr>
          <w:rFonts w:cstheme="minorHAnsi"/>
          <w:sz w:val="22"/>
          <w:szCs w:val="22"/>
        </w:rPr>
        <w:t>genetic (co)variance in the population</w:t>
      </w:r>
      <w:r w:rsidR="00496E2D" w:rsidRPr="00496E2D">
        <w:rPr>
          <w:rFonts w:cstheme="minorHAnsi"/>
          <w:sz w:val="22"/>
          <w:szCs w:val="22"/>
        </w:rPr>
        <w:t xml:space="preserve"> </w:t>
      </w:r>
      <w:r w:rsidR="00496E2D" w:rsidRPr="00496E2D">
        <w:rPr>
          <w:rFonts w:cstheme="minorHAnsi"/>
          <w:sz w:val="22"/>
          <w:szCs w:val="22"/>
        </w:rPr>
        <w:fldChar w:fldCharType="begin"/>
      </w:r>
      <w:r w:rsidR="004B7AD5">
        <w:rPr>
          <w:rFonts w:cstheme="minorHAnsi"/>
          <w:sz w:val="22"/>
          <w:szCs w:val="22"/>
        </w:rPr>
        <w:instrText xml:space="preserve"> ADDIN ZOTERO_ITEM CSL_CITATION {"citationID":"FahC7LaT","properties":{"formattedCitation":"(15)","plainCitation":"(15)","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evolution","volume":"30","author":[{"family":"Lande","given":"Russell"}],"issued":{"date-parts":[["1976",6]]}}}],"schema":"https://github.com/citation-style-language/schema/raw/master/csl-citation.json"} </w:instrText>
      </w:r>
      <w:r w:rsidR="00496E2D" w:rsidRPr="00496E2D">
        <w:rPr>
          <w:rFonts w:cstheme="minorHAnsi"/>
          <w:sz w:val="22"/>
          <w:szCs w:val="22"/>
        </w:rPr>
        <w:fldChar w:fldCharType="separate"/>
      </w:r>
      <w:r w:rsidR="004B7AD5" w:rsidRPr="00503830">
        <w:rPr>
          <w:rFonts w:ascii="Calibri" w:hAnsi="Calibri" w:cs="Calibri"/>
          <w:sz w:val="22"/>
        </w:rPr>
        <w:t>(15)</w:t>
      </w:r>
      <w:r w:rsidR="00496E2D" w:rsidRPr="00496E2D">
        <w:rPr>
          <w:rFonts w:cstheme="minorHAnsi"/>
          <w:sz w:val="22"/>
          <w:szCs w:val="22"/>
        </w:rPr>
        <w:fldChar w:fldCharType="end"/>
      </w:r>
      <w:r w:rsidRPr="00496E2D">
        <w:rPr>
          <w:rFonts w:cstheme="minorHAnsi"/>
          <w:sz w:val="22"/>
          <w:szCs w:val="22"/>
        </w:rPr>
        <w:t>. Typically, this term is small, leading to a rough separation of timescales where ecological dynamics happen faster than evolutionary dynamics. However, the relative rate of evolutionary dynamics can be scaled by other factors to alter the separation of timescales between the two dynamics; recent work has shown that allowing evolutionary dynamics to be faster than ecological dynamics can have non-intuitive effects on both ecology and evolution</w:t>
      </w:r>
      <w:r w:rsidR="00496E2D" w:rsidRPr="00496E2D">
        <w:rPr>
          <w:rFonts w:cstheme="minorHAnsi"/>
          <w:sz w:val="22"/>
          <w:szCs w:val="22"/>
        </w:rPr>
        <w:t xml:space="preserve"> </w:t>
      </w:r>
      <w:r w:rsidR="00496E2D" w:rsidRPr="00496E2D">
        <w:rPr>
          <w:rFonts w:cstheme="minorHAnsi"/>
          <w:sz w:val="22"/>
          <w:szCs w:val="22"/>
        </w:rPr>
        <w:fldChar w:fldCharType="begin"/>
      </w:r>
      <w:r w:rsidR="004B7AD5">
        <w:rPr>
          <w:rFonts w:cstheme="minorHAnsi"/>
          <w:sz w:val="22"/>
          <w:szCs w:val="22"/>
        </w:rPr>
        <w:instrText xml:space="preserve"> ADDIN ZOTERO_ITEM CSL_CITATION {"citationID":"IJvQOobn","properties":{"formattedCitation":"(19, 21)","plainCitation":"(19, 21)","noteIndex":0},"citationItems":[{"id":1709,"uris":["http://zotero.org/users/1264037/items/JXRCRFDG"],"uri":["http://zotero.org/users/1264037/items/JXRCRFDG"],"itemData":{"id":1709,"type":"article-journal","abstract":"The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instrText>
      </w:r>
      <w:r w:rsidR="00496E2D" w:rsidRPr="00496E2D">
        <w:rPr>
          <w:rFonts w:cstheme="minorHAnsi"/>
          <w:sz w:val="22"/>
          <w:szCs w:val="22"/>
        </w:rPr>
        <w:fldChar w:fldCharType="separate"/>
      </w:r>
      <w:r w:rsidR="004B7AD5" w:rsidRPr="00503830">
        <w:rPr>
          <w:rFonts w:ascii="Calibri" w:hAnsi="Calibri" w:cs="Calibri"/>
          <w:sz w:val="22"/>
        </w:rPr>
        <w:t>(19, 21)</w:t>
      </w:r>
      <w:r w:rsidR="00496E2D" w:rsidRPr="00496E2D">
        <w:rPr>
          <w:rFonts w:cstheme="minorHAnsi"/>
          <w:sz w:val="22"/>
          <w:szCs w:val="22"/>
        </w:rPr>
        <w:fldChar w:fldCharType="end"/>
      </w:r>
      <w:r w:rsidRPr="00496E2D">
        <w:rPr>
          <w:rFonts w:cstheme="minorHAnsi"/>
          <w:sz w:val="22"/>
          <w:szCs w:val="22"/>
        </w:rPr>
        <w:t>. One of the key takeaways from all of this work is that the dynamics of the system tend to be determined much more by the dynamics of the faster subsystem</w:t>
      </w:r>
      <w:r w:rsidR="00496E2D" w:rsidRPr="00496E2D">
        <w:rPr>
          <w:rFonts w:cstheme="minorHAnsi"/>
          <w:sz w:val="22"/>
          <w:szCs w:val="22"/>
        </w:rPr>
        <w:t xml:space="preserve"> </w:t>
      </w:r>
      <w:r w:rsidR="00496E2D" w:rsidRPr="00496E2D">
        <w:rPr>
          <w:rFonts w:cstheme="minorHAnsi"/>
          <w:sz w:val="22"/>
          <w:szCs w:val="22"/>
        </w:rPr>
        <w:fldChar w:fldCharType="begin"/>
      </w:r>
      <w:r w:rsidR="004B7AD5">
        <w:rPr>
          <w:rFonts w:cstheme="minorHAnsi"/>
          <w:sz w:val="22"/>
          <w:szCs w:val="22"/>
        </w:rPr>
        <w:instrText xml:space="preserve"> ADDIN ZOTERO_ITEM CSL_CITATION {"citationID":"qrRP05s6","properties":{"formattedCitation":"(19)","plainCitation":"(19)","noteIndex":0},"citationItems":[{"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P"}],"issued":{"date-parts":[["2010",11]]}}}],"schema":"https://github.com/citation-style-language/schema/raw/master/csl-citation.json"} </w:instrText>
      </w:r>
      <w:r w:rsidR="00496E2D" w:rsidRPr="00496E2D">
        <w:rPr>
          <w:rFonts w:cstheme="minorHAnsi"/>
          <w:sz w:val="22"/>
          <w:szCs w:val="22"/>
        </w:rPr>
        <w:fldChar w:fldCharType="separate"/>
      </w:r>
      <w:r w:rsidR="004B7AD5" w:rsidRPr="00503830">
        <w:rPr>
          <w:rFonts w:ascii="Calibri" w:hAnsi="Calibri" w:cs="Calibri"/>
          <w:sz w:val="22"/>
        </w:rPr>
        <w:t>(19)</w:t>
      </w:r>
      <w:r w:rsidR="00496E2D" w:rsidRPr="00496E2D">
        <w:rPr>
          <w:rFonts w:cstheme="minorHAnsi"/>
          <w:sz w:val="22"/>
          <w:szCs w:val="22"/>
        </w:rPr>
        <w:fldChar w:fldCharType="end"/>
      </w:r>
      <w:r w:rsidRPr="00496E2D">
        <w:rPr>
          <w:rFonts w:cstheme="minorHAnsi"/>
          <w:sz w:val="22"/>
          <w:szCs w:val="22"/>
        </w:rPr>
        <w:t xml:space="preserve">. Thus, typically, </w:t>
      </w:r>
      <w:r w:rsidR="00E81687">
        <w:rPr>
          <w:rFonts w:cstheme="minorHAnsi"/>
          <w:sz w:val="22"/>
          <w:szCs w:val="22"/>
        </w:rPr>
        <w:t>an eco-evolutionary</w:t>
      </w:r>
      <w:r w:rsidR="00E81687" w:rsidRPr="00496E2D">
        <w:rPr>
          <w:rFonts w:cstheme="minorHAnsi"/>
          <w:sz w:val="22"/>
          <w:szCs w:val="22"/>
        </w:rPr>
        <w:t xml:space="preserve"> </w:t>
      </w:r>
      <w:r w:rsidRPr="00496E2D">
        <w:rPr>
          <w:rFonts w:cstheme="minorHAnsi"/>
          <w:sz w:val="22"/>
          <w:szCs w:val="22"/>
        </w:rPr>
        <w:t>system will move quickly to an ecological equilibrium that will itself change slowly as the mean trait changes. Under this view, then, the transient behavior of the ecological system will have very little effect on the path to adaptation.</w:t>
      </w:r>
    </w:p>
    <w:p w14:paraId="6E09EA33" w14:textId="798B3B1B" w:rsidR="00FB13B8" w:rsidRPr="00496E2D" w:rsidRDefault="001F0F2D" w:rsidP="00503830">
      <w:pPr>
        <w:spacing w:after="0" w:line="480" w:lineRule="auto"/>
        <w:ind w:firstLine="720"/>
        <w:contextualSpacing/>
        <w:rPr>
          <w:rFonts w:cstheme="minorHAnsi"/>
          <w:b/>
          <w:bCs/>
          <w:sz w:val="22"/>
          <w:szCs w:val="22"/>
        </w:rPr>
      </w:pPr>
      <w:r>
        <w:rPr>
          <w:rFonts w:cstheme="minorHAnsi"/>
          <w:sz w:val="22"/>
          <w:szCs w:val="22"/>
        </w:rPr>
        <w:t xml:space="preserve">To investigate whether transient behavior can influence evolutionary dynamics, we </w:t>
      </w:r>
      <w:r w:rsidR="00E81687">
        <w:rPr>
          <w:rFonts w:cstheme="minorHAnsi"/>
          <w:sz w:val="22"/>
          <w:szCs w:val="22"/>
        </w:rPr>
        <w:t>consider</w:t>
      </w:r>
      <w:r>
        <w:rPr>
          <w:rFonts w:cstheme="minorHAnsi"/>
          <w:sz w:val="22"/>
          <w:szCs w:val="22"/>
        </w:rPr>
        <w:t xml:space="preserve"> a </w:t>
      </w:r>
      <w:r w:rsidR="00644808"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00644808" w:rsidRPr="00496E2D">
        <w:rPr>
          <w:rFonts w:cstheme="minorHAnsi"/>
          <w:sz w:val="22"/>
          <w:szCs w:val="22"/>
        </w:rPr>
        <w:t xml:space="preserve">: </w:t>
      </w:r>
    </w:p>
    <w:p w14:paraId="0D6A8B89" w14:textId="49FE90BD" w:rsidR="00FB13B8" w:rsidRPr="00496E2D" w:rsidRDefault="00C14D71" w:rsidP="00503830">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644808" w:rsidRPr="00496E2D">
        <w:rPr>
          <w:rFonts w:cstheme="minorHAnsi"/>
          <w:sz w:val="22"/>
          <w:szCs w:val="22"/>
        </w:rPr>
        <w:t xml:space="preserve">, </w:t>
      </w:r>
      <w:r w:rsidR="00496E2D">
        <w:rPr>
          <w:rFonts w:cstheme="minorHAnsi"/>
          <w:sz w:val="22"/>
          <w:szCs w:val="22"/>
        </w:rPr>
        <w:tab/>
      </w:r>
      <w:r w:rsidR="00644808" w:rsidRPr="00496E2D">
        <w:rPr>
          <w:rFonts w:cstheme="minorHAnsi"/>
          <w:sz w:val="22"/>
          <w:szCs w:val="22"/>
        </w:rPr>
        <w:t>(Equation 1)</w:t>
      </w:r>
    </w:p>
    <w:p w14:paraId="4B77B48D" w14:textId="7441DDA8" w:rsidR="00FB13B8" w:rsidRPr="00496E2D" w:rsidRDefault="00644808" w:rsidP="00503830">
      <w:pPr>
        <w:spacing w:after="0" w:line="480" w:lineRule="auto"/>
        <w:contextualSpacing/>
        <w:rPr>
          <w:rFonts w:cstheme="minorHAnsi"/>
          <w:b/>
          <w:bCs/>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sidR="001F0F2D">
        <w:rPr>
          <w:rFonts w:cstheme="minorHAnsi"/>
          <w:sz w:val="22"/>
          <w:szCs w:val="22"/>
        </w:rPr>
        <w:t xml:space="preserve">This model is a simple expansion of the logistic model, with maximum rate of population growth given as </w:t>
      </w:r>
      <w:proofErr w:type="spellStart"/>
      <w:r w:rsidR="001F0F2D">
        <w:rPr>
          <w:rFonts w:cstheme="minorHAnsi"/>
          <w:i/>
          <w:iCs/>
          <w:sz w:val="22"/>
          <w:szCs w:val="22"/>
        </w:rPr>
        <w:t>r</w:t>
      </w:r>
      <w:r w:rsidR="001F0F2D" w:rsidRPr="00496E2D">
        <w:rPr>
          <w:rFonts w:cstheme="minorHAnsi"/>
          <w:i/>
          <w:iCs/>
          <w:sz w:val="22"/>
          <w:szCs w:val="22"/>
          <w:vertAlign w:val="subscript"/>
        </w:rPr>
        <w:t>max</w:t>
      </w:r>
      <w:proofErr w:type="spellEnd"/>
      <w:r w:rsidR="001F0F2D">
        <w:rPr>
          <w:rFonts w:cstheme="minorHAnsi"/>
          <w:sz w:val="22"/>
          <w:szCs w:val="22"/>
        </w:rPr>
        <w:t xml:space="preserve"> = </w:t>
      </w:r>
      <w:proofErr w:type="spellStart"/>
      <w:r w:rsidR="001F0F2D" w:rsidRPr="00496E2D">
        <w:rPr>
          <w:rFonts w:cstheme="minorHAnsi"/>
          <w:i/>
          <w:iCs/>
          <w:sz w:val="22"/>
          <w:szCs w:val="22"/>
        </w:rPr>
        <w:t>b</w:t>
      </w:r>
      <w:r w:rsidR="001F0F2D" w:rsidRPr="00496E2D">
        <w:rPr>
          <w:rFonts w:cstheme="minorHAnsi"/>
          <w:i/>
          <w:iCs/>
          <w:sz w:val="22"/>
          <w:szCs w:val="22"/>
          <w:vertAlign w:val="subscript"/>
        </w:rPr>
        <w:t>max</w:t>
      </w:r>
      <w:proofErr w:type="spellEnd"/>
      <w:r w:rsidR="001F0F2D" w:rsidRPr="00496E2D">
        <w:rPr>
          <w:rFonts w:cstheme="minorHAnsi"/>
          <w:i/>
          <w:iCs/>
          <w:sz w:val="22"/>
          <w:szCs w:val="22"/>
        </w:rPr>
        <w:t xml:space="preserve"> </w:t>
      </w:r>
      <w:r w:rsidR="001F0F2D">
        <w:rPr>
          <w:rFonts w:cstheme="minorHAnsi"/>
          <w:iCs/>
          <w:sz w:val="22"/>
          <w:szCs w:val="22"/>
        </w:rPr>
        <w:t xml:space="preserve">- </w:t>
      </w:r>
      <w:proofErr w:type="spellStart"/>
      <w:r w:rsidR="001F0F2D" w:rsidRPr="00496E2D">
        <w:rPr>
          <w:rFonts w:cstheme="minorHAnsi"/>
          <w:i/>
          <w:iCs/>
          <w:sz w:val="22"/>
          <w:szCs w:val="22"/>
        </w:rPr>
        <w:t>d</w:t>
      </w:r>
      <w:r w:rsidR="001F0F2D" w:rsidRPr="00496E2D">
        <w:rPr>
          <w:rFonts w:cstheme="minorHAnsi"/>
          <w:i/>
          <w:iCs/>
          <w:sz w:val="22"/>
          <w:szCs w:val="22"/>
          <w:vertAlign w:val="subscript"/>
        </w:rPr>
        <w:t>min</w:t>
      </w:r>
      <w:proofErr w:type="spellEnd"/>
      <w:r w:rsidR="001F0F2D">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sidR="001F0F2D">
        <w:rPr>
          <w:rFonts w:cstheme="minorHAnsi"/>
          <w:sz w:val="22"/>
          <w:szCs w:val="22"/>
        </w:rPr>
        <w:t xml:space="preserve">. </w:t>
      </w:r>
      <w:r w:rsidRPr="00496E2D">
        <w:rPr>
          <w:rFonts w:cstheme="minorHAnsi"/>
          <w:sz w:val="22"/>
          <w:szCs w:val="22"/>
        </w:rPr>
        <w:t xml:space="preserve">We consider the case where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evolving and is connected to mortality through a trade-off described by an accelerating function, </w:t>
      </w:r>
      <m:oMath>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Sup>
          <m:sSubSupPr>
            <m:ctrlPr>
              <w:rPr>
                <w:rFonts w:ascii="Cambria Math" w:hAnsi="Cambria Math" w:cstheme="minorHAnsi"/>
                <w:sz w:val="22"/>
                <w:szCs w:val="22"/>
              </w:rPr>
            </m:ctrlPr>
          </m:sSubSupPr>
          <m:e>
            <m:r>
              <w:rPr>
                <w:rFonts w:ascii="Cambria Math" w:hAnsi="Cambria Math" w:cstheme="minorHAnsi"/>
                <w:sz w:val="22"/>
                <w:szCs w:val="22"/>
              </w:rPr>
              <m:t>sb</m:t>
            </m:r>
          </m:e>
          <m:sub>
            <m:r>
              <w:rPr>
                <w:rFonts w:ascii="Cambria Math" w:hAnsi="Cambria Math" w:cstheme="minorHAnsi"/>
                <w:sz w:val="22"/>
                <w:szCs w:val="22"/>
              </w:rPr>
              <m:t>max</m:t>
            </m:r>
          </m:sub>
          <m:sup>
            <m:r>
              <w:rPr>
                <w:rFonts w:ascii="Cambria Math" w:hAnsi="Cambria Math" w:cstheme="minorHAnsi"/>
                <w:sz w:val="22"/>
                <w:szCs w:val="22"/>
              </w:rPr>
              <m:t>2</m:t>
            </m:r>
          </m:sup>
        </m:sSubSup>
        <m:r>
          <w:rPr>
            <w:rFonts w:ascii="Cambria Math" w:hAnsi="Cambria Math" w:cstheme="minorHAnsi"/>
            <w:sz w:val="22"/>
            <w:szCs w:val="22"/>
          </w:rPr>
          <m:t>.</m:t>
        </m:r>
      </m:oMath>
    </w:p>
    <w:p w14:paraId="4A565E63" w14:textId="3490E327" w:rsidR="00FB13B8" w:rsidRPr="00496E2D" w:rsidRDefault="00644808" w:rsidP="00503830">
      <w:pPr>
        <w:spacing w:after="0" w:line="480" w:lineRule="auto"/>
        <w:ind w:firstLine="720"/>
        <w:contextualSpacing/>
        <w:rPr>
          <w:rFonts w:cstheme="minorHAnsi"/>
          <w:b/>
          <w:bCs/>
          <w:sz w:val="22"/>
          <w:szCs w:val="22"/>
        </w:rPr>
      </w:pP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1F0F2D">
        <w:rPr>
          <w:rFonts w:cstheme="minorHAnsi"/>
          <w:sz w:val="22"/>
          <w:szCs w:val="22"/>
        </w:rPr>
        <w:t>, a</w:t>
      </w:r>
      <w:r w:rsidRPr="00496E2D">
        <w:rPr>
          <w:rFonts w:cstheme="minorHAnsi"/>
          <w:sz w:val="22"/>
          <w:szCs w:val="22"/>
        </w:rPr>
        <w:t xml:space="preserve">re given by </w:t>
      </w:r>
    </w:p>
    <w:p w14:paraId="544A476B" w14:textId="345E36EF" w:rsidR="00FB13B8" w:rsidRPr="00496E2D" w:rsidRDefault="00C14D71" w:rsidP="00503830">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f>
          <m:fPr>
            <m:ctrlPr>
              <w:rPr>
                <w:rFonts w:ascii="Cambria Math" w:hAnsi="Cambria Math" w:cstheme="minorHAnsi"/>
                <w:sz w:val="22"/>
                <w:szCs w:val="22"/>
              </w:rPr>
            </m:ctrlPr>
          </m:fPr>
          <m:num>
            <m:r>
              <w:rPr>
                <w:rFonts w:ascii="Cambria Math" w:hAnsi="Cambria Math" w:cstheme="minorHAnsi"/>
                <w:sz w:val="22"/>
                <w:szCs w:val="22"/>
              </w:rPr>
              <m:t>∂</m:t>
            </m:r>
            <m:d>
              <m:dPr>
                <m:ctrlPr>
                  <w:rPr>
                    <w:rFonts w:ascii="Cambria Math" w:hAnsi="Cambria Math" w:cstheme="minorHAnsi"/>
                    <w:sz w:val="22"/>
                    <w:szCs w:val="22"/>
                  </w:rPr>
                </m:ctrlPr>
              </m:dPr>
              <m:e>
                <m:f>
                  <m:fPr>
                    <m:type m:val="lin"/>
                    <m:ctrlPr>
                      <w:rPr>
                        <w:rFonts w:ascii="Cambria Math" w:hAnsi="Cambria Math" w:cstheme="minorHAnsi"/>
                        <w:sz w:val="22"/>
                        <w:szCs w:val="22"/>
                      </w:rPr>
                    </m:ctrlPr>
                  </m:fPr>
                  <m:num>
                    <m:acc>
                      <m:accPr>
                        <m:chr m:val="˙"/>
                        <m:ctrlPr>
                          <w:rPr>
                            <w:rFonts w:ascii="Cambria Math" w:hAnsi="Cambria Math" w:cstheme="minorHAnsi"/>
                            <w:sz w:val="22"/>
                            <w:szCs w:val="22"/>
                          </w:rPr>
                        </m:ctrlPr>
                      </m:accPr>
                      <m:e>
                        <m:r>
                          <w:rPr>
                            <w:rFonts w:ascii="Cambria Math" w:hAnsi="Cambria Math" w:cstheme="minorHAnsi"/>
                            <w:sz w:val="22"/>
                            <w:szCs w:val="22"/>
                          </w:rPr>
                          <m:t>R</m:t>
                        </m:r>
                      </m:e>
                    </m:acc>
                  </m:num>
                  <m:den>
                    <m:r>
                      <w:rPr>
                        <w:rFonts w:ascii="Cambria Math" w:hAnsi="Cambria Math" w:cstheme="minorHAnsi"/>
                        <w:sz w:val="22"/>
                        <w:szCs w:val="22"/>
                      </w:rPr>
                      <m:t>R</m:t>
                    </m:r>
                  </m:den>
                </m:f>
              </m:e>
            </m:d>
          </m:num>
          <m:den>
            <m:r>
              <w:rPr>
                <w:rFonts w:ascii="Cambria Math" w:hAnsi="Cambria Math" w:cstheme="minorHAnsi"/>
                <w:sz w:val="22"/>
                <w:szCs w:val="22"/>
              </w:rPr>
              <m:t>∂</m:t>
            </m:r>
            <m:acc>
              <m:accPr>
                <m:chr m:val="̅"/>
                <m:ctrlPr>
                  <w:rPr>
                    <w:rFonts w:ascii="Cambria Math" w:hAnsi="Cambria Math" w:cstheme="minorHAns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den>
        </m:f>
      </m:oMath>
      <w:r w:rsidR="00F411B3">
        <w:rPr>
          <w:rFonts w:eastAsiaTheme="minorEastAsia" w:cstheme="minorHAnsi"/>
          <w:sz w:val="22"/>
          <w:szCs w:val="22"/>
        </w:rPr>
        <w:t xml:space="preserve">, </w:t>
      </w:r>
      <w:r w:rsidR="00F411B3">
        <w:rPr>
          <w:rFonts w:cstheme="minorHAnsi"/>
          <w:sz w:val="22"/>
          <w:szCs w:val="22"/>
        </w:rPr>
        <w:t>w</w:t>
      </w:r>
      <w:r w:rsidR="00644808" w:rsidRPr="00496E2D">
        <w:rPr>
          <w:rFonts w:cstheme="minorHAnsi"/>
          <w:sz w:val="22"/>
          <w:szCs w:val="22"/>
        </w:rPr>
        <w:t xml:space="preserve">here </w:t>
      </w:r>
      <w:r w:rsidR="00644808" w:rsidRPr="00496E2D">
        <w:rPr>
          <w:rFonts w:cstheme="minorHAnsi"/>
          <w:i/>
          <w:iCs/>
          <w:sz w:val="22"/>
          <w:szCs w:val="22"/>
        </w:rPr>
        <w:t xml:space="preserve">V </w:t>
      </w:r>
      <w:r w:rsidR="00644808" w:rsidRPr="00496E2D">
        <w:rPr>
          <w:rFonts w:cstheme="minorHAnsi"/>
          <w:sz w:val="22"/>
          <w:szCs w:val="22"/>
        </w:rPr>
        <w:t xml:space="preserve">is the additive genetic variance in </w:t>
      </w:r>
      <w:proofErr w:type="spellStart"/>
      <w:r w:rsidR="00644808" w:rsidRPr="00496E2D">
        <w:rPr>
          <w:rFonts w:cstheme="minorHAnsi"/>
          <w:i/>
          <w:iCs/>
          <w:sz w:val="22"/>
          <w:szCs w:val="22"/>
        </w:rPr>
        <w:t>b</w:t>
      </w:r>
      <w:r w:rsidR="00644808" w:rsidRPr="00496E2D">
        <w:rPr>
          <w:rFonts w:cstheme="minorHAnsi"/>
          <w:i/>
          <w:iCs/>
          <w:sz w:val="22"/>
          <w:szCs w:val="22"/>
          <w:vertAlign w:val="subscript"/>
        </w:rPr>
        <w:t>max</w:t>
      </w:r>
      <w:proofErr w:type="spellEnd"/>
      <w:r w:rsidR="00644808" w:rsidRPr="00496E2D">
        <w:rPr>
          <w:rFonts w:cstheme="minorHAnsi"/>
          <w:i/>
          <w:iCs/>
          <w:sz w:val="22"/>
          <w:szCs w:val="22"/>
        </w:rPr>
        <w:t>,</w:t>
      </w:r>
      <w:r w:rsidR="00644808" w:rsidRPr="00496E2D">
        <w:rPr>
          <w:rFonts w:cstheme="minorHAnsi"/>
          <w:sz w:val="22"/>
          <w:szCs w:val="22"/>
        </w:rPr>
        <w:t xml:space="preserve"> </w:t>
      </w:r>
      <m:oMath>
        <m:f>
          <m:fPr>
            <m:type m:val="lin"/>
            <m:ctrlPr>
              <w:rPr>
                <w:rFonts w:ascii="Cambria Math" w:hAnsi="Cambria Math" w:cstheme="minorHAnsi"/>
                <w:sz w:val="22"/>
                <w:szCs w:val="22"/>
              </w:rPr>
            </m:ctrlPr>
          </m:fPr>
          <m:num>
            <m:acc>
              <m:accPr>
                <m:chr m:val="˙"/>
                <m:ctrlPr>
                  <w:rPr>
                    <w:rFonts w:ascii="Cambria Math" w:hAnsi="Cambria Math" w:cstheme="minorHAnsi"/>
                    <w:sz w:val="22"/>
                    <w:szCs w:val="22"/>
                  </w:rPr>
                </m:ctrlPr>
              </m:accPr>
              <m:e>
                <m:r>
                  <w:rPr>
                    <w:rFonts w:ascii="Cambria Math" w:hAnsi="Cambria Math" w:cstheme="minorHAnsi"/>
                    <w:sz w:val="22"/>
                    <w:szCs w:val="22"/>
                  </w:rPr>
                  <m:t>R</m:t>
                </m:r>
              </m:e>
            </m:acc>
          </m:num>
          <m:den>
            <m:r>
              <w:rPr>
                <w:rFonts w:ascii="Cambria Math" w:hAnsi="Cambria Math" w:cstheme="minorHAnsi"/>
                <w:sz w:val="22"/>
                <w:szCs w:val="22"/>
              </w:rPr>
              <m:t>R</m:t>
            </m:r>
          </m:den>
        </m:f>
      </m:oMath>
      <w:r w:rsidR="001F0F2D">
        <w:rPr>
          <w:rFonts w:eastAsiaTheme="minorEastAsia" w:cstheme="minorHAnsi"/>
          <w:sz w:val="22"/>
          <w:szCs w:val="22"/>
        </w:rPr>
        <w:t xml:space="preserve"> </w:t>
      </w:r>
      <w:r w:rsidR="00644808" w:rsidRPr="00496E2D">
        <w:rPr>
          <w:rFonts w:cstheme="minorHAnsi"/>
          <w:sz w:val="22"/>
          <w:szCs w:val="22"/>
        </w:rPr>
        <w:t>is per-capita growth rate (</w:t>
      </w:r>
      <w:r w:rsidR="00F411B3">
        <w:rPr>
          <w:rFonts w:cstheme="minorHAnsi"/>
          <w:sz w:val="22"/>
          <w:szCs w:val="22"/>
        </w:rPr>
        <w:t xml:space="preserve">average </w:t>
      </w:r>
      <w:r w:rsidR="00644808" w:rsidRPr="00496E2D">
        <w:rPr>
          <w:rFonts w:cstheme="minorHAnsi"/>
          <w:sz w:val="22"/>
          <w:szCs w:val="22"/>
        </w:rPr>
        <w:t xml:space="preserve">fitness), and </w:t>
      </w:r>
      <m:oMath>
        <m:r>
          <w:rPr>
            <w:rFonts w:ascii="Cambria Math" w:hAnsi="Cambria Math" w:cstheme="minorHAnsi"/>
            <w:sz w:val="22"/>
            <w:szCs w:val="22"/>
          </w:rPr>
          <m:t>∂</m:t>
        </m:r>
        <m:f>
          <m:fPr>
            <m:type m:val="lin"/>
            <m:ctrlPr>
              <w:rPr>
                <w:rFonts w:ascii="Cambria Math" w:hAnsi="Cambria Math" w:cstheme="minorHAnsi"/>
                <w:sz w:val="22"/>
                <w:szCs w:val="22"/>
              </w:rPr>
            </m:ctrlPr>
          </m:fPr>
          <m:num>
            <m:d>
              <m:dPr>
                <m:ctrlPr>
                  <w:rPr>
                    <w:rFonts w:ascii="Cambria Math" w:hAnsi="Cambria Math" w:cstheme="minorHAnsi"/>
                    <w:sz w:val="22"/>
                    <w:szCs w:val="22"/>
                  </w:rPr>
                </m:ctrlPr>
              </m:dPr>
              <m:e>
                <m:f>
                  <m:fPr>
                    <m:type m:val="lin"/>
                    <m:ctrlPr>
                      <w:rPr>
                        <w:rFonts w:ascii="Cambria Math" w:hAnsi="Cambria Math" w:cstheme="minorHAnsi"/>
                        <w:sz w:val="22"/>
                        <w:szCs w:val="22"/>
                      </w:rPr>
                    </m:ctrlPr>
                  </m:fPr>
                  <m:num>
                    <m:acc>
                      <m:accPr>
                        <m:chr m:val="˙"/>
                        <m:ctrlPr>
                          <w:rPr>
                            <w:rFonts w:ascii="Cambria Math" w:hAnsi="Cambria Math" w:cstheme="minorHAnsi"/>
                            <w:sz w:val="22"/>
                            <w:szCs w:val="22"/>
                          </w:rPr>
                        </m:ctrlPr>
                      </m:accPr>
                      <m:e>
                        <m:r>
                          <w:rPr>
                            <w:rFonts w:ascii="Cambria Math" w:hAnsi="Cambria Math" w:cstheme="minorHAnsi"/>
                            <w:sz w:val="22"/>
                            <w:szCs w:val="22"/>
                          </w:rPr>
                          <m:t>R</m:t>
                        </m:r>
                      </m:e>
                    </m:acc>
                  </m:num>
                  <m:den>
                    <m:r>
                      <w:rPr>
                        <w:rFonts w:ascii="Cambria Math" w:hAnsi="Cambria Math" w:cstheme="minorHAnsi"/>
                        <w:sz w:val="22"/>
                        <w:szCs w:val="22"/>
                      </w:rPr>
                      <m:t>R</m:t>
                    </m:r>
                  </m:den>
                </m:f>
              </m:e>
            </m:d>
          </m:num>
          <m:den>
            <m:r>
              <w:rPr>
                <w:rFonts w:ascii="Cambria Math" w:hAnsi="Cambria Math" w:cstheme="minorHAnsi"/>
                <w:sz w:val="22"/>
                <w:szCs w:val="22"/>
              </w:rPr>
              <m:t>∂</m:t>
            </m:r>
          </m:den>
        </m:f>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1F0F2D">
        <w:rPr>
          <w:rFonts w:eastAsiaTheme="minorEastAsia" w:cstheme="minorHAnsi"/>
          <w:sz w:val="22"/>
          <w:szCs w:val="22"/>
        </w:rPr>
        <w:t xml:space="preserve"> </w:t>
      </w:r>
      <w:r w:rsidR="00644808" w:rsidRPr="00496E2D">
        <w:rPr>
          <w:rFonts w:cstheme="minorHAnsi"/>
          <w:sz w:val="22"/>
          <w:szCs w:val="22"/>
        </w:rPr>
        <w:t xml:space="preserve">is the selection gradient. Evaluating that derivative, the equation is </w:t>
      </w:r>
    </w:p>
    <w:p w14:paraId="40A2C517" w14:textId="4A64A4BB" w:rsidR="00FB13B8" w:rsidRPr="00496E2D" w:rsidRDefault="00C14D71" w:rsidP="00503830">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1-2s</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F411B3">
        <w:rPr>
          <w:rFonts w:cstheme="minorHAnsi"/>
          <w:sz w:val="22"/>
          <w:szCs w:val="22"/>
        </w:rPr>
        <w:t xml:space="preserve"> </w:t>
      </w:r>
      <w:r w:rsidR="00F411B3">
        <w:rPr>
          <w:rFonts w:cstheme="minorHAnsi"/>
          <w:sz w:val="22"/>
          <w:szCs w:val="22"/>
        </w:rPr>
        <w:tab/>
        <w:t>(</w:t>
      </w:r>
      <w:r w:rsidR="00644808" w:rsidRPr="00496E2D">
        <w:rPr>
          <w:rFonts w:cstheme="minorHAnsi"/>
          <w:sz w:val="22"/>
          <w:szCs w:val="22"/>
        </w:rPr>
        <w:t>Equation 2)</w:t>
      </w:r>
    </w:p>
    <w:p w14:paraId="3F6FC871" w14:textId="121077F9" w:rsidR="00FB13B8" w:rsidRPr="00496E2D" w:rsidRDefault="00644808" w:rsidP="00503830">
      <w:pPr>
        <w:spacing w:after="0" w:line="480" w:lineRule="auto"/>
        <w:contextualSpacing/>
        <w:rPr>
          <w:rFonts w:eastAsiaTheme="minorEastAsia" w:cstheme="minorHAnsi"/>
          <w:sz w:val="22"/>
          <w:szCs w:val="22"/>
        </w:rPr>
      </w:pPr>
      <w:r w:rsidRPr="00496E2D">
        <w:rPr>
          <w:rFonts w:cstheme="minorHAnsi"/>
          <w:sz w:val="22"/>
          <w:szCs w:val="22"/>
        </w:rPr>
        <w:t xml:space="preserve">Thus, in the deterministic QG model given by equations (1-2), the population will approach the eco-evolutionary equilibrium </w:t>
      </w:r>
    </w:p>
    <w:p w14:paraId="3E695CA9" w14:textId="481181F5" w:rsidR="00FB13B8" w:rsidRPr="00496E2D" w:rsidRDefault="00C14D71" w:rsidP="00503830">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2s</m:t>
                </m:r>
              </m:den>
            </m:f>
          </m:e>
        </m:d>
      </m:oMath>
      <w:r w:rsidR="00644808" w:rsidRPr="00496E2D">
        <w:rPr>
          <w:rFonts w:eastAsiaTheme="minorEastAsia" w:cstheme="minorHAnsi"/>
          <w:sz w:val="22"/>
          <w:szCs w:val="22"/>
        </w:rPr>
        <w:t xml:space="preserve">. </w:t>
      </w:r>
      <w:r w:rsidR="00F411B3">
        <w:rPr>
          <w:rFonts w:eastAsiaTheme="minorEastAsia" w:cstheme="minorHAnsi"/>
          <w:sz w:val="22"/>
          <w:szCs w:val="22"/>
        </w:rPr>
        <w:tab/>
      </w:r>
      <w:r w:rsidR="00644808" w:rsidRPr="00496E2D">
        <w:rPr>
          <w:rFonts w:eastAsiaTheme="minorEastAsia" w:cstheme="minorHAnsi"/>
          <w:sz w:val="22"/>
          <w:szCs w:val="22"/>
        </w:rPr>
        <w:t>(Equation 3)</w:t>
      </w:r>
    </w:p>
    <w:p w14:paraId="6B148F6A" w14:textId="15A69EAB" w:rsidR="00FB13B8" w:rsidRPr="00496E2D" w:rsidRDefault="00644808" w:rsidP="00503830">
      <w:pPr>
        <w:spacing w:after="0" w:line="480" w:lineRule="auto"/>
        <w:contextualSpacing/>
        <w:rPr>
          <w:rFonts w:cstheme="minorHAnsi"/>
          <w:b/>
          <w:bCs/>
          <w:sz w:val="22"/>
          <w:szCs w:val="22"/>
        </w:rPr>
      </w:pPr>
      <w:r w:rsidRPr="00496E2D">
        <w:rPr>
          <w:rFonts w:cstheme="minorHAnsi"/>
          <w:sz w:val="22"/>
          <w:szCs w:val="22"/>
        </w:rPr>
        <w:t>This value o</w:t>
      </w:r>
      <w:r w:rsidR="00F411B3">
        <w:rPr>
          <w:rFonts w:cstheme="minorHAnsi"/>
          <w:sz w:val="22"/>
          <w:szCs w:val="22"/>
        </w:rPr>
        <w:t xml:space="preserve">f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F411B3">
        <w:rPr>
          <w:rFonts w:cstheme="minorHAnsi"/>
          <w:sz w:val="22"/>
          <w:szCs w:val="22"/>
        </w:rPr>
        <w:t xml:space="preserve"> i</w:t>
      </w:r>
      <w:r w:rsidRPr="00496E2D">
        <w:rPr>
          <w:rFonts w:cstheme="minorHAnsi"/>
          <w:sz w:val="22"/>
          <w:szCs w:val="22"/>
        </w:rPr>
        <w:t>s an evolutionarily stable strategy (ESS) that maximizes fitness</w:t>
      </w:r>
      <w:r w:rsidR="001F0F2D">
        <w:rPr>
          <w:rFonts w:cstheme="minorHAnsi"/>
          <w:sz w:val="22"/>
          <w:szCs w:val="22"/>
        </w:rPr>
        <w:t xml:space="preserve">, and </w:t>
      </w:r>
      <m:oMath>
        <m:acc>
          <m:accPr>
            <m:ctrlPr>
              <w:rPr>
                <w:rFonts w:ascii="Cambria Math" w:hAnsi="Cambria Math" w:cstheme="minorHAnsi"/>
                <w:i/>
                <w:sz w:val="22"/>
                <w:szCs w:val="22"/>
              </w:rPr>
            </m:ctrlPr>
          </m:accPr>
          <m:e>
            <m:r>
              <w:rPr>
                <w:rFonts w:ascii="Cambria Math" w:hAnsi="Cambria Math" w:cstheme="minorHAnsi"/>
                <w:sz w:val="22"/>
                <w:szCs w:val="22"/>
              </w:rPr>
              <m:t>R</m:t>
            </m:r>
          </m:e>
        </m:acc>
      </m:oMath>
      <w:r w:rsidR="001F0F2D">
        <w:rPr>
          <w:rFonts w:eastAsiaTheme="minorEastAsia" w:cstheme="minorHAnsi"/>
          <w:sz w:val="22"/>
          <w:szCs w:val="22"/>
        </w:rPr>
        <w:t xml:space="preserve"> </w:t>
      </w:r>
      <w:r w:rsidR="001F0F2D">
        <w:rPr>
          <w:rFonts w:cstheme="minorHAnsi"/>
          <w:sz w:val="22"/>
          <w:szCs w:val="22"/>
        </w:rPr>
        <w:t>is equivalent</w:t>
      </w:r>
      <w:r w:rsidR="00FA7ED6">
        <w:rPr>
          <w:rFonts w:cstheme="minorHAnsi"/>
          <w:sz w:val="22"/>
          <w:szCs w:val="22"/>
        </w:rPr>
        <w:t xml:space="preserve"> to </w:t>
      </w:r>
      <w:r w:rsidR="001F0F2D">
        <w:rPr>
          <w:rFonts w:cstheme="minorHAnsi"/>
          <w:sz w:val="22"/>
          <w:szCs w:val="22"/>
        </w:rPr>
        <w:t>carrying capacity</w:t>
      </w:r>
      <w:r w:rsidRPr="00496E2D">
        <w:rPr>
          <w:rFonts w:cstheme="minorHAnsi"/>
          <w:sz w:val="22"/>
          <w:szCs w:val="22"/>
        </w:rPr>
        <w:t>.</w:t>
      </w:r>
    </w:p>
    <w:p w14:paraId="2FDDF962" w14:textId="6E12755D" w:rsidR="00FB13B8" w:rsidRPr="00496E2D" w:rsidRDefault="00644808" w:rsidP="00503830">
      <w:pPr>
        <w:spacing w:after="0" w:line="480" w:lineRule="auto"/>
        <w:contextualSpacing/>
        <w:rPr>
          <w:rFonts w:cstheme="minorHAnsi"/>
          <w:sz w:val="22"/>
          <w:szCs w:val="22"/>
        </w:rPr>
      </w:pPr>
      <w:r w:rsidRPr="00496E2D">
        <w:rPr>
          <w:rFonts w:cstheme="minorHAnsi"/>
          <w:i/>
          <w:iCs/>
          <w:sz w:val="22"/>
          <w:szCs w:val="22"/>
        </w:rPr>
        <w:t xml:space="preserve">Stochastic eco-evolutionary dynamics: </w:t>
      </w:r>
      <w:r w:rsidRPr="00496E2D">
        <w:rPr>
          <w:rFonts w:cstheme="minorHAnsi"/>
          <w:sz w:val="22"/>
          <w:szCs w:val="22"/>
        </w:rPr>
        <w:t xml:space="preserve">GEMs simulate the dynamics of an ODE model by breaking down rates of change for the population as a whole into discrete birth and death events </w:t>
      </w:r>
      <w:r w:rsidRPr="00496E2D">
        <w:rPr>
          <w:rFonts w:cstheme="minorHAnsi"/>
          <w:sz w:val="22"/>
          <w:szCs w:val="22"/>
        </w:rPr>
        <w:fldChar w:fldCharType="begin"/>
      </w:r>
      <w:r w:rsidR="004B7AD5">
        <w:rPr>
          <w:rFonts w:cstheme="minorHAnsi"/>
          <w:sz w:val="22"/>
          <w:szCs w:val="22"/>
        </w:rPr>
        <w:instrText xml:space="preserve"> ADDIN ZOTERO_ITEM CSL_CITATION {"citationID":"MRNbyPGq","properties":{"formattedCitation":"(30\\uc0\\u8211{}32)","plainCitation":"(30–32)","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Pr="00496E2D">
        <w:rPr>
          <w:rFonts w:cstheme="minorHAnsi"/>
          <w:sz w:val="22"/>
          <w:szCs w:val="22"/>
        </w:rPr>
        <w:fldChar w:fldCharType="separate"/>
      </w:r>
      <w:bookmarkStart w:id="57" w:name="__Fieldmark__1396_3467020329"/>
      <w:r w:rsidR="004B7AD5" w:rsidRPr="00503830">
        <w:rPr>
          <w:rFonts w:ascii="Calibri" w:hAnsi="Calibri" w:cs="Calibri"/>
          <w:sz w:val="22"/>
        </w:rPr>
        <w:t>(30–32)</w:t>
      </w:r>
      <w:bookmarkStart w:id="58" w:name="__Fieldmark__401_3467020329"/>
      <w:r w:rsidRPr="00496E2D">
        <w:rPr>
          <w:rFonts w:cstheme="minorHAnsi"/>
          <w:sz w:val="22"/>
          <w:szCs w:val="22"/>
        </w:rPr>
        <w:fldChar w:fldCharType="end"/>
      </w:r>
      <w:bookmarkEnd w:id="57"/>
      <w:bookmarkEnd w:id="58"/>
      <w:r w:rsidRPr="00496E2D">
        <w:rPr>
          <w:rFonts w:cstheme="minorHAnsi"/>
          <w:sz w:val="22"/>
          <w:szCs w:val="22"/>
        </w:rPr>
        <w:t xml:space="preserve">. GEMs build on the standard Gillespie algorithm that simulates ODE models where demographic stochasticity (random variation in the sequence and number of demographic events) influences the outcomes </w:t>
      </w:r>
      <w:r w:rsidRPr="00496E2D">
        <w:rPr>
          <w:rFonts w:cstheme="minorHAnsi"/>
          <w:sz w:val="22"/>
          <w:szCs w:val="22"/>
        </w:rPr>
        <w:fldChar w:fldCharType="begin"/>
      </w:r>
      <w:r w:rsidR="004B7AD5">
        <w:rPr>
          <w:rFonts w:cstheme="minorHAnsi"/>
          <w:sz w:val="22"/>
          <w:szCs w:val="22"/>
        </w:rPr>
        <w:instrText xml:space="preserve"> ADDIN ZOTERO_ITEM CSL_CITATION {"citationID":"5F1uLreH","properties":{"formattedCitation":"(36, 37)","plainCitation":"(36, 37)","noteIndex":0},"citationItems":[{"id":179,"uris":["http://zotero.org/users/1264037/items/QR2HAGVK"],"uri":["http://zotero.org/users/1264037/items/QR2HAGVK"],"itemData":{"id":179,"type":"article-journal","container-title":"The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T."}],"issued":{"date-parts":[["1977",12,1]]}}},{"id":2659,"uris":["http://zotero.org/users/1264037/items/CUXSKHUM"],"uri":["http://zotero.org/users/1264037/items/CUXSKHUM"],"itemData":{"id":2659,"type":"article-journal","abstract":"Recent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r w:rsidRPr="00496E2D">
        <w:rPr>
          <w:rFonts w:cstheme="minorHAnsi"/>
          <w:sz w:val="22"/>
          <w:szCs w:val="22"/>
        </w:rPr>
        <w:fldChar w:fldCharType="separate"/>
      </w:r>
      <w:bookmarkStart w:id="59" w:name="__Fieldmark__1403_3467020329"/>
      <w:r w:rsidR="004B7AD5" w:rsidRPr="00503830">
        <w:rPr>
          <w:rFonts w:ascii="Calibri" w:hAnsi="Calibri" w:cs="Calibri"/>
          <w:sz w:val="22"/>
        </w:rPr>
        <w:t>(36, 37)</w:t>
      </w:r>
      <w:bookmarkStart w:id="60" w:name="__Fieldmark__412_3467020329"/>
      <w:r w:rsidRPr="00496E2D">
        <w:rPr>
          <w:rFonts w:cstheme="minorHAnsi"/>
          <w:sz w:val="22"/>
          <w:szCs w:val="22"/>
        </w:rPr>
        <w:fldChar w:fldCharType="end"/>
      </w:r>
      <w:bookmarkEnd w:id="59"/>
      <w:bookmarkEnd w:id="60"/>
      <w:r w:rsidRPr="00496E2D">
        <w:rPr>
          <w:rFonts w:cstheme="minorHAnsi"/>
          <w:sz w:val="22"/>
          <w:szCs w:val="22"/>
        </w:rPr>
        <w:t xml:space="preserve">. GEMs also incorporate demographic heterogeneity (variation among individuals in demographic traits) by giving every individual a trait value drawn from a distribution with known mean and variance. Thus, a standard Gillespie might represent a population size by a number, such as 10, whereas a GEM represents this population with a vector of 10 traits. In a GEM, an individual’s trait value determines its probability of giving birth or dying. </w:t>
      </w:r>
    </w:p>
    <w:p w14:paraId="71B4EF14" w14:textId="504F9266"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GEMs function in an iterative cycle of birth and death events. Rather than taking a constant parameter value, as in a standard Gillespie simulation, the random draw of a trait from the trait vector is used either as a parameter or as a trait that influences a parameter. Thus, each individual experiences a particular probability of birth or death depending on their traits. Once the individual is chosen and the rate terms are calculated, an event is randomly chosen ‘wheel-of-fortune’ style. If the event is a death, </w:t>
      </w:r>
      <w:r w:rsidRPr="00496E2D">
        <w:rPr>
          <w:rFonts w:cstheme="minorHAnsi"/>
          <w:sz w:val="22"/>
          <w:szCs w:val="22"/>
        </w:rPr>
        <w:lastRenderedPageBreak/>
        <w:t>that individual (and its trait) are removed from the population. If the event is a birth, a new individual is added to the population given some rule for heritability of that trait</w:t>
      </w:r>
      <w:r w:rsidR="005B10ED">
        <w:rPr>
          <w:rFonts w:cstheme="minorHAnsi"/>
          <w:sz w:val="22"/>
          <w:szCs w:val="22"/>
        </w:rPr>
        <w:t xml:space="preserve"> (Appendix S1)</w:t>
      </w:r>
      <w:r w:rsidRPr="00496E2D">
        <w:rPr>
          <w:rFonts w:cstheme="minorHAnsi"/>
          <w:sz w:val="22"/>
          <w:szCs w:val="22"/>
        </w:rPr>
        <w:t>. As a GEM is running, the loss and addition of individuals in the population affects both population dynamics and the dynamics of both the mean and variance of the trait distribution</w:t>
      </w:r>
      <w:r w:rsidRPr="00496E2D">
        <w:rPr>
          <w:rFonts w:eastAsiaTheme="minorEastAsia" w:cstheme="minorHAnsi"/>
          <w:sz w:val="22"/>
          <w:szCs w:val="22"/>
        </w:rPr>
        <w:t>.</w:t>
      </w:r>
      <w:r w:rsidRPr="00496E2D">
        <w:rPr>
          <w:rFonts w:cstheme="minorHAnsi"/>
          <w:sz w:val="22"/>
          <w:szCs w:val="22"/>
        </w:rPr>
        <w:t xml:space="preserve"> Populations gradually lose individuals with high likely of mortality and gradually add individuals with higher likelihood of births, generating natural selection without needing to specify explicit equations for the trait dynamics or without needing to identify explicitly the expected trait equilibria such as an ESS.</w:t>
      </w:r>
    </w:p>
    <w:p w14:paraId="4544C13C" w14:textId="5C79501C"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The inclusion of both demographic heterogeneity and stochasticity increases the realism of GEM outcomes. This is because in real populations, variation in fitness arises from two components. First, real demographic heterogeneity allows populations to distribute along some curve that links traits to fitness (Figure 1A). If that curve is unimodal, a fitness peak occurs at the top of the curve. By including a distribution of individuals that vary in expected fitness, GEMs allow demographic heterogeneity to influence ecological and evolutionary outcomes </w:t>
      </w:r>
      <w:r w:rsidRPr="00496E2D">
        <w:rPr>
          <w:rFonts w:cstheme="minorHAnsi"/>
          <w:sz w:val="22"/>
          <w:szCs w:val="22"/>
        </w:rPr>
        <w:fldChar w:fldCharType="begin"/>
      </w:r>
      <w:r w:rsidR="004B7AD5">
        <w:rPr>
          <w:rFonts w:cstheme="minorHAnsi"/>
          <w:sz w:val="22"/>
          <w:szCs w:val="22"/>
        </w:rPr>
        <w:instrText xml:space="preserve"> ADDIN ZOTERO_ITEM CSL_CITATION {"citationID":"RMMor0o1","properties":{"formattedCitation":"(38\\uc0\\u8211{}40)","plainCitation":"(38–40)","noteIndex":0},"citationItems":[{"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Pr="00496E2D">
        <w:rPr>
          <w:rFonts w:cstheme="minorHAnsi"/>
          <w:sz w:val="22"/>
          <w:szCs w:val="22"/>
        </w:rPr>
        <w:fldChar w:fldCharType="separate"/>
      </w:r>
      <w:bookmarkStart w:id="61" w:name="__Fieldmark__1451_3467020329"/>
      <w:r w:rsidR="004B7AD5" w:rsidRPr="00503830">
        <w:rPr>
          <w:rFonts w:ascii="Calibri" w:hAnsi="Calibri" w:cs="Calibri"/>
          <w:sz w:val="22"/>
        </w:rPr>
        <w:t>(38–40)</w:t>
      </w:r>
      <w:bookmarkStart w:id="62" w:name="__Fieldmark__486_3467020329"/>
      <w:r w:rsidRPr="00496E2D">
        <w:rPr>
          <w:rFonts w:cstheme="minorHAnsi"/>
          <w:sz w:val="22"/>
          <w:szCs w:val="22"/>
        </w:rPr>
        <w:fldChar w:fldCharType="end"/>
      </w:r>
      <w:bookmarkEnd w:id="61"/>
      <w:bookmarkEnd w:id="62"/>
      <w:r w:rsidRPr="00496E2D">
        <w:rPr>
          <w:rFonts w:cstheme="minorHAnsi"/>
          <w:sz w:val="22"/>
          <w:szCs w:val="22"/>
        </w:rPr>
        <w:t>. Second, individual demographic stochasticity causes individuals to randomly deviate from the expectation given by the fitness-trait curve (Figure 1A). Even with an optimal trait, individuals may randomly display high or low fitness through chance alone</w:t>
      </w:r>
      <w:r w:rsidR="00496E2D" w:rsidRPr="00496E2D">
        <w:rPr>
          <w:rFonts w:cstheme="minorHAnsi"/>
          <w:sz w:val="22"/>
          <w:szCs w:val="22"/>
        </w:rPr>
        <w:t xml:space="preserve"> </w:t>
      </w:r>
      <w:r w:rsidR="00496E2D" w:rsidRPr="00496E2D">
        <w:rPr>
          <w:rFonts w:cstheme="minorHAnsi"/>
          <w:sz w:val="22"/>
          <w:szCs w:val="22"/>
        </w:rPr>
        <w:fldChar w:fldCharType="begin"/>
      </w:r>
      <w:r w:rsidR="004B7AD5">
        <w:rPr>
          <w:rFonts w:cstheme="minorHAnsi"/>
          <w:sz w:val="22"/>
          <w:szCs w:val="22"/>
        </w:rPr>
        <w:instrText xml:space="preserve"> ADDIN ZOTERO_ITEM CSL_CITATION {"citationID":"wxkaVpky","properties":{"formattedCitation":"(41)","plainCitation":"(41)","noteIndex":0},"citationItems":[{"id":5838,"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r w:rsidR="00496E2D" w:rsidRPr="00496E2D">
        <w:rPr>
          <w:rFonts w:cstheme="minorHAnsi"/>
          <w:sz w:val="22"/>
          <w:szCs w:val="22"/>
        </w:rPr>
        <w:fldChar w:fldCharType="separate"/>
      </w:r>
      <w:r w:rsidR="004B7AD5" w:rsidRPr="00503830">
        <w:rPr>
          <w:rFonts w:ascii="Calibri" w:hAnsi="Calibri" w:cs="Calibri"/>
          <w:sz w:val="22"/>
        </w:rPr>
        <w:t>(41)</w:t>
      </w:r>
      <w:r w:rsidR="00496E2D" w:rsidRPr="00496E2D">
        <w:rPr>
          <w:rFonts w:cstheme="minorHAnsi"/>
          <w:sz w:val="22"/>
          <w:szCs w:val="22"/>
        </w:rPr>
        <w:fldChar w:fldCharType="end"/>
      </w:r>
      <w:r w:rsidRPr="00496E2D">
        <w:rPr>
          <w:rFonts w:cstheme="minorHAnsi"/>
          <w:sz w:val="22"/>
          <w:szCs w:val="22"/>
        </w:rPr>
        <w:t xml:space="preserve">. For example, </w:t>
      </w:r>
      <w:r w:rsidRPr="00496E2D">
        <w:rPr>
          <w:rFonts w:cstheme="minorHAnsi"/>
          <w:sz w:val="22"/>
          <w:szCs w:val="22"/>
        </w:rPr>
        <w:fldChar w:fldCharType="begin"/>
      </w:r>
      <w:r w:rsidR="001E2CF8" w:rsidRPr="00496E2D">
        <w:rPr>
          <w:rFonts w:cstheme="minorHAnsi"/>
          <w:sz w:val="22"/>
          <w:szCs w:val="22"/>
        </w:rPr>
        <w:instrText xml:space="preserve"> ADDIN ZOTERO_ITEM CSL_CITATION {"citationID":"DirHMnyE","properties":{"formattedCitation":"(Banks and Thompson 1987)","plainCitation":"(Banks and Thompson 1987)","dontUpdate":true,"noteIndex":0},"citationItems":[{"id":7731,"uris":["http://zotero.org/users/1264037/items/YZCNGSH9"],"uri":["http://zotero.org/users/1264037/items/YZCNGSH9"],"itemData":{"id":7731,"type":"article-journal","abstract":"(1)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Pr="00496E2D">
        <w:rPr>
          <w:rFonts w:cstheme="minorHAnsi"/>
          <w:sz w:val="22"/>
          <w:szCs w:val="22"/>
        </w:rPr>
        <w:fldChar w:fldCharType="separate"/>
      </w:r>
      <w:bookmarkStart w:id="63" w:name="__Fieldmark__1460_3467020329"/>
      <w:r w:rsidRPr="00496E2D">
        <w:rPr>
          <w:rFonts w:cstheme="minorHAnsi"/>
          <w:sz w:val="22"/>
          <w:szCs w:val="22"/>
        </w:rPr>
        <w:t>B</w:t>
      </w:r>
      <w:bookmarkStart w:id="64" w:name="__Fieldmark__501_3467020329"/>
      <w:r w:rsidRPr="00496E2D">
        <w:rPr>
          <w:rFonts w:cstheme="minorHAnsi"/>
          <w:sz w:val="22"/>
          <w:szCs w:val="22"/>
        </w:rPr>
        <w:t>anks and Thompson</w:t>
      </w:r>
      <w:r w:rsidRPr="00496E2D">
        <w:rPr>
          <w:rFonts w:cstheme="minorHAnsi"/>
          <w:sz w:val="22"/>
          <w:szCs w:val="22"/>
        </w:rPr>
        <w:fldChar w:fldCharType="end"/>
      </w:r>
      <w:bookmarkEnd w:id="63"/>
      <w:bookmarkEnd w:id="64"/>
      <w:r w:rsidRPr="00496E2D">
        <w:rPr>
          <w:rFonts w:cstheme="minorHAnsi"/>
          <w:sz w:val="22"/>
          <w:szCs w:val="22"/>
        </w:rPr>
        <w:t xml:space="preserve"> </w:t>
      </w:r>
      <w:r w:rsidR="00503830">
        <w:rPr>
          <w:rFonts w:cstheme="minorHAnsi"/>
          <w:sz w:val="22"/>
          <w:szCs w:val="22"/>
        </w:rPr>
        <w:fldChar w:fldCharType="begin"/>
      </w:r>
      <w:r w:rsidR="00503830">
        <w:rPr>
          <w:rFonts w:cstheme="minorHAnsi"/>
          <w:sz w:val="22"/>
          <w:szCs w:val="22"/>
        </w:rPr>
        <w:instrText xml:space="preserve"> ADDIN ZOTERO_ITEM CSL_CITATION {"citationID":"38kRwvXZ","properties":{"formattedCitation":"(42)","plainCitation":"(42)","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00503830">
        <w:rPr>
          <w:rFonts w:cstheme="minorHAnsi"/>
          <w:sz w:val="22"/>
          <w:szCs w:val="22"/>
        </w:rPr>
        <w:fldChar w:fldCharType="separate"/>
      </w:r>
      <w:r w:rsidR="00503830" w:rsidRPr="00503830">
        <w:rPr>
          <w:rFonts w:ascii="Calibri" w:hAnsi="Calibri" w:cs="Calibri"/>
          <w:sz w:val="22"/>
        </w:rPr>
        <w:t>(42)</w:t>
      </w:r>
      <w:r w:rsidR="00503830">
        <w:rPr>
          <w:rFonts w:cstheme="minorHAnsi"/>
          <w:sz w:val="22"/>
          <w:szCs w:val="22"/>
        </w:rPr>
        <w:fldChar w:fldCharType="end"/>
      </w:r>
      <w:r w:rsidR="00503830">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clear fitness-maximizing value of head width</w:t>
      </w:r>
      <w:r w:rsidR="005823A8">
        <w:rPr>
          <w:rFonts w:cstheme="minorHAnsi"/>
          <w:sz w:val="22"/>
          <w:szCs w:val="22"/>
        </w:rPr>
        <w:t xml:space="preserve"> in the damselfly population</w:t>
      </w:r>
      <w:r w:rsidRPr="00496E2D">
        <w:rPr>
          <w:rFonts w:cstheme="minorHAnsi"/>
          <w:sz w:val="22"/>
          <w:szCs w:val="22"/>
        </w:rPr>
        <w:t xml:space="preserve">, the realized lifetime reproductive success of individuals was quite variable, and many individuals with the optimal head width realized relatively low fitness (Figure 1B). </w:t>
      </w:r>
    </w:p>
    <w:p w14:paraId="79B5F515" w14:textId="74522896"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On top of individual variation in realized fitness, demographic stochasticity (random variation in the sequence and number of demographic events) has long been recognized to have important effects on the dynamics of adaptation, for example through genetic drift </w:t>
      </w:r>
      <w:r w:rsidRPr="00496E2D">
        <w:rPr>
          <w:rFonts w:cstheme="minorHAnsi"/>
          <w:sz w:val="22"/>
          <w:szCs w:val="22"/>
        </w:rPr>
        <w:fldChar w:fldCharType="begin"/>
      </w:r>
      <w:r w:rsidR="004B7AD5">
        <w:rPr>
          <w:rFonts w:cstheme="minorHAnsi"/>
          <w:sz w:val="22"/>
          <w:szCs w:val="22"/>
        </w:rPr>
        <w:instrText xml:space="preserve"> ADDIN ZOTERO_ITEM CSL_CITATION {"citationID":"rnQyK01T","properties":{"formattedCitation":"(7)","plainCitation":"(7)","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sidRPr="00496E2D">
        <w:rPr>
          <w:rFonts w:cstheme="minorHAnsi"/>
          <w:sz w:val="22"/>
          <w:szCs w:val="22"/>
        </w:rPr>
        <w:fldChar w:fldCharType="separate"/>
      </w:r>
      <w:bookmarkStart w:id="65" w:name="__Fieldmark__1473_3467020329"/>
      <w:r w:rsidR="004B7AD5" w:rsidRPr="00503830">
        <w:rPr>
          <w:rFonts w:ascii="Calibri" w:hAnsi="Calibri" w:cs="Calibri"/>
          <w:sz w:val="22"/>
        </w:rPr>
        <w:t>(7)</w:t>
      </w:r>
      <w:bookmarkStart w:id="66" w:name="__Fieldmark__527_3467020329"/>
      <w:r w:rsidRPr="00496E2D">
        <w:rPr>
          <w:rFonts w:cstheme="minorHAnsi"/>
          <w:sz w:val="22"/>
          <w:szCs w:val="22"/>
        </w:rPr>
        <w:fldChar w:fldCharType="end"/>
      </w:r>
      <w:bookmarkEnd w:id="65"/>
      <w:bookmarkEnd w:id="66"/>
      <w:r w:rsidRPr="00496E2D">
        <w:rPr>
          <w:rFonts w:cstheme="minorHAnsi"/>
          <w:sz w:val="22"/>
          <w:szCs w:val="22"/>
        </w:rPr>
        <w:t xml:space="preserve"> or the loss of high-fitness genotypes </w:t>
      </w:r>
      <w:r w:rsidRPr="00496E2D">
        <w:rPr>
          <w:rFonts w:cstheme="minorHAnsi"/>
          <w:sz w:val="22"/>
          <w:szCs w:val="22"/>
        </w:rPr>
        <w:fldChar w:fldCharType="begin"/>
      </w:r>
      <w:r w:rsidR="004B7AD5">
        <w:rPr>
          <w:rFonts w:cstheme="minorHAnsi"/>
          <w:sz w:val="22"/>
          <w:szCs w:val="22"/>
        </w:rPr>
        <w:instrText xml:space="preserve"> ADDIN ZOTERO_ITEM CSL_CITATION {"citationID":"LfTOGqXO","properties":{"formattedCitation":"(28)","plainCitation":"(28)","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r w:rsidRPr="00496E2D">
        <w:rPr>
          <w:rFonts w:cstheme="minorHAnsi"/>
          <w:sz w:val="22"/>
          <w:szCs w:val="22"/>
        </w:rPr>
        <w:fldChar w:fldCharType="separate"/>
      </w:r>
      <w:bookmarkStart w:id="67" w:name="__Fieldmark__1480_3467020329"/>
      <w:r w:rsidR="004B7AD5" w:rsidRPr="00503830">
        <w:rPr>
          <w:rFonts w:ascii="Calibri" w:hAnsi="Calibri" w:cs="Calibri"/>
          <w:sz w:val="22"/>
        </w:rPr>
        <w:t>(28)</w:t>
      </w:r>
      <w:bookmarkStart w:id="68" w:name="__Fieldmark__536_3467020329"/>
      <w:r w:rsidRPr="00496E2D">
        <w:rPr>
          <w:rFonts w:cstheme="minorHAnsi"/>
          <w:sz w:val="22"/>
          <w:szCs w:val="22"/>
        </w:rPr>
        <w:fldChar w:fldCharType="end"/>
      </w:r>
      <w:bookmarkEnd w:id="67"/>
      <w:bookmarkEnd w:id="68"/>
      <w:r w:rsidRPr="00496E2D">
        <w:rPr>
          <w:rFonts w:cstheme="minorHAnsi"/>
          <w:sz w:val="22"/>
          <w:szCs w:val="22"/>
        </w:rPr>
        <w:t xml:space="preserve">. </w:t>
      </w:r>
    </w:p>
    <w:p w14:paraId="05917334" w14:textId="77777777" w:rsidR="00FB13B8" w:rsidRPr="00496E2D" w:rsidRDefault="00644808" w:rsidP="00503830">
      <w:pPr>
        <w:spacing w:after="0" w:line="480" w:lineRule="auto"/>
        <w:contextualSpacing/>
        <w:rPr>
          <w:rFonts w:cstheme="minorHAnsi"/>
          <w:sz w:val="22"/>
          <w:szCs w:val="22"/>
        </w:rPr>
      </w:pPr>
      <w:r w:rsidRPr="00496E2D">
        <w:rPr>
          <w:rFonts w:cstheme="minorHAnsi"/>
          <w:i/>
          <w:sz w:val="22"/>
          <w:szCs w:val="22"/>
        </w:rPr>
        <w:lastRenderedPageBreak/>
        <w:t xml:space="preserve">Sets of comparisons: </w:t>
      </w:r>
      <w:r w:rsidRPr="00496E2D">
        <w:rPr>
          <w:rFonts w:cstheme="minorHAnsi"/>
          <w:sz w:val="22"/>
          <w:szCs w:val="22"/>
        </w:rPr>
        <w:t>We ran three sets of simulations, each with a specific purpose:</w:t>
      </w:r>
    </w:p>
    <w:p w14:paraId="06A6B559" w14:textId="57CB571C" w:rsidR="00FB13B8" w:rsidRPr="00496E2D" w:rsidRDefault="00644808" w:rsidP="00503830">
      <w:pPr>
        <w:spacing w:after="0" w:line="480" w:lineRule="auto"/>
        <w:ind w:firstLine="720"/>
        <w:contextualSpacing/>
        <w:rPr>
          <w:rFonts w:cstheme="minorHAnsi"/>
          <w:b/>
          <w:bCs/>
          <w:sz w:val="22"/>
          <w:szCs w:val="22"/>
        </w:rPr>
      </w:pPr>
      <w:r w:rsidRPr="00496E2D">
        <w:rPr>
          <w:rFonts w:cstheme="minorHAnsi"/>
          <w:sz w:val="22"/>
          <w:szCs w:val="22"/>
        </w:rPr>
        <w:t xml:space="preserve">Comparison 1: 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on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 and introduced variation in traits in the population with CV = 0.3. Because in our model, the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is locked to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w:t>
      </w:r>
      <w:r w:rsidR="0046658B">
        <w:rPr>
          <w:rFonts w:cstheme="minorHAnsi"/>
          <w:sz w:val="22"/>
          <w:szCs w:val="22"/>
        </w:rPr>
        <w:t xml:space="preserve"> variance in </w:t>
      </w:r>
      <w:proofErr w:type="spellStart"/>
      <w:r w:rsidR="0046658B" w:rsidRPr="0046658B">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Pr>
          <w:rFonts w:cstheme="minorHAnsi"/>
          <w:sz w:val="22"/>
          <w:szCs w:val="22"/>
        </w:rPr>
        <w:t xml:space="preserve"> will drive variance in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46658B">
        <w:rPr>
          <w:rFonts w:cstheme="minorHAnsi"/>
          <w:sz w:val="22"/>
          <w:szCs w:val="22"/>
        </w:rPr>
        <w:t xml:space="preserve">. We therefore broke this apart to evaluate the </w:t>
      </w:r>
      <w:r w:rsidR="005823A8">
        <w:rPr>
          <w:rFonts w:cstheme="minorHAnsi"/>
          <w:sz w:val="22"/>
          <w:szCs w:val="22"/>
        </w:rPr>
        <w:t>effect</w:t>
      </w:r>
      <w:r w:rsidR="0046658B">
        <w:rPr>
          <w:rFonts w:cstheme="minorHAnsi"/>
          <w:sz w:val="22"/>
          <w:szCs w:val="22"/>
        </w:rPr>
        <w:t xml:space="preserve"> of variance in each parameter</w:t>
      </w:r>
      <w:r w:rsidR="005823A8">
        <w:rPr>
          <w:rFonts w:cstheme="minorHAnsi"/>
          <w:sz w:val="22"/>
          <w:szCs w:val="22"/>
        </w:rPr>
        <w:t xml:space="preserve"> on ecological dynamics</w:t>
      </w:r>
      <w:r w:rsidR="0046658B">
        <w:rPr>
          <w:rFonts w:cstheme="minorHAnsi"/>
          <w:sz w:val="22"/>
          <w:szCs w:val="22"/>
        </w:rPr>
        <w:t xml:space="preserve"> separately. W</w:t>
      </w:r>
      <w:r w:rsidRPr="00496E2D">
        <w:rPr>
          <w:rFonts w:cstheme="minorHAnsi"/>
          <w:sz w:val="22"/>
          <w:szCs w:val="22"/>
        </w:rPr>
        <w:t xml:space="preserve">e examined whether variation in neither trait,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alone, or both traits combined, influenced the dynamics</w:t>
      </w:r>
      <w:r w:rsidR="0046658B">
        <w:rPr>
          <w:rFonts w:cstheme="minorHAnsi"/>
          <w:sz w:val="22"/>
          <w:szCs w:val="22"/>
        </w:rPr>
        <w:t xml:space="preserve">, </w:t>
      </w:r>
      <w:r w:rsidR="005823A8">
        <w:rPr>
          <w:rFonts w:cstheme="minorHAnsi"/>
          <w:sz w:val="22"/>
          <w:szCs w:val="22"/>
        </w:rPr>
        <w:t xml:space="preserve">respectively, </w:t>
      </w:r>
      <w:r w:rsidR="0046658B">
        <w:rPr>
          <w:rFonts w:cstheme="minorHAnsi"/>
          <w:sz w:val="22"/>
          <w:szCs w:val="22"/>
        </w:rPr>
        <w:t>by eliminating variance altogether</w:t>
      </w:r>
      <w:r w:rsidR="00E81687">
        <w:rPr>
          <w:rFonts w:cstheme="minorHAnsi"/>
          <w:sz w:val="22"/>
          <w:szCs w:val="22"/>
        </w:rPr>
        <w:t>;</w:t>
      </w:r>
      <w:r w:rsidR="0046658B">
        <w:rPr>
          <w:rFonts w:cstheme="minorHAnsi"/>
          <w:sz w:val="22"/>
          <w:szCs w:val="22"/>
        </w:rPr>
        <w:t xml:space="preserve"> by allowing variance in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46658B">
        <w:rPr>
          <w:rFonts w:cstheme="minorHAnsi"/>
          <w:sz w:val="22"/>
          <w:szCs w:val="22"/>
        </w:rPr>
        <w:t xml:space="preserve">but </w:t>
      </w:r>
      <w:r w:rsidR="00E81687">
        <w:rPr>
          <w:rFonts w:cstheme="minorHAnsi"/>
          <w:sz w:val="22"/>
          <w:szCs w:val="22"/>
        </w:rPr>
        <w:t>holding</w:t>
      </w:r>
      <w:r w:rsidR="0046658B">
        <w:rPr>
          <w:rFonts w:cstheme="minorHAnsi"/>
          <w:sz w:val="22"/>
          <w:szCs w:val="22"/>
        </w:rPr>
        <w:t xml:space="preserve">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E81687">
        <w:rPr>
          <w:rFonts w:eastAsiaTheme="minorEastAsia" w:cstheme="minorHAnsi"/>
          <w:sz w:val="22"/>
          <w:szCs w:val="22"/>
        </w:rPr>
        <w:t xml:space="preserve"> constant</w:t>
      </w:r>
      <w:r w:rsidR="00E81687">
        <w:rPr>
          <w:rFonts w:cstheme="minorHAnsi"/>
          <w:sz w:val="22"/>
          <w:szCs w:val="22"/>
        </w:rPr>
        <w:t>;</w:t>
      </w:r>
      <w:r w:rsidR="0046658B">
        <w:rPr>
          <w:rFonts w:cstheme="minorHAnsi"/>
          <w:sz w:val="22"/>
          <w:szCs w:val="22"/>
        </w:rPr>
        <w:t xml:space="preserve"> </w:t>
      </w:r>
      <w:r w:rsidR="00E81687">
        <w:rPr>
          <w:rFonts w:cstheme="minorHAnsi"/>
          <w:sz w:val="22"/>
          <w:szCs w:val="22"/>
        </w:rPr>
        <w:t xml:space="preserve">by </w:t>
      </w:r>
      <w:r w:rsidR="0046658B">
        <w:rPr>
          <w:rFonts w:cstheme="minorHAnsi"/>
          <w:sz w:val="22"/>
          <w:szCs w:val="22"/>
        </w:rPr>
        <w:t>allowing</w:t>
      </w:r>
      <w:r w:rsidR="00E81687">
        <w:rPr>
          <w:rFonts w:cstheme="minorHAnsi"/>
          <w:sz w:val="22"/>
          <w:szCs w:val="22"/>
        </w:rPr>
        <w:t xml:space="preserve"> variance in </w:t>
      </w:r>
      <w:proofErr w:type="spellStart"/>
      <w:r w:rsidR="00E81687">
        <w:rPr>
          <w:rFonts w:cstheme="minorHAnsi"/>
          <w:i/>
          <w:iCs/>
          <w:sz w:val="22"/>
          <w:szCs w:val="22"/>
        </w:rPr>
        <w:t>d</w:t>
      </w:r>
      <w:r w:rsidR="00E81687">
        <w:rPr>
          <w:rFonts w:cstheme="minorHAnsi"/>
          <w:sz w:val="22"/>
          <w:szCs w:val="22"/>
          <w:vertAlign w:val="subscript"/>
        </w:rPr>
        <w:t>min</w:t>
      </w:r>
      <w:proofErr w:type="spellEnd"/>
      <w:r w:rsidR="0046658B">
        <w:rPr>
          <w:rFonts w:cstheme="minorHAnsi"/>
          <w:sz w:val="22"/>
          <w:szCs w:val="22"/>
        </w:rPr>
        <w:t xml:space="preserve"> </w:t>
      </w:r>
      <w:r w:rsidR="00E81687">
        <w:rPr>
          <w:rFonts w:cstheme="minorHAnsi"/>
          <w:sz w:val="22"/>
          <w:szCs w:val="22"/>
        </w:rPr>
        <w:t xml:space="preserve">but holding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E81687">
        <w:rPr>
          <w:rFonts w:cstheme="minorHAnsi"/>
          <w:sz w:val="22"/>
          <w:szCs w:val="22"/>
        </w:rPr>
        <w:t xml:space="preserve">constant (achieved by first allowing variation in </w:t>
      </w:r>
      <w:proofErr w:type="spellStart"/>
      <w:r w:rsidR="00E81687">
        <w:rPr>
          <w:rFonts w:cstheme="minorHAnsi"/>
          <w:i/>
          <w:iCs/>
          <w:sz w:val="22"/>
          <w:szCs w:val="22"/>
        </w:rPr>
        <w:t>b</w:t>
      </w:r>
      <w:r w:rsidR="00E81687">
        <w:rPr>
          <w:rFonts w:cstheme="minorHAnsi"/>
          <w:sz w:val="22"/>
          <w:szCs w:val="22"/>
          <w:vertAlign w:val="subscript"/>
        </w:rPr>
        <w:t>max</w:t>
      </w:r>
      <w:proofErr w:type="spellEnd"/>
      <w:r w:rsidR="00E81687">
        <w:rPr>
          <w:rFonts w:cstheme="minorHAnsi"/>
          <w:i/>
          <w:iCs/>
          <w:sz w:val="22"/>
          <w:szCs w:val="22"/>
        </w:rPr>
        <w:t xml:space="preserve"> </w:t>
      </w:r>
      <w:r w:rsidR="0046658B">
        <w:rPr>
          <w:rFonts w:cstheme="minorHAnsi"/>
          <w:sz w:val="22"/>
          <w:szCs w:val="22"/>
        </w:rPr>
        <w:t xml:space="preserve">to drive variation in </w:t>
      </w:r>
      <w:proofErr w:type="spellStart"/>
      <w:r w:rsidR="0046658B" w:rsidRPr="0039376F">
        <w:rPr>
          <w:rFonts w:eastAsiaTheme="minorEastAsia" w:cstheme="minorHAnsi"/>
          <w:i/>
          <w:sz w:val="22"/>
          <w:szCs w:val="22"/>
        </w:rPr>
        <w:t>d</w:t>
      </w:r>
      <w:r w:rsidR="0046658B" w:rsidRPr="00496E2D">
        <w:rPr>
          <w:rFonts w:eastAsiaTheme="minorEastAsia" w:cstheme="minorHAnsi"/>
          <w:sz w:val="22"/>
          <w:szCs w:val="22"/>
          <w:vertAlign w:val="subscript"/>
        </w:rPr>
        <w:t>min</w:t>
      </w:r>
      <w:proofErr w:type="spellEnd"/>
      <w:r w:rsidR="0046658B" w:rsidRPr="00496E2D">
        <w:rPr>
          <w:rFonts w:eastAsiaTheme="minorEastAsia" w:cstheme="minorHAnsi"/>
          <w:sz w:val="22"/>
          <w:szCs w:val="22"/>
        </w:rPr>
        <w:t xml:space="preserve"> </w:t>
      </w:r>
      <w:r w:rsidR="0046658B">
        <w:rPr>
          <w:rFonts w:cstheme="minorHAnsi"/>
          <w:sz w:val="22"/>
          <w:szCs w:val="22"/>
        </w:rPr>
        <w:t xml:space="preserve">but then re-setting </w:t>
      </w:r>
      <w:proofErr w:type="spellStart"/>
      <w:r w:rsidR="0046658B" w:rsidRPr="0039376F">
        <w:rPr>
          <w:rFonts w:eastAsiaTheme="minorEastAsia" w:cstheme="minorHAnsi"/>
          <w:i/>
          <w:sz w:val="22"/>
          <w:szCs w:val="22"/>
        </w:rPr>
        <w:t>b</w:t>
      </w:r>
      <w:r w:rsidR="0046658B" w:rsidRPr="00496E2D">
        <w:rPr>
          <w:rFonts w:eastAsiaTheme="minorEastAsia" w:cstheme="minorHAnsi"/>
          <w:sz w:val="22"/>
          <w:szCs w:val="22"/>
          <w:vertAlign w:val="subscript"/>
        </w:rPr>
        <w:t>max</w:t>
      </w:r>
      <w:proofErr w:type="spellEnd"/>
      <w:r w:rsidR="0046658B" w:rsidRPr="00496E2D">
        <w:rPr>
          <w:rFonts w:cstheme="minorHAnsi"/>
          <w:sz w:val="22"/>
          <w:szCs w:val="22"/>
        </w:rPr>
        <w:t xml:space="preserve"> </w:t>
      </w:r>
      <w:r w:rsidR="0046658B">
        <w:rPr>
          <w:rFonts w:cstheme="minorHAnsi"/>
          <w:sz w:val="22"/>
          <w:szCs w:val="22"/>
        </w:rPr>
        <w:t>to the mean</w:t>
      </w:r>
      <w:r w:rsidR="00E81687">
        <w:rPr>
          <w:rFonts w:cstheme="minorHAnsi"/>
          <w:sz w:val="22"/>
          <w:szCs w:val="22"/>
        </w:rPr>
        <w:t>);</w:t>
      </w:r>
      <w:r w:rsidR="0046658B">
        <w:rPr>
          <w:rFonts w:cstheme="minorHAnsi"/>
          <w:sz w:val="22"/>
          <w:szCs w:val="22"/>
        </w:rPr>
        <w:t xml:space="preserve"> and </w:t>
      </w:r>
      <w:r w:rsidR="00E81687">
        <w:rPr>
          <w:rFonts w:cstheme="minorHAnsi"/>
          <w:sz w:val="22"/>
          <w:szCs w:val="22"/>
        </w:rPr>
        <w:t>by</w:t>
      </w:r>
      <w:r w:rsidR="0046658B">
        <w:rPr>
          <w:rFonts w:cstheme="minorHAnsi"/>
          <w:sz w:val="22"/>
          <w:szCs w:val="22"/>
        </w:rPr>
        <w:t xml:space="preserve"> allowing both to vary together as </w:t>
      </w:r>
      <w:r w:rsidR="00E81687">
        <w:rPr>
          <w:rFonts w:cstheme="minorHAnsi"/>
          <w:sz w:val="22"/>
          <w:szCs w:val="22"/>
        </w:rPr>
        <w:t>normal</w:t>
      </w:r>
      <w:r w:rsidRPr="00496E2D">
        <w:rPr>
          <w:rFonts w:cstheme="minorHAnsi"/>
          <w:sz w:val="22"/>
          <w:szCs w:val="22"/>
        </w:rPr>
        <w:t>. This examination also confirmed whether in the absence of trait variance that the GEM dynamics reduced to a standard Gillespie simulation of the ecological model (Equation 1)</w:t>
      </w:r>
      <w:r w:rsidR="00E51D63">
        <w:rPr>
          <w:rFonts w:cstheme="minorHAnsi"/>
          <w:sz w:val="22"/>
          <w:szCs w:val="22"/>
        </w:rPr>
        <w:t xml:space="preserve"> We used </w:t>
      </w:r>
      <w:r w:rsidR="00E51D63" w:rsidRPr="00496E2D">
        <w:rPr>
          <w:rFonts w:eastAsiaTheme="minorEastAsia" w:cstheme="minorHAnsi"/>
          <w:i/>
          <w:sz w:val="22"/>
          <w:szCs w:val="22"/>
        </w:rPr>
        <w:t>b</w:t>
      </w:r>
      <w:r w:rsidR="00E51D63" w:rsidRPr="00496E2D">
        <w:rPr>
          <w:rFonts w:eastAsiaTheme="minorEastAsia" w:cstheme="minorHAnsi"/>
          <w:sz w:val="22"/>
          <w:szCs w:val="22"/>
          <w:vertAlign w:val="subscript"/>
        </w:rPr>
        <w:t>s</w:t>
      </w:r>
      <w:r w:rsidR="00E51D63" w:rsidRPr="00496E2D">
        <w:rPr>
          <w:rFonts w:eastAsiaTheme="minorEastAsia" w:cstheme="minorHAnsi"/>
          <w:sz w:val="22"/>
          <w:szCs w:val="22"/>
        </w:rPr>
        <w:t xml:space="preserve"> = </w:t>
      </w:r>
      <w:r w:rsidR="00E51D63" w:rsidRPr="00496E2D">
        <w:rPr>
          <w:rFonts w:eastAsiaTheme="minorEastAsia" w:cstheme="minorHAnsi"/>
          <w:i/>
          <w:sz w:val="22"/>
          <w:szCs w:val="22"/>
        </w:rPr>
        <w:t>d</w:t>
      </w:r>
      <w:r w:rsidR="00E51D63" w:rsidRPr="00496E2D">
        <w:rPr>
          <w:rFonts w:eastAsiaTheme="minorEastAsia" w:cstheme="minorHAnsi"/>
          <w:sz w:val="22"/>
          <w:szCs w:val="22"/>
          <w:vertAlign w:val="subscript"/>
        </w:rPr>
        <w:t>s</w:t>
      </w:r>
      <w:r w:rsidR="00E51D63" w:rsidRPr="00496E2D">
        <w:rPr>
          <w:rFonts w:eastAsiaTheme="minorEastAsia" w:cstheme="minorHAnsi"/>
          <w:sz w:val="22"/>
          <w:szCs w:val="22"/>
        </w:rPr>
        <w:t xml:space="preserve"> </w:t>
      </w:r>
      <w:r w:rsidR="00E51D63">
        <w:rPr>
          <w:rFonts w:eastAsiaTheme="minorEastAsia" w:cstheme="minorHAnsi"/>
          <w:sz w:val="22"/>
          <w:szCs w:val="22"/>
        </w:rPr>
        <w:t xml:space="preserve">= </w:t>
      </w:r>
      <w:r w:rsidR="00E51D63" w:rsidRPr="00E51D63">
        <w:rPr>
          <w:rFonts w:cstheme="minorHAnsi"/>
          <w:sz w:val="22"/>
          <w:szCs w:val="22"/>
        </w:rPr>
        <w:t>0.04</w:t>
      </w:r>
      <w:r w:rsidR="00E51D63">
        <w:rPr>
          <w:rFonts w:cstheme="minorHAnsi"/>
          <w:sz w:val="22"/>
          <w:szCs w:val="22"/>
        </w:rPr>
        <w:t xml:space="preserve"> for this simulation</w:t>
      </w:r>
      <w:r w:rsidRPr="00496E2D">
        <w:rPr>
          <w:rFonts w:cstheme="minorHAnsi"/>
          <w:sz w:val="22"/>
          <w:szCs w:val="22"/>
        </w:rPr>
        <w:t>.</w:t>
      </w:r>
    </w:p>
    <w:p w14:paraId="4487DD17" w14:textId="3A415138" w:rsidR="00FB13B8" w:rsidRPr="00496E2D" w:rsidRDefault="00644808" w:rsidP="00503830">
      <w:pPr>
        <w:spacing w:after="0" w:line="480" w:lineRule="auto"/>
        <w:ind w:firstLine="720"/>
        <w:contextualSpacing/>
        <w:rPr>
          <w:rFonts w:eastAsiaTheme="minorEastAsia" w:cstheme="minorHAnsi"/>
          <w:sz w:val="22"/>
          <w:szCs w:val="22"/>
        </w:rPr>
      </w:pPr>
      <w:r w:rsidRPr="00496E2D">
        <w:rPr>
          <w:rFonts w:cstheme="minorHAnsi"/>
          <w:sz w:val="22"/>
          <w:szCs w:val="22"/>
        </w:rPr>
        <w:t xml:space="preserve">Comparison 2: We next evaluated differences between the GEM and QG approaches by comparing outcomes across different values of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which set the strength of density dependence on birth rates and death rates, respectively (Equation 1). Varying these two parameters effectively changes the carrying capacity of the system such that starting at any given population size means starting at a different distance from equilibrium</w:t>
      </w:r>
      <w:r w:rsidR="005823A8">
        <w:rPr>
          <w:rFonts w:eastAsiaTheme="minorEastAsia" w:cstheme="minorHAnsi"/>
          <w:sz w:val="22"/>
          <w:szCs w:val="22"/>
        </w:rPr>
        <w:t xml:space="preserve"> (different levels of environmental stochasticity caused by the user)</w:t>
      </w:r>
      <w:r w:rsidRPr="00496E2D">
        <w:rPr>
          <w:rFonts w:eastAsiaTheme="minorEastAsia" w:cstheme="minorHAnsi"/>
          <w:sz w:val="22"/>
          <w:szCs w:val="22"/>
        </w:rPr>
        <w:t>. We expected that these simulations would vary in the amount of stochastic loss of trait variation because of the different rates populations would grow at the start of the simulation. We initiated these populations at a population abundance of five and allowed them to grow.</w:t>
      </w:r>
    </w:p>
    <w:p w14:paraId="5BBB89B9" w14:textId="4226CE19" w:rsidR="00FB13B8" w:rsidRPr="00496E2D" w:rsidRDefault="00644808" w:rsidP="00503830">
      <w:pPr>
        <w:spacing w:after="0" w:line="480" w:lineRule="auto"/>
        <w:ind w:firstLine="720"/>
        <w:contextualSpacing/>
        <w:rPr>
          <w:rFonts w:eastAsiaTheme="minorEastAsia" w:cstheme="minorHAnsi"/>
          <w:sz w:val="22"/>
          <w:szCs w:val="22"/>
        </w:rPr>
      </w:pPr>
      <w:r w:rsidRPr="00496E2D">
        <w:rPr>
          <w:rFonts w:cstheme="minorHAnsi"/>
          <w:sz w:val="22"/>
          <w:szCs w:val="22"/>
        </w:rPr>
        <w:t xml:space="preserve">Comparison 3: </w:t>
      </w:r>
      <w:r w:rsidRPr="00496E2D">
        <w:rPr>
          <w:rFonts w:eastAsiaTheme="minorEastAsia" w:cstheme="minorHAnsi"/>
          <w:sz w:val="22"/>
          <w:szCs w:val="22"/>
        </w:rPr>
        <w:t xml:space="preserve">Finally, we asked how harvesting a population that has already achieved an ESS trait and ecological equilibrium would cause it to evolve. </w:t>
      </w:r>
      <w:r w:rsidR="005823A8">
        <w:rPr>
          <w:rFonts w:eastAsiaTheme="minorEastAsia" w:cstheme="minorHAnsi"/>
          <w:sz w:val="22"/>
          <w:szCs w:val="22"/>
        </w:rPr>
        <w:t xml:space="preserve">We implemented a random cull to a specific abundance level below equilibrium. Thus, </w:t>
      </w:r>
      <w:r w:rsidRPr="00496E2D">
        <w:rPr>
          <w:rFonts w:eastAsiaTheme="minorEastAsia" w:cstheme="minorHAnsi"/>
          <w:sz w:val="22"/>
          <w:szCs w:val="22"/>
        </w:rPr>
        <w:t xml:space="preserve">harvesting </w:t>
      </w:r>
      <w:r w:rsidR="005823A8">
        <w:rPr>
          <w:rFonts w:eastAsiaTheme="minorEastAsia" w:cstheme="minorHAnsi"/>
          <w:sz w:val="22"/>
          <w:szCs w:val="22"/>
        </w:rPr>
        <w:t xml:space="preserve">here </w:t>
      </w:r>
      <w:r w:rsidRPr="00496E2D">
        <w:rPr>
          <w:rFonts w:eastAsiaTheme="minorEastAsia" w:cstheme="minorHAnsi"/>
          <w:sz w:val="22"/>
          <w:szCs w:val="22"/>
        </w:rPr>
        <w:t xml:space="preserve">is functioning as a form of environmental </w:t>
      </w:r>
      <w:r w:rsidRPr="00496E2D">
        <w:rPr>
          <w:rFonts w:eastAsiaTheme="minorEastAsia" w:cstheme="minorHAnsi"/>
          <w:sz w:val="22"/>
          <w:szCs w:val="22"/>
        </w:rPr>
        <w:lastRenderedPageBreak/>
        <w:t>stochasticity, since individuals are removed from the population irrespective of their trait values. We do this with an intermediate level of density dependence with three levels of culling.</w:t>
      </w:r>
    </w:p>
    <w:p w14:paraId="307770BB" w14:textId="46975670" w:rsidR="00FB13B8" w:rsidRPr="00496E2D" w:rsidRDefault="00644808" w:rsidP="00503830">
      <w:pPr>
        <w:spacing w:after="0" w:line="480" w:lineRule="auto"/>
        <w:contextualSpacing/>
        <w:rPr>
          <w:rFonts w:cstheme="minorHAnsi"/>
          <w:sz w:val="22"/>
          <w:szCs w:val="22"/>
        </w:rPr>
      </w:pPr>
      <w:r w:rsidRPr="00496E2D">
        <w:rPr>
          <w:rFonts w:eastAsiaTheme="minorEastAsia" w:cstheme="minorHAnsi"/>
          <w:i/>
          <w:iCs/>
          <w:sz w:val="22"/>
          <w:szCs w:val="22"/>
        </w:rPr>
        <w:t>M</w:t>
      </w:r>
      <w:r w:rsidRPr="00496E2D">
        <w:rPr>
          <w:rFonts w:cstheme="minorHAnsi"/>
          <w:i/>
          <w:sz w:val="22"/>
          <w:szCs w:val="22"/>
        </w:rPr>
        <w:t xml:space="preserve">odeling details: </w:t>
      </w:r>
      <w:r w:rsidRPr="00496E2D">
        <w:rPr>
          <w:rFonts w:eastAsiaTheme="minorEastAsia" w:cstheme="minorHAnsi"/>
          <w:sz w:val="22"/>
          <w:szCs w:val="22"/>
        </w:rPr>
        <w:t xml:space="preserve">For Comparisons 1 and 2, populations were initialized with five individuals with mean traits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hAnsi="Cambria Math" w:cstheme="minorHAnsi"/>
            <w:sz w:val="22"/>
            <w:szCs w:val="22"/>
          </w:rPr>
          <m:t>=0.3</m:t>
        </m:r>
      </m:oMath>
      <w:r w:rsidRPr="00496E2D">
        <w:rPr>
          <w:rFonts w:eastAsiaTheme="minorEastAsia" w:cstheme="minorHAnsi"/>
          <w:sz w:val="22"/>
          <w:szCs w:val="22"/>
        </w:rPr>
        <w:t xml:space="preserve"> and </w:t>
      </w:r>
      <w:r w:rsidRPr="00496E2D">
        <w:rPr>
          <w:rFonts w:eastAsiaTheme="minorEastAsia" w:cstheme="minorHAnsi"/>
          <w:i/>
          <w:iCs/>
          <w:sz w:val="22"/>
          <w:szCs w:val="22"/>
        </w:rPr>
        <w:t>s</w:t>
      </w:r>
      <w:r w:rsidRPr="00496E2D">
        <w:rPr>
          <w:rFonts w:eastAsiaTheme="minorEastAsia" w:cstheme="minorHAnsi"/>
          <w:sz w:val="22"/>
          <w:szCs w:val="22"/>
        </w:rPr>
        <w:t xml:space="preserve"> = 0.0926. Heritability was fixed at 0.75. The ESS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sidRPr="00496E2D">
        <w:rPr>
          <w:rFonts w:eastAsiaTheme="minorEastAsia" w:cstheme="minorHAnsi"/>
          <w:sz w:val="22"/>
          <w:szCs w:val="22"/>
        </w:rPr>
        <w:t xml:space="preserve">for this system is 5.4, which means the ESS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is 2.7. We make density dependence in births and deaths symmetrical, so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set these equal to </w:t>
      </w:r>
      <w:r w:rsidR="00E51D63" w:rsidRPr="00E51D63">
        <w:rPr>
          <w:rFonts w:cstheme="minorHAnsi"/>
          <w:sz w:val="22"/>
          <w:szCs w:val="22"/>
        </w:rPr>
        <w:t xml:space="preserve">0.1, 0.04, </w:t>
      </w:r>
      <w:r w:rsidR="00E51D63">
        <w:rPr>
          <w:rFonts w:cstheme="minorHAnsi"/>
          <w:sz w:val="22"/>
          <w:szCs w:val="22"/>
        </w:rPr>
        <w:t xml:space="preserve">and </w:t>
      </w:r>
      <w:r w:rsidR="00E51D63" w:rsidRPr="00E51D63">
        <w:rPr>
          <w:rFonts w:cstheme="minorHAnsi"/>
          <w:sz w:val="22"/>
          <w:szCs w:val="22"/>
        </w:rPr>
        <w:t>0.005</w:t>
      </w:r>
      <w:r w:rsidR="00E51D63">
        <w:rPr>
          <w:rFonts w:cstheme="minorHAnsi"/>
          <w:sz w:val="22"/>
          <w:szCs w:val="22"/>
        </w:rPr>
        <w:t xml:space="preserve"> </w:t>
      </w:r>
      <w:r w:rsidRPr="00496E2D">
        <w:rPr>
          <w:rFonts w:eastAsiaTheme="minorEastAsia" w:cstheme="minorHAnsi"/>
          <w:sz w:val="22"/>
          <w:szCs w:val="22"/>
        </w:rPr>
        <w:t xml:space="preserve">to generate a gradient in density dependence. Since the equilibrium abundance depends on the value of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 (Equation 3), the initial equilibrium abundances at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=1.8 were </w:t>
      </w:r>
      <w:r w:rsidR="00E51D63" w:rsidRPr="00E51D63">
        <w:rPr>
          <w:rFonts w:eastAsiaTheme="minorEastAsia" w:cstheme="minorHAnsi"/>
          <w:sz w:val="22"/>
          <w:szCs w:val="22"/>
        </w:rPr>
        <w:t>7.5</w:t>
      </w:r>
      <w:r w:rsidR="00E51D63">
        <w:rPr>
          <w:rFonts w:eastAsiaTheme="minorEastAsia" w:cstheme="minorHAnsi"/>
          <w:sz w:val="22"/>
          <w:szCs w:val="22"/>
        </w:rPr>
        <w:t xml:space="preserve">, </w:t>
      </w:r>
      <w:r w:rsidR="00E51D63" w:rsidRPr="00E51D63">
        <w:rPr>
          <w:rFonts w:eastAsiaTheme="minorEastAsia" w:cstheme="minorHAnsi"/>
          <w:sz w:val="22"/>
          <w:szCs w:val="22"/>
        </w:rPr>
        <w:t>18.75</w:t>
      </w:r>
      <w:r w:rsidR="00E51D63">
        <w:rPr>
          <w:rFonts w:eastAsiaTheme="minorEastAsia" w:cstheme="minorHAnsi"/>
          <w:sz w:val="22"/>
          <w:szCs w:val="22"/>
        </w:rPr>
        <w:t xml:space="preserve">, and </w:t>
      </w:r>
      <w:r w:rsidR="00E51D63" w:rsidRPr="00E51D63">
        <w:rPr>
          <w:rFonts w:eastAsiaTheme="minorEastAsia" w:cstheme="minorHAnsi"/>
          <w:sz w:val="22"/>
          <w:szCs w:val="22"/>
        </w:rPr>
        <w:t>150</w:t>
      </w:r>
      <w:r w:rsidR="00E51D63">
        <w:rPr>
          <w:rFonts w:eastAsiaTheme="minorEastAsia" w:cstheme="minorHAnsi"/>
          <w:sz w:val="22"/>
          <w:szCs w:val="22"/>
        </w:rPr>
        <w:t xml:space="preserve"> </w:t>
      </w:r>
      <w:r w:rsidRPr="00496E2D">
        <w:rPr>
          <w:rFonts w:eastAsiaTheme="minorEastAsia" w:cstheme="minorHAnsi"/>
          <w:sz w:val="22"/>
          <w:szCs w:val="22"/>
        </w:rPr>
        <w:t xml:space="preserve">across the three scenarios; at the ESS value of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=5.4, the equilibrium abundances were </w:t>
      </w:r>
      <w:r w:rsidR="00E51D63" w:rsidRPr="00E51D63">
        <w:rPr>
          <w:rFonts w:eastAsiaTheme="minorEastAsia" w:cstheme="minorHAnsi"/>
          <w:sz w:val="22"/>
          <w:szCs w:val="22"/>
        </w:rPr>
        <w:t>13.5</w:t>
      </w:r>
      <w:r w:rsidR="00E51D63">
        <w:rPr>
          <w:rFonts w:eastAsiaTheme="minorEastAsia" w:cstheme="minorHAnsi"/>
          <w:sz w:val="22"/>
          <w:szCs w:val="22"/>
        </w:rPr>
        <w:t xml:space="preserve">, </w:t>
      </w:r>
      <w:r w:rsidR="00E51D63" w:rsidRPr="00E51D63">
        <w:rPr>
          <w:rFonts w:eastAsiaTheme="minorEastAsia" w:cstheme="minorHAnsi"/>
          <w:sz w:val="22"/>
          <w:szCs w:val="22"/>
        </w:rPr>
        <w:t>33.75</w:t>
      </w:r>
      <w:r w:rsidR="00E51D63">
        <w:rPr>
          <w:rFonts w:eastAsiaTheme="minorEastAsia" w:cstheme="minorHAnsi"/>
          <w:sz w:val="22"/>
          <w:szCs w:val="22"/>
        </w:rPr>
        <w:t xml:space="preserve">, and </w:t>
      </w:r>
      <w:r w:rsidR="00E51D63" w:rsidRPr="00E51D63">
        <w:rPr>
          <w:rFonts w:eastAsiaTheme="minorEastAsia" w:cstheme="minorHAnsi"/>
          <w:sz w:val="22"/>
          <w:szCs w:val="22"/>
        </w:rPr>
        <w:t>270</w:t>
      </w:r>
      <w:r w:rsidRPr="00496E2D">
        <w:rPr>
          <w:rFonts w:eastAsiaTheme="minorEastAsia" w:cstheme="minorHAnsi"/>
          <w:sz w:val="22"/>
          <w:szCs w:val="22"/>
        </w:rPr>
        <w:t xml:space="preserve">. For Comparison 3, populations were initialized with 135 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ESS 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=0.01</m:t>
        </m:r>
      </m:oMath>
      <w:r w:rsidRPr="00496E2D">
        <w:rPr>
          <w:rFonts w:eastAsiaTheme="minorEastAsia" w:cstheme="minorHAnsi"/>
          <w:sz w:val="22"/>
          <w:szCs w:val="22"/>
        </w:rPr>
        <w:t>). Individuals were randomly culled to maintain the populations at a size of 100, 50, or 10. We ran each simulation</w:t>
      </w:r>
      <w:r w:rsidR="002534BA">
        <w:rPr>
          <w:rFonts w:eastAsiaTheme="minorEastAsia" w:cstheme="minorHAnsi"/>
          <w:sz w:val="22"/>
          <w:szCs w:val="22"/>
        </w:rPr>
        <w:t xml:space="preserve"> long enough to clearly identify its attractor, which was</w:t>
      </w:r>
      <w:r w:rsidRPr="00496E2D">
        <w:rPr>
          <w:rFonts w:eastAsiaTheme="minorEastAsia" w:cstheme="minorHAnsi"/>
          <w:sz w:val="22"/>
          <w:szCs w:val="22"/>
        </w:rPr>
        <w:t xml:space="preserve"> </w:t>
      </w:r>
      <w:r w:rsidR="00541952">
        <w:rPr>
          <w:rFonts w:eastAsiaTheme="minorEastAsia" w:cstheme="minorHAnsi"/>
          <w:sz w:val="22"/>
          <w:szCs w:val="22"/>
        </w:rPr>
        <w:t xml:space="preserve">50, 400, and </w:t>
      </w:r>
      <w:proofErr w:type="gramStart"/>
      <w:r w:rsidRPr="00496E2D">
        <w:rPr>
          <w:rFonts w:eastAsiaTheme="minorEastAsia" w:cstheme="minorHAnsi"/>
          <w:sz w:val="22"/>
          <w:szCs w:val="22"/>
        </w:rPr>
        <w:t>60 time</w:t>
      </w:r>
      <w:proofErr w:type="gramEnd"/>
      <w:r w:rsidRPr="00496E2D">
        <w:rPr>
          <w:rFonts w:eastAsiaTheme="minorEastAsia" w:cstheme="minorHAnsi"/>
          <w:sz w:val="22"/>
          <w:szCs w:val="22"/>
        </w:rPr>
        <w:t xml:space="preserve"> steps</w:t>
      </w:r>
      <w:r w:rsidR="002534BA">
        <w:rPr>
          <w:rFonts w:eastAsiaTheme="minorEastAsia" w:cstheme="minorHAnsi"/>
          <w:sz w:val="22"/>
          <w:szCs w:val="22"/>
        </w:rPr>
        <w:t xml:space="preserve"> </w:t>
      </w:r>
      <w:r w:rsidR="00060966">
        <w:rPr>
          <w:rFonts w:eastAsiaTheme="minorEastAsia" w:cstheme="minorHAnsi"/>
          <w:sz w:val="22"/>
          <w:szCs w:val="22"/>
        </w:rPr>
        <w:t>for comparisons 1</w:t>
      </w:r>
      <w:r w:rsidR="00541952">
        <w:rPr>
          <w:rFonts w:eastAsiaTheme="minorEastAsia" w:cstheme="minorHAnsi"/>
          <w:sz w:val="22"/>
          <w:szCs w:val="22"/>
        </w:rPr>
        <w:t>, 2,</w:t>
      </w:r>
      <w:r w:rsidR="00060966">
        <w:rPr>
          <w:rFonts w:eastAsiaTheme="minorEastAsia" w:cstheme="minorHAnsi"/>
          <w:sz w:val="22"/>
          <w:szCs w:val="22"/>
        </w:rPr>
        <w:t xml:space="preserve"> and 3 </w:t>
      </w:r>
      <w:r w:rsidR="00541952">
        <w:rPr>
          <w:rFonts w:eastAsiaTheme="minorEastAsia" w:cstheme="minorHAnsi"/>
          <w:sz w:val="22"/>
          <w:szCs w:val="22"/>
        </w:rPr>
        <w:t>respectively</w:t>
      </w:r>
      <w:r w:rsidR="002534BA">
        <w:rPr>
          <w:rFonts w:eastAsiaTheme="minorEastAsia" w:cstheme="minorHAnsi"/>
          <w:sz w:val="22"/>
          <w:szCs w:val="22"/>
        </w:rPr>
        <w:t>. We</w:t>
      </w:r>
      <w:r w:rsidRPr="00496E2D">
        <w:rPr>
          <w:rFonts w:eastAsiaTheme="minorEastAsia" w:cstheme="minorHAnsi"/>
          <w:sz w:val="22"/>
          <w:szCs w:val="22"/>
        </w:rPr>
        <w:t xml:space="preserve"> replicated each stochastic simulation 50 times. </w:t>
      </w:r>
    </w:p>
    <w:p w14:paraId="712C7FCF" w14:textId="03EB8FA1" w:rsidR="00FB13B8" w:rsidRPr="00496E2D" w:rsidRDefault="00644808" w:rsidP="00503830">
      <w:pPr>
        <w:spacing w:after="0" w:line="480" w:lineRule="auto"/>
        <w:ind w:firstLine="720"/>
        <w:contextualSpacing/>
        <w:rPr>
          <w:rFonts w:eastAsiaTheme="minorEastAsia" w:cstheme="minorHAnsi"/>
          <w:sz w:val="22"/>
          <w:szCs w:val="22"/>
        </w:rPr>
      </w:pPr>
      <w:r w:rsidRPr="00496E2D">
        <w:rPr>
          <w:rFonts w:eastAsiaTheme="minorEastAsia" w:cstheme="minorHAnsi"/>
          <w:sz w:val="22"/>
          <w:szCs w:val="22"/>
        </w:rPr>
        <w:t xml:space="preserve">To evaluate patterns in individual fitness across GEM simulations, we tracked the number of reproductive events and the lifespan for each individual. This allowed us to visualize the realized relationship between each individual’s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eastAsiaTheme="minorEastAsia" w:cstheme="minorHAnsi"/>
          <w:sz w:val="22"/>
          <w:szCs w:val="22"/>
        </w:rPr>
        <w:t xml:space="preserve"> and lifetime reproductive success, akin to Figure 1B. We do this for the initial population (born before time step 1) and the population toward the end of the simulation (born after time step </w:t>
      </w:r>
      <w:r w:rsidR="00060966">
        <w:rPr>
          <w:rFonts w:eastAsiaTheme="minorEastAsia" w:cstheme="minorHAnsi"/>
          <w:sz w:val="22"/>
          <w:szCs w:val="22"/>
        </w:rPr>
        <w:t>3</w:t>
      </w:r>
      <w:r w:rsidRPr="00496E2D">
        <w:rPr>
          <w:rFonts w:eastAsiaTheme="minorEastAsia" w:cstheme="minorHAnsi"/>
          <w:sz w:val="22"/>
          <w:szCs w:val="22"/>
        </w:rPr>
        <w:t xml:space="preserve">50). For the latter, we only included individuals that died before the end of the simulation. </w:t>
      </w:r>
    </w:p>
    <w:p w14:paraId="7A1A82B2" w14:textId="77777777" w:rsidR="00FB13B8" w:rsidRPr="00496E2D" w:rsidRDefault="00644808" w:rsidP="00503830">
      <w:pPr>
        <w:spacing w:after="0" w:line="480" w:lineRule="auto"/>
        <w:contextualSpacing/>
        <w:rPr>
          <w:rFonts w:cstheme="minorHAnsi"/>
          <w:sz w:val="22"/>
          <w:szCs w:val="22"/>
        </w:rPr>
      </w:pPr>
      <w:r w:rsidRPr="00496E2D">
        <w:rPr>
          <w:rFonts w:cstheme="minorHAnsi"/>
          <w:b/>
          <w:sz w:val="22"/>
          <w:szCs w:val="22"/>
        </w:rPr>
        <w:t>Results</w:t>
      </w:r>
    </w:p>
    <w:p w14:paraId="6614DF26" w14:textId="02421A8D" w:rsidR="00FB13B8" w:rsidRDefault="00644808" w:rsidP="00503830">
      <w:pPr>
        <w:spacing w:after="0" w:line="480" w:lineRule="auto"/>
        <w:contextualSpacing/>
        <w:rPr>
          <w:rFonts w:cstheme="minorHAnsi"/>
          <w:sz w:val="22"/>
          <w:szCs w:val="22"/>
        </w:rPr>
      </w:pPr>
      <w:r w:rsidRPr="00496E2D">
        <w:rPr>
          <w:rFonts w:cstheme="minorHAnsi"/>
          <w:i/>
          <w:iCs/>
          <w:sz w:val="22"/>
          <w:szCs w:val="22"/>
        </w:rPr>
        <w:t xml:space="preserve">Comparison 1: </w:t>
      </w:r>
      <w:r w:rsidRPr="00496E2D">
        <w:rPr>
          <w:rFonts w:cstheme="minorHAnsi"/>
          <w:sz w:val="22"/>
          <w:szCs w:val="22"/>
        </w:rPr>
        <w:t xml:space="preserve">Reducing heritability to zero effectively eliminates evolution by natural selection, revealing how trait variation </w:t>
      </w:r>
      <w:r w:rsidRPr="00496E2D">
        <w:rPr>
          <w:rFonts w:cstheme="minorHAnsi"/>
          <w:i/>
          <w:sz w:val="22"/>
          <w:szCs w:val="22"/>
        </w:rPr>
        <w:t>per se</w:t>
      </w:r>
      <w:r w:rsidRPr="00496E2D">
        <w:rPr>
          <w:rFonts w:cstheme="minorHAnsi"/>
          <w:sz w:val="22"/>
          <w:szCs w:val="22"/>
        </w:rPr>
        <w:t xml:space="preserve"> alters the dynamics of the system (Figure </w:t>
      </w:r>
      <w:r w:rsidR="005823A8">
        <w:rPr>
          <w:rFonts w:cstheme="minorHAnsi"/>
          <w:sz w:val="22"/>
          <w:szCs w:val="22"/>
        </w:rPr>
        <w:t>2</w:t>
      </w:r>
      <w:r w:rsidRPr="00496E2D">
        <w:rPr>
          <w:rFonts w:cstheme="minorHAnsi"/>
          <w:sz w:val="22"/>
          <w:szCs w:val="22"/>
        </w:rPr>
        <w:t xml:space="preserve">). Variation in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reduced the equilibrium abundance of the population. Variation in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alone had little effect on the population, but combined with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reduced the equilibrium abundance of the population even </w:t>
      </w:r>
      <w:r w:rsidRPr="00496E2D">
        <w:rPr>
          <w:rFonts w:cstheme="minorHAnsi"/>
          <w:sz w:val="22"/>
          <w:szCs w:val="22"/>
        </w:rPr>
        <w:lastRenderedPageBreak/>
        <w:t xml:space="preserve">more (by about 7% below the expected equilibrium). This result indicates that </w:t>
      </w:r>
      <w:r w:rsidR="00531D88" w:rsidRPr="00496E2D">
        <w:rPr>
          <w:rFonts w:cstheme="minorHAnsi"/>
          <w:sz w:val="22"/>
          <w:szCs w:val="22"/>
        </w:rPr>
        <w:t xml:space="preserve">trait </w:t>
      </w:r>
      <w:r w:rsidRPr="00496E2D">
        <w:rPr>
          <w:rFonts w:cstheme="minorHAnsi"/>
          <w:sz w:val="22"/>
          <w:szCs w:val="22"/>
        </w:rPr>
        <w:t xml:space="preserve">variation </w:t>
      </w:r>
      <w:r w:rsidRPr="00496E2D">
        <w:rPr>
          <w:rFonts w:cstheme="minorHAnsi"/>
          <w:i/>
          <w:sz w:val="22"/>
          <w:szCs w:val="22"/>
        </w:rPr>
        <w:t>per se</w:t>
      </w:r>
      <w:r w:rsidRPr="00496E2D">
        <w:rPr>
          <w:rFonts w:cstheme="minorHAnsi"/>
          <w:sz w:val="22"/>
          <w:szCs w:val="22"/>
        </w:rPr>
        <w:t xml:space="preserve"> is one factor that may limit the populations in our simulations from achieving the expected </w:t>
      </w:r>
      <w:r w:rsidR="002534BA">
        <w:rPr>
          <w:rFonts w:cstheme="minorHAnsi"/>
          <w:sz w:val="22"/>
          <w:szCs w:val="22"/>
        </w:rPr>
        <w:t xml:space="preserve">ecological </w:t>
      </w:r>
      <w:r w:rsidRPr="00496E2D">
        <w:rPr>
          <w:rFonts w:cstheme="minorHAnsi"/>
          <w:sz w:val="22"/>
          <w:szCs w:val="22"/>
        </w:rPr>
        <w:t>equilibria.</w:t>
      </w:r>
    </w:p>
    <w:p w14:paraId="49C191A4" w14:textId="061B27DB" w:rsidR="00FB13B8" w:rsidRPr="00496E2D" w:rsidRDefault="00644808" w:rsidP="00503830">
      <w:pPr>
        <w:spacing w:after="0" w:line="480" w:lineRule="auto"/>
        <w:contextualSpacing/>
        <w:rPr>
          <w:rFonts w:cstheme="minorHAnsi"/>
          <w:sz w:val="22"/>
          <w:szCs w:val="22"/>
        </w:rPr>
      </w:pPr>
      <w:r w:rsidRPr="00496E2D">
        <w:rPr>
          <w:rFonts w:cstheme="minorHAnsi"/>
          <w:i/>
          <w:iCs/>
          <w:sz w:val="22"/>
          <w:szCs w:val="22"/>
        </w:rPr>
        <w:t xml:space="preserve">Comparison 2: </w:t>
      </w:r>
      <w:r w:rsidRPr="00496E2D">
        <w:rPr>
          <w:rFonts w:cstheme="minorHAnsi"/>
          <w:sz w:val="22"/>
          <w:szCs w:val="22"/>
        </w:rPr>
        <w:t xml:space="preserve">In our </w:t>
      </w:r>
      <w:r w:rsidR="00531D88" w:rsidRPr="00496E2D">
        <w:rPr>
          <w:rFonts w:cstheme="minorHAnsi"/>
          <w:sz w:val="22"/>
          <w:szCs w:val="22"/>
        </w:rPr>
        <w:t xml:space="preserve">second </w:t>
      </w:r>
      <w:r w:rsidRPr="00496E2D">
        <w:rPr>
          <w:rFonts w:cstheme="minorHAnsi"/>
          <w:sz w:val="22"/>
          <w:szCs w:val="22"/>
        </w:rPr>
        <w:t xml:space="preserve">set of simulations, in which we varied only the strength of density dependence, we found that all populations grew and evolved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in the direction of the ESS (Figure </w:t>
      </w:r>
      <w:r w:rsidR="00661E85">
        <w:rPr>
          <w:rFonts w:cstheme="minorHAnsi"/>
          <w:sz w:val="22"/>
          <w:szCs w:val="22"/>
        </w:rPr>
        <w:t>3</w:t>
      </w:r>
      <w:r w:rsidRPr="00496E2D">
        <w:rPr>
          <w:rFonts w:cstheme="minorHAnsi"/>
          <w:sz w:val="22"/>
          <w:szCs w:val="22"/>
        </w:rPr>
        <w:t>, 2</w:t>
      </w:r>
      <w:r w:rsidRPr="00496E2D">
        <w:rPr>
          <w:rFonts w:cstheme="minorHAnsi"/>
          <w:sz w:val="22"/>
          <w:szCs w:val="22"/>
          <w:vertAlign w:val="superscript"/>
        </w:rPr>
        <w:t>nd</w:t>
      </w:r>
      <w:r w:rsidRPr="00496E2D">
        <w:rPr>
          <w:rFonts w:cstheme="minorHAnsi"/>
          <w:sz w:val="22"/>
          <w:szCs w:val="22"/>
        </w:rPr>
        <w:t xml:space="preserve"> and 4</w:t>
      </w:r>
      <w:r w:rsidRPr="00496E2D">
        <w:rPr>
          <w:rFonts w:cstheme="minorHAnsi"/>
          <w:sz w:val="22"/>
          <w:szCs w:val="22"/>
          <w:vertAlign w:val="superscript"/>
        </w:rPr>
        <w:t>th</w:t>
      </w:r>
      <w:r w:rsidRPr="00496E2D">
        <w:rPr>
          <w:rFonts w:cstheme="minorHAnsi"/>
          <w:sz w:val="22"/>
          <w:szCs w:val="22"/>
        </w:rPr>
        <w:t xml:space="preserve"> rows). Although no population was able to grow or evolve as fast as expected from QG (Figure 2, 1</w:t>
      </w:r>
      <w:r w:rsidRPr="00496E2D">
        <w:rPr>
          <w:rFonts w:cstheme="minorHAnsi"/>
          <w:sz w:val="22"/>
          <w:szCs w:val="22"/>
          <w:vertAlign w:val="superscript"/>
        </w:rPr>
        <w:t>st</w:t>
      </w:r>
      <w:r w:rsidRPr="00496E2D">
        <w:rPr>
          <w:rFonts w:cstheme="minorHAnsi"/>
          <w:sz w:val="22"/>
          <w:szCs w:val="22"/>
        </w:rPr>
        <w:t xml:space="preserve"> and 2</w:t>
      </w:r>
      <w:r w:rsidRPr="00496E2D">
        <w:rPr>
          <w:rFonts w:cstheme="minorHAnsi"/>
          <w:sz w:val="22"/>
          <w:szCs w:val="22"/>
          <w:vertAlign w:val="superscript"/>
        </w:rPr>
        <w:t>nd</w:t>
      </w:r>
      <w:r w:rsidRPr="00496E2D">
        <w:rPr>
          <w:rFonts w:cstheme="minorHAnsi"/>
          <w:sz w:val="22"/>
          <w:szCs w:val="22"/>
        </w:rPr>
        <w:t xml:space="preserve"> rows), the population experiencing the least density dependence </w:t>
      </w:r>
      <w:r w:rsidR="002534BA">
        <w:rPr>
          <w:rFonts w:cstheme="minorHAnsi"/>
          <w:sz w:val="22"/>
          <w:szCs w:val="22"/>
        </w:rPr>
        <w:t>showed converge of t</w:t>
      </w:r>
      <w:r w:rsidRPr="00496E2D">
        <w:rPr>
          <w:rFonts w:cstheme="minorHAnsi"/>
          <w:sz w:val="22"/>
          <w:szCs w:val="22"/>
        </w:rPr>
        <w:t>he mean population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Pr="00496E2D">
        <w:rPr>
          <w:rFonts w:cstheme="minorHAnsi"/>
          <w:sz w:val="22"/>
          <w:szCs w:val="22"/>
        </w:rPr>
        <w:t xml:space="preserve">) </w:t>
      </w:r>
      <w:r w:rsidR="002534BA">
        <w:rPr>
          <w:rFonts w:cstheme="minorHAnsi"/>
          <w:sz w:val="22"/>
          <w:szCs w:val="22"/>
        </w:rPr>
        <w:t>with</w:t>
      </w:r>
      <w:r w:rsidRPr="00496E2D">
        <w:rPr>
          <w:rFonts w:cstheme="minorHAnsi"/>
          <w:sz w:val="22"/>
          <w:szCs w:val="22"/>
        </w:rPr>
        <w:t xml:space="preserve"> the ESS trait value. </w:t>
      </w:r>
    </w:p>
    <w:p w14:paraId="21FD1C71" w14:textId="0739736D"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sz w:val="22"/>
          <w:szCs w:val="22"/>
        </w:rPr>
        <w:t xml:space="preserve">) experienced greater initial loss of trait variation (Figure </w:t>
      </w:r>
      <w:r w:rsidR="002534BA">
        <w:rPr>
          <w:rFonts w:cstheme="minorHAnsi"/>
          <w:sz w:val="22"/>
          <w:szCs w:val="22"/>
        </w:rPr>
        <w:t>3</w:t>
      </w:r>
      <w:r w:rsidRPr="00496E2D">
        <w:rPr>
          <w:rFonts w:cstheme="minorHAnsi"/>
          <w:sz w:val="22"/>
          <w:szCs w:val="22"/>
        </w:rPr>
        <w:t xml:space="preserve">, third row). This loss 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 the initial loss of trait variation was only temporary, allowing populations to recover from the effects of low-density stochasticity and continue moving in the direction of the ESS. As expected, the effects of stochasticity were noticeably higher for small populations, with considerably more variation in abundances through time for populations with the highest density dependence (Figure </w:t>
      </w:r>
      <w:r w:rsidR="002534BA">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sidR="002534BA">
        <w:rPr>
          <w:rFonts w:cstheme="minorHAnsi"/>
          <w:sz w:val="22"/>
          <w:szCs w:val="22"/>
        </w:rPr>
        <w:t>3</w:t>
      </w:r>
      <w:r w:rsidRPr="00496E2D">
        <w:rPr>
          <w:rFonts w:cstheme="minorHAnsi"/>
          <w:sz w:val="22"/>
          <w:szCs w:val="22"/>
        </w:rPr>
        <w:t>, bottom row), manifested as large differences in lifetime reproductive success among individuals with the same trait values. Intriguingly, however, the peaks in the observed lifetime reproductive success distributions were often considerably offset from the ESS.</w:t>
      </w:r>
    </w:p>
    <w:p w14:paraId="0638E90E" w14:textId="77777777"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To help understand this result, we calculated the expected lifetime reproductive success of an individual from the model:</w:t>
      </w:r>
    </w:p>
    <w:p w14:paraId="505174EF" w14:textId="456D0D90" w:rsidR="00FB13B8" w:rsidRPr="00496E2D" w:rsidRDefault="00C14D71" w:rsidP="00503830">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R</m:t>
            </m:r>
          </m:e>
          <m:sub>
            <m:r>
              <w:rPr>
                <w:rFonts w:ascii="Cambria Math" w:hAnsi="Cambria Math" w:cstheme="minorHAnsi"/>
                <w:sz w:val="22"/>
                <w:szCs w:val="22"/>
              </w:rPr>
              <m:t>0</m:t>
            </m:r>
          </m:sub>
        </m:sSub>
        <m:r>
          <w:rPr>
            <w:rFonts w:ascii="Cambria Math" w:hAnsi="Cambria Math" w:cstheme="minorHAnsi"/>
            <w:sz w:val="22"/>
            <w:szCs w:val="22"/>
          </w:rPr>
          <m:t>=</m:t>
        </m:r>
        <m:f>
          <m:fPr>
            <m:ctrlPr>
              <w:rPr>
                <w:rFonts w:ascii="Cambria Math" w:hAnsi="Cambria Math" w:cstheme="minorHAnsi"/>
                <w:sz w:val="22"/>
                <w:szCs w:val="22"/>
              </w:rPr>
            </m:ctrlPr>
          </m:fPr>
          <m:num>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-bsN</m:t>
                </m:r>
              </m:e>
            </m:d>
          </m:num>
          <m:den>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+dsN</m:t>
                </m:r>
              </m:e>
            </m:d>
          </m:den>
        </m:f>
        <m:r>
          <w:rPr>
            <w:rFonts w:ascii="Cambria Math" w:hAnsi="Cambria Math" w:cstheme="minorHAnsi"/>
            <w:sz w:val="22"/>
            <w:szCs w:val="22"/>
          </w:rPr>
          <m:t>.</m:t>
        </m:r>
      </m:oMath>
      <w:r w:rsidR="0046658B">
        <w:rPr>
          <w:rFonts w:eastAsiaTheme="minorEastAsia" w:cstheme="minorHAnsi"/>
          <w:sz w:val="22"/>
          <w:szCs w:val="22"/>
        </w:rPr>
        <w:tab/>
        <w:t>(Equation 4)</w:t>
      </w:r>
    </w:p>
    <w:p w14:paraId="5FFFCD2A" w14:textId="77777777" w:rsidR="00FB13B8" w:rsidRPr="00496E2D" w:rsidRDefault="00644808" w:rsidP="00503830">
      <w:pPr>
        <w:spacing w:after="0" w:line="480" w:lineRule="auto"/>
        <w:contextualSpacing/>
        <w:rPr>
          <w:rFonts w:cstheme="minorHAnsi"/>
          <w:sz w:val="22"/>
          <w:szCs w:val="22"/>
        </w:rPr>
      </w:pPr>
      <w:r w:rsidRPr="00496E2D">
        <w:rPr>
          <w:rFonts w:cstheme="minorHAnsi"/>
          <w:sz w:val="22"/>
          <w:szCs w:val="22"/>
        </w:rPr>
        <w:t xml:space="preserve">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that maximizes </w:t>
      </w:r>
      <w:r w:rsidRPr="00496E2D">
        <w:rPr>
          <w:rFonts w:cstheme="minorHAnsi"/>
          <w:i/>
          <w:iCs/>
          <w:sz w:val="22"/>
          <w:szCs w:val="22"/>
        </w:rPr>
        <w:t>R</w:t>
      </w:r>
      <w:r w:rsidRPr="00496E2D">
        <w:rPr>
          <w:rFonts w:cstheme="minorHAnsi"/>
          <w:i/>
          <w:iCs/>
          <w:sz w:val="22"/>
          <w:szCs w:val="22"/>
          <w:vertAlign w:val="subscript"/>
        </w:rPr>
        <w:t>0</w:t>
      </w:r>
      <w:r w:rsidRPr="00496E2D">
        <w:rPr>
          <w:rFonts w:cstheme="minorHAnsi"/>
          <w:sz w:val="22"/>
          <w:szCs w:val="22"/>
        </w:rPr>
        <w:t xml:space="preserve"> is given by the solution of the equation</w:t>
      </w:r>
      <m:oMath>
        <m:f>
          <m:fPr>
            <m:ctrlPr>
              <w:rPr>
                <w:rFonts w:ascii="Cambria Math" w:hAnsi="Cambria Math" w:cstheme="minorHAnsi"/>
                <w:sz w:val="22"/>
                <w:szCs w:val="22"/>
              </w:rPr>
            </m:ctrlPr>
          </m:fPr>
          <m:num>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R</m:t>
                </m:r>
              </m:e>
              <m:sub>
                <m:r>
                  <w:rPr>
                    <w:rFonts w:ascii="Cambria Math" w:hAnsi="Cambria Math" w:cstheme="minorHAnsi"/>
                    <w:sz w:val="22"/>
                    <w:szCs w:val="22"/>
                  </w:rPr>
                  <m:t>0</m:t>
                </m:r>
              </m:sub>
            </m:sSub>
          </m:num>
          <m:den>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r>
          <w:rPr>
            <w:rFonts w:ascii="Cambria Math" w:hAnsi="Cambria Math" w:cstheme="minorHAnsi"/>
            <w:sz w:val="22"/>
            <w:szCs w:val="22"/>
          </w:rPr>
          <m:t>=0</m:t>
        </m:r>
      </m:oMath>
      <w:r w:rsidRPr="00496E2D">
        <w:rPr>
          <w:rFonts w:cstheme="minorHAnsi"/>
          <w:sz w:val="22"/>
          <w:szCs w:val="22"/>
        </w:rPr>
        <w:t xml:space="preserve">: </w:t>
      </w:r>
    </w:p>
    <w:p w14:paraId="736EA403" w14:textId="09F526AD" w:rsidR="00FB13B8" w:rsidRPr="00496E2D" w:rsidRDefault="00C14D71" w:rsidP="00503830">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num>
              <m:den>
                <m:r>
                  <w:rPr>
                    <w:rFonts w:ascii="Cambria Math" w:hAnsi="Cambria Math" w:cstheme="minorHAnsi"/>
                    <w:sz w:val="22"/>
                    <w:szCs w:val="22"/>
                  </w:rPr>
                  <m:t>s</m:t>
                </m:r>
              </m:den>
            </m:f>
          </m:e>
        </m:rad>
        <m:r>
          <w:rPr>
            <w:rFonts w:ascii="Cambria Math" w:hAnsi="Cambria Math" w:cstheme="minorHAnsi"/>
            <w:sz w:val="22"/>
            <w:szCs w:val="22"/>
          </w:rPr>
          <m:t>.</m:t>
        </m:r>
      </m:oMath>
      <w:r w:rsidR="0046658B">
        <w:rPr>
          <w:rFonts w:eastAsiaTheme="minorEastAsia" w:cstheme="minorHAnsi"/>
          <w:sz w:val="22"/>
          <w:szCs w:val="22"/>
        </w:rPr>
        <w:tab/>
        <w:t>(Equation 5)</w:t>
      </w:r>
    </w:p>
    <w:p w14:paraId="1BC8D0F1" w14:textId="250A852A" w:rsidR="00FB13B8" w:rsidRPr="00496E2D" w:rsidRDefault="00644808" w:rsidP="00503830">
      <w:pPr>
        <w:spacing w:after="0" w:line="480" w:lineRule="auto"/>
        <w:contextualSpacing/>
        <w:rPr>
          <w:rFonts w:cstheme="minorHAnsi"/>
          <w:sz w:val="22"/>
          <w:szCs w:val="22"/>
        </w:rPr>
      </w:pPr>
      <w:r w:rsidRPr="00496E2D">
        <w:rPr>
          <w:rFonts w:cstheme="minorHAnsi"/>
          <w:sz w:val="22"/>
          <w:szCs w:val="22"/>
        </w:rPr>
        <w:t xml:space="preserve">Note that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vertAlign w:val="subscript"/>
        </w:rPr>
        <w:t xml:space="preserve"> </w:t>
      </w:r>
      <w:r w:rsidRPr="00496E2D">
        <w:rPr>
          <w:rFonts w:cstheme="minorHAnsi"/>
          <w:sz w:val="22"/>
          <w:szCs w:val="22"/>
        </w:rPr>
        <w:t xml:space="preserve">that maximizes expected lifetime reproductive success is not necessarily the same as the ESS value (although when </w:t>
      </w:r>
      <w:r w:rsidRPr="00661E85">
        <w:rPr>
          <w:rFonts w:cstheme="minorHAnsi"/>
          <w:i/>
          <w:sz w:val="22"/>
          <w:szCs w:val="22"/>
        </w:rPr>
        <w:t>R</w:t>
      </w:r>
      <w:r w:rsidRPr="00496E2D">
        <w:rPr>
          <w:rFonts w:cstheme="minorHAnsi"/>
          <w:sz w:val="22"/>
          <w:szCs w:val="22"/>
        </w:rPr>
        <w:t xml:space="preserve"> is at an equilibrium, the values are the same). In particular, this value depend</w:t>
      </w:r>
      <w:r w:rsidR="002534BA">
        <w:rPr>
          <w:rFonts w:cstheme="minorHAnsi"/>
          <w:sz w:val="22"/>
          <w:szCs w:val="22"/>
        </w:rPr>
        <w:t>s</w:t>
      </w:r>
      <w:r w:rsidRPr="00496E2D">
        <w:rPr>
          <w:rFonts w:cstheme="minorHAnsi"/>
          <w:sz w:val="22"/>
          <w:szCs w:val="22"/>
        </w:rPr>
        <w:t xml:space="preserve"> on the current population size. We term this transient peak on the fitness landscape a “transient evolutionary attractor” (TEA)</w:t>
      </w:r>
      <w:r w:rsidR="00661E85">
        <w:rPr>
          <w:rFonts w:cstheme="minorHAnsi"/>
          <w:sz w:val="22"/>
          <w:szCs w:val="22"/>
        </w:rPr>
        <w:t>, because it changes as the population moves through its transient dynamics</w:t>
      </w:r>
      <w:r w:rsidRPr="00496E2D">
        <w:rPr>
          <w:rFonts w:cstheme="minorHAnsi"/>
          <w:sz w:val="22"/>
          <w:szCs w:val="22"/>
        </w:rPr>
        <w:t>.</w:t>
      </w:r>
      <w:r w:rsidR="0046658B">
        <w:rPr>
          <w:rFonts w:cstheme="minorHAnsi"/>
          <w:sz w:val="22"/>
          <w:szCs w:val="22"/>
        </w:rPr>
        <w:t xml:space="preserve"> </w:t>
      </w:r>
      <w:r w:rsidRPr="00496E2D">
        <w:rPr>
          <w:rFonts w:cstheme="minorHAnsi"/>
          <w:sz w:val="22"/>
          <w:szCs w:val="22"/>
        </w:rPr>
        <w:t xml:space="preserve">Re-examining the observed lifetime reproductive success values, </w:t>
      </w:r>
      <w:r w:rsidR="00661E85">
        <w:rPr>
          <w:rFonts w:cstheme="minorHAnsi"/>
          <w:sz w:val="22"/>
          <w:szCs w:val="22"/>
        </w:rPr>
        <w:t>it is clear</w:t>
      </w:r>
      <w:r w:rsidRPr="00496E2D">
        <w:rPr>
          <w:rFonts w:cstheme="minorHAnsi"/>
          <w:sz w:val="22"/>
          <w:szCs w:val="22"/>
        </w:rPr>
        <w:t xml:space="preserve"> that the peak of the observed distribution is often centered on these TEAs (Fig. </w:t>
      </w:r>
      <w:r w:rsidR="00661E85">
        <w:rPr>
          <w:rFonts w:cstheme="minorHAnsi"/>
          <w:sz w:val="22"/>
          <w:szCs w:val="22"/>
        </w:rPr>
        <w:t>3</w:t>
      </w:r>
      <w:r w:rsidRPr="00496E2D">
        <w:rPr>
          <w:rFonts w:cstheme="minorHAnsi"/>
          <w:sz w:val="22"/>
          <w:szCs w:val="22"/>
        </w:rPr>
        <w:t xml:space="preserve">, bottom row), and that the observed evolutionary trajectory for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often appears to be approaching this TEA, rather than the ESS (Fig. </w:t>
      </w:r>
      <w:r w:rsidR="00661E85">
        <w:rPr>
          <w:rFonts w:cstheme="minorHAnsi"/>
          <w:sz w:val="22"/>
          <w:szCs w:val="22"/>
        </w:rPr>
        <w:t>3</w:t>
      </w:r>
      <w:r w:rsidRPr="00496E2D">
        <w:rPr>
          <w:rFonts w:cstheme="minorHAnsi"/>
          <w:sz w:val="22"/>
          <w:szCs w:val="22"/>
        </w:rPr>
        <w:t xml:space="preserve">, second row). </w:t>
      </w:r>
    </w:p>
    <w:p w14:paraId="02047A0F" w14:textId="21FB0247" w:rsidR="00FB13B8" w:rsidRDefault="00644808" w:rsidP="00503830">
      <w:pPr>
        <w:spacing w:after="0" w:line="480" w:lineRule="auto"/>
        <w:ind w:firstLine="720"/>
        <w:contextualSpacing/>
        <w:rPr>
          <w:rFonts w:cstheme="minorHAnsi"/>
          <w:sz w:val="22"/>
          <w:szCs w:val="22"/>
        </w:rPr>
      </w:pPr>
      <w:r w:rsidRPr="00496E2D">
        <w:rPr>
          <w:rFonts w:cstheme="minorHAnsi"/>
          <w:sz w:val="22"/>
          <w:szCs w:val="22"/>
        </w:rPr>
        <w:t>If we visualize the fitness landscape using lifetime reproductive succe</w:t>
      </w:r>
      <w:r w:rsidR="00531D88" w:rsidRPr="00496E2D">
        <w:rPr>
          <w:rFonts w:cstheme="minorHAnsi"/>
          <w:sz w:val="22"/>
          <w:szCs w:val="22"/>
        </w:rPr>
        <w:t>s</w:t>
      </w:r>
      <w:r w:rsidRPr="00496E2D">
        <w:rPr>
          <w:rFonts w:cstheme="minorHAnsi"/>
          <w:sz w:val="22"/>
          <w:szCs w:val="22"/>
        </w:rPr>
        <w:t xml:space="preserve">s, we can see how this landscape changes as the populations grew, generating TEAs that shifted along with the population (Figure </w:t>
      </w:r>
      <w:r w:rsidR="00661E85">
        <w:rPr>
          <w:rFonts w:cstheme="minorHAnsi"/>
          <w:sz w:val="22"/>
          <w:szCs w:val="22"/>
        </w:rPr>
        <w:t>4</w:t>
      </w:r>
      <w:r w:rsidRPr="00496E2D">
        <w:rPr>
          <w:rFonts w:cstheme="minorHAnsi"/>
          <w:sz w:val="22"/>
          <w:szCs w:val="22"/>
        </w:rPr>
        <w:t xml:space="preserve">). Populations moved along these fitness contours as the population grew toward its ecological equilibrium. Population trajectories, however, showed considerable </w:t>
      </w:r>
      <w:r w:rsidR="00531D88" w:rsidRPr="00496E2D">
        <w:rPr>
          <w:rFonts w:cstheme="minorHAnsi"/>
          <w:sz w:val="22"/>
          <w:szCs w:val="22"/>
        </w:rPr>
        <w:t xml:space="preserve">stochastic </w:t>
      </w:r>
      <w:r w:rsidRPr="00496E2D">
        <w:rPr>
          <w:rFonts w:cstheme="minorHAnsi"/>
          <w:sz w:val="22"/>
          <w:szCs w:val="22"/>
        </w:rPr>
        <w:t xml:space="preserve">variation </w:t>
      </w:r>
      <w:r w:rsidR="00531D88" w:rsidRPr="00496E2D">
        <w:rPr>
          <w:rFonts w:cstheme="minorHAnsi"/>
          <w:sz w:val="22"/>
          <w:szCs w:val="22"/>
        </w:rPr>
        <w:t xml:space="preserve">in abundance </w:t>
      </w:r>
      <w:r w:rsidRPr="00496E2D">
        <w:rPr>
          <w:rFonts w:cstheme="minorHAnsi"/>
          <w:sz w:val="22"/>
          <w:szCs w:val="22"/>
        </w:rPr>
        <w:t>when density dependence was strong, preventing approach to either the local TEA or the ESS, while populations with low density dependence displayed a smooth, direct approach toward the ESS.</w:t>
      </w:r>
    </w:p>
    <w:p w14:paraId="00CB3006" w14:textId="3A224CFC" w:rsidR="00FB13B8" w:rsidRDefault="00644808" w:rsidP="00503830">
      <w:pPr>
        <w:spacing w:after="0" w:line="480" w:lineRule="auto"/>
        <w:contextualSpacing/>
        <w:rPr>
          <w:rFonts w:cstheme="minorHAnsi"/>
          <w:sz w:val="22"/>
          <w:szCs w:val="22"/>
        </w:rPr>
      </w:pPr>
      <w:r w:rsidRPr="00496E2D">
        <w:rPr>
          <w:rFonts w:cstheme="minorHAnsi"/>
          <w:i/>
          <w:iCs/>
          <w:sz w:val="22"/>
          <w:szCs w:val="22"/>
        </w:rPr>
        <w:t xml:space="preserve">Comparison 3: </w:t>
      </w:r>
      <w:r w:rsidRPr="00496E2D">
        <w:rPr>
          <w:rFonts w:cstheme="minorHAnsi"/>
          <w:sz w:val="22"/>
          <w:szCs w:val="22"/>
        </w:rPr>
        <w:t xml:space="preserve">In our third set of simulations, we applied a persistent cull to populations that had already achieved their ESS trait and abundance values. Evolution in these scenarios generated clear movement of the populations toward the population-specific TEAs that </w:t>
      </w:r>
      <w:r w:rsidR="002534BA">
        <w:rPr>
          <w:rFonts w:cstheme="minorHAnsi"/>
          <w:sz w:val="22"/>
          <w:szCs w:val="22"/>
        </w:rPr>
        <w:t xml:space="preserve">depended on the population size the cull produced </w:t>
      </w:r>
      <w:r w:rsidRPr="00496E2D">
        <w:rPr>
          <w:rFonts w:cstheme="minorHAnsi"/>
          <w:sz w:val="22"/>
          <w:szCs w:val="22"/>
        </w:rPr>
        <w:t xml:space="preserve">(Figures </w:t>
      </w:r>
      <w:r w:rsidR="00661E85">
        <w:rPr>
          <w:rFonts w:cstheme="minorHAnsi"/>
          <w:sz w:val="22"/>
          <w:szCs w:val="22"/>
        </w:rPr>
        <w:t>5</w:t>
      </w:r>
      <w:r w:rsidRPr="00496E2D">
        <w:rPr>
          <w:rFonts w:cstheme="minorHAnsi"/>
          <w:sz w:val="22"/>
          <w:szCs w:val="22"/>
        </w:rPr>
        <w:t>,</w:t>
      </w:r>
      <w:r w:rsidR="00661E85">
        <w:rPr>
          <w:rFonts w:cstheme="minorHAnsi"/>
          <w:sz w:val="22"/>
          <w:szCs w:val="22"/>
        </w:rPr>
        <w:t>6</w:t>
      </w:r>
      <w:r w:rsidRPr="00496E2D">
        <w:rPr>
          <w:rFonts w:cstheme="minorHAnsi"/>
          <w:sz w:val="22"/>
          <w:szCs w:val="22"/>
        </w:rPr>
        <w:t xml:space="preserve">). Rather than returning to the ESS, populations that were reduced to a lower abundance shifted their path immediately to head upslope toward the abundance-determined TEA and not toward the ESS (Figure </w:t>
      </w:r>
      <w:r w:rsidR="00661E85">
        <w:rPr>
          <w:rFonts w:cstheme="minorHAnsi"/>
          <w:sz w:val="22"/>
          <w:szCs w:val="22"/>
        </w:rPr>
        <w:t>6</w:t>
      </w:r>
      <w:r w:rsidRPr="00496E2D">
        <w:rPr>
          <w:rFonts w:cstheme="minorHAnsi"/>
          <w:sz w:val="22"/>
          <w:szCs w:val="22"/>
        </w:rPr>
        <w:t xml:space="preserve">). The populations followed a path of adaptation specific to </w:t>
      </w:r>
      <w:r w:rsidR="00661E85">
        <w:rPr>
          <w:rFonts w:cstheme="minorHAnsi"/>
          <w:sz w:val="22"/>
          <w:szCs w:val="22"/>
        </w:rPr>
        <w:t xml:space="preserve">the current </w:t>
      </w:r>
      <w:r w:rsidRPr="00496E2D">
        <w:rPr>
          <w:rFonts w:cstheme="minorHAnsi"/>
          <w:sz w:val="22"/>
          <w:szCs w:val="22"/>
        </w:rPr>
        <w:t>transient state, as generated by Equation 5, not the path generated by equilibrium conditions.</w:t>
      </w:r>
    </w:p>
    <w:p w14:paraId="1B933DC8" w14:textId="77777777" w:rsidR="00503830" w:rsidRDefault="00503830" w:rsidP="00503830">
      <w:pPr>
        <w:spacing w:after="0" w:line="480" w:lineRule="auto"/>
        <w:contextualSpacing/>
        <w:rPr>
          <w:rFonts w:cstheme="minorHAnsi"/>
          <w:b/>
          <w:sz w:val="22"/>
          <w:szCs w:val="22"/>
        </w:rPr>
      </w:pPr>
    </w:p>
    <w:p w14:paraId="11C0D7D6" w14:textId="77777777" w:rsidR="00503830" w:rsidRDefault="00503830" w:rsidP="00503830">
      <w:pPr>
        <w:spacing w:after="0" w:line="480" w:lineRule="auto"/>
        <w:contextualSpacing/>
        <w:rPr>
          <w:rFonts w:cstheme="minorHAnsi"/>
          <w:b/>
          <w:sz w:val="22"/>
          <w:szCs w:val="22"/>
        </w:rPr>
      </w:pPr>
    </w:p>
    <w:p w14:paraId="0DFE0DDB" w14:textId="0E84A529" w:rsidR="00FB13B8" w:rsidRPr="00496E2D" w:rsidRDefault="00644808" w:rsidP="00503830">
      <w:pPr>
        <w:spacing w:after="0" w:line="480" w:lineRule="auto"/>
        <w:contextualSpacing/>
        <w:rPr>
          <w:rFonts w:cstheme="minorHAnsi"/>
          <w:sz w:val="22"/>
          <w:szCs w:val="22"/>
        </w:rPr>
      </w:pPr>
      <w:r w:rsidRPr="00496E2D">
        <w:rPr>
          <w:rFonts w:cstheme="minorHAnsi"/>
          <w:b/>
          <w:sz w:val="22"/>
          <w:szCs w:val="22"/>
        </w:rPr>
        <w:lastRenderedPageBreak/>
        <w:t>Discussion</w:t>
      </w:r>
    </w:p>
    <w:p w14:paraId="66665375" w14:textId="1A4A634E" w:rsidR="00FB13B8" w:rsidRPr="00496E2D" w:rsidRDefault="00644808" w:rsidP="00503830">
      <w:pPr>
        <w:spacing w:after="0" w:line="480" w:lineRule="auto"/>
        <w:contextualSpacing/>
        <w:rPr>
          <w:rFonts w:cstheme="minorHAnsi"/>
          <w:sz w:val="22"/>
          <w:szCs w:val="22"/>
        </w:rPr>
      </w:pPr>
      <w:r w:rsidRPr="00496E2D">
        <w:rPr>
          <w:rFonts w:cstheme="minorHAnsi"/>
          <w:sz w:val="22"/>
          <w:szCs w:val="22"/>
        </w:rPr>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r w:rsidR="004B7AD5">
        <w:rPr>
          <w:rFonts w:cstheme="minorHAnsi"/>
          <w:sz w:val="22"/>
          <w:szCs w:val="22"/>
        </w:rPr>
        <w:instrText xml:space="preserve"> ADDIN ZOTERO_ITEM CSL_CITATION {"citationID":"uDExt2QZ","properties":{"formattedCitation":"(16, 17, 22, 43\\uc0\\u8211{}47)","plainCitation":"(16, 17, 22, 43–47)","noteIndex":0},"citationItems":[{"id":2262,"uris":["http://zotero.org/users/1264037/items/IZII2Z4R"],"uri":["http://zotero.org/users/1264037/items/IZII2Z4R"],"itemData":{"id":2262,"type":"article-journal","abstract":"Dynamic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7720,"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M."}],"issued":{"date-parts":[["2005"]]}}},{"id":2668,"uris":["http://zotero.org/users/1264037/items/C8U337Q6"],"uri":["http://zotero.org/users/1264037/items/C8U337Q6"],"itemData":{"id":2668,"type":"article-journal","container-title":"Evolutionary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E."}],"issued":{"date-parts":[["2006"]]}}},{"id":7715,"uris":["http://zotero.org/users/1264037/items/QANDY7JS"],"uri":["http://zotero.org/users/1264037/items/QANDY7JS"],"itemData":{"id":7715,"type":"article-journal","abstract":"Matrix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P."},{"family":"Rees","given":"Mark"}],"issued":{"date-parts":[["2006",3]]}}},{"id":7686,"uris":["http://zotero.org/users/1264037/items/AJWCVPYE"],"uri":["http://zotero.org/users/1264037/items/AJWCVPYE"],"itemData":{"id":7686,"type":"article-journal","abstract":"Evolutionary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7622,"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7596,"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r w:rsidRPr="00496E2D">
        <w:rPr>
          <w:rFonts w:cstheme="minorHAnsi"/>
          <w:sz w:val="22"/>
          <w:szCs w:val="22"/>
        </w:rPr>
        <w:fldChar w:fldCharType="separate"/>
      </w:r>
      <w:bookmarkStart w:id="69" w:name="__Fieldmark__1676_3467020329"/>
      <w:r w:rsidR="004B7AD5" w:rsidRPr="00503830">
        <w:rPr>
          <w:rFonts w:ascii="Calibri" w:hAnsi="Calibri" w:cs="Calibri"/>
          <w:sz w:val="22"/>
        </w:rPr>
        <w:t>(16, 17, 22, 43–47)</w:t>
      </w:r>
      <w:bookmarkStart w:id="70" w:name="__Fieldmark__774_3467020329"/>
      <w:r w:rsidRPr="00496E2D">
        <w:rPr>
          <w:rFonts w:cstheme="minorHAnsi"/>
          <w:sz w:val="22"/>
          <w:szCs w:val="22"/>
        </w:rPr>
        <w:fldChar w:fldCharType="end"/>
      </w:r>
      <w:bookmarkEnd w:id="69"/>
      <w:bookmarkEnd w:id="70"/>
      <w:r w:rsidRPr="00496E2D">
        <w:rPr>
          <w:rFonts w:cstheme="minorHAnsi"/>
          <w:sz w:val="22"/>
          <w:szCs w:val="22"/>
        </w:rPr>
        <w:t xml:space="preserve">. From eco-evolutionary quantitative genetics models to individual-based models, integral projection models, matrix models, and population genetics, it is increasingly clear that evolution can be surprising and yet logical at the same time. Our analytical results and those using GEMs contribute to this dichotomy by demonstrating that populations not at equilibrium may evolve toward temporary attractors and not a global ESS whenever components of fitness (birth and death rates) are density dependent. The eco-evolutionary dynamics and the pace and path of evolution, then, are qualitatively and quantitatively different from predictions that overlook transient periods of evolution. The transient evolutionary dynamics that unfolded during our GEM simulations here responded to underlying fitness contours that are invisible with an equilibrium lens but that lay out a straightforward evolutionary path that transient populations can follow. With the rapid environmental change and direct human impact </w:t>
      </w:r>
      <w:r w:rsidR="00531D88" w:rsidRPr="00496E2D">
        <w:rPr>
          <w:rFonts w:cstheme="minorHAnsi"/>
          <w:sz w:val="22"/>
          <w:szCs w:val="22"/>
        </w:rPr>
        <w:t xml:space="preserve">that disrupts the abundance of </w:t>
      </w:r>
      <w:r w:rsidRPr="00496E2D">
        <w:rPr>
          <w:rFonts w:cstheme="minorHAnsi"/>
          <w:sz w:val="22"/>
          <w:szCs w:val="22"/>
        </w:rPr>
        <w:t>populations throughout the world today, we anticipate that transient theories of evolution will provide crucial new insights into the adaptation of wild populations.</w:t>
      </w:r>
    </w:p>
    <w:p w14:paraId="7E9C9276" w14:textId="791F4A93"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In addition to the effects caused by the transient fitness landscapes, our results indicate substantial challenges to our expectations of evolution arising from QG approaches. The presence of individual trait variation (and demographic heterogeneity), although required for evolution to proceed, can</w:t>
      </w:r>
      <w:r w:rsidR="007706DB" w:rsidRPr="00496E2D">
        <w:rPr>
          <w:rFonts w:cstheme="minorHAnsi"/>
          <w:sz w:val="22"/>
          <w:szCs w:val="22"/>
        </w:rPr>
        <w:t xml:space="preserve"> themselves</w:t>
      </w:r>
      <w:r w:rsidRPr="00496E2D">
        <w:rPr>
          <w:rFonts w:cstheme="minorHAnsi"/>
          <w:sz w:val="22"/>
          <w:szCs w:val="22"/>
        </w:rPr>
        <w:t xml:space="preserve"> change the ecological dynamics. In our case, by suppressing population sizes</w:t>
      </w:r>
      <w:r w:rsidR="00324E46">
        <w:rPr>
          <w:rFonts w:cstheme="minorHAnsi"/>
          <w:sz w:val="22"/>
          <w:szCs w:val="22"/>
        </w:rPr>
        <w:t xml:space="preserve"> (Figure 2)</w:t>
      </w:r>
      <w:r w:rsidRPr="00496E2D">
        <w:rPr>
          <w:rFonts w:cstheme="minorHAnsi"/>
          <w:sz w:val="22"/>
          <w:szCs w:val="22"/>
        </w:rPr>
        <w:t xml:space="preserve">, this variation simultaneously facilitated evolution and maintained the system in a transient state, limiting evolution. Individual demographic stochasticity, abundantly displayed in our results, clearly stripped individuals of their expected fitness benefits while allowing individuals with low fitness traits to have high fitness. This effect should result in a flattened fitness gradient relative to the expectations from quantitative genetics, greatly reducing the rate of evolution. Finally, </w:t>
      </w:r>
      <w:r w:rsidR="00324E46">
        <w:rPr>
          <w:rFonts w:cstheme="minorHAnsi"/>
          <w:sz w:val="22"/>
          <w:szCs w:val="22"/>
        </w:rPr>
        <w:t xml:space="preserve">demographic and </w:t>
      </w:r>
      <w:r w:rsidR="00324E46">
        <w:rPr>
          <w:rFonts w:cstheme="minorHAnsi"/>
          <w:sz w:val="22"/>
          <w:szCs w:val="22"/>
        </w:rPr>
        <w:lastRenderedPageBreak/>
        <w:t>environmental</w:t>
      </w:r>
      <w:r w:rsidRPr="00496E2D">
        <w:rPr>
          <w:rFonts w:cstheme="minorHAnsi"/>
          <w:sz w:val="22"/>
          <w:szCs w:val="22"/>
        </w:rPr>
        <w:t xml:space="preserve"> stochasticity</w:t>
      </w:r>
      <w:r w:rsidR="00324E46">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sidR="002534BA">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sidR="00324E46">
        <w:rPr>
          <w:rFonts w:cstheme="minorHAnsi"/>
          <w:sz w:val="22"/>
          <w:szCs w:val="22"/>
        </w:rPr>
        <w:t>3</w:t>
      </w:r>
      <w:r w:rsidRPr="00496E2D">
        <w:rPr>
          <w:rFonts w:cstheme="minorHAnsi"/>
          <w:sz w:val="22"/>
          <w:szCs w:val="22"/>
        </w:rPr>
        <w:t>) indicate substantially more variation in population sizes, reflecting high stochasticity. All together, these forces substantially slowed evolution relative to expectations generated from assumptions of large population size, equilibrium conditions (fast ecology), and deterministic trait-fitness benefits.</w:t>
      </w:r>
    </w:p>
    <w:p w14:paraId="57ABBEEA" w14:textId="4B404C91"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Increasing evidence indicates that ecological dynamics can play a crucial role in driving evolution. Furthermore, evolution within systems not at equilibrium, and rather displaying transient dynamics, can alter the ecological dynamics and therefore reset the selective forces acting on the population </w:t>
      </w:r>
      <w:r w:rsidRPr="00496E2D">
        <w:rPr>
          <w:rFonts w:cstheme="minorHAnsi"/>
          <w:sz w:val="22"/>
          <w:szCs w:val="22"/>
        </w:rPr>
        <w:fldChar w:fldCharType="begin"/>
      </w:r>
      <w:r w:rsidR="004B7AD5">
        <w:rPr>
          <w:rFonts w:cstheme="minorHAnsi"/>
          <w:sz w:val="22"/>
          <w:szCs w:val="22"/>
        </w:rPr>
        <w:instrText xml:space="preserve"> ADDIN ZOTERO_ITEM CSL_CITATION {"citationID":"h5hyOiDx","properties":{"formattedCitation":"(18, 26, 48)","plainCitation":"(18, 26, 48)","noteIndex":0},"citationItems":[{"id":1476,"uris":["http://zotero.org/users/1264037/items/HFNE3XQB"],"uri":["http://zotero.org/users/1264037/items/HFNE3XQB"],"itemData":{"id":1476,"type":"article-journal","abstract":"Microevolution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2658,"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G."}],"issued":{"date-parts":[["2003",7,17]]}}},{"id":2561,"uris":["http://zotero.org/users/1264037/items/HU8TTDKU"],"uri":["http://zotero.org/users/1264037/items/HU8TTDKU"],"itemData":{"id":2561,"type":"article-journal","abstract":"A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S."}],"issued":{"date-parts":[["2014",5,20]]}}}],"schema":"https://github.com/citation-style-language/schema/raw/master/csl-citation.json"} </w:instrText>
      </w:r>
      <w:r w:rsidRPr="00496E2D">
        <w:rPr>
          <w:rFonts w:cstheme="minorHAnsi"/>
          <w:sz w:val="22"/>
          <w:szCs w:val="22"/>
        </w:rPr>
        <w:fldChar w:fldCharType="separate"/>
      </w:r>
      <w:bookmarkStart w:id="71" w:name="__Fieldmark__1690_3467020329"/>
      <w:r w:rsidR="004B7AD5" w:rsidRPr="00503830">
        <w:rPr>
          <w:rFonts w:ascii="Calibri" w:hAnsi="Calibri" w:cs="Calibri"/>
          <w:sz w:val="22"/>
        </w:rPr>
        <w:t>(18, 26, 48)</w:t>
      </w:r>
      <w:bookmarkStart w:id="72" w:name="__Fieldmark__844_3467020329"/>
      <w:r w:rsidRPr="00496E2D">
        <w:rPr>
          <w:rFonts w:cstheme="minorHAnsi"/>
          <w:sz w:val="22"/>
          <w:szCs w:val="22"/>
        </w:rPr>
        <w:fldChar w:fldCharType="end"/>
      </w:r>
      <w:bookmarkEnd w:id="71"/>
      <w:bookmarkEnd w:id="72"/>
      <w:r w:rsidRPr="00496E2D">
        <w:rPr>
          <w:rFonts w:cstheme="minorHAnsi"/>
          <w:sz w:val="22"/>
          <w:szCs w:val="22"/>
        </w:rPr>
        <w:t>. Our results further this finding, demonstrating that even simple, single-species models can facilitate not just eco-evolutionary dynamics but</w:t>
      </w:r>
      <w:r w:rsidR="002534BA">
        <w:rPr>
          <w:rFonts w:cstheme="minorHAnsi"/>
          <w:sz w:val="22"/>
          <w:szCs w:val="22"/>
        </w:rPr>
        <w:t xml:space="preserve"> generate</w:t>
      </w:r>
      <w:r w:rsidRPr="00496E2D">
        <w:rPr>
          <w:rFonts w:cstheme="minorHAnsi"/>
          <w:sz w:val="22"/>
          <w:szCs w:val="22"/>
        </w:rPr>
        <w:t xml:space="preserve"> transient attractors that may compete with the overall evolutionary attractor in the system. By relaxing the assumption of fast ecology/slow evolution or equilibrium conditions, and taking into account the full consequences of individual variation and stochasticity, we may generate more realistic predictions for evolution.</w:t>
      </w:r>
    </w:p>
    <w:p w14:paraId="72C7EF32" w14:textId="332B3F09" w:rsidR="00FB13B8"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 xml:space="preserve">Our results also have clear implications for managed populations. Economically important populations, from fisheries to ungulates and invasive species, may show substantial changes in traits in response to random or trait-biased harvesting </w:t>
      </w:r>
      <w:r w:rsidRPr="00496E2D">
        <w:rPr>
          <w:rFonts w:cstheme="minorHAnsi"/>
          <w:sz w:val="22"/>
          <w:szCs w:val="22"/>
        </w:rPr>
        <w:fldChar w:fldCharType="begin"/>
      </w:r>
      <w:r w:rsidR="004B7AD5">
        <w:rPr>
          <w:rFonts w:cstheme="minorHAnsi"/>
          <w:sz w:val="22"/>
          <w:szCs w:val="22"/>
        </w:rPr>
        <w:instrText xml:space="preserve"> ADDIN ZOTERO_ITEM CSL_CITATION {"citationID":"RIX8zw8U","properties":{"formattedCitation":"(49)","plainCitation":"(49)","noteIndex":0},"citationItems":[{"id":2783,"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r w:rsidRPr="00496E2D">
        <w:rPr>
          <w:rFonts w:cstheme="minorHAnsi"/>
          <w:sz w:val="22"/>
          <w:szCs w:val="22"/>
        </w:rPr>
        <w:fldChar w:fldCharType="separate"/>
      </w:r>
      <w:bookmarkStart w:id="73" w:name="__Fieldmark__1699_3467020329"/>
      <w:r w:rsidR="004B7AD5" w:rsidRPr="00503830">
        <w:rPr>
          <w:rFonts w:ascii="Calibri" w:hAnsi="Calibri" w:cs="Calibri"/>
          <w:sz w:val="22"/>
        </w:rPr>
        <w:t>(49)</w:t>
      </w:r>
      <w:bookmarkStart w:id="74" w:name="__Fieldmark__853_3467020329"/>
      <w:r w:rsidRPr="00496E2D">
        <w:rPr>
          <w:rFonts w:cstheme="minorHAnsi"/>
          <w:sz w:val="22"/>
          <w:szCs w:val="22"/>
        </w:rPr>
        <w:fldChar w:fldCharType="end"/>
      </w:r>
      <w:bookmarkEnd w:id="73"/>
      <w:bookmarkEnd w:id="74"/>
      <w:r w:rsidRPr="00496E2D">
        <w:rPr>
          <w:rFonts w:cstheme="minorHAnsi"/>
          <w:sz w:val="22"/>
          <w:szCs w:val="22"/>
        </w:rPr>
        <w:t>. In Windermere pike (</w:t>
      </w:r>
      <w:proofErr w:type="spellStart"/>
      <w:r w:rsidRPr="00496E2D">
        <w:rPr>
          <w:rFonts w:cstheme="minorHAnsi"/>
          <w:i/>
          <w:sz w:val="22"/>
          <w:szCs w:val="22"/>
        </w:rPr>
        <w:t>Esox</w:t>
      </w:r>
      <w:proofErr w:type="spellEnd"/>
      <w:r w:rsidRPr="00496E2D">
        <w:rPr>
          <w:rFonts w:cstheme="minorHAnsi"/>
          <w:i/>
          <w:sz w:val="22"/>
          <w:szCs w:val="22"/>
        </w:rPr>
        <w:t xml:space="preserve"> </w:t>
      </w:r>
      <w:proofErr w:type="spellStart"/>
      <w:r w:rsidRPr="00496E2D">
        <w:rPr>
          <w:rFonts w:cstheme="minorHAnsi"/>
          <w:i/>
          <w:sz w:val="22"/>
          <w:szCs w:val="22"/>
        </w:rPr>
        <w:t>lucius</w:t>
      </w:r>
      <w:proofErr w:type="spellEnd"/>
      <w:r w:rsidRPr="00496E2D">
        <w:rPr>
          <w:rFonts w:cstheme="minorHAnsi"/>
          <w:sz w:val="22"/>
          <w:szCs w:val="22"/>
        </w:rPr>
        <w:t xml:space="preserve">), for example, harvesting is thought to have altered the fitness landscape and generated selection away from the direction driven by the natural setting </w:t>
      </w:r>
      <w:r w:rsidRPr="00496E2D">
        <w:rPr>
          <w:rFonts w:cstheme="minorHAnsi"/>
          <w:sz w:val="22"/>
          <w:szCs w:val="22"/>
        </w:rPr>
        <w:fldChar w:fldCharType="begin"/>
      </w:r>
      <w:r w:rsidR="004B7AD5">
        <w:rPr>
          <w:rFonts w:cstheme="minorHAnsi"/>
          <w:sz w:val="22"/>
          <w:szCs w:val="22"/>
        </w:rPr>
        <w:instrText xml:space="preserve"> ADDIN ZOTERO_ITEM CSL_CITATION {"citationID":"JSQXKBFR","properties":{"formattedCitation":"(50)","plainCitation":"(50)","noteIndex":0},"citationItems":[{"id":2779,"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r w:rsidRPr="00496E2D">
        <w:rPr>
          <w:rFonts w:cstheme="minorHAnsi"/>
          <w:sz w:val="22"/>
          <w:szCs w:val="22"/>
        </w:rPr>
        <w:fldChar w:fldCharType="separate"/>
      </w:r>
      <w:bookmarkStart w:id="75" w:name="__Fieldmark__1710_3467020329"/>
      <w:r w:rsidR="004B7AD5" w:rsidRPr="00503830">
        <w:rPr>
          <w:rFonts w:ascii="Calibri" w:hAnsi="Calibri" w:cs="Calibri"/>
          <w:sz w:val="22"/>
        </w:rPr>
        <w:t>(50)</w:t>
      </w:r>
      <w:bookmarkStart w:id="76" w:name="__Fieldmark__869_3467020329"/>
      <w:r w:rsidRPr="00496E2D">
        <w:rPr>
          <w:rFonts w:cstheme="minorHAnsi"/>
          <w:sz w:val="22"/>
          <w:szCs w:val="22"/>
        </w:rPr>
        <w:fldChar w:fldCharType="end"/>
      </w:r>
      <w:bookmarkEnd w:id="75"/>
      <w:bookmarkEnd w:id="76"/>
      <w:r w:rsidRPr="00496E2D">
        <w:rPr>
          <w:rFonts w:cstheme="minorHAnsi"/>
          <w:sz w:val="22"/>
          <w:szCs w:val="22"/>
        </w:rPr>
        <w:t xml:space="preserve">. This effect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w:t>
      </w:r>
      <w:r w:rsidRPr="00496E2D">
        <w:rPr>
          <w:rFonts w:cstheme="minorHAnsi"/>
          <w:sz w:val="22"/>
          <w:szCs w:val="22"/>
        </w:rPr>
        <w:lastRenderedPageBreak/>
        <w:t>logistic model, they are likely to also display TEAs that could draw their traits away from the starting values, whether the initial trait distributions are at the ESS value or not. Harvesting our simulated population at something near the maximum sustainable yield, for example, could nearly halve the fecundity of the population, even without harvesting having a direct selective effect. In the birth-death logistic model, the ecological equilibrium depends on these traits, and so evolution toward the TEA would further alter the system and potentially lead to unexpected shifts in both traits and abundance.</w:t>
      </w:r>
    </w:p>
    <w:p w14:paraId="5A200BD9" w14:textId="5ECC10BB" w:rsidR="007706DB" w:rsidRPr="00496E2D" w:rsidRDefault="00644808" w:rsidP="00503830">
      <w:pPr>
        <w:spacing w:after="0" w:line="480" w:lineRule="auto"/>
        <w:ind w:firstLine="720"/>
        <w:contextualSpacing/>
        <w:rPr>
          <w:rFonts w:cstheme="minorHAnsi"/>
          <w:sz w:val="22"/>
          <w:szCs w:val="22"/>
        </w:rPr>
      </w:pPr>
      <w:r w:rsidRPr="00496E2D">
        <w:rPr>
          <w:rFonts w:cstheme="minorHAnsi"/>
          <w:sz w:val="22"/>
          <w:szCs w:val="22"/>
        </w:rPr>
        <w:t>In conclusion, our results indicate that individual variation and stochasticity represent severe hindrances to evolution, at least with respect to the expectations from deterministic fitness outcomes, equilibrium conditions, and a separation of ecological and evolutionary timescales. Furthermore, focusing on evolution in transient states revealed powerful competing evolutionary attractors (TEAs) that have not factored into much (if any) current thinking on the pace and path of adaptation. Becoming aware that evolution is relatively fast, and that many populations are in transient states rather than equilibrium states, may be essential for a fuller understanding of adaptation.</w:t>
      </w:r>
    </w:p>
    <w:p w14:paraId="5B60ED2A" w14:textId="7106F279" w:rsidR="007706DB" w:rsidRPr="00AB5627" w:rsidRDefault="0046658B" w:rsidP="00503830">
      <w:pPr>
        <w:spacing w:after="0" w:line="480" w:lineRule="auto"/>
        <w:contextualSpacing/>
        <w:rPr>
          <w:rFonts w:cstheme="minorHAnsi"/>
          <w:b/>
          <w:sz w:val="22"/>
          <w:szCs w:val="22"/>
        </w:rPr>
      </w:pPr>
      <w:r w:rsidRPr="00AB5627">
        <w:rPr>
          <w:rFonts w:cstheme="minorHAnsi"/>
          <w:b/>
          <w:sz w:val="22"/>
          <w:szCs w:val="22"/>
        </w:rPr>
        <w:t>Acknowledgements</w:t>
      </w:r>
    </w:p>
    <w:p w14:paraId="32910AE3" w14:textId="2285E2FF" w:rsidR="0046658B" w:rsidRPr="00496E2D" w:rsidRDefault="0046658B" w:rsidP="00503830">
      <w:pPr>
        <w:spacing w:after="0" w:line="480" w:lineRule="auto"/>
        <w:contextualSpacing/>
        <w:rPr>
          <w:rFonts w:cstheme="minorHAnsi"/>
          <w:sz w:val="22"/>
          <w:szCs w:val="22"/>
        </w:rPr>
      </w:pPr>
      <w:r>
        <w:rPr>
          <w:rFonts w:cstheme="minorHAnsi"/>
          <w:sz w:val="22"/>
          <w:szCs w:val="22"/>
        </w:rPr>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sidR="000B1479">
        <w:rPr>
          <w:rFonts w:cstheme="minorHAnsi"/>
          <w:sz w:val="22"/>
          <w:szCs w:val="22"/>
        </w:rPr>
        <w:t>.</w:t>
      </w:r>
    </w:p>
    <w:p w14:paraId="6E366178" w14:textId="37462E75" w:rsidR="007706DB" w:rsidRPr="00496E2D" w:rsidRDefault="007706DB" w:rsidP="00503830">
      <w:pPr>
        <w:spacing w:after="0" w:line="480" w:lineRule="auto"/>
        <w:contextualSpacing/>
        <w:rPr>
          <w:rFonts w:cstheme="minorHAnsi"/>
          <w:sz w:val="22"/>
          <w:szCs w:val="22"/>
        </w:rPr>
      </w:pPr>
    </w:p>
    <w:p w14:paraId="55BA501A" w14:textId="32C55F93" w:rsidR="007706DB" w:rsidRPr="00496E2D" w:rsidRDefault="007706DB" w:rsidP="00503830">
      <w:pPr>
        <w:spacing w:after="0" w:line="480" w:lineRule="auto"/>
        <w:contextualSpacing/>
        <w:rPr>
          <w:rFonts w:cstheme="minorHAnsi"/>
          <w:b/>
          <w:sz w:val="22"/>
          <w:szCs w:val="22"/>
        </w:rPr>
      </w:pPr>
      <w:r w:rsidRPr="00496E2D">
        <w:rPr>
          <w:rFonts w:cstheme="minorHAnsi"/>
          <w:b/>
          <w:sz w:val="22"/>
          <w:szCs w:val="22"/>
        </w:rPr>
        <w:t>References</w:t>
      </w:r>
    </w:p>
    <w:p w14:paraId="19205AC7" w14:textId="2C6C4089" w:rsidR="00503830" w:rsidRDefault="001D2DAF" w:rsidP="00503830">
      <w:pPr>
        <w:pStyle w:val="Bibliography"/>
        <w:spacing w:after="0" w:line="480" w:lineRule="auto"/>
        <w:contextualSpacing/>
        <w:rPr>
          <w:rFonts w:ascii="Times New Roman" w:hAnsi="Times New Roman" w:cs="Times New Roman"/>
        </w:rPr>
      </w:pPr>
      <w:r w:rsidRPr="00496E2D">
        <w:fldChar w:fldCharType="begin"/>
      </w:r>
      <w:r w:rsidR="004B7AD5">
        <w:instrText xml:space="preserve"> ADDIN ZOTERO_BIBL {"uncited":[],"omitted":[],"custom":[]} CSL_BIBLIOGRAPHY </w:instrText>
      </w:r>
      <w:r w:rsidRPr="00496E2D">
        <w:fldChar w:fldCharType="separate"/>
      </w:r>
      <w:r w:rsidR="00503830">
        <w:rPr>
          <w:rFonts w:ascii="Times New Roman" w:hAnsi="Times New Roman" w:cs="Times New Roman"/>
        </w:rPr>
        <w:t xml:space="preserve">1. </w:t>
      </w:r>
      <w:r w:rsidR="00503830">
        <w:rPr>
          <w:rFonts w:ascii="Times New Roman" w:hAnsi="Times New Roman" w:cs="Times New Roman"/>
        </w:rPr>
        <w:tab/>
        <w:t xml:space="preserve">R. A. Fisher, </w:t>
      </w:r>
      <w:r w:rsidR="00503830">
        <w:rPr>
          <w:rFonts w:ascii="Times New Roman" w:hAnsi="Times New Roman" w:cs="Times New Roman"/>
          <w:i/>
          <w:iCs/>
        </w:rPr>
        <w:t>The Genetical Theory of Natural Selection: A Complete Variorum Edition</w:t>
      </w:r>
      <w:r w:rsidR="00503830">
        <w:rPr>
          <w:rFonts w:ascii="Times New Roman" w:hAnsi="Times New Roman" w:cs="Times New Roman"/>
        </w:rPr>
        <w:t xml:space="preserve"> (OUP Oxford, 1930).</w:t>
      </w:r>
    </w:p>
    <w:p w14:paraId="09474CFA"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S. Wright, Evolution in Mendelian populations. </w:t>
      </w:r>
      <w:r>
        <w:rPr>
          <w:rFonts w:ascii="Times New Roman" w:hAnsi="Times New Roman" w:cs="Times New Roman"/>
          <w:i/>
          <w:iCs/>
        </w:rPr>
        <w:t>Genetics</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97–159 (1931).</w:t>
      </w:r>
    </w:p>
    <w:p w14:paraId="0F60CDA4"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 </w:t>
      </w:r>
      <w:r>
        <w:rPr>
          <w:rFonts w:ascii="Times New Roman" w:hAnsi="Times New Roman" w:cs="Times New Roman"/>
        </w:rPr>
        <w:tab/>
        <w:t xml:space="preserve">H. G. Andrewartha, L. C. Birch, </w:t>
      </w:r>
      <w:r>
        <w:rPr>
          <w:rFonts w:ascii="Times New Roman" w:hAnsi="Times New Roman" w:cs="Times New Roman"/>
          <w:i/>
          <w:iCs/>
        </w:rPr>
        <w:t>The distribution and abundance of animals</w:t>
      </w:r>
      <w:r>
        <w:rPr>
          <w:rFonts w:ascii="Times New Roman" w:hAnsi="Times New Roman" w:cs="Times New Roman"/>
        </w:rPr>
        <w:t xml:space="preserve"> (University of Chicago Press, 1954).</w:t>
      </w:r>
    </w:p>
    <w:p w14:paraId="0FBDD69C"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lastRenderedPageBreak/>
        <w:t xml:space="preserve">4. </w:t>
      </w:r>
      <w:r>
        <w:rPr>
          <w:rFonts w:ascii="Times New Roman" w:hAnsi="Times New Roman" w:cs="Times New Roman"/>
        </w:rPr>
        <w:tab/>
        <w:t xml:space="preserve">A. J. Nicholson, The self-adjustment of populations to change. </w:t>
      </w:r>
      <w:r>
        <w:rPr>
          <w:rFonts w:ascii="Times New Roman" w:hAnsi="Times New Roman" w:cs="Times New Roman"/>
          <w:i/>
          <w:iCs/>
        </w:rPr>
        <w:t>Cold Spring Harb Symp Quant Biol</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153–173 (1957).</w:t>
      </w:r>
    </w:p>
    <w:p w14:paraId="00DEE3D6"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5. </w:t>
      </w:r>
      <w:r>
        <w:rPr>
          <w:rFonts w:ascii="Times New Roman" w:hAnsi="Times New Roman" w:cs="Times New Roman"/>
        </w:rPr>
        <w:tab/>
        <w:t xml:space="preserve">T. Coulson, P. Rohani, M. Pascual, Skeletons, noise and population growth: the end of an old debate? </w:t>
      </w:r>
      <w:r>
        <w:rPr>
          <w:rFonts w:ascii="Times New Roman" w:hAnsi="Times New Roman" w:cs="Times New Roman"/>
          <w:i/>
          <w:iCs/>
        </w:rPr>
        <w:t>Trends Ecol. Evol. (Amst.)</w:t>
      </w:r>
      <w:r>
        <w:rPr>
          <w:rFonts w:ascii="Times New Roman" w:hAnsi="Times New Roman" w:cs="Times New Roman"/>
        </w:rPr>
        <w:t xml:space="preserve"> </w:t>
      </w:r>
      <w:r>
        <w:rPr>
          <w:rFonts w:ascii="Times New Roman" w:hAnsi="Times New Roman" w:cs="Times New Roman"/>
          <w:b/>
          <w:bCs/>
        </w:rPr>
        <w:t>19</w:t>
      </w:r>
      <w:r>
        <w:rPr>
          <w:rFonts w:ascii="Times New Roman" w:hAnsi="Times New Roman" w:cs="Times New Roman"/>
        </w:rPr>
        <w:t>, 359–364 (2004).</w:t>
      </w:r>
    </w:p>
    <w:p w14:paraId="01D72EF6"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6. </w:t>
      </w:r>
      <w:r>
        <w:rPr>
          <w:rFonts w:ascii="Times New Roman" w:hAnsi="Times New Roman" w:cs="Times New Roman"/>
        </w:rPr>
        <w:tab/>
        <w:t xml:space="preserve">A. J. Black, A. J. McKane, Stochastic formulation of ecological models and their applications. </w:t>
      </w:r>
      <w:r>
        <w:rPr>
          <w:rFonts w:ascii="Times New Roman" w:hAnsi="Times New Roman" w:cs="Times New Roman"/>
          <w:i/>
          <w:iCs/>
        </w:rPr>
        <w:t>Trends Ecol. Evol. (Amst.)</w:t>
      </w:r>
      <w:r>
        <w:rPr>
          <w:rFonts w:ascii="Times New Roman" w:hAnsi="Times New Roman" w:cs="Times New Roman"/>
        </w:rPr>
        <w:t xml:space="preserve"> </w:t>
      </w:r>
      <w:r>
        <w:rPr>
          <w:rFonts w:ascii="Times New Roman" w:hAnsi="Times New Roman" w:cs="Times New Roman"/>
          <w:b/>
          <w:bCs/>
        </w:rPr>
        <w:t>27</w:t>
      </w:r>
      <w:r>
        <w:rPr>
          <w:rFonts w:ascii="Times New Roman" w:hAnsi="Times New Roman" w:cs="Times New Roman"/>
        </w:rPr>
        <w:t>, 337–345 (2012).</w:t>
      </w:r>
    </w:p>
    <w:p w14:paraId="373138E9"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7. </w:t>
      </w:r>
      <w:r>
        <w:rPr>
          <w:rFonts w:ascii="Times New Roman" w:hAnsi="Times New Roman" w:cs="Times New Roman"/>
        </w:rPr>
        <w:tab/>
        <w:t xml:space="preserve">T. Lenormand, D. Roze, F. Rousset, Stochasticity in evolution.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24</w:t>
      </w:r>
      <w:r>
        <w:rPr>
          <w:rFonts w:ascii="Times New Roman" w:hAnsi="Times New Roman" w:cs="Times New Roman"/>
        </w:rPr>
        <w:t>, 157–165 (2009).</w:t>
      </w:r>
    </w:p>
    <w:p w14:paraId="766101B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8. </w:t>
      </w:r>
      <w:r>
        <w:rPr>
          <w:rFonts w:ascii="Times New Roman" w:hAnsi="Times New Roman" w:cs="Times New Roman"/>
        </w:rPr>
        <w:tab/>
        <w:t xml:space="preserve">J. A. Coyne, N. H. Barton, M. Turelli, Perspective: A Critique of Sewall Wright’s Shifting Balance Theory of Evolution.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51</w:t>
      </w:r>
      <w:r>
        <w:rPr>
          <w:rFonts w:ascii="Times New Roman" w:hAnsi="Times New Roman" w:cs="Times New Roman"/>
        </w:rPr>
        <w:t>, 643–671 (1997).</w:t>
      </w:r>
    </w:p>
    <w:p w14:paraId="028AD9FE"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9. </w:t>
      </w:r>
      <w:r>
        <w:rPr>
          <w:rFonts w:ascii="Times New Roman" w:hAnsi="Times New Roman" w:cs="Times New Roman"/>
        </w:rPr>
        <w:tab/>
        <w:t xml:space="preserve">D. Cohen, Optimizing reproduction in a randomly varying environment. </w:t>
      </w:r>
      <w:r>
        <w:rPr>
          <w:rFonts w:ascii="Times New Roman" w:hAnsi="Times New Roman" w:cs="Times New Roman"/>
          <w:i/>
          <w:iCs/>
        </w:rPr>
        <w:t>Journal of Theoretical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119–129 (1966).</w:t>
      </w:r>
    </w:p>
    <w:p w14:paraId="23D98DF6"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10. </w:t>
      </w:r>
      <w:r>
        <w:rPr>
          <w:rFonts w:ascii="Times New Roman" w:hAnsi="Times New Roman" w:cs="Times New Roman"/>
        </w:rPr>
        <w:tab/>
        <w:t xml:space="preserve">D. Z. Childs, C. J. E. Metcalf, M. Rees, Evolutionary bet-hedging in the real world: empirical evidence and challenges revealed by plants. </w:t>
      </w:r>
      <w:r>
        <w:rPr>
          <w:rFonts w:ascii="Times New Roman" w:hAnsi="Times New Roman" w:cs="Times New Roman"/>
          <w:i/>
          <w:iCs/>
        </w:rPr>
        <w:t>Proc. Biol. Sci.</w:t>
      </w:r>
      <w:r>
        <w:rPr>
          <w:rFonts w:ascii="Times New Roman" w:hAnsi="Times New Roman" w:cs="Times New Roman"/>
        </w:rPr>
        <w:t xml:space="preserve"> </w:t>
      </w:r>
      <w:r>
        <w:rPr>
          <w:rFonts w:ascii="Times New Roman" w:hAnsi="Times New Roman" w:cs="Times New Roman"/>
          <w:b/>
          <w:bCs/>
        </w:rPr>
        <w:t>277</w:t>
      </w:r>
      <w:r>
        <w:rPr>
          <w:rFonts w:ascii="Times New Roman" w:hAnsi="Times New Roman" w:cs="Times New Roman"/>
        </w:rPr>
        <w:t>, 3055–3064 (2010).</w:t>
      </w:r>
    </w:p>
    <w:p w14:paraId="6C27E20B"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11. </w:t>
      </w:r>
      <w:r>
        <w:rPr>
          <w:rFonts w:ascii="Times New Roman" w:hAnsi="Times New Roman" w:cs="Times New Roman"/>
        </w:rPr>
        <w:tab/>
        <w:t xml:space="preserve">J. V. Greenman, T. G. Benton, The amplification of environmental noise in population models: causes and consequences. </w:t>
      </w:r>
      <w:r>
        <w:rPr>
          <w:rFonts w:ascii="Times New Roman" w:hAnsi="Times New Roman" w:cs="Times New Roman"/>
          <w:i/>
          <w:iCs/>
        </w:rPr>
        <w:t>Am. Nat.</w:t>
      </w:r>
      <w:r>
        <w:rPr>
          <w:rFonts w:ascii="Times New Roman" w:hAnsi="Times New Roman" w:cs="Times New Roman"/>
        </w:rPr>
        <w:t xml:space="preserve"> </w:t>
      </w:r>
      <w:r>
        <w:rPr>
          <w:rFonts w:ascii="Times New Roman" w:hAnsi="Times New Roman" w:cs="Times New Roman"/>
          <w:b/>
          <w:bCs/>
        </w:rPr>
        <w:t>161</w:t>
      </w:r>
      <w:r>
        <w:rPr>
          <w:rFonts w:ascii="Times New Roman" w:hAnsi="Times New Roman" w:cs="Times New Roman"/>
        </w:rPr>
        <w:t>, 225–239 (2003).</w:t>
      </w:r>
    </w:p>
    <w:p w14:paraId="5117C25F"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12. </w:t>
      </w:r>
      <w:r>
        <w:rPr>
          <w:rFonts w:ascii="Times New Roman" w:hAnsi="Times New Roman" w:cs="Times New Roman"/>
        </w:rPr>
        <w:tab/>
        <w:t xml:space="preserve">A. J. McKane, T. J. Newman, Predator-prey cycles from resonant amplification of demographic stochasticity. </w:t>
      </w:r>
      <w:r>
        <w:rPr>
          <w:rFonts w:ascii="Times New Roman" w:hAnsi="Times New Roman" w:cs="Times New Roman"/>
          <w:i/>
          <w:iCs/>
        </w:rPr>
        <w:t>Phys. Rev. Lett.</w:t>
      </w:r>
      <w:r>
        <w:rPr>
          <w:rFonts w:ascii="Times New Roman" w:hAnsi="Times New Roman" w:cs="Times New Roman"/>
        </w:rPr>
        <w:t xml:space="preserve"> </w:t>
      </w:r>
      <w:r>
        <w:rPr>
          <w:rFonts w:ascii="Times New Roman" w:hAnsi="Times New Roman" w:cs="Times New Roman"/>
          <w:b/>
          <w:bCs/>
        </w:rPr>
        <w:t>94</w:t>
      </w:r>
      <w:r>
        <w:rPr>
          <w:rFonts w:ascii="Times New Roman" w:hAnsi="Times New Roman" w:cs="Times New Roman"/>
        </w:rPr>
        <w:t>, 218102 (2005).</w:t>
      </w:r>
    </w:p>
    <w:p w14:paraId="17889274"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13. </w:t>
      </w:r>
      <w:r>
        <w:rPr>
          <w:rFonts w:ascii="Times New Roman" w:hAnsi="Times New Roman" w:cs="Times New Roman"/>
        </w:rPr>
        <w:tab/>
        <w:t xml:space="preserve">S. M. Henson, J. M. Cushing, R. F. Costantino, B. Dennis, R. A. Desharnais, Phase switching in population cycles. </w:t>
      </w:r>
      <w:r>
        <w:rPr>
          <w:rFonts w:ascii="Times New Roman" w:hAnsi="Times New Roman" w:cs="Times New Roman"/>
          <w:i/>
          <w:iCs/>
        </w:rPr>
        <w:t>Proceedings of the Royal Society of London. Series B: Biological Sciences</w:t>
      </w:r>
      <w:r>
        <w:rPr>
          <w:rFonts w:ascii="Times New Roman" w:hAnsi="Times New Roman" w:cs="Times New Roman"/>
        </w:rPr>
        <w:t xml:space="preserve"> </w:t>
      </w:r>
      <w:r>
        <w:rPr>
          <w:rFonts w:ascii="Times New Roman" w:hAnsi="Times New Roman" w:cs="Times New Roman"/>
          <w:b/>
          <w:bCs/>
        </w:rPr>
        <w:t>265</w:t>
      </w:r>
      <w:r>
        <w:rPr>
          <w:rFonts w:ascii="Times New Roman" w:hAnsi="Times New Roman" w:cs="Times New Roman"/>
        </w:rPr>
        <w:t>, 2229–2234 (1998).</w:t>
      </w:r>
    </w:p>
    <w:p w14:paraId="6D671ABE"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lastRenderedPageBreak/>
        <w:t xml:space="preserve">14. </w:t>
      </w:r>
      <w:r>
        <w:rPr>
          <w:rFonts w:ascii="Times New Roman" w:hAnsi="Times New Roman" w:cs="Times New Roman"/>
        </w:rPr>
        <w:tab/>
        <w:t xml:space="preserve">P. Ashwin, S. Wieczorek, R. Vitolo, P. Cox, Tipping points in open systems: bifurcation, noise-induced and rate-dependent examples in the climate system. </w:t>
      </w:r>
      <w:r>
        <w:rPr>
          <w:rFonts w:ascii="Times New Roman" w:hAnsi="Times New Roman" w:cs="Times New Roman"/>
          <w:i/>
          <w:iCs/>
        </w:rPr>
        <w:t>Philosophical Transactions of the Royal Society A: Mathematical, Physical and Engineering Sciences</w:t>
      </w:r>
      <w:r>
        <w:rPr>
          <w:rFonts w:ascii="Times New Roman" w:hAnsi="Times New Roman" w:cs="Times New Roman"/>
        </w:rPr>
        <w:t xml:space="preserve"> </w:t>
      </w:r>
      <w:r>
        <w:rPr>
          <w:rFonts w:ascii="Times New Roman" w:hAnsi="Times New Roman" w:cs="Times New Roman"/>
          <w:b/>
          <w:bCs/>
        </w:rPr>
        <w:t>370</w:t>
      </w:r>
      <w:r>
        <w:rPr>
          <w:rFonts w:ascii="Times New Roman" w:hAnsi="Times New Roman" w:cs="Times New Roman"/>
        </w:rPr>
        <w:t>, 1166–1184 (2012).</w:t>
      </w:r>
    </w:p>
    <w:p w14:paraId="2779EA7A"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15. </w:t>
      </w:r>
      <w:r>
        <w:rPr>
          <w:rFonts w:ascii="Times New Roman" w:hAnsi="Times New Roman" w:cs="Times New Roman"/>
        </w:rPr>
        <w:tab/>
        <w:t xml:space="preserve">R. Lande, Natural selection and random genetic drift in phenotypic evolution.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314–334 (1976).</w:t>
      </w:r>
    </w:p>
    <w:p w14:paraId="0B25231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16. </w:t>
      </w:r>
      <w:r>
        <w:rPr>
          <w:rFonts w:ascii="Times New Roman" w:hAnsi="Times New Roman" w:cs="Times New Roman"/>
        </w:rPr>
        <w:tab/>
        <w:t xml:space="preserve">R. Lande, A quantitative genetic theory of Life history evolution.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607–615 (1982).</w:t>
      </w:r>
    </w:p>
    <w:p w14:paraId="2AC0CC6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17. </w:t>
      </w:r>
      <w:r>
        <w:rPr>
          <w:rFonts w:ascii="Times New Roman" w:hAnsi="Times New Roman" w:cs="Times New Roman"/>
        </w:rPr>
        <w:tab/>
        <w:t xml:space="preserve">P. A. Abrams, Y. Harada, H. Matsuda, On the relationship between quantitative genetic and ESS models.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47</w:t>
      </w:r>
      <w:r>
        <w:rPr>
          <w:rFonts w:ascii="Times New Roman" w:hAnsi="Times New Roman" w:cs="Times New Roman"/>
        </w:rPr>
        <w:t>, 982–985 (1993).</w:t>
      </w:r>
    </w:p>
    <w:p w14:paraId="416D6B99"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18. </w:t>
      </w:r>
      <w:r>
        <w:rPr>
          <w:rFonts w:ascii="Times New Roman" w:hAnsi="Times New Roman" w:cs="Times New Roman"/>
        </w:rPr>
        <w:tab/>
        <w:t xml:space="preserve">G. F. Fussmann, S. P. Ellner, N. G. Hairston Jr, Evolution as a critical component of plankton dynamics. </w:t>
      </w:r>
      <w:r>
        <w:rPr>
          <w:rFonts w:ascii="Times New Roman" w:hAnsi="Times New Roman" w:cs="Times New Roman"/>
          <w:i/>
          <w:iCs/>
        </w:rPr>
        <w:t>Proc. Biol. Sci.</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1015–1022 (2003).</w:t>
      </w:r>
    </w:p>
    <w:p w14:paraId="1DC5959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19. </w:t>
      </w:r>
      <w:r>
        <w:rPr>
          <w:rFonts w:ascii="Times New Roman" w:hAnsi="Times New Roman" w:cs="Times New Roman"/>
        </w:rPr>
        <w:tab/>
        <w:t xml:space="preserve">M. H. Cortez, S. P. Ellner, Understanding rapid evolution in predator‐prey interactions using the theory of fast‐slow dynamical systems. </w:t>
      </w:r>
      <w:r>
        <w:rPr>
          <w:rFonts w:ascii="Times New Roman" w:hAnsi="Times New Roman" w:cs="Times New Roman"/>
          <w:i/>
          <w:iCs/>
        </w:rPr>
        <w:t>Am. Nat.</w:t>
      </w:r>
      <w:r>
        <w:rPr>
          <w:rFonts w:ascii="Times New Roman" w:hAnsi="Times New Roman" w:cs="Times New Roman"/>
        </w:rPr>
        <w:t xml:space="preserve"> </w:t>
      </w:r>
      <w:r>
        <w:rPr>
          <w:rFonts w:ascii="Times New Roman" w:hAnsi="Times New Roman" w:cs="Times New Roman"/>
          <w:b/>
          <w:bCs/>
        </w:rPr>
        <w:t>176</w:t>
      </w:r>
      <w:r>
        <w:rPr>
          <w:rFonts w:ascii="Times New Roman" w:hAnsi="Times New Roman" w:cs="Times New Roman"/>
        </w:rPr>
        <w:t>, E109-127 (2010).</w:t>
      </w:r>
    </w:p>
    <w:p w14:paraId="40078C0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20. </w:t>
      </w:r>
      <w:r>
        <w:rPr>
          <w:rFonts w:ascii="Times New Roman" w:hAnsi="Times New Roman" w:cs="Times New Roman"/>
        </w:rPr>
        <w:tab/>
        <w:t xml:space="preserve">D. A. Vasseur, P. Amarasekare, V. H. W. Rudolf, J. M. Levine, Eco-evolutionary dynamics enable coexistence via neighbor-dependent selection. </w:t>
      </w:r>
      <w:r>
        <w:rPr>
          <w:rFonts w:ascii="Times New Roman" w:hAnsi="Times New Roman" w:cs="Times New Roman"/>
          <w:i/>
          <w:iCs/>
        </w:rPr>
        <w:t>Am. Nat.</w:t>
      </w:r>
      <w:r>
        <w:rPr>
          <w:rFonts w:ascii="Times New Roman" w:hAnsi="Times New Roman" w:cs="Times New Roman"/>
        </w:rPr>
        <w:t xml:space="preserve"> </w:t>
      </w:r>
      <w:r>
        <w:rPr>
          <w:rFonts w:ascii="Times New Roman" w:hAnsi="Times New Roman" w:cs="Times New Roman"/>
          <w:b/>
          <w:bCs/>
        </w:rPr>
        <w:t>178</w:t>
      </w:r>
      <w:r>
        <w:rPr>
          <w:rFonts w:ascii="Times New Roman" w:hAnsi="Times New Roman" w:cs="Times New Roman"/>
        </w:rPr>
        <w:t>, E96–E109 (2011).</w:t>
      </w:r>
    </w:p>
    <w:p w14:paraId="7C92E245"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21. </w:t>
      </w:r>
      <w:r>
        <w:rPr>
          <w:rFonts w:ascii="Times New Roman" w:hAnsi="Times New Roman" w:cs="Times New Roman"/>
        </w:rPr>
        <w:tab/>
        <w:t xml:space="preserve">M. H. Cortez, How the magnitude of prey genetic variation alters predator-prey eco-evolutionary dynamics.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188</w:t>
      </w:r>
      <w:r>
        <w:rPr>
          <w:rFonts w:ascii="Times New Roman" w:hAnsi="Times New Roman" w:cs="Times New Roman"/>
        </w:rPr>
        <w:t>, 329–341 (2016).</w:t>
      </w:r>
    </w:p>
    <w:p w14:paraId="29FF5E17"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22. </w:t>
      </w:r>
      <w:r>
        <w:rPr>
          <w:rFonts w:ascii="Times New Roman" w:hAnsi="Times New Roman" w:cs="Times New Roman"/>
        </w:rPr>
        <w:tab/>
        <w:t xml:space="preserve">L. Govaert, </w:t>
      </w:r>
      <w:r>
        <w:rPr>
          <w:rFonts w:ascii="Times New Roman" w:hAnsi="Times New Roman" w:cs="Times New Roman"/>
          <w:i/>
          <w:iCs/>
        </w:rPr>
        <w:t>et al.</w:t>
      </w:r>
      <w:r>
        <w:rPr>
          <w:rFonts w:ascii="Times New Roman" w:hAnsi="Times New Roman" w:cs="Times New Roman"/>
        </w:rPr>
        <w:t xml:space="preserve">, Eco-evolutionary feedbacks—Theoretical models and perspectives.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33</w:t>
      </w:r>
      <w:r>
        <w:rPr>
          <w:rFonts w:ascii="Times New Roman" w:hAnsi="Times New Roman" w:cs="Times New Roman"/>
        </w:rPr>
        <w:t>, 13–30 (2019).</w:t>
      </w:r>
    </w:p>
    <w:p w14:paraId="44C956EC"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23. </w:t>
      </w:r>
      <w:r>
        <w:rPr>
          <w:rFonts w:ascii="Times New Roman" w:hAnsi="Times New Roman" w:cs="Times New Roman"/>
        </w:rPr>
        <w:tab/>
        <w:t xml:space="preserve">N. G. Hairston, Jr., S. P. Ellner, M. A. Geber, T. Yoshida, J. A. Fox, Rapid evolution and the convergence of ecological and evolutionary time. </w:t>
      </w:r>
      <w:r>
        <w:rPr>
          <w:rFonts w:ascii="Times New Roman" w:hAnsi="Times New Roman" w:cs="Times New Roman"/>
          <w:i/>
          <w:iCs/>
        </w:rPr>
        <w:t>Ecol. Lett.</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1114–1127 (2005).</w:t>
      </w:r>
    </w:p>
    <w:p w14:paraId="7B1868E8"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lastRenderedPageBreak/>
        <w:t xml:space="preserve">24. </w:t>
      </w:r>
      <w:r>
        <w:rPr>
          <w:rFonts w:ascii="Times New Roman" w:hAnsi="Times New Roman" w:cs="Times New Roman"/>
        </w:rPr>
        <w:tab/>
        <w:t xml:space="preserve">T. W. Schoener, The newest synthesis: understanding the interplay of evolutionary and ecological dynamics.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331</w:t>
      </w:r>
      <w:r>
        <w:rPr>
          <w:rFonts w:ascii="Times New Roman" w:hAnsi="Times New Roman" w:cs="Times New Roman"/>
        </w:rPr>
        <w:t>, 426–429 (2011).</w:t>
      </w:r>
    </w:p>
    <w:p w14:paraId="727D8FE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25. </w:t>
      </w:r>
      <w:r>
        <w:rPr>
          <w:rFonts w:ascii="Times New Roman" w:hAnsi="Times New Roman" w:cs="Times New Roman"/>
        </w:rPr>
        <w:tab/>
        <w:t xml:space="preserve">J. P. DeLong, </w:t>
      </w:r>
      <w:r>
        <w:rPr>
          <w:rFonts w:ascii="Times New Roman" w:hAnsi="Times New Roman" w:cs="Times New Roman"/>
          <w:i/>
          <w:iCs/>
        </w:rPr>
        <w:t>et al.</w:t>
      </w:r>
      <w:r>
        <w:rPr>
          <w:rFonts w:ascii="Times New Roman" w:hAnsi="Times New Roman" w:cs="Times New Roman"/>
        </w:rPr>
        <w:t xml:space="preserve">, How fast is fast? Eco-evolutionary dynamics and rates of change in populations and phenotypes. </w:t>
      </w:r>
      <w:r>
        <w:rPr>
          <w:rFonts w:ascii="Times New Roman" w:hAnsi="Times New Roman" w:cs="Times New Roman"/>
          <w:i/>
          <w:iCs/>
        </w:rPr>
        <w:t>Ecol Evol</w:t>
      </w:r>
      <w:r>
        <w:rPr>
          <w:rFonts w:ascii="Times New Roman" w:hAnsi="Times New Roman" w:cs="Times New Roman"/>
        </w:rPr>
        <w:t xml:space="preserve"> </w:t>
      </w:r>
      <w:r>
        <w:rPr>
          <w:rFonts w:ascii="Times New Roman" w:hAnsi="Times New Roman" w:cs="Times New Roman"/>
          <w:b/>
          <w:bCs/>
        </w:rPr>
        <w:t>6</w:t>
      </w:r>
      <w:r>
        <w:rPr>
          <w:rFonts w:ascii="Times New Roman" w:hAnsi="Times New Roman" w:cs="Times New Roman"/>
        </w:rPr>
        <w:t>, 573–581 (2016).</w:t>
      </w:r>
    </w:p>
    <w:p w14:paraId="56077CD8"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26. </w:t>
      </w:r>
      <w:r>
        <w:rPr>
          <w:rFonts w:ascii="Times New Roman" w:hAnsi="Times New Roman" w:cs="Times New Roman"/>
        </w:rPr>
        <w:tab/>
        <w:t xml:space="preserve">T. Yoshida, L. E. Jones, S. P. Ellner, G. F. Fussmann, N. G. Hairston, Jr., Rapid evolution drives ecological dynamics in a predator-prey system.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424</w:t>
      </w:r>
      <w:r>
        <w:rPr>
          <w:rFonts w:ascii="Times New Roman" w:hAnsi="Times New Roman" w:cs="Times New Roman"/>
        </w:rPr>
        <w:t>, 303–306 (2003).</w:t>
      </w:r>
    </w:p>
    <w:p w14:paraId="784D4D25"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27. </w:t>
      </w:r>
      <w:r>
        <w:rPr>
          <w:rFonts w:ascii="Times New Roman" w:hAnsi="Times New Roman" w:cs="Times New Roman"/>
        </w:rPr>
        <w:tab/>
        <w:t xml:space="preserve">J. B. S. Haldane, The cost of natural selection. </w:t>
      </w:r>
      <w:r>
        <w:rPr>
          <w:rFonts w:ascii="Times New Roman" w:hAnsi="Times New Roman" w:cs="Times New Roman"/>
          <w:i/>
          <w:iCs/>
        </w:rPr>
        <w:t>J. Gen.</w:t>
      </w:r>
      <w:r>
        <w:rPr>
          <w:rFonts w:ascii="Times New Roman" w:hAnsi="Times New Roman" w:cs="Times New Roman"/>
        </w:rPr>
        <w:t xml:space="preserve"> </w:t>
      </w:r>
      <w:r>
        <w:rPr>
          <w:rFonts w:ascii="Times New Roman" w:hAnsi="Times New Roman" w:cs="Times New Roman"/>
          <w:b/>
          <w:bCs/>
        </w:rPr>
        <w:t>55</w:t>
      </w:r>
      <w:r>
        <w:rPr>
          <w:rFonts w:ascii="Times New Roman" w:hAnsi="Times New Roman" w:cs="Times New Roman"/>
        </w:rPr>
        <w:t>, 511–524 (1957).</w:t>
      </w:r>
    </w:p>
    <w:p w14:paraId="48958D1C"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28. </w:t>
      </w:r>
      <w:r>
        <w:rPr>
          <w:rFonts w:ascii="Times New Roman" w:hAnsi="Times New Roman" w:cs="Times New Roman"/>
        </w:rPr>
        <w:tab/>
        <w:t xml:space="preserve">B. J. Crespi, The evolution of maladaptation. </w:t>
      </w:r>
      <w:r>
        <w:rPr>
          <w:rFonts w:ascii="Times New Roman" w:hAnsi="Times New Roman" w:cs="Times New Roman"/>
          <w:i/>
          <w:iCs/>
        </w:rPr>
        <w:t>Heredity (Edinb)</w:t>
      </w:r>
      <w:r>
        <w:rPr>
          <w:rFonts w:ascii="Times New Roman" w:hAnsi="Times New Roman" w:cs="Times New Roman"/>
        </w:rPr>
        <w:t xml:space="preserve"> </w:t>
      </w:r>
      <w:r>
        <w:rPr>
          <w:rFonts w:ascii="Times New Roman" w:hAnsi="Times New Roman" w:cs="Times New Roman"/>
          <w:b/>
          <w:bCs/>
        </w:rPr>
        <w:t>84 ( Pt 6)</w:t>
      </w:r>
      <w:r>
        <w:rPr>
          <w:rFonts w:ascii="Times New Roman" w:hAnsi="Times New Roman" w:cs="Times New Roman"/>
        </w:rPr>
        <w:t>, 623–629 (2000).</w:t>
      </w:r>
    </w:p>
    <w:p w14:paraId="2C535100"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29. </w:t>
      </w:r>
      <w:r>
        <w:rPr>
          <w:rFonts w:ascii="Times New Roman" w:hAnsi="Times New Roman" w:cs="Times New Roman"/>
        </w:rPr>
        <w:tab/>
        <w:t xml:space="preserve">A. Hastings, Transients: the key to long-term ecological understanding? </w:t>
      </w:r>
      <w:r>
        <w:rPr>
          <w:rFonts w:ascii="Times New Roman" w:hAnsi="Times New Roman" w:cs="Times New Roman"/>
          <w:i/>
          <w:iCs/>
        </w:rPr>
        <w:t>Trends Ecol. Evol. (Amst.)</w:t>
      </w:r>
      <w:r>
        <w:rPr>
          <w:rFonts w:ascii="Times New Roman" w:hAnsi="Times New Roman" w:cs="Times New Roman"/>
        </w:rPr>
        <w:t xml:space="preserve"> </w:t>
      </w:r>
      <w:r>
        <w:rPr>
          <w:rFonts w:ascii="Times New Roman" w:hAnsi="Times New Roman" w:cs="Times New Roman"/>
          <w:b/>
          <w:bCs/>
        </w:rPr>
        <w:t>19</w:t>
      </w:r>
      <w:r>
        <w:rPr>
          <w:rFonts w:ascii="Times New Roman" w:hAnsi="Times New Roman" w:cs="Times New Roman"/>
        </w:rPr>
        <w:t>, 39–45 (2004).</w:t>
      </w:r>
    </w:p>
    <w:p w14:paraId="13574113"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30. </w:t>
      </w:r>
      <w:r>
        <w:rPr>
          <w:rFonts w:ascii="Times New Roman" w:hAnsi="Times New Roman" w:cs="Times New Roman"/>
        </w:rPr>
        <w:tab/>
        <w:t xml:space="preserve">J. P. DeLong, J. P. Gibert, Gillespie eco-evolutionary models (GEMs) reveal the role of heritable trait variation in eco-evolutionary dynamics. </w:t>
      </w:r>
      <w:r>
        <w:rPr>
          <w:rFonts w:ascii="Times New Roman" w:hAnsi="Times New Roman" w:cs="Times New Roman"/>
          <w:i/>
          <w:iCs/>
        </w:rPr>
        <w:t>Ecol Evol</w:t>
      </w:r>
      <w:r>
        <w:rPr>
          <w:rFonts w:ascii="Times New Roman" w:hAnsi="Times New Roman" w:cs="Times New Roman"/>
        </w:rPr>
        <w:t xml:space="preserve"> </w:t>
      </w:r>
      <w:r>
        <w:rPr>
          <w:rFonts w:ascii="Times New Roman" w:hAnsi="Times New Roman" w:cs="Times New Roman"/>
          <w:b/>
          <w:bCs/>
        </w:rPr>
        <w:t>6</w:t>
      </w:r>
      <w:r>
        <w:rPr>
          <w:rFonts w:ascii="Times New Roman" w:hAnsi="Times New Roman" w:cs="Times New Roman"/>
        </w:rPr>
        <w:t>, 935–945 (2016).</w:t>
      </w:r>
    </w:p>
    <w:p w14:paraId="156821B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31. </w:t>
      </w:r>
      <w:r>
        <w:rPr>
          <w:rFonts w:ascii="Times New Roman" w:hAnsi="Times New Roman" w:cs="Times New Roman"/>
        </w:rPr>
        <w:tab/>
        <w:t xml:space="preserve">J. P. DeLong, T. M. Luhring, Size-dependent predation and correlated life history traits alter eco-evolutionary dynamics and selection for faster individual growth. </w:t>
      </w:r>
      <w:r>
        <w:rPr>
          <w:rFonts w:ascii="Times New Roman" w:hAnsi="Times New Roman" w:cs="Times New Roman"/>
          <w:i/>
          <w:iCs/>
        </w:rPr>
        <w:t>Popul Ecol</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9–20 (2018).</w:t>
      </w:r>
    </w:p>
    <w:p w14:paraId="56E30D1A"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32. </w:t>
      </w:r>
      <w:r>
        <w:rPr>
          <w:rFonts w:ascii="Times New Roman" w:hAnsi="Times New Roman" w:cs="Times New Roman"/>
        </w:rPr>
        <w:tab/>
        <w:t xml:space="preserve">J. P. DeLong, J. Belmaker, Ecological pleiotropy and indirect effects alter the potential for evolutionary rescue. </w:t>
      </w:r>
      <w:r>
        <w:rPr>
          <w:rFonts w:ascii="Times New Roman" w:hAnsi="Times New Roman" w:cs="Times New Roman"/>
          <w:i/>
          <w:iCs/>
        </w:rPr>
        <w:t>Evolutionary Applications</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636–654 (2019).</w:t>
      </w:r>
    </w:p>
    <w:p w14:paraId="5F7A762F"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33. </w:t>
      </w:r>
      <w:r>
        <w:rPr>
          <w:rFonts w:ascii="Times New Roman" w:hAnsi="Times New Roman" w:cs="Times New Roman"/>
        </w:rPr>
        <w:tab/>
        <w:t xml:space="preserve">M. L. Taper, T. J. Case, Models of character displacement and the theoretical robustness of taxon cycles.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46</w:t>
      </w:r>
      <w:r>
        <w:rPr>
          <w:rFonts w:ascii="Times New Roman" w:hAnsi="Times New Roman" w:cs="Times New Roman"/>
        </w:rPr>
        <w:t>, 317–333 (1992).</w:t>
      </w:r>
    </w:p>
    <w:p w14:paraId="7814DDCF"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34. </w:t>
      </w:r>
      <w:r>
        <w:rPr>
          <w:rFonts w:ascii="Times New Roman" w:hAnsi="Times New Roman" w:cs="Times New Roman"/>
        </w:rPr>
        <w:tab/>
        <w:t xml:space="preserve">P. A. Abrams, H. Matsuda, Y. Harada, Evolutionarily unstable fitness maxima and stable fitness minima of continuous traits. </w:t>
      </w:r>
      <w:r>
        <w:rPr>
          <w:rFonts w:ascii="Times New Roman" w:hAnsi="Times New Roman" w:cs="Times New Roman"/>
          <w:i/>
          <w:iCs/>
        </w:rPr>
        <w:t>Evol Ecol</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465–487 (1993).</w:t>
      </w:r>
    </w:p>
    <w:p w14:paraId="538E4E40"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35. </w:t>
      </w:r>
      <w:r>
        <w:rPr>
          <w:rFonts w:ascii="Times New Roman" w:hAnsi="Times New Roman" w:cs="Times New Roman"/>
        </w:rPr>
        <w:tab/>
        <w:t xml:space="preserve">P. A. Abrams, H. Matsuda, Prey adaptation as a cause of predator-prey cycles.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51</w:t>
      </w:r>
      <w:r>
        <w:rPr>
          <w:rFonts w:ascii="Times New Roman" w:hAnsi="Times New Roman" w:cs="Times New Roman"/>
        </w:rPr>
        <w:t>, 1742–1750 (1997).</w:t>
      </w:r>
    </w:p>
    <w:p w14:paraId="155CD76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lastRenderedPageBreak/>
        <w:t xml:space="preserve">36. </w:t>
      </w:r>
      <w:r>
        <w:rPr>
          <w:rFonts w:ascii="Times New Roman" w:hAnsi="Times New Roman" w:cs="Times New Roman"/>
        </w:rPr>
        <w:tab/>
        <w:t xml:space="preserve">D. T. Gillespie, Exact stochastic simulation of coupled chemical reactions. </w:t>
      </w:r>
      <w:r>
        <w:rPr>
          <w:rFonts w:ascii="Times New Roman" w:hAnsi="Times New Roman" w:cs="Times New Roman"/>
          <w:i/>
          <w:iCs/>
        </w:rPr>
        <w:t>J. Phys. Chem.</w:t>
      </w:r>
      <w:r>
        <w:rPr>
          <w:rFonts w:ascii="Times New Roman" w:hAnsi="Times New Roman" w:cs="Times New Roman"/>
        </w:rPr>
        <w:t xml:space="preserve"> </w:t>
      </w:r>
      <w:r>
        <w:rPr>
          <w:rFonts w:ascii="Times New Roman" w:hAnsi="Times New Roman" w:cs="Times New Roman"/>
          <w:b/>
          <w:bCs/>
        </w:rPr>
        <w:t>81</w:t>
      </w:r>
      <w:r>
        <w:rPr>
          <w:rFonts w:ascii="Times New Roman" w:hAnsi="Times New Roman" w:cs="Times New Roman"/>
        </w:rPr>
        <w:t>, 2340–2361 (1977).</w:t>
      </w:r>
    </w:p>
    <w:p w14:paraId="25C132D6"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37. </w:t>
      </w:r>
      <w:r>
        <w:rPr>
          <w:rFonts w:ascii="Times New Roman" w:hAnsi="Times New Roman" w:cs="Times New Roman"/>
        </w:rPr>
        <w:tab/>
        <w:t xml:space="preserve">G. Yaari, Y. Ben-Zion, N. M. Shnerb, D. A. Vasseur, Consistent scaling of persistence time in metapopulations.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93</w:t>
      </w:r>
      <w:r>
        <w:rPr>
          <w:rFonts w:ascii="Times New Roman" w:hAnsi="Times New Roman" w:cs="Times New Roman"/>
        </w:rPr>
        <w:t>, 1214–1227 (2012).</w:t>
      </w:r>
    </w:p>
    <w:p w14:paraId="7FC80518"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38. </w:t>
      </w:r>
      <w:r>
        <w:rPr>
          <w:rFonts w:ascii="Times New Roman" w:hAnsi="Times New Roman" w:cs="Times New Roman"/>
        </w:rPr>
        <w:tab/>
        <w:t xml:space="preserve">B. E. Kendall, G. A. Fox, M. Fujiwara, T. M. Nogeire, Demographic heterogeneity, cohort selection, and population growth.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1985–1993 (2011).</w:t>
      </w:r>
    </w:p>
    <w:p w14:paraId="3778634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39. </w:t>
      </w:r>
      <w:r>
        <w:rPr>
          <w:rFonts w:ascii="Times New Roman" w:hAnsi="Times New Roman" w:cs="Times New Roman"/>
        </w:rPr>
        <w:tab/>
        <w:t xml:space="preserve">J. P. Stover, B. E. Kendall, G. A. Fox, Demographic heterogeneity impacts density-dependent population dynamics. </w:t>
      </w:r>
      <w:r>
        <w:rPr>
          <w:rFonts w:ascii="Times New Roman" w:hAnsi="Times New Roman" w:cs="Times New Roman"/>
          <w:i/>
          <w:iCs/>
        </w:rPr>
        <w:t>Theor Ecol</w:t>
      </w:r>
      <w:r>
        <w:rPr>
          <w:rFonts w:ascii="Times New Roman" w:hAnsi="Times New Roman" w:cs="Times New Roman"/>
        </w:rPr>
        <w:t xml:space="preserve"> </w:t>
      </w:r>
      <w:r>
        <w:rPr>
          <w:rFonts w:ascii="Times New Roman" w:hAnsi="Times New Roman" w:cs="Times New Roman"/>
          <w:b/>
          <w:bCs/>
        </w:rPr>
        <w:t>5</w:t>
      </w:r>
      <w:r>
        <w:rPr>
          <w:rFonts w:ascii="Times New Roman" w:hAnsi="Times New Roman" w:cs="Times New Roman"/>
        </w:rPr>
        <w:t>, 297–309 (2012).</w:t>
      </w:r>
    </w:p>
    <w:p w14:paraId="20848011"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40. </w:t>
      </w:r>
      <w:r>
        <w:rPr>
          <w:rFonts w:ascii="Times New Roman" w:hAnsi="Times New Roman" w:cs="Times New Roman"/>
        </w:rPr>
        <w:tab/>
        <w:t xml:space="preserve">C. E. Cressler, S. Bengtson, W. A. Nelson, Unexpected nongenetic individual heterogeneity and trait covariance in </w:t>
      </w:r>
      <w:r>
        <w:rPr>
          <w:rFonts w:ascii="Times New Roman" w:hAnsi="Times New Roman" w:cs="Times New Roman"/>
          <w:i/>
          <w:iCs/>
        </w:rPr>
        <w:t>Daphnia</w:t>
      </w:r>
      <w:r>
        <w:rPr>
          <w:rFonts w:ascii="Times New Roman" w:hAnsi="Times New Roman" w:cs="Times New Roman"/>
        </w:rPr>
        <w:t xml:space="preserve"> and its consequences for ecological and evolutionary dynamics.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190</w:t>
      </w:r>
      <w:r>
        <w:rPr>
          <w:rFonts w:ascii="Times New Roman" w:hAnsi="Times New Roman" w:cs="Times New Roman"/>
        </w:rPr>
        <w:t>, E13–E27 (2017).</w:t>
      </w:r>
    </w:p>
    <w:p w14:paraId="1631E2A5"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41. </w:t>
      </w:r>
      <w:r>
        <w:rPr>
          <w:rFonts w:ascii="Times New Roman" w:hAnsi="Times New Roman" w:cs="Times New Roman"/>
        </w:rPr>
        <w:tab/>
        <w:t xml:space="preserve">S. F. van Daalen, H. Caswell, Lifetime reproductive output: individual stochasticity, variance, and sensitivity analysis. </w:t>
      </w:r>
      <w:r>
        <w:rPr>
          <w:rFonts w:ascii="Times New Roman" w:hAnsi="Times New Roman" w:cs="Times New Roman"/>
          <w:i/>
          <w:iCs/>
        </w:rPr>
        <w:t>Theor Ecol</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355–374 (2017).</w:t>
      </w:r>
    </w:p>
    <w:p w14:paraId="12D09EF3"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42. </w:t>
      </w:r>
      <w:r>
        <w:rPr>
          <w:rFonts w:ascii="Times New Roman" w:hAnsi="Times New Roman" w:cs="Times New Roman"/>
        </w:rPr>
        <w:tab/>
        <w:t xml:space="preserve">M. J. Banks, D. J. Thompson, Lifetime reproductive success of females of the damselfly </w:t>
      </w:r>
      <w:r>
        <w:rPr>
          <w:rFonts w:ascii="Times New Roman" w:hAnsi="Times New Roman" w:cs="Times New Roman"/>
          <w:i/>
          <w:iCs/>
        </w:rPr>
        <w:t>Coenagrion puella</w:t>
      </w:r>
      <w:r>
        <w:rPr>
          <w:rFonts w:ascii="Times New Roman" w:hAnsi="Times New Roman" w:cs="Times New Roman"/>
        </w:rPr>
        <w:t xml:space="preserve">.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56</w:t>
      </w:r>
      <w:r>
        <w:rPr>
          <w:rFonts w:ascii="Times New Roman" w:hAnsi="Times New Roman" w:cs="Times New Roman"/>
        </w:rPr>
        <w:t>, 815–832 (1987).</w:t>
      </w:r>
    </w:p>
    <w:p w14:paraId="686E7CEF"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43. </w:t>
      </w:r>
      <w:r>
        <w:rPr>
          <w:rFonts w:ascii="Times New Roman" w:hAnsi="Times New Roman" w:cs="Times New Roman"/>
        </w:rPr>
        <w:tab/>
        <w:t xml:space="preserve">D. L. DeAngelis, W. M. Mooij, Individual-based modeling of ecological and evolutionary processes. </w:t>
      </w:r>
      <w:r>
        <w:rPr>
          <w:rFonts w:ascii="Times New Roman" w:hAnsi="Times New Roman" w:cs="Times New Roman"/>
          <w:i/>
          <w:iCs/>
        </w:rPr>
        <w:t>Annual Review of Ecology, Evolution, and Systematics</w:t>
      </w:r>
      <w:r>
        <w:rPr>
          <w:rFonts w:ascii="Times New Roman" w:hAnsi="Times New Roman" w:cs="Times New Roman"/>
        </w:rPr>
        <w:t xml:space="preserve"> </w:t>
      </w:r>
      <w:r>
        <w:rPr>
          <w:rFonts w:ascii="Times New Roman" w:hAnsi="Times New Roman" w:cs="Times New Roman"/>
          <w:b/>
          <w:bCs/>
        </w:rPr>
        <w:t>36</w:t>
      </w:r>
      <w:r>
        <w:rPr>
          <w:rFonts w:ascii="Times New Roman" w:hAnsi="Times New Roman" w:cs="Times New Roman"/>
        </w:rPr>
        <w:t>, 147–168 (2005).</w:t>
      </w:r>
    </w:p>
    <w:p w14:paraId="71BBC08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44. </w:t>
      </w:r>
      <w:r>
        <w:rPr>
          <w:rFonts w:ascii="Times New Roman" w:hAnsi="Times New Roman" w:cs="Times New Roman"/>
        </w:rPr>
        <w:tab/>
        <w:t xml:space="preserve">T. Coulson, T. G. Benton, P. Lundberg, S. R. X. Dall, B. E. Kendall, Putting evolutionary biology back in the ecological theatre: a demographic framework mapping genes to communities. </w:t>
      </w:r>
      <w:r>
        <w:rPr>
          <w:rFonts w:ascii="Times New Roman" w:hAnsi="Times New Roman" w:cs="Times New Roman"/>
          <w:i/>
          <w:iCs/>
        </w:rPr>
        <w:t>Evol Ecol Res</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1155–1171 (2006).</w:t>
      </w:r>
    </w:p>
    <w:p w14:paraId="4AD6D85C"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45. </w:t>
      </w:r>
      <w:r>
        <w:rPr>
          <w:rFonts w:ascii="Times New Roman" w:hAnsi="Times New Roman" w:cs="Times New Roman"/>
        </w:rPr>
        <w:tab/>
        <w:t xml:space="preserve">S. P. Ellner, M. Rees, Integral projection models for species with complex demography. </w:t>
      </w:r>
      <w:r>
        <w:rPr>
          <w:rFonts w:ascii="Times New Roman" w:hAnsi="Times New Roman" w:cs="Times New Roman"/>
          <w:i/>
          <w:iCs/>
        </w:rPr>
        <w:t>Am. Nat.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410–428 (2006).</w:t>
      </w:r>
    </w:p>
    <w:p w14:paraId="2F371412"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lastRenderedPageBreak/>
        <w:t xml:space="preserve">46. </w:t>
      </w:r>
      <w:r>
        <w:rPr>
          <w:rFonts w:ascii="Times New Roman" w:hAnsi="Times New Roman" w:cs="Times New Roman"/>
        </w:rPr>
        <w:tab/>
        <w:t xml:space="preserve">S. Lion, Theoretical approaches in evolutionary ecology: Environmental feedback as a unifying perspective.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191</w:t>
      </w:r>
      <w:r>
        <w:rPr>
          <w:rFonts w:ascii="Times New Roman" w:hAnsi="Times New Roman" w:cs="Times New Roman"/>
        </w:rPr>
        <w:t>, 21–44 (2017).</w:t>
      </w:r>
    </w:p>
    <w:p w14:paraId="6F09B76D"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47. </w:t>
      </w:r>
      <w:r>
        <w:rPr>
          <w:rFonts w:ascii="Times New Roman" w:hAnsi="Times New Roman" w:cs="Times New Roman"/>
        </w:rPr>
        <w:tab/>
        <w:t xml:space="preserve">C. de Vries, H. Caswell, Stage-structured evolutionary demography: Linking life histories, population genetics, and ecological dynamics.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193</w:t>
      </w:r>
      <w:r>
        <w:rPr>
          <w:rFonts w:ascii="Times New Roman" w:hAnsi="Times New Roman" w:cs="Times New Roman"/>
        </w:rPr>
        <w:t>, 545–559 (2019).</w:t>
      </w:r>
    </w:p>
    <w:p w14:paraId="62CEB5F9"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48. </w:t>
      </w:r>
      <w:r>
        <w:rPr>
          <w:rFonts w:ascii="Times New Roman" w:hAnsi="Times New Roman" w:cs="Times New Roman"/>
        </w:rPr>
        <w:tab/>
        <w:t xml:space="preserve">M. H. Cortez, J. S. Weitz, Coevolution can reverse predator–prey cycles. </w:t>
      </w:r>
      <w:r>
        <w:rPr>
          <w:rFonts w:ascii="Times New Roman" w:hAnsi="Times New Roman" w:cs="Times New Roman"/>
          <w:i/>
          <w:iCs/>
        </w:rPr>
        <w:t>Proc Natl Acad Sci U S A</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7486–7491 (2014).</w:t>
      </w:r>
    </w:p>
    <w:p w14:paraId="2F280885"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49. </w:t>
      </w:r>
      <w:r>
        <w:rPr>
          <w:rFonts w:ascii="Times New Roman" w:hAnsi="Times New Roman" w:cs="Times New Roman"/>
        </w:rPr>
        <w:tab/>
        <w:t xml:space="preserve">C. T. Darimont, </w:t>
      </w:r>
      <w:r>
        <w:rPr>
          <w:rFonts w:ascii="Times New Roman" w:hAnsi="Times New Roman" w:cs="Times New Roman"/>
          <w:i/>
          <w:iCs/>
        </w:rPr>
        <w:t>et al.</w:t>
      </w:r>
      <w:r>
        <w:rPr>
          <w:rFonts w:ascii="Times New Roman" w:hAnsi="Times New Roman" w:cs="Times New Roman"/>
        </w:rPr>
        <w:t xml:space="preserve">, Human predators outpace other agents of trait change in the wild.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106</w:t>
      </w:r>
      <w:r>
        <w:rPr>
          <w:rFonts w:ascii="Times New Roman" w:hAnsi="Times New Roman" w:cs="Times New Roman"/>
        </w:rPr>
        <w:t>, 952–954 (2009).</w:t>
      </w:r>
    </w:p>
    <w:p w14:paraId="2DDBA1D8" w14:textId="77777777" w:rsidR="00503830" w:rsidRDefault="00503830" w:rsidP="00503830">
      <w:pPr>
        <w:pStyle w:val="Bibliography"/>
        <w:spacing w:after="0" w:line="480" w:lineRule="auto"/>
        <w:contextualSpacing/>
        <w:rPr>
          <w:rFonts w:ascii="Times New Roman" w:hAnsi="Times New Roman" w:cs="Times New Roman"/>
        </w:rPr>
      </w:pPr>
      <w:r>
        <w:rPr>
          <w:rFonts w:ascii="Times New Roman" w:hAnsi="Times New Roman" w:cs="Times New Roman"/>
        </w:rPr>
        <w:t xml:space="preserve">50. </w:t>
      </w:r>
      <w:r>
        <w:rPr>
          <w:rFonts w:ascii="Times New Roman" w:hAnsi="Times New Roman" w:cs="Times New Roman"/>
        </w:rPr>
        <w:tab/>
        <w:t xml:space="preserve">E. Edeline, </w:t>
      </w:r>
      <w:r>
        <w:rPr>
          <w:rFonts w:ascii="Times New Roman" w:hAnsi="Times New Roman" w:cs="Times New Roman"/>
          <w:i/>
          <w:iCs/>
        </w:rPr>
        <w:t>et al.</w:t>
      </w:r>
      <w:r>
        <w:rPr>
          <w:rFonts w:ascii="Times New Roman" w:hAnsi="Times New Roman" w:cs="Times New Roman"/>
        </w:rPr>
        <w:t xml:space="preserve">, Trait changes in a harvested population are driven by a dynamic tug-of-war between natural and harvest selection.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104</w:t>
      </w:r>
      <w:r>
        <w:rPr>
          <w:rFonts w:ascii="Times New Roman" w:hAnsi="Times New Roman" w:cs="Times New Roman"/>
        </w:rPr>
        <w:t>, 15799–15804 (2007).</w:t>
      </w:r>
    </w:p>
    <w:p w14:paraId="58F04CDD" w14:textId="334ADBCC" w:rsidR="001D2DAF" w:rsidRPr="00496E2D" w:rsidRDefault="001D2DAF" w:rsidP="00503830">
      <w:pPr>
        <w:spacing w:after="0" w:line="480" w:lineRule="auto"/>
        <w:contextualSpacing/>
        <w:rPr>
          <w:rFonts w:cstheme="minorHAnsi"/>
          <w:b/>
          <w:sz w:val="22"/>
          <w:szCs w:val="22"/>
        </w:rPr>
      </w:pPr>
      <w:r w:rsidRPr="00496E2D">
        <w:rPr>
          <w:rFonts w:cstheme="minorHAnsi"/>
          <w:b/>
          <w:sz w:val="22"/>
          <w:szCs w:val="22"/>
        </w:rPr>
        <w:fldChar w:fldCharType="end"/>
      </w:r>
    </w:p>
    <w:p w14:paraId="4F1ACBAE" w14:textId="77777777"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br w:type="page"/>
      </w:r>
    </w:p>
    <w:p w14:paraId="7E278C00" w14:textId="2680871B" w:rsidR="007706DB" w:rsidRDefault="007706DB" w:rsidP="00503830">
      <w:pPr>
        <w:spacing w:after="0" w:line="480" w:lineRule="auto"/>
        <w:contextualSpacing/>
        <w:rPr>
          <w:rFonts w:cstheme="minorHAnsi"/>
          <w:sz w:val="22"/>
          <w:szCs w:val="22"/>
        </w:rPr>
      </w:pPr>
      <w:r w:rsidRPr="00496E2D">
        <w:rPr>
          <w:rFonts w:cstheme="minorHAnsi"/>
          <w:sz w:val="22"/>
          <w:szCs w:val="22"/>
        </w:rPr>
        <w:lastRenderedPageBreak/>
        <w:t xml:space="preserve">Figure 1. Variation in the relationship between traits and fitness. </w:t>
      </w:r>
      <w:r w:rsidRPr="00496E2D">
        <w:rPr>
          <w:rFonts w:cstheme="minorHAnsi"/>
          <w:b/>
          <w:sz w:val="22"/>
          <w:szCs w:val="22"/>
        </w:rPr>
        <w:t>A</w:t>
      </w:r>
      <w:r w:rsidRPr="00496E2D">
        <w:rPr>
          <w:rFonts w:cstheme="minorHAnsi"/>
          <w:sz w:val="22"/>
          <w:szCs w:val="22"/>
        </w:rPr>
        <w:t xml:space="preserve">. A depiction of how stochasticity and heterogeneity map on to the relationship between traits and fitness. </w:t>
      </w:r>
      <w:r w:rsidRPr="00496E2D">
        <w:rPr>
          <w:rFonts w:cstheme="minorHAnsi"/>
          <w:b/>
          <w:sz w:val="22"/>
          <w:szCs w:val="22"/>
        </w:rPr>
        <w:t>B</w:t>
      </w:r>
      <w:r w:rsidRPr="00496E2D">
        <w:rPr>
          <w:rFonts w:cstheme="minorHAnsi"/>
          <w:sz w:val="22"/>
          <w:szCs w:val="22"/>
        </w:rPr>
        <w:t xml:space="preserve">. An example of this relationship with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t>
      </w:r>
      <w:r w:rsidRPr="00496E2D">
        <w:rPr>
          <w:rFonts w:cstheme="minorHAnsi"/>
          <w:sz w:val="22"/>
          <w:szCs w:val="22"/>
        </w:rPr>
        <w:fldChar w:fldCharType="begin"/>
      </w:r>
      <w:r w:rsidR="004B7AD5">
        <w:rPr>
          <w:rFonts w:cstheme="minorHAnsi"/>
          <w:sz w:val="22"/>
          <w:szCs w:val="22"/>
        </w:rPr>
        <w:instrText xml:space="preserve"> ADDIN ZOTERO_ITEM CSL_CITATION {"citationID":"qHWId2dl","properties":{"formattedCitation":"(42)","plainCitation":"(42)","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Pr="00496E2D">
        <w:rPr>
          <w:rFonts w:cstheme="minorHAnsi"/>
          <w:sz w:val="22"/>
          <w:szCs w:val="22"/>
        </w:rPr>
        <w:fldChar w:fldCharType="separate"/>
      </w:r>
      <w:r w:rsidR="004B7AD5" w:rsidRPr="00503830">
        <w:rPr>
          <w:rFonts w:ascii="Calibri" w:hAnsi="Calibri" w:cs="Calibri"/>
          <w:sz w:val="22"/>
        </w:rPr>
        <w:t>(42)</w:t>
      </w:r>
      <w:r w:rsidRPr="00496E2D">
        <w:rPr>
          <w:rFonts w:cstheme="minorHAnsi"/>
          <w:sz w:val="22"/>
          <w:szCs w:val="22"/>
        </w:rPr>
        <w:fldChar w:fldCharType="end"/>
      </w:r>
      <w:r w:rsidRPr="00496E2D">
        <w:rPr>
          <w:rFonts w:cstheme="minorHAnsi"/>
          <w:sz w:val="22"/>
          <w:szCs w:val="22"/>
        </w:rPr>
        <w:t xml:space="preserve">. These data show that lifetime reproductive success (here lifetime clutches) may reach a peak at some intermediate trait value. Simultaneously, individuals may vary dramatically in their realized fitness despite an expected fitness outcome. </w:t>
      </w:r>
    </w:p>
    <w:p w14:paraId="2C82EB45" w14:textId="42155F88" w:rsidR="004B7AD5" w:rsidRDefault="004B7AD5" w:rsidP="00503830">
      <w:pPr>
        <w:spacing w:after="0" w:line="480" w:lineRule="auto"/>
        <w:contextualSpacing/>
        <w:rPr>
          <w:rFonts w:cstheme="minorHAnsi"/>
          <w:sz w:val="22"/>
          <w:szCs w:val="22"/>
        </w:rPr>
      </w:pPr>
    </w:p>
    <w:p w14:paraId="54FEB186" w14:textId="77777777"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t xml:space="preserve">Figure </w:t>
      </w:r>
      <w:r>
        <w:rPr>
          <w:rFonts w:cstheme="minorHAnsi"/>
          <w:sz w:val="22"/>
          <w:szCs w:val="22"/>
        </w:rPr>
        <w:t>2</w:t>
      </w:r>
      <w:r w:rsidRPr="00496E2D">
        <w:rPr>
          <w:rFonts w:cstheme="minorHAnsi"/>
          <w:sz w:val="22"/>
          <w:szCs w:val="22"/>
        </w:rPr>
        <w:t>. Results of a GEM simulation of the birth-death logistic model evaluating the isolated effects of trait variance on the dynamics. In these simulations, variance in the linked birth and death rates were isolated, and heritability was set to zero. In the leftmost panel, all trait variance was removed, causing the simulations to collapse on the non-evolutionary ordinary differential equation solution. This indicates that the GEM effectively collapses to a standard Gillespie simulation. In the second panel from the left, variance in mortality was removed by setting it equal to the mean value given its link to births (see main text). In the third panel, the reverse removed variance in births while retaining in deaths. In the fourth panel, variance in both traits was retained. This final panel indicates that trait variance (demographic heterogeneity) alters the ecology of the system, lowering the abundance at equilibrium relative to that expected from the mean traits themselves.</w:t>
      </w:r>
    </w:p>
    <w:p w14:paraId="48FECE81" w14:textId="095865AA" w:rsidR="004B7AD5" w:rsidRDefault="004B7AD5" w:rsidP="00503830">
      <w:pPr>
        <w:spacing w:after="0" w:line="480" w:lineRule="auto"/>
        <w:contextualSpacing/>
        <w:rPr>
          <w:rFonts w:cstheme="minorHAnsi"/>
          <w:sz w:val="22"/>
          <w:szCs w:val="22"/>
        </w:rPr>
      </w:pPr>
    </w:p>
    <w:p w14:paraId="7C0BFA10" w14:textId="77777777"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t xml:space="preserve">Figure </w:t>
      </w:r>
      <w:r>
        <w:rPr>
          <w:rFonts w:cstheme="minorHAnsi"/>
          <w:sz w:val="22"/>
          <w:szCs w:val="22"/>
        </w:rPr>
        <w:t>3</w:t>
      </w:r>
      <w:r w:rsidRPr="00496E2D">
        <w:rPr>
          <w:rFonts w:cstheme="minorHAnsi"/>
          <w:sz w:val="22"/>
          <w:szCs w:val="22"/>
        </w:rPr>
        <w:t xml:space="preserve">. Gillespie eco-evolutionary model (GEM) simulations of the birth-death logistic model. The rows show from top to bottom population abundance (y axis limits vary), mean </w:t>
      </w:r>
      <w:proofErr w:type="spellStart"/>
      <w:r w:rsidRPr="00496E2D">
        <w:rPr>
          <w:rFonts w:cstheme="minorHAnsi"/>
          <w:i/>
          <w:sz w:val="22"/>
          <w:szCs w:val="22"/>
        </w:rPr>
        <w:t>b</w:t>
      </w:r>
      <w:r w:rsidRPr="00496E2D">
        <w:rPr>
          <w:rFonts w:cstheme="minorHAnsi"/>
          <w:sz w:val="22"/>
          <w:szCs w:val="22"/>
          <w:vertAlign w:val="subscript"/>
        </w:rPr>
        <w:t>max</w:t>
      </w:r>
      <w:proofErr w:type="spellEnd"/>
      <w:r w:rsidRPr="00496E2D">
        <w:rPr>
          <w:rFonts w:cstheme="minorHAnsi"/>
          <w:sz w:val="22"/>
          <w:szCs w:val="22"/>
        </w:rPr>
        <w:t xml:space="preserve">, and variance in </w:t>
      </w:r>
      <w:proofErr w:type="spellStart"/>
      <w:r w:rsidRPr="00496E2D">
        <w:rPr>
          <w:rFonts w:cstheme="minorHAnsi"/>
          <w:i/>
          <w:sz w:val="22"/>
          <w:szCs w:val="22"/>
        </w:rPr>
        <w:t>b</w:t>
      </w:r>
      <w:r w:rsidRPr="00496E2D">
        <w:rPr>
          <w:rFonts w:cstheme="minorHAnsi"/>
          <w:sz w:val="22"/>
          <w:szCs w:val="22"/>
          <w:vertAlign w:val="subscript"/>
        </w:rPr>
        <w:t>max</w:t>
      </w:r>
      <w:proofErr w:type="spellEnd"/>
      <w:r w:rsidRPr="00496E2D">
        <w:rPr>
          <w:rFonts w:cstheme="minorHAnsi"/>
          <w:sz w:val="22"/>
          <w:szCs w:val="22"/>
        </w:rPr>
        <w:t xml:space="preserve">. The columns show three levels of density dependence in birth and death rates (values of </w:t>
      </w:r>
      <w:r w:rsidRPr="00496E2D">
        <w:rPr>
          <w:rFonts w:cstheme="minorHAnsi"/>
          <w:i/>
          <w:sz w:val="22"/>
          <w:szCs w:val="22"/>
        </w:rPr>
        <w:t>b</w:t>
      </w:r>
      <w:r w:rsidRPr="00496E2D">
        <w:rPr>
          <w:rFonts w:cstheme="minorHAnsi"/>
          <w:sz w:val="22"/>
          <w:szCs w:val="22"/>
          <w:vertAlign w:val="subscript"/>
        </w:rPr>
        <w:t>s</w:t>
      </w:r>
      <w:r w:rsidRPr="00496E2D">
        <w:rPr>
          <w:rFonts w:cstheme="minorHAnsi"/>
          <w:sz w:val="22"/>
          <w:szCs w:val="22"/>
        </w:rPr>
        <w:t xml:space="preserve"> and </w:t>
      </w:r>
      <w:r w:rsidRPr="00496E2D">
        <w:rPr>
          <w:rFonts w:cstheme="minorHAnsi"/>
          <w:i/>
          <w:sz w:val="22"/>
          <w:szCs w:val="22"/>
        </w:rPr>
        <w:t>d</w:t>
      </w:r>
      <w:r w:rsidRPr="00496E2D">
        <w:rPr>
          <w:rFonts w:cstheme="minorHAnsi"/>
          <w:sz w:val="22"/>
          <w:szCs w:val="22"/>
          <w:vertAlign w:val="subscript"/>
        </w:rPr>
        <w:t>s</w:t>
      </w:r>
      <w:r w:rsidRPr="00496E2D">
        <w:rPr>
          <w:rFonts w:cstheme="minorHAnsi"/>
          <w:sz w:val="22"/>
          <w:szCs w:val="22"/>
        </w:rPr>
        <w:t>), decreasing in strength from left to right</w:t>
      </w:r>
      <w:r>
        <w:rPr>
          <w:rFonts w:cstheme="minorHAnsi"/>
          <w:sz w:val="22"/>
          <w:szCs w:val="22"/>
        </w:rPr>
        <w:t xml:space="preserve"> (</w:t>
      </w:r>
      <w:r w:rsidRPr="00E51D63">
        <w:rPr>
          <w:rFonts w:cstheme="minorHAnsi"/>
          <w:sz w:val="22"/>
          <w:szCs w:val="22"/>
        </w:rPr>
        <w:t>0.1, 0.04, 0.005</w:t>
      </w:r>
      <w:r>
        <w:rPr>
          <w:rFonts w:cstheme="minorHAnsi"/>
          <w:sz w:val="22"/>
          <w:szCs w:val="22"/>
        </w:rPr>
        <w:t>)</w:t>
      </w:r>
      <w:r w:rsidRPr="00496E2D">
        <w:rPr>
          <w:rFonts w:cstheme="minorHAnsi"/>
          <w:sz w:val="22"/>
          <w:szCs w:val="22"/>
        </w:rPr>
        <w:t xml:space="preserve">. The </w:t>
      </w:r>
      <w:r>
        <w:rPr>
          <w:rFonts w:cstheme="minorHAnsi"/>
          <w:sz w:val="22"/>
          <w:szCs w:val="22"/>
        </w:rPr>
        <w:t>median</w:t>
      </w:r>
      <w:r w:rsidRPr="00496E2D">
        <w:rPr>
          <w:rFonts w:cstheme="minorHAnsi"/>
          <w:sz w:val="22"/>
          <w:szCs w:val="22"/>
        </w:rPr>
        <w:t xml:space="preserve"> and middle 50% of </w:t>
      </w:r>
      <w:r>
        <w:rPr>
          <w:rFonts w:cstheme="minorHAnsi"/>
          <w:sz w:val="22"/>
          <w:szCs w:val="22"/>
        </w:rPr>
        <w:t xml:space="preserve">GEM trajectories </w:t>
      </w:r>
      <w:r w:rsidRPr="00496E2D">
        <w:rPr>
          <w:rFonts w:cstheme="minorHAnsi"/>
          <w:sz w:val="22"/>
          <w:szCs w:val="22"/>
        </w:rPr>
        <w:t xml:space="preserve">are in purple and light purple, respectively. The quantitative genetics (QG) solution is in bold orange and the evolutionary stable strategy (ESS) is shown with a dashed orange line in the top two rows and a solid vertical line in the bottom row. The initial traits and equilibrium abundances are shown </w:t>
      </w:r>
      <w:r w:rsidRPr="00496E2D">
        <w:rPr>
          <w:rFonts w:cstheme="minorHAnsi"/>
          <w:sz w:val="22"/>
          <w:szCs w:val="22"/>
        </w:rPr>
        <w:lastRenderedPageBreak/>
        <w:t xml:space="preserve">with dashed black lines, and the transient evolutionary attractors (TEAs) are in pink (dashed in row two and solid vertical in row four). Lifetime reproductive success at the beginning (gray dots) and at the end of the simulation (black dots) as a function of </w:t>
      </w:r>
      <w:proofErr w:type="spellStart"/>
      <w:r w:rsidRPr="00496E2D">
        <w:rPr>
          <w:rFonts w:cstheme="minorHAnsi"/>
          <w:i/>
          <w:sz w:val="22"/>
          <w:szCs w:val="22"/>
        </w:rPr>
        <w:t>b</w:t>
      </w:r>
      <w:r w:rsidRPr="00496E2D">
        <w:rPr>
          <w:rFonts w:cstheme="minorHAnsi"/>
          <w:sz w:val="22"/>
          <w:szCs w:val="22"/>
          <w:vertAlign w:val="subscript"/>
        </w:rPr>
        <w:t>max</w:t>
      </w:r>
      <w:proofErr w:type="spellEnd"/>
      <w:r w:rsidRPr="00496E2D">
        <w:rPr>
          <w:rFonts w:cstheme="minorHAnsi"/>
          <w:sz w:val="22"/>
          <w:szCs w:val="22"/>
        </w:rPr>
        <w:t xml:space="preserve"> include only individuals that completed their lives.</w:t>
      </w:r>
    </w:p>
    <w:p w14:paraId="1F40D76B" w14:textId="6E61C1FE" w:rsidR="004B7AD5" w:rsidRDefault="004B7AD5" w:rsidP="00503830">
      <w:pPr>
        <w:spacing w:after="0" w:line="480" w:lineRule="auto"/>
        <w:contextualSpacing/>
        <w:rPr>
          <w:rFonts w:cstheme="minorHAnsi"/>
          <w:sz w:val="22"/>
          <w:szCs w:val="22"/>
        </w:rPr>
      </w:pPr>
    </w:p>
    <w:p w14:paraId="30C88AA5" w14:textId="77777777"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t xml:space="preserve">Figure </w:t>
      </w:r>
      <w:r>
        <w:rPr>
          <w:rFonts w:cstheme="minorHAnsi"/>
          <w:sz w:val="22"/>
          <w:szCs w:val="22"/>
        </w:rPr>
        <w:t>4</w:t>
      </w:r>
      <w:r w:rsidRPr="00496E2D">
        <w:rPr>
          <w:rFonts w:cstheme="minorHAnsi"/>
          <w:sz w:val="22"/>
          <w:szCs w:val="22"/>
        </w:rPr>
        <w:t xml:space="preserve">. Fitness landscapes of the systems represented in Figure 2. Variation in the fitness landscape caused by changes in abundance are shown with the sequences of black dots, such </w:t>
      </w:r>
      <w:proofErr w:type="spellStart"/>
      <w:r w:rsidRPr="00496E2D">
        <w:rPr>
          <w:rFonts w:cstheme="minorHAnsi"/>
          <w:sz w:val="22"/>
          <w:szCs w:val="22"/>
        </w:rPr>
        <w:t>tha</w:t>
      </w:r>
      <w:proofErr w:type="spellEnd"/>
      <w:r w:rsidRPr="00496E2D">
        <w:rPr>
          <w:rFonts w:cstheme="minorHAnsi"/>
          <w:sz w:val="22"/>
          <w:szCs w:val="22"/>
        </w:rPr>
        <w:t xml:space="preserve"> the landscapes tend to get flatter toward the ESS and the ecological equilibrium. The gray line connects the transient evolutionary attractors (TEAs) across density levels. The simulations were initiated at the abundance and trait values indicated by the red dot, with the populations proceeding along the orange line. The evolutionary stable strategy (ESS) of the system is shown by the blue dot, and the competing TEA at the population size occurring by the end of the simulation is shown in teal. From left to right, the panels show the trajectories from Figure 2, with decreasing density dependence and thus a higher carrying capacity toward the right. When density dependence is high, and populations remain relatively small, substantial stochasticity limits evolution and generates erratic population abundances that never can fully reach either the ESS or the TEA. At lower density dependence and higher population sizes, however, the populations can more smoothly find their way toward the ESS.</w:t>
      </w:r>
    </w:p>
    <w:p w14:paraId="375C19FF" w14:textId="5FF1153E" w:rsidR="004B7AD5" w:rsidRDefault="004B7AD5" w:rsidP="00503830">
      <w:pPr>
        <w:spacing w:after="0" w:line="480" w:lineRule="auto"/>
        <w:contextualSpacing/>
        <w:rPr>
          <w:rFonts w:cstheme="minorHAnsi"/>
          <w:sz w:val="22"/>
          <w:szCs w:val="22"/>
        </w:rPr>
      </w:pPr>
    </w:p>
    <w:p w14:paraId="5C68386D" w14:textId="77777777"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t xml:space="preserve">Figure </w:t>
      </w:r>
      <w:r>
        <w:rPr>
          <w:rFonts w:cstheme="minorHAnsi"/>
          <w:sz w:val="22"/>
          <w:szCs w:val="22"/>
        </w:rPr>
        <w:t>5</w:t>
      </w:r>
      <w:r w:rsidRPr="00496E2D">
        <w:rPr>
          <w:rFonts w:cstheme="minorHAnsi"/>
          <w:sz w:val="22"/>
          <w:szCs w:val="22"/>
        </w:rPr>
        <w:t>. Results of Gillespie eco-evolutionary model (GEM) simulations of the birth-death logistic model for populations culled to five individuals from the starting point at the ESS trait and the equilibrium abundance. From left to right, the population is culled more severely (to 100, 50, and 5 from left to right). Layout the same as in Figure 2.</w:t>
      </w:r>
    </w:p>
    <w:p w14:paraId="3EC8DD57" w14:textId="51561FD0" w:rsidR="004B7AD5" w:rsidRDefault="004B7AD5" w:rsidP="00503830">
      <w:pPr>
        <w:spacing w:after="0" w:line="480" w:lineRule="auto"/>
        <w:contextualSpacing/>
        <w:rPr>
          <w:rFonts w:cstheme="minorHAnsi"/>
          <w:sz w:val="22"/>
          <w:szCs w:val="22"/>
        </w:rPr>
      </w:pPr>
    </w:p>
    <w:p w14:paraId="414C5284" w14:textId="77777777"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t xml:space="preserve">Figure </w:t>
      </w:r>
      <w:r>
        <w:rPr>
          <w:rFonts w:cstheme="minorHAnsi"/>
          <w:sz w:val="22"/>
          <w:szCs w:val="22"/>
        </w:rPr>
        <w:t>6</w:t>
      </w:r>
      <w:r w:rsidRPr="00496E2D">
        <w:rPr>
          <w:rFonts w:cstheme="minorHAnsi"/>
          <w:sz w:val="22"/>
          <w:szCs w:val="22"/>
        </w:rPr>
        <w:t>. Transient fitness landscapes for the birth-death logistic model with three levels of culling and the weakest density dependence (</w:t>
      </w:r>
      <w:r w:rsidRPr="00496E2D">
        <w:rPr>
          <w:rFonts w:cstheme="minorHAnsi"/>
          <w:i/>
          <w:sz w:val="22"/>
          <w:szCs w:val="22"/>
        </w:rPr>
        <w:t>b</w:t>
      </w:r>
      <w:r w:rsidRPr="00496E2D">
        <w:rPr>
          <w:rFonts w:cstheme="minorHAnsi"/>
          <w:sz w:val="22"/>
          <w:szCs w:val="22"/>
          <w:vertAlign w:val="subscript"/>
        </w:rPr>
        <w:t>s</w:t>
      </w:r>
      <w:r w:rsidRPr="00496E2D">
        <w:rPr>
          <w:rFonts w:cstheme="minorHAnsi"/>
          <w:sz w:val="22"/>
          <w:szCs w:val="22"/>
        </w:rPr>
        <w:t xml:space="preserve"> = </w:t>
      </w:r>
      <w:r w:rsidRPr="00496E2D">
        <w:rPr>
          <w:rFonts w:cstheme="minorHAnsi"/>
          <w:i/>
          <w:sz w:val="22"/>
          <w:szCs w:val="22"/>
        </w:rPr>
        <w:t>d</w:t>
      </w:r>
      <w:r w:rsidRPr="00496E2D">
        <w:rPr>
          <w:rFonts w:cstheme="minorHAnsi"/>
          <w:sz w:val="22"/>
          <w:szCs w:val="22"/>
          <w:vertAlign w:val="subscript"/>
        </w:rPr>
        <w:t>s</w:t>
      </w:r>
      <w:r w:rsidRPr="00496E2D">
        <w:rPr>
          <w:rFonts w:cstheme="minorHAnsi"/>
          <w:sz w:val="22"/>
          <w:szCs w:val="22"/>
        </w:rPr>
        <w:t xml:space="preserve"> = 0.01). The overall layout is the same as in Figure 3. The </w:t>
      </w:r>
      <w:r w:rsidRPr="00496E2D">
        <w:rPr>
          <w:rFonts w:cstheme="minorHAnsi"/>
          <w:sz w:val="22"/>
          <w:szCs w:val="22"/>
        </w:rPr>
        <w:lastRenderedPageBreak/>
        <w:t>colored lines represent the trajectories from Figure 4, with orange being a cull to 100, purple being a cull to 50, and green being a cull to 5 individuals. Each population is evolving toward their local TEA (color coded to match trajectories). The populations started at the ESS trait and equilibrium abundance (blue dot).</w:t>
      </w:r>
    </w:p>
    <w:p w14:paraId="700F3E6F" w14:textId="77777777" w:rsidR="004B7AD5" w:rsidRDefault="004B7AD5" w:rsidP="00503830">
      <w:pPr>
        <w:spacing w:after="0" w:line="480" w:lineRule="auto"/>
        <w:contextualSpacing/>
        <w:rPr>
          <w:rFonts w:cstheme="minorHAnsi"/>
          <w:sz w:val="22"/>
          <w:szCs w:val="22"/>
        </w:rPr>
      </w:pPr>
    </w:p>
    <w:p w14:paraId="09F2F058" w14:textId="77777777" w:rsidR="004B7AD5" w:rsidRDefault="004B7AD5" w:rsidP="00503830">
      <w:pPr>
        <w:spacing w:after="0" w:line="480" w:lineRule="auto"/>
        <w:contextualSpacing/>
        <w:rPr>
          <w:rFonts w:cstheme="minorHAnsi"/>
          <w:sz w:val="22"/>
          <w:szCs w:val="22"/>
        </w:rPr>
      </w:pPr>
      <w:r>
        <w:rPr>
          <w:rFonts w:cstheme="minorHAnsi"/>
          <w:sz w:val="22"/>
          <w:szCs w:val="22"/>
        </w:rPr>
        <w:br w:type="page"/>
      </w:r>
    </w:p>
    <w:p w14:paraId="4337E1FD" w14:textId="346E63AF" w:rsidR="004B7AD5" w:rsidRPr="00496E2D" w:rsidRDefault="004B7AD5" w:rsidP="00503830">
      <w:pPr>
        <w:spacing w:after="0" w:line="480" w:lineRule="auto"/>
        <w:contextualSpacing/>
        <w:rPr>
          <w:rFonts w:cstheme="minorHAnsi"/>
          <w:sz w:val="22"/>
          <w:szCs w:val="22"/>
        </w:rPr>
      </w:pPr>
      <w:r>
        <w:rPr>
          <w:rFonts w:cstheme="minorHAnsi"/>
          <w:sz w:val="22"/>
          <w:szCs w:val="22"/>
        </w:rPr>
        <w:lastRenderedPageBreak/>
        <w:t>Figure 1.</w:t>
      </w:r>
    </w:p>
    <w:p w14:paraId="4E32E57E" w14:textId="77777777" w:rsidR="007706DB" w:rsidRPr="00496E2D" w:rsidRDefault="007706DB" w:rsidP="00503830">
      <w:pPr>
        <w:spacing w:after="0" w:line="480" w:lineRule="auto"/>
        <w:contextualSpacing/>
        <w:rPr>
          <w:rFonts w:cstheme="minorHAnsi"/>
          <w:sz w:val="22"/>
          <w:szCs w:val="22"/>
        </w:rPr>
      </w:pPr>
      <w:r w:rsidRPr="00496E2D">
        <w:rPr>
          <w:rFonts w:cstheme="minorHAnsi"/>
          <w:noProof/>
          <w:sz w:val="22"/>
          <w:szCs w:val="22"/>
        </w:rPr>
        <w:drawing>
          <wp:inline distT="0" distB="0" distL="0" distR="0" wp14:anchorId="6F9DBBFF" wp14:editId="11422970">
            <wp:extent cx="5946775" cy="2710815"/>
            <wp:effectExtent l="0" t="0" r="0" b="6985"/>
            <wp:docPr id="1" name="Picture 1" descr="Figure 1 fitness and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itness and trai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6775" cy="2710815"/>
                    </a:xfrm>
                    <a:prstGeom prst="rect">
                      <a:avLst/>
                    </a:prstGeom>
                    <a:noFill/>
                    <a:ln>
                      <a:noFill/>
                    </a:ln>
                  </pic:spPr>
                </pic:pic>
              </a:graphicData>
            </a:graphic>
          </wp:inline>
        </w:drawing>
      </w:r>
    </w:p>
    <w:p w14:paraId="119AF89B" w14:textId="6D6D07BD" w:rsidR="007706DB" w:rsidRDefault="007706DB" w:rsidP="00503830">
      <w:pPr>
        <w:spacing w:after="0" w:line="480" w:lineRule="auto"/>
        <w:contextualSpacing/>
        <w:rPr>
          <w:rFonts w:cstheme="minorHAnsi"/>
          <w:sz w:val="22"/>
          <w:szCs w:val="22"/>
        </w:rPr>
      </w:pPr>
      <w:r w:rsidRPr="00496E2D">
        <w:rPr>
          <w:rFonts w:cstheme="minorHAnsi"/>
          <w:sz w:val="22"/>
          <w:szCs w:val="22"/>
        </w:rPr>
        <w:br w:type="page"/>
      </w:r>
    </w:p>
    <w:p w14:paraId="0ACEBCE6" w14:textId="682113B0" w:rsidR="004B7AD5" w:rsidRPr="00496E2D" w:rsidRDefault="004B7AD5" w:rsidP="00503830">
      <w:pPr>
        <w:spacing w:after="0" w:line="480" w:lineRule="auto"/>
        <w:contextualSpacing/>
        <w:rPr>
          <w:rFonts w:cstheme="minorHAnsi"/>
          <w:sz w:val="22"/>
          <w:szCs w:val="22"/>
        </w:rPr>
      </w:pPr>
      <w:r w:rsidRPr="00496E2D">
        <w:rPr>
          <w:rFonts w:cstheme="minorHAnsi"/>
          <w:sz w:val="22"/>
          <w:szCs w:val="22"/>
        </w:rPr>
        <w:lastRenderedPageBreak/>
        <w:t xml:space="preserve">Figure </w:t>
      </w:r>
      <w:r>
        <w:rPr>
          <w:rFonts w:cstheme="minorHAnsi"/>
          <w:sz w:val="22"/>
          <w:szCs w:val="22"/>
        </w:rPr>
        <w:t>2</w:t>
      </w:r>
      <w:r w:rsidRPr="00496E2D">
        <w:rPr>
          <w:rFonts w:cstheme="minorHAnsi"/>
          <w:sz w:val="22"/>
          <w:szCs w:val="22"/>
        </w:rPr>
        <w:t>.</w:t>
      </w:r>
    </w:p>
    <w:p w14:paraId="2EBE5CDB" w14:textId="37E97FB5" w:rsidR="005823A8" w:rsidRPr="00496E2D" w:rsidRDefault="003B73A6" w:rsidP="00503830">
      <w:pPr>
        <w:spacing w:after="0" w:line="480" w:lineRule="auto"/>
        <w:contextualSpacing/>
        <w:rPr>
          <w:rFonts w:cstheme="minorHAnsi"/>
          <w:sz w:val="22"/>
          <w:szCs w:val="22"/>
        </w:rPr>
      </w:pPr>
      <w:r>
        <w:rPr>
          <w:rFonts w:cstheme="minorHAnsi"/>
          <w:noProof/>
          <w:sz w:val="22"/>
          <w:szCs w:val="22"/>
        </w:rPr>
        <w:drawing>
          <wp:inline distT="0" distB="0" distL="0" distR="0" wp14:anchorId="075624C8" wp14:editId="772525AC">
            <wp:extent cx="5943600" cy="1925955"/>
            <wp:effectExtent l="0" t="0" r="0" b="0"/>
            <wp:docPr id="5" name="Picture 5"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delong2\AppData\Local\Microsoft\Windows\INetCache\Content.Word\Figure 2 effect of variance.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2C0253D7" w14:textId="77777777" w:rsidR="005823A8" w:rsidRDefault="005823A8" w:rsidP="00503830">
      <w:pPr>
        <w:spacing w:after="0" w:line="480" w:lineRule="auto"/>
        <w:contextualSpacing/>
        <w:rPr>
          <w:rFonts w:cstheme="minorHAnsi"/>
          <w:sz w:val="22"/>
          <w:szCs w:val="22"/>
        </w:rPr>
      </w:pPr>
    </w:p>
    <w:p w14:paraId="59FD3271" w14:textId="77777777" w:rsidR="005823A8" w:rsidRDefault="005823A8" w:rsidP="00503830">
      <w:pPr>
        <w:spacing w:after="0" w:line="480" w:lineRule="auto"/>
        <w:contextualSpacing/>
        <w:rPr>
          <w:rFonts w:cstheme="minorHAnsi"/>
          <w:sz w:val="22"/>
          <w:szCs w:val="22"/>
        </w:rPr>
      </w:pPr>
      <w:r>
        <w:rPr>
          <w:rFonts w:cstheme="minorHAnsi"/>
          <w:sz w:val="22"/>
          <w:szCs w:val="22"/>
        </w:rPr>
        <w:br w:type="page"/>
      </w:r>
    </w:p>
    <w:p w14:paraId="01400005" w14:textId="3C005F6F"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lastRenderedPageBreak/>
        <w:t xml:space="preserve">Figure </w:t>
      </w:r>
      <w:r w:rsidR="005823A8">
        <w:rPr>
          <w:rFonts w:cstheme="minorHAnsi"/>
          <w:sz w:val="22"/>
          <w:szCs w:val="22"/>
        </w:rPr>
        <w:t>3</w:t>
      </w:r>
      <w:r w:rsidRPr="00496E2D">
        <w:rPr>
          <w:rFonts w:cstheme="minorHAnsi"/>
          <w:sz w:val="22"/>
          <w:szCs w:val="22"/>
        </w:rPr>
        <w:t>.</w:t>
      </w:r>
    </w:p>
    <w:p w14:paraId="2827A31D" w14:textId="6FAFF4F7" w:rsidR="007706DB" w:rsidRPr="00496E2D" w:rsidRDefault="00541952" w:rsidP="00503830">
      <w:pPr>
        <w:spacing w:after="0" w:line="480" w:lineRule="auto"/>
        <w:contextualSpacing/>
        <w:jc w:val="center"/>
        <w:rPr>
          <w:rFonts w:cstheme="minorHAnsi"/>
          <w:sz w:val="22"/>
          <w:szCs w:val="22"/>
        </w:rPr>
      </w:pPr>
      <w:r>
        <w:rPr>
          <w:rFonts w:cstheme="minorHAnsi"/>
          <w:noProof/>
          <w:sz w:val="22"/>
          <w:szCs w:val="22"/>
        </w:rPr>
        <w:drawing>
          <wp:inline distT="0" distB="0" distL="0" distR="0" wp14:anchorId="182A1FC3" wp14:editId="10E86457">
            <wp:extent cx="5676448" cy="5791200"/>
            <wp:effectExtent l="0" t="0" r="635" b="0"/>
            <wp:docPr id="9" name="Picture 9" descr="C:\Users\jdelong2\AppData\Local\Microsoft\Windows\INetCache\Content.Word\Figure 3 vary K dynamics_lo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3 vary K dynamics_long.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9333" cy="5794143"/>
                    </a:xfrm>
                    <a:prstGeom prst="rect">
                      <a:avLst/>
                    </a:prstGeom>
                    <a:noFill/>
                    <a:ln>
                      <a:noFill/>
                    </a:ln>
                  </pic:spPr>
                </pic:pic>
              </a:graphicData>
            </a:graphic>
          </wp:inline>
        </w:drawing>
      </w:r>
      <w:r w:rsidR="007706DB" w:rsidRPr="00496E2D">
        <w:rPr>
          <w:rFonts w:cstheme="minorHAnsi"/>
          <w:sz w:val="22"/>
          <w:szCs w:val="22"/>
        </w:rPr>
        <w:br w:type="page"/>
      </w:r>
      <w:bookmarkStart w:id="77" w:name="_GoBack"/>
      <w:bookmarkEnd w:id="77"/>
    </w:p>
    <w:p w14:paraId="13A94C6B" w14:textId="01D58356"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lastRenderedPageBreak/>
        <w:t xml:space="preserve">Figure </w:t>
      </w:r>
      <w:r w:rsidR="005823A8">
        <w:rPr>
          <w:rFonts w:cstheme="minorHAnsi"/>
          <w:sz w:val="22"/>
          <w:szCs w:val="22"/>
        </w:rPr>
        <w:t>4</w:t>
      </w:r>
      <w:r w:rsidRPr="00496E2D">
        <w:rPr>
          <w:rFonts w:cstheme="minorHAnsi"/>
          <w:sz w:val="22"/>
          <w:szCs w:val="22"/>
        </w:rPr>
        <w:t>.</w:t>
      </w:r>
    </w:p>
    <w:p w14:paraId="60E55B88" w14:textId="743384A0" w:rsidR="007706DB" w:rsidRPr="00496E2D" w:rsidRDefault="00541952" w:rsidP="00503830">
      <w:pPr>
        <w:spacing w:after="0" w:line="480" w:lineRule="auto"/>
        <w:contextualSpacing/>
        <w:rPr>
          <w:rFonts w:cstheme="minorHAnsi"/>
          <w:sz w:val="22"/>
          <w:szCs w:val="22"/>
        </w:rPr>
      </w:pPr>
      <w:r>
        <w:rPr>
          <w:rFonts w:cstheme="minorHAnsi"/>
          <w:noProof/>
          <w:sz w:val="22"/>
          <w:szCs w:val="22"/>
        </w:rPr>
        <w:drawing>
          <wp:inline distT="0" distB="0" distL="0" distR="0" wp14:anchorId="6902C1E2" wp14:editId="5DAE2B20">
            <wp:extent cx="5943600" cy="2057400"/>
            <wp:effectExtent l="0" t="0" r="0" b="0"/>
            <wp:docPr id="6" name="Picture 6" descr="C:\Users\jdelong2\AppData\Local\Microsoft\Windows\INetCache\Content.Word\Figure 3 vary K landscape_lo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3 vary K landscape_long.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9F54A82" w14:textId="77777777"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br w:type="page"/>
      </w:r>
    </w:p>
    <w:p w14:paraId="32383425" w14:textId="0E692527"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lastRenderedPageBreak/>
        <w:t xml:space="preserve">Figure </w:t>
      </w:r>
      <w:r w:rsidR="005823A8">
        <w:rPr>
          <w:rFonts w:cstheme="minorHAnsi"/>
          <w:sz w:val="22"/>
          <w:szCs w:val="22"/>
        </w:rPr>
        <w:t>5</w:t>
      </w:r>
      <w:r w:rsidRPr="00496E2D">
        <w:rPr>
          <w:rFonts w:cstheme="minorHAnsi"/>
          <w:sz w:val="22"/>
          <w:szCs w:val="22"/>
        </w:rPr>
        <w:t xml:space="preserve">. </w:t>
      </w:r>
    </w:p>
    <w:p w14:paraId="31353DE4" w14:textId="77777777" w:rsidR="007706DB" w:rsidRPr="00496E2D" w:rsidRDefault="007706DB" w:rsidP="00503830">
      <w:pPr>
        <w:spacing w:after="0" w:line="480" w:lineRule="auto"/>
        <w:contextualSpacing/>
        <w:rPr>
          <w:rFonts w:cstheme="minorHAnsi"/>
          <w:sz w:val="22"/>
          <w:szCs w:val="22"/>
        </w:rPr>
      </w:pPr>
      <w:r w:rsidRPr="00496E2D">
        <w:rPr>
          <w:rFonts w:cstheme="minorHAnsi"/>
          <w:noProof/>
          <w:sz w:val="22"/>
          <w:szCs w:val="22"/>
        </w:rPr>
        <w:drawing>
          <wp:inline distT="0" distB="0" distL="0" distR="0" wp14:anchorId="545243ED" wp14:editId="7304B48F">
            <wp:extent cx="5791200" cy="5935980"/>
            <wp:effectExtent l="0" t="0" r="0" b="7620"/>
            <wp:docPr id="8" name="Picture 8" descr="C:\Users\jdelong2\AppData\Local\Microsoft\Windows\INetCache\Content.Word\Figure 5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5 cull from ESS dynamics.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200" cy="5935980"/>
                    </a:xfrm>
                    <a:prstGeom prst="rect">
                      <a:avLst/>
                    </a:prstGeom>
                    <a:noFill/>
                    <a:ln>
                      <a:noFill/>
                    </a:ln>
                  </pic:spPr>
                </pic:pic>
              </a:graphicData>
            </a:graphic>
          </wp:inline>
        </w:drawing>
      </w:r>
    </w:p>
    <w:p w14:paraId="6294347C" w14:textId="77777777"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br w:type="page"/>
      </w:r>
    </w:p>
    <w:p w14:paraId="6AAE5F06" w14:textId="3E8C4F2D" w:rsidR="007706DB" w:rsidRPr="00496E2D" w:rsidRDefault="007706DB" w:rsidP="00503830">
      <w:pPr>
        <w:spacing w:after="0" w:line="480" w:lineRule="auto"/>
        <w:contextualSpacing/>
        <w:rPr>
          <w:rFonts w:cstheme="minorHAnsi"/>
          <w:sz w:val="22"/>
          <w:szCs w:val="22"/>
        </w:rPr>
      </w:pPr>
      <w:r w:rsidRPr="00496E2D">
        <w:rPr>
          <w:rFonts w:cstheme="minorHAnsi"/>
          <w:sz w:val="22"/>
          <w:szCs w:val="22"/>
        </w:rPr>
        <w:lastRenderedPageBreak/>
        <w:t xml:space="preserve">Figure </w:t>
      </w:r>
      <w:r w:rsidR="005823A8">
        <w:rPr>
          <w:rFonts w:cstheme="minorHAnsi"/>
          <w:sz w:val="22"/>
          <w:szCs w:val="22"/>
        </w:rPr>
        <w:t>6</w:t>
      </w:r>
      <w:r w:rsidRPr="00496E2D">
        <w:rPr>
          <w:rFonts w:cstheme="minorHAnsi"/>
          <w:sz w:val="22"/>
          <w:szCs w:val="22"/>
        </w:rPr>
        <w:t>.</w:t>
      </w:r>
    </w:p>
    <w:p w14:paraId="3E804B30" w14:textId="77777777" w:rsidR="007706DB" w:rsidRPr="00496E2D" w:rsidRDefault="007706DB" w:rsidP="00503830">
      <w:pPr>
        <w:spacing w:after="0" w:line="480" w:lineRule="auto"/>
        <w:contextualSpacing/>
        <w:jc w:val="center"/>
        <w:rPr>
          <w:rFonts w:cstheme="minorHAnsi"/>
          <w:sz w:val="22"/>
          <w:szCs w:val="22"/>
        </w:rPr>
      </w:pPr>
      <w:r w:rsidRPr="00496E2D">
        <w:rPr>
          <w:rFonts w:cstheme="minorHAnsi"/>
          <w:noProof/>
          <w:sz w:val="22"/>
          <w:szCs w:val="22"/>
        </w:rPr>
        <w:drawing>
          <wp:inline distT="0" distB="0" distL="0" distR="0" wp14:anchorId="168FCD82" wp14:editId="25CBBBEF">
            <wp:extent cx="4648200" cy="3810000"/>
            <wp:effectExtent l="0" t="0" r="0" b="0"/>
            <wp:docPr id="7" name="Picture 7" descr="C:\Users\jdelong2\AppData\Local\Microsoft\Windows\INetCache\Content.Word\Figure 6 vary cull from ESS fitness landsca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delong2\AppData\Local\Microsoft\Windows\INetCache\Content.Word\Figure 6 vary cull from ESS fitness landscape.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8200" cy="3810000"/>
                    </a:xfrm>
                    <a:prstGeom prst="rect">
                      <a:avLst/>
                    </a:prstGeom>
                    <a:noFill/>
                    <a:ln>
                      <a:noFill/>
                    </a:ln>
                  </pic:spPr>
                </pic:pic>
              </a:graphicData>
            </a:graphic>
          </wp:inline>
        </w:drawing>
      </w:r>
    </w:p>
    <w:p w14:paraId="1A710DB5" w14:textId="77777777" w:rsidR="007706DB" w:rsidRPr="00496E2D" w:rsidRDefault="007706DB" w:rsidP="00503830">
      <w:pPr>
        <w:spacing w:after="0" w:line="480" w:lineRule="auto"/>
        <w:contextualSpacing/>
        <w:rPr>
          <w:rFonts w:cstheme="minorHAnsi"/>
          <w:sz w:val="22"/>
          <w:szCs w:val="22"/>
        </w:rPr>
      </w:pPr>
    </w:p>
    <w:sectPr w:rsidR="007706DB" w:rsidRPr="00496E2D">
      <w:footerReference w:type="default" r:id="rId15"/>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hn DeLong" w:date="2020-01-19T11:48:00Z" w:initials="JD">
    <w:p w14:paraId="1082B73D" w14:textId="60081AC2" w:rsidR="00503830" w:rsidRDefault="00503830">
      <w:pPr>
        <w:pStyle w:val="CommentText"/>
      </w:pPr>
      <w:r>
        <w:rPr>
          <w:rStyle w:val="CommentReference"/>
        </w:rPr>
        <w:annotationRef/>
      </w:r>
      <w:r>
        <w:t>Yes? Would you like to do co-corresponding author?</w:t>
      </w:r>
    </w:p>
  </w:comment>
  <w:comment w:id="1" w:author="Clay Cressler" w:date="2020-01-19T12:34:00Z" w:initials="CC">
    <w:p w14:paraId="7E49D6D1" w14:textId="7FEACFAF" w:rsidR="00D8378D" w:rsidRDefault="00D8378D">
      <w:pPr>
        <w:pStyle w:val="CommentText"/>
      </w:pPr>
      <w:r>
        <w:rPr>
          <w:rStyle w:val="CommentReference"/>
        </w:rPr>
        <w:annotationRef/>
      </w:r>
      <w:r>
        <w:t>Sure, if you’re offering. I feel like was the closest I have ever come to a truly collaborative article. (Other than me being WAAAAAY slower than you at everything!)</w:t>
      </w:r>
    </w:p>
  </w:comment>
  <w:comment w:id="3" w:author="John DeLong" w:date="2020-01-19T11:32:00Z" w:initials="JD">
    <w:p w14:paraId="31D0AB37" w14:textId="27011520" w:rsidR="00AE2FD3" w:rsidRDefault="00AE2FD3">
      <w:pPr>
        <w:pStyle w:val="CommentText"/>
      </w:pPr>
      <w:r>
        <w:rPr>
          <w:rStyle w:val="CommentReference"/>
        </w:rPr>
        <w:annotationRef/>
      </w:r>
      <w:r>
        <w:t>Tried to make abstract more parallel to intro</w:t>
      </w:r>
    </w:p>
  </w:comment>
  <w:comment w:id="4" w:author="Clay Cressler" w:date="2020-01-19T12:37:00Z" w:initials="CC">
    <w:p w14:paraId="6E2E64AF" w14:textId="6C3DFDE3" w:rsidR="00D8378D" w:rsidRDefault="00D8378D">
      <w:pPr>
        <w:pStyle w:val="CommentText"/>
      </w:pPr>
      <w:r>
        <w:rPr>
          <w:rStyle w:val="CommentReference"/>
        </w:rPr>
        <w:annotationRef/>
      </w:r>
      <w:r>
        <w:t>The second sentence makes it clear that you are using adaptation as a noun, rather than a verb, but it’s unclear in the first sentence and, if you read it with “adaptation” as a verb, the sentence is incorrect. Because of that, I just deleted the first sentence. I don’t think that causes the abstract to suffer at all, since “the path towards adaptation” is really what we’re interested in here.</w:t>
      </w:r>
    </w:p>
  </w:comment>
  <w:comment w:id="5" w:author="Clay Cressler" w:date="2020-01-19T12:40:00Z" w:initials="CC">
    <w:p w14:paraId="033283AC" w14:textId="358A420E" w:rsidR="00D8378D" w:rsidRDefault="00D8378D" w:rsidP="00D8378D">
      <w:pPr>
        <w:pStyle w:val="CommentText"/>
      </w:pPr>
      <w:r>
        <w:rPr>
          <w:rStyle w:val="CommentReference"/>
        </w:rPr>
        <w:annotationRef/>
      </w:r>
      <w:r>
        <w:rPr>
          <w:rStyle w:val="CommentReference"/>
        </w:rPr>
        <w:annotationRef/>
      </w:r>
      <w:r>
        <w:t xml:space="preserve">The second sentence makes it clear that you </w:t>
      </w:r>
      <w:r>
        <w:t>were</w:t>
      </w:r>
      <w:r>
        <w:t xml:space="preserve"> using adaptation as a noun, rather than a verb, but it’s unclear in the first sentence and, if you read it with “adaptation” as a verb, the sentence is incorrect. Because of that, I just deleted the first sentence. I don’t think that causes the abstract to suffer at all, since “the path towards adaptation” is really what we’re interested in here.</w:t>
      </w:r>
    </w:p>
    <w:p w14:paraId="1F51E4E0" w14:textId="43F2057F" w:rsidR="00D8378D" w:rsidRDefault="00D8378D">
      <w:pPr>
        <w:pStyle w:val="CommentText"/>
      </w:pPr>
    </w:p>
  </w:comment>
  <w:comment w:id="43" w:author="John DeLong" w:date="2020-01-09T14:36:00Z" w:initials="JD">
    <w:p w14:paraId="49B44EEA" w14:textId="6DFD51CA" w:rsidR="002534BA" w:rsidRDefault="002534BA">
      <w:pPr>
        <w:pStyle w:val="CommentText"/>
      </w:pPr>
      <w:r>
        <w:rPr>
          <w:rStyle w:val="CommentReference"/>
        </w:rPr>
        <w:annotationRef/>
      </w:r>
      <w:r>
        <w:t>I felt the following sentence wasn’t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82B73D" w15:done="0"/>
  <w15:commentEx w15:paraId="7E49D6D1" w15:paraIdParent="1082B73D" w15:done="0"/>
  <w15:commentEx w15:paraId="31D0AB37" w15:done="0"/>
  <w15:commentEx w15:paraId="6E2E64AF" w15:done="0"/>
  <w15:commentEx w15:paraId="1F51E4E0" w15:done="0"/>
  <w15:commentEx w15:paraId="49B44E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82B73D" w16cid:durableId="21CECB41"/>
  <w16cid:commentId w16cid:paraId="7E49D6D1" w16cid:durableId="21CECB4C"/>
  <w16cid:commentId w16cid:paraId="31D0AB37" w16cid:durableId="21CECB42"/>
  <w16cid:commentId w16cid:paraId="6E2E64AF" w16cid:durableId="21CECC27"/>
  <w16cid:commentId w16cid:paraId="1F51E4E0" w16cid:durableId="21CECCA4"/>
  <w16cid:commentId w16cid:paraId="49B44EEA" w16cid:durableId="21CB11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062B2" w14:textId="77777777" w:rsidR="00C14D71" w:rsidRDefault="00C14D71" w:rsidP="005823A8">
      <w:pPr>
        <w:spacing w:after="0"/>
      </w:pPr>
      <w:r>
        <w:separator/>
      </w:r>
    </w:p>
  </w:endnote>
  <w:endnote w:type="continuationSeparator" w:id="0">
    <w:p w14:paraId="1233049D" w14:textId="77777777" w:rsidR="00C14D71" w:rsidRDefault="00C14D71" w:rsidP="0058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845548"/>
      <w:docPartObj>
        <w:docPartGallery w:val="Page Numbers (Bottom of Page)"/>
        <w:docPartUnique/>
      </w:docPartObj>
    </w:sdtPr>
    <w:sdtEndPr>
      <w:rPr>
        <w:noProof/>
      </w:rPr>
    </w:sdtEndPr>
    <w:sdtContent>
      <w:p w14:paraId="2E5903BE" w14:textId="0A4A2931" w:rsidR="002534BA" w:rsidRDefault="002534BA">
        <w:pPr>
          <w:pStyle w:val="Footer"/>
          <w:jc w:val="center"/>
        </w:pPr>
        <w:r>
          <w:fldChar w:fldCharType="begin"/>
        </w:r>
        <w:r>
          <w:instrText xml:space="preserve"> PAGE   \* MERGEFORMAT </w:instrText>
        </w:r>
        <w:r>
          <w:fldChar w:fldCharType="separate"/>
        </w:r>
        <w:r w:rsidR="00503830">
          <w:rPr>
            <w:noProof/>
          </w:rPr>
          <w:t>1</w:t>
        </w:r>
        <w:r>
          <w:rPr>
            <w:noProof/>
          </w:rPr>
          <w:fldChar w:fldCharType="end"/>
        </w:r>
      </w:p>
    </w:sdtContent>
  </w:sdt>
  <w:p w14:paraId="4FF8D724" w14:textId="77777777" w:rsidR="002534BA" w:rsidRDefault="00253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78C11" w14:textId="77777777" w:rsidR="00C14D71" w:rsidRDefault="00C14D71" w:rsidP="005823A8">
      <w:pPr>
        <w:spacing w:after="0"/>
      </w:pPr>
      <w:r>
        <w:separator/>
      </w:r>
    </w:p>
  </w:footnote>
  <w:footnote w:type="continuationSeparator" w:id="0">
    <w:p w14:paraId="3C571127" w14:textId="77777777" w:rsidR="00C14D71" w:rsidRDefault="00C14D71" w:rsidP="005823A8">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DeLong">
    <w15:presenceInfo w15:providerId="AD" w15:userId="S-1-5-21-527237240-492894223-682003330-19433721"/>
  </w15:person>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3B8"/>
    <w:rsid w:val="0000698A"/>
    <w:rsid w:val="00060966"/>
    <w:rsid w:val="00064EDF"/>
    <w:rsid w:val="000B1479"/>
    <w:rsid w:val="000F2152"/>
    <w:rsid w:val="001632C9"/>
    <w:rsid w:val="0018634E"/>
    <w:rsid w:val="00186EA6"/>
    <w:rsid w:val="001D2DAF"/>
    <w:rsid w:val="001E2CF8"/>
    <w:rsid w:val="001F0F2D"/>
    <w:rsid w:val="002534BA"/>
    <w:rsid w:val="00324E46"/>
    <w:rsid w:val="00365437"/>
    <w:rsid w:val="003B73A6"/>
    <w:rsid w:val="00441C82"/>
    <w:rsid w:val="00447C26"/>
    <w:rsid w:val="0046658B"/>
    <w:rsid w:val="00496E2D"/>
    <w:rsid w:val="004B7AD5"/>
    <w:rsid w:val="004E10BF"/>
    <w:rsid w:val="00503830"/>
    <w:rsid w:val="00503C11"/>
    <w:rsid w:val="00531D88"/>
    <w:rsid w:val="00541952"/>
    <w:rsid w:val="00577331"/>
    <w:rsid w:val="005823A8"/>
    <w:rsid w:val="005901AD"/>
    <w:rsid w:val="005B10ED"/>
    <w:rsid w:val="005C1DE4"/>
    <w:rsid w:val="00644808"/>
    <w:rsid w:val="00661E85"/>
    <w:rsid w:val="00690AA0"/>
    <w:rsid w:val="0071376D"/>
    <w:rsid w:val="00756E26"/>
    <w:rsid w:val="007706DB"/>
    <w:rsid w:val="007A428E"/>
    <w:rsid w:val="008036A3"/>
    <w:rsid w:val="008066DB"/>
    <w:rsid w:val="00843075"/>
    <w:rsid w:val="00927221"/>
    <w:rsid w:val="009D5B57"/>
    <w:rsid w:val="00A8116D"/>
    <w:rsid w:val="00AB43CE"/>
    <w:rsid w:val="00AB5627"/>
    <w:rsid w:val="00AE2FD3"/>
    <w:rsid w:val="00B1097E"/>
    <w:rsid w:val="00BB6387"/>
    <w:rsid w:val="00BE227D"/>
    <w:rsid w:val="00C148C8"/>
    <w:rsid w:val="00C14D71"/>
    <w:rsid w:val="00CD2E39"/>
    <w:rsid w:val="00D8378D"/>
    <w:rsid w:val="00E51D63"/>
    <w:rsid w:val="00E81687"/>
    <w:rsid w:val="00EC34E2"/>
    <w:rsid w:val="00F22C7A"/>
    <w:rsid w:val="00F411B3"/>
    <w:rsid w:val="00F558B6"/>
    <w:rsid w:val="00FA7ED6"/>
    <w:rsid w:val="00FB13B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6BF77"/>
  <w15:docId w15:val="{237E7DF2-BDF7-4210-8534-F82174D0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F47DF"/>
    <w:rPr>
      <w:rFonts w:ascii="Segoe UI" w:hAnsi="Segoe UI" w:cs="Segoe UI"/>
      <w:sz w:val="18"/>
      <w:szCs w:val="18"/>
    </w:rPr>
  </w:style>
  <w:style w:type="character" w:styleId="PlaceholderText">
    <w:name w:val="Placeholder Text"/>
    <w:basedOn w:val="DefaultParagraphFont"/>
    <w:uiPriority w:val="99"/>
    <w:semiHidden/>
    <w:qFormat/>
    <w:rsid w:val="008F47DF"/>
    <w:rPr>
      <w:color w:val="808080"/>
    </w:rPr>
  </w:style>
  <w:style w:type="character" w:styleId="CommentReference">
    <w:name w:val="annotation reference"/>
    <w:basedOn w:val="DefaultParagraphFont"/>
    <w:uiPriority w:val="99"/>
    <w:semiHidden/>
    <w:unhideWhenUsed/>
    <w:qFormat/>
    <w:rsid w:val="001C6374"/>
    <w:rPr>
      <w:sz w:val="16"/>
      <w:szCs w:val="16"/>
    </w:rPr>
  </w:style>
  <w:style w:type="character" w:customStyle="1" w:styleId="CommentTextChar">
    <w:name w:val="Comment Text Char"/>
    <w:basedOn w:val="DefaultParagraphFont"/>
    <w:link w:val="CommentText"/>
    <w:uiPriority w:val="99"/>
    <w:semiHidden/>
    <w:qFormat/>
    <w:rsid w:val="001C6374"/>
    <w:rPr>
      <w:sz w:val="20"/>
      <w:szCs w:val="20"/>
    </w:rPr>
  </w:style>
  <w:style w:type="character" w:customStyle="1" w:styleId="CommentSubjectChar">
    <w:name w:val="Comment Subject Char"/>
    <w:basedOn w:val="CommentTextChar"/>
    <w:link w:val="CommentSubject"/>
    <w:uiPriority w:val="99"/>
    <w:semiHidden/>
    <w:qFormat/>
    <w:rsid w:val="001C6374"/>
    <w:rPr>
      <w:b/>
      <w:bCs/>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8F47DF"/>
    <w:rPr>
      <w:rFonts w:ascii="Segoe UI" w:hAnsi="Segoe UI" w:cs="Segoe UI"/>
      <w:sz w:val="18"/>
      <w:szCs w:val="18"/>
    </w:rPr>
  </w:style>
  <w:style w:type="paragraph" w:styleId="CommentText">
    <w:name w:val="annotation text"/>
    <w:basedOn w:val="Normal"/>
    <w:link w:val="CommentTextChar"/>
    <w:uiPriority w:val="99"/>
    <w:semiHidden/>
    <w:unhideWhenUsed/>
    <w:qFormat/>
    <w:rsid w:val="001C6374"/>
    <w:rPr>
      <w:sz w:val="20"/>
      <w:szCs w:val="20"/>
    </w:rPr>
  </w:style>
  <w:style w:type="paragraph" w:styleId="CommentSubject">
    <w:name w:val="annotation subject"/>
    <w:basedOn w:val="CommentText"/>
    <w:link w:val="CommentSubjectChar"/>
    <w:uiPriority w:val="99"/>
    <w:semiHidden/>
    <w:unhideWhenUsed/>
    <w:qFormat/>
    <w:rsid w:val="001C6374"/>
    <w:rPr>
      <w:b/>
      <w:bCs/>
    </w:rPr>
  </w:style>
  <w:style w:type="paragraph" w:styleId="Bibliography">
    <w:name w:val="Bibliography"/>
    <w:basedOn w:val="Normal"/>
    <w:next w:val="Normal"/>
    <w:uiPriority w:val="37"/>
    <w:unhideWhenUsed/>
    <w:rsid w:val="001D2DAF"/>
    <w:pPr>
      <w:tabs>
        <w:tab w:val="left" w:pos="504"/>
      </w:tabs>
      <w:spacing w:after="240"/>
      <w:ind w:left="504" w:hanging="504"/>
    </w:pPr>
  </w:style>
  <w:style w:type="paragraph" w:styleId="Header">
    <w:name w:val="header"/>
    <w:basedOn w:val="Normal"/>
    <w:link w:val="HeaderChar"/>
    <w:uiPriority w:val="99"/>
    <w:unhideWhenUsed/>
    <w:rsid w:val="005823A8"/>
    <w:pPr>
      <w:tabs>
        <w:tab w:val="center" w:pos="4680"/>
        <w:tab w:val="right" w:pos="9360"/>
      </w:tabs>
      <w:spacing w:after="0"/>
    </w:pPr>
  </w:style>
  <w:style w:type="character" w:customStyle="1" w:styleId="HeaderChar">
    <w:name w:val="Header Char"/>
    <w:basedOn w:val="DefaultParagraphFont"/>
    <w:link w:val="Header"/>
    <w:uiPriority w:val="99"/>
    <w:rsid w:val="005823A8"/>
  </w:style>
  <w:style w:type="paragraph" w:styleId="Footer">
    <w:name w:val="footer"/>
    <w:basedOn w:val="Normal"/>
    <w:link w:val="FooterChar"/>
    <w:uiPriority w:val="99"/>
    <w:unhideWhenUsed/>
    <w:rsid w:val="005823A8"/>
    <w:pPr>
      <w:tabs>
        <w:tab w:val="center" w:pos="4680"/>
        <w:tab w:val="right" w:pos="9360"/>
      </w:tabs>
      <w:spacing w:after="0"/>
    </w:pPr>
  </w:style>
  <w:style w:type="character" w:customStyle="1" w:styleId="FooterChar">
    <w:name w:val="Footer Char"/>
    <w:basedOn w:val="DefaultParagraphFont"/>
    <w:link w:val="Footer"/>
    <w:uiPriority w:val="99"/>
    <w:rsid w:val="005823A8"/>
  </w:style>
  <w:style w:type="character" w:customStyle="1" w:styleId="referencesnote">
    <w:name w:val="references__note"/>
    <w:basedOn w:val="DefaultParagraphFont"/>
    <w:rsid w:val="00F22C7A"/>
  </w:style>
  <w:style w:type="character" w:customStyle="1" w:styleId="referencesyear">
    <w:name w:val="references__year"/>
    <w:basedOn w:val="DefaultParagraphFont"/>
    <w:rsid w:val="00F22C7A"/>
  </w:style>
  <w:style w:type="character" w:customStyle="1" w:styleId="referencesarticle-title">
    <w:name w:val="references__article-title"/>
    <w:basedOn w:val="DefaultParagraphFont"/>
    <w:rsid w:val="00F22C7A"/>
  </w:style>
  <w:style w:type="character" w:styleId="Strong">
    <w:name w:val="Strong"/>
    <w:basedOn w:val="DefaultParagraphFont"/>
    <w:uiPriority w:val="22"/>
    <w:qFormat/>
    <w:rsid w:val="00F22C7A"/>
    <w:rPr>
      <w:b/>
      <w:bCs/>
    </w:rPr>
  </w:style>
  <w:style w:type="paragraph" w:styleId="Revision">
    <w:name w:val="Revision"/>
    <w:hidden/>
    <w:uiPriority w:val="99"/>
    <w:semiHidden/>
    <w:rsid w:val="00441C82"/>
  </w:style>
  <w:style w:type="character" w:styleId="Emphasis">
    <w:name w:val="Emphasis"/>
    <w:basedOn w:val="DefaultParagraphFont"/>
    <w:uiPriority w:val="20"/>
    <w:qFormat/>
    <w:rsid w:val="0071376D"/>
    <w:rPr>
      <w:i/>
      <w:iCs/>
    </w:rPr>
  </w:style>
  <w:style w:type="character" w:customStyle="1" w:styleId="orcid-id-https">
    <w:name w:val="orcid-id-https"/>
    <w:basedOn w:val="DefaultParagraphFont"/>
    <w:rsid w:val="00713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456332">
      <w:bodyDiv w:val="1"/>
      <w:marLeft w:val="0"/>
      <w:marRight w:val="0"/>
      <w:marTop w:val="0"/>
      <w:marBottom w:val="0"/>
      <w:divBdr>
        <w:top w:val="none" w:sz="0" w:space="0" w:color="auto"/>
        <w:left w:val="none" w:sz="0" w:space="0" w:color="auto"/>
        <w:bottom w:val="none" w:sz="0" w:space="0" w:color="auto"/>
        <w:right w:val="none" w:sz="0" w:space="0" w:color="auto"/>
      </w:divBdr>
      <w:divsChild>
        <w:div w:id="2114745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tiff"/><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26660</Words>
  <Characters>151964</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178268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Cressler</dc:creator>
  <dc:description/>
  <cp:lastModifiedBy>Clay Cressler</cp:lastModifiedBy>
  <cp:revision>2</cp:revision>
  <dcterms:created xsi:type="dcterms:W3CDTF">2020-01-19T18:47:00Z</dcterms:created>
  <dcterms:modified xsi:type="dcterms:W3CDTF">2020-01-19T18:47:00Z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zotero-version="5.0.81"&gt;&lt;session id="KSLXTb7c"/&gt;&lt;style id="http://www.zotero.org/styles/pnas" hasBibliography="1" bibliographyStyleHasBeenSet="1"/&gt;&lt;prefs&gt;&lt;pref name="fieldType" value="Field"/&gt;&lt;/prefs&gt;&lt;/data&gt;</vt:lpwstr>
  </property>
</Properties>
</file>